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BC5B7" w14:textId="37400193" w:rsidR="00861538" w:rsidRDefault="00CB1623" w:rsidP="00866122">
      <w:pPr>
        <w:pBdr>
          <w:top w:val="nil"/>
          <w:left w:val="nil"/>
          <w:bottom w:val="nil"/>
          <w:right w:val="nil"/>
          <w:between w:val="nil"/>
        </w:pBd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
          <w:sz w:val="24"/>
          <w:szCs w:val="24"/>
        </w:rPr>
        <w:t xml:space="preserve">Title: </w:t>
      </w:r>
      <w:r w:rsidR="003A2593" w:rsidRPr="003A2593">
        <w:rPr>
          <w:rFonts w:ascii="Times New Roman" w:eastAsia="Times New Roman" w:hAnsi="Times New Roman" w:cs="Times New Roman"/>
          <w:bCs/>
          <w:sz w:val="24"/>
          <w:szCs w:val="24"/>
        </w:rPr>
        <w:t xml:space="preserve">Temporal </w:t>
      </w:r>
      <w:r w:rsidR="003A2593">
        <w:rPr>
          <w:rFonts w:ascii="Times New Roman" w:eastAsia="Times New Roman" w:hAnsi="Times New Roman" w:cs="Times New Roman"/>
          <w:bCs/>
          <w:sz w:val="24"/>
          <w:szCs w:val="24"/>
        </w:rPr>
        <w:t>d</w:t>
      </w:r>
      <w:r w:rsidR="003A2593" w:rsidRPr="003A2593">
        <w:rPr>
          <w:rFonts w:ascii="Times New Roman" w:eastAsia="Times New Roman" w:hAnsi="Times New Roman" w:cs="Times New Roman"/>
          <w:bCs/>
          <w:sz w:val="24"/>
          <w:szCs w:val="24"/>
        </w:rPr>
        <w:t xml:space="preserve">iscounting in </w:t>
      </w:r>
      <w:r w:rsidR="003A2593">
        <w:rPr>
          <w:rFonts w:ascii="Times New Roman" w:eastAsia="Times New Roman" w:hAnsi="Times New Roman" w:cs="Times New Roman"/>
          <w:bCs/>
          <w:sz w:val="24"/>
          <w:szCs w:val="24"/>
        </w:rPr>
        <w:t>m</w:t>
      </w:r>
      <w:r w:rsidR="003A2593" w:rsidRPr="003A2593">
        <w:rPr>
          <w:rFonts w:ascii="Times New Roman" w:eastAsia="Times New Roman" w:hAnsi="Times New Roman" w:cs="Times New Roman"/>
          <w:bCs/>
          <w:sz w:val="24"/>
          <w:szCs w:val="24"/>
        </w:rPr>
        <w:t xml:space="preserve">onkeys: </w:t>
      </w:r>
      <w:r w:rsidR="003A2593">
        <w:rPr>
          <w:rFonts w:ascii="Times New Roman" w:eastAsia="Times New Roman" w:hAnsi="Times New Roman" w:cs="Times New Roman"/>
          <w:bCs/>
          <w:sz w:val="24"/>
          <w:szCs w:val="24"/>
        </w:rPr>
        <w:t>n</w:t>
      </w:r>
      <w:r w:rsidR="003A2593" w:rsidRPr="003A2593">
        <w:rPr>
          <w:rFonts w:ascii="Times New Roman" w:eastAsia="Times New Roman" w:hAnsi="Times New Roman" w:cs="Times New Roman"/>
          <w:bCs/>
          <w:sz w:val="24"/>
          <w:szCs w:val="24"/>
        </w:rPr>
        <w:t xml:space="preserve">eural </w:t>
      </w:r>
      <w:r w:rsidR="003A2593">
        <w:rPr>
          <w:rFonts w:ascii="Times New Roman" w:eastAsia="Times New Roman" w:hAnsi="Times New Roman" w:cs="Times New Roman"/>
          <w:bCs/>
          <w:sz w:val="24"/>
          <w:szCs w:val="24"/>
        </w:rPr>
        <w:t>i</w:t>
      </w:r>
      <w:r w:rsidR="003A2593" w:rsidRPr="003A2593">
        <w:rPr>
          <w:rFonts w:ascii="Times New Roman" w:eastAsia="Times New Roman" w:hAnsi="Times New Roman" w:cs="Times New Roman"/>
          <w:bCs/>
          <w:sz w:val="24"/>
          <w:szCs w:val="24"/>
        </w:rPr>
        <w:t xml:space="preserve">ntegration of </w:t>
      </w:r>
      <w:r w:rsidR="003A2593">
        <w:rPr>
          <w:rFonts w:ascii="Times New Roman" w:eastAsia="Times New Roman" w:hAnsi="Times New Roman" w:cs="Times New Roman"/>
          <w:bCs/>
          <w:sz w:val="24"/>
          <w:szCs w:val="24"/>
        </w:rPr>
        <w:t>r</w:t>
      </w:r>
      <w:r w:rsidR="003A2593" w:rsidRPr="003A2593">
        <w:rPr>
          <w:rFonts w:ascii="Times New Roman" w:eastAsia="Times New Roman" w:hAnsi="Times New Roman" w:cs="Times New Roman"/>
          <w:bCs/>
          <w:sz w:val="24"/>
          <w:szCs w:val="24"/>
        </w:rPr>
        <w:t xml:space="preserve">eward, </w:t>
      </w:r>
      <w:r w:rsidR="003A2593">
        <w:rPr>
          <w:rFonts w:ascii="Times New Roman" w:eastAsia="Times New Roman" w:hAnsi="Times New Roman" w:cs="Times New Roman"/>
          <w:bCs/>
          <w:sz w:val="24"/>
          <w:szCs w:val="24"/>
        </w:rPr>
        <w:t>d</w:t>
      </w:r>
      <w:r w:rsidR="003A2593" w:rsidRPr="003A2593">
        <w:rPr>
          <w:rFonts w:ascii="Times New Roman" w:eastAsia="Times New Roman" w:hAnsi="Times New Roman" w:cs="Times New Roman"/>
          <w:bCs/>
          <w:sz w:val="24"/>
          <w:szCs w:val="24"/>
        </w:rPr>
        <w:t xml:space="preserve">elay, and </w:t>
      </w:r>
      <w:r w:rsidR="003A2593">
        <w:rPr>
          <w:rFonts w:ascii="Times New Roman" w:eastAsia="Times New Roman" w:hAnsi="Times New Roman" w:cs="Times New Roman"/>
          <w:bCs/>
          <w:sz w:val="24"/>
          <w:szCs w:val="24"/>
        </w:rPr>
        <w:t>t</w:t>
      </w:r>
      <w:r w:rsidR="003A2593" w:rsidRPr="003A2593">
        <w:rPr>
          <w:rFonts w:ascii="Times New Roman" w:eastAsia="Times New Roman" w:hAnsi="Times New Roman" w:cs="Times New Roman"/>
          <w:bCs/>
          <w:sz w:val="24"/>
          <w:szCs w:val="24"/>
        </w:rPr>
        <w:t xml:space="preserve">ask </w:t>
      </w:r>
      <w:r w:rsidR="003A2593">
        <w:rPr>
          <w:rFonts w:ascii="Times New Roman" w:eastAsia="Times New Roman" w:hAnsi="Times New Roman" w:cs="Times New Roman"/>
          <w:bCs/>
          <w:sz w:val="24"/>
          <w:szCs w:val="24"/>
        </w:rPr>
        <w:t>t</w:t>
      </w:r>
      <w:r w:rsidR="003A2593" w:rsidRPr="003A2593">
        <w:rPr>
          <w:rFonts w:ascii="Times New Roman" w:eastAsia="Times New Roman" w:hAnsi="Times New Roman" w:cs="Times New Roman"/>
          <w:bCs/>
          <w:sz w:val="24"/>
          <w:szCs w:val="24"/>
        </w:rPr>
        <w:t xml:space="preserve">iming in </w:t>
      </w:r>
      <w:del w:id="0" w:author="Rossella Falcone" w:date="2025-04-28T10:46:00Z" w16du:dateUtc="2025-04-28T14:46:00Z">
        <w:r w:rsidR="003A2593" w:rsidRPr="003A2593" w:rsidDel="00515CC8">
          <w:rPr>
            <w:rFonts w:ascii="Times New Roman" w:eastAsia="Times New Roman" w:hAnsi="Times New Roman" w:cs="Times New Roman"/>
            <w:bCs/>
            <w:sz w:val="24"/>
            <w:szCs w:val="24"/>
          </w:rPr>
          <w:delText xml:space="preserve">the </w:delText>
        </w:r>
        <w:commentRangeStart w:id="1"/>
        <w:commentRangeStart w:id="2"/>
        <w:r w:rsidR="003A2593" w:rsidRPr="003A2593" w:rsidDel="00515CC8">
          <w:rPr>
            <w:rFonts w:ascii="Times New Roman" w:eastAsia="Times New Roman" w:hAnsi="Times New Roman" w:cs="Times New Roman"/>
            <w:bCs/>
            <w:sz w:val="24"/>
            <w:szCs w:val="24"/>
          </w:rPr>
          <w:delText>dl</w:delText>
        </w:r>
        <w:r w:rsidR="003A2593" w:rsidRPr="003A2593" w:rsidDel="009F647F">
          <w:rPr>
            <w:rFonts w:ascii="Times New Roman" w:eastAsia="Times New Roman" w:hAnsi="Times New Roman" w:cs="Times New Roman"/>
            <w:bCs/>
            <w:sz w:val="24"/>
            <w:szCs w:val="24"/>
          </w:rPr>
          <w:delText>PFC</w:delText>
        </w:r>
        <w:commentRangeEnd w:id="1"/>
        <w:r w:rsidR="007D0529" w:rsidDel="009F647F">
          <w:rPr>
            <w:rStyle w:val="CommentReference"/>
          </w:rPr>
          <w:commentReference w:id="1"/>
        </w:r>
        <w:commentRangeEnd w:id="2"/>
        <w:r w:rsidR="000E7A0F" w:rsidDel="009F647F">
          <w:rPr>
            <w:rStyle w:val="CommentReference"/>
          </w:rPr>
          <w:commentReference w:id="2"/>
        </w:r>
      </w:del>
      <w:ins w:id="3" w:author="Rossella Falcone" w:date="2025-04-28T10:46:00Z" w16du:dateUtc="2025-04-28T14:46:00Z">
        <w:r w:rsidR="009F647F">
          <w:rPr>
            <w:rFonts w:ascii="Times New Roman" w:eastAsia="Times New Roman" w:hAnsi="Times New Roman" w:cs="Times New Roman"/>
            <w:bCs/>
            <w:sz w:val="24"/>
            <w:szCs w:val="24"/>
          </w:rPr>
          <w:t>prefro</w:t>
        </w:r>
      </w:ins>
      <w:ins w:id="4" w:author="Rossella Falcone" w:date="2025-04-28T10:47:00Z" w16du:dateUtc="2025-04-28T14:47:00Z">
        <w:r w:rsidR="009F647F">
          <w:rPr>
            <w:rFonts w:ascii="Times New Roman" w:eastAsia="Times New Roman" w:hAnsi="Times New Roman" w:cs="Times New Roman"/>
            <w:bCs/>
            <w:sz w:val="24"/>
            <w:szCs w:val="24"/>
          </w:rPr>
          <w:t>ntal cortex</w:t>
        </w:r>
      </w:ins>
      <w:r w:rsidR="003A2593">
        <w:rPr>
          <w:rFonts w:ascii="Times New Roman" w:eastAsia="Times New Roman" w:hAnsi="Times New Roman" w:cs="Times New Roman"/>
          <w:bCs/>
          <w:sz w:val="24"/>
          <w:szCs w:val="24"/>
        </w:rPr>
        <w:t>.</w:t>
      </w:r>
    </w:p>
    <w:p w14:paraId="1CE1A8A4" w14:textId="77777777" w:rsidR="00866122" w:rsidRDefault="00866122" w:rsidP="00866122">
      <w:pPr>
        <w:pBdr>
          <w:top w:val="nil"/>
          <w:left w:val="nil"/>
          <w:bottom w:val="nil"/>
          <w:right w:val="nil"/>
          <w:between w:val="nil"/>
        </w:pBdr>
        <w:spacing w:after="0" w:line="240" w:lineRule="auto"/>
        <w:rPr>
          <w:rFonts w:ascii="Times New Roman" w:eastAsia="Times New Roman" w:hAnsi="Times New Roman" w:cs="Times New Roman"/>
          <w:bCs/>
          <w:sz w:val="24"/>
          <w:szCs w:val="24"/>
        </w:rPr>
      </w:pPr>
    </w:p>
    <w:p w14:paraId="20DC80CA" w14:textId="77777777" w:rsidR="00866122" w:rsidRDefault="00866122" w:rsidP="00866122">
      <w:pPr>
        <w:pBdr>
          <w:top w:val="nil"/>
          <w:left w:val="nil"/>
          <w:bottom w:val="nil"/>
          <w:right w:val="nil"/>
          <w:between w:val="nil"/>
        </w:pBdr>
        <w:spacing w:after="0" w:line="240" w:lineRule="auto"/>
        <w:rPr>
          <w:rFonts w:ascii="Times New Roman" w:eastAsia="Times New Roman" w:hAnsi="Times New Roman" w:cs="Times New Roman"/>
          <w:bCs/>
          <w:sz w:val="24"/>
          <w:szCs w:val="24"/>
        </w:rPr>
      </w:pPr>
    </w:p>
    <w:p w14:paraId="4DB3DAF9" w14:textId="2BA90697" w:rsidR="00211F12" w:rsidRPr="00995E5C" w:rsidRDefault="00211F12" w:rsidP="00211F12">
      <w:pPr>
        <w:spacing w:after="0" w:line="240" w:lineRule="auto"/>
        <w:rPr>
          <w:rFonts w:ascii="Times New Roman" w:eastAsia="Times New Roman" w:hAnsi="Times New Roman" w:cs="Times New Roman"/>
          <w:sz w:val="24"/>
          <w:szCs w:val="24"/>
          <w:vertAlign w:val="superscript"/>
        </w:rPr>
      </w:pPr>
      <w:r>
        <w:rPr>
          <w:rFonts w:ascii="Times New Roman" w:eastAsia="Times New Roman" w:hAnsi="Times New Roman" w:cs="Times New Roman"/>
          <w:b/>
          <w:sz w:val="24"/>
          <w:szCs w:val="24"/>
        </w:rPr>
        <w:t>Authors:</w:t>
      </w:r>
      <w:r>
        <w:rPr>
          <w:rFonts w:ascii="Times New Roman" w:eastAsia="Times New Roman" w:hAnsi="Times New Roman" w:cs="Times New Roman"/>
          <w:sz w:val="24"/>
          <w:szCs w:val="24"/>
        </w:rPr>
        <w:t xml:space="preserve"> Rossella Falcone</w:t>
      </w:r>
      <w:r>
        <w:rPr>
          <w:rFonts w:ascii="Times New Roman" w:eastAsia="Times New Roman" w:hAnsi="Times New Roman" w:cs="Times New Roman"/>
          <w:sz w:val="24"/>
          <w:szCs w:val="24"/>
          <w:vertAlign w:val="superscript"/>
        </w:rPr>
        <w:t>1,3</w:t>
      </w:r>
      <w:r>
        <w:rPr>
          <w:rFonts w:ascii="Times New Roman" w:eastAsia="Times New Roman" w:hAnsi="Times New Roman" w:cs="Times New Roman"/>
          <w:sz w:val="24"/>
          <w:szCs w:val="24"/>
        </w:rPr>
        <w:t>, Siyu Wang</w:t>
      </w:r>
      <w:r w:rsidRPr="00C154F7">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David B. Weintraub</w:t>
      </w:r>
      <w:commentRangeStart w:id="5"/>
      <w:r>
        <w:rPr>
          <w:rFonts w:ascii="Times New Roman" w:eastAsia="Times New Roman" w:hAnsi="Times New Roman" w:cs="Times New Roman"/>
          <w:sz w:val="24"/>
          <w:szCs w:val="24"/>
          <w:vertAlign w:val="superscript"/>
        </w:rPr>
        <w:t>2</w:t>
      </w:r>
      <w:commentRangeEnd w:id="5"/>
      <w:r w:rsidR="006C4460">
        <w:rPr>
          <w:rStyle w:val="CommentReference"/>
        </w:rPr>
        <w:commentReference w:id="5"/>
      </w:r>
      <w:r>
        <w:rPr>
          <w:rFonts w:ascii="Times New Roman" w:eastAsia="Times New Roman" w:hAnsi="Times New Roman" w:cs="Times New Roman"/>
          <w:sz w:val="24"/>
          <w:szCs w:val="24"/>
        </w:rPr>
        <w:t xml:space="preserve">, </w:t>
      </w:r>
      <w:commentRangeStart w:id="6"/>
      <w:commentRangeStart w:id="7"/>
      <w:r w:rsidR="00BC1472">
        <w:rPr>
          <w:rFonts w:ascii="Times New Roman" w:eastAsia="Times New Roman" w:hAnsi="Times New Roman" w:cs="Times New Roman"/>
          <w:sz w:val="24"/>
          <w:szCs w:val="24"/>
        </w:rPr>
        <w:t>Mariko McDougall</w:t>
      </w:r>
      <w:r w:rsidR="00BC1472">
        <w:rPr>
          <w:rFonts w:ascii="Times New Roman" w:eastAsia="Times New Roman" w:hAnsi="Times New Roman" w:cs="Times New Roman"/>
          <w:sz w:val="24"/>
          <w:szCs w:val="24"/>
          <w:vertAlign w:val="superscript"/>
        </w:rPr>
        <w:t>1</w:t>
      </w:r>
      <w:commentRangeEnd w:id="6"/>
      <w:r w:rsidR="00DC0364">
        <w:rPr>
          <w:rStyle w:val="CommentReference"/>
        </w:rPr>
        <w:commentReference w:id="6"/>
      </w:r>
      <w:commentRangeEnd w:id="7"/>
      <w:r w:rsidR="005B1493">
        <w:rPr>
          <w:rStyle w:val="CommentReference"/>
        </w:rPr>
        <w:commentReference w:id="7"/>
      </w:r>
      <w:r w:rsidR="00BC147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Mark</w:t>
      </w:r>
      <w:ins w:id="8" w:author="Mark Eldridge" w:date="2025-05-14T15:50:00Z" w16du:dateUtc="2025-05-14T14:50:00Z">
        <w:r w:rsidR="008D7B4B">
          <w:rPr>
            <w:rFonts w:ascii="Times New Roman" w:eastAsia="Times New Roman" w:hAnsi="Times New Roman" w:cs="Times New Roman"/>
            <w:sz w:val="24"/>
            <w:szCs w:val="24"/>
          </w:rPr>
          <w:t xml:space="preserve"> A. G.</w:t>
        </w:r>
      </w:ins>
      <w:r>
        <w:rPr>
          <w:rFonts w:ascii="Times New Roman" w:eastAsia="Times New Roman" w:hAnsi="Times New Roman" w:cs="Times New Roman"/>
          <w:sz w:val="24"/>
          <w:szCs w:val="24"/>
        </w:rPr>
        <w:t xml:space="preserve"> Eldridge</w:t>
      </w:r>
      <w:r w:rsidR="00E912AF">
        <w:rPr>
          <w:rFonts w:ascii="Times New Roman" w:eastAsia="Times New Roman" w:hAnsi="Times New Roman" w:cs="Times New Roman"/>
          <w:sz w:val="24"/>
          <w:szCs w:val="24"/>
          <w:vertAlign w:val="superscript"/>
        </w:rPr>
        <w:t>1,4</w:t>
      </w:r>
      <w:r>
        <w:rPr>
          <w:rFonts w:ascii="Times New Roman" w:eastAsia="Times New Roman" w:hAnsi="Times New Roman" w:cs="Times New Roman"/>
          <w:sz w:val="24"/>
          <w:szCs w:val="24"/>
        </w:rPr>
        <w:t>, and Barry J. Richmond</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w:t>
      </w:r>
    </w:p>
    <w:p w14:paraId="07E46B23" w14:textId="77777777" w:rsidR="00211F12" w:rsidRDefault="00211F12" w:rsidP="00211F12">
      <w:pPr>
        <w:spacing w:after="0" w:line="240" w:lineRule="auto"/>
        <w:rPr>
          <w:rFonts w:ascii="Times New Roman" w:eastAsia="Times New Roman" w:hAnsi="Times New Roman" w:cs="Times New Roman"/>
          <w:sz w:val="24"/>
          <w:szCs w:val="24"/>
        </w:rPr>
      </w:pPr>
    </w:p>
    <w:p w14:paraId="60EEC7AC" w14:textId="77777777" w:rsidR="00211F12" w:rsidRDefault="00211F12" w:rsidP="00211F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Affiliations:</w:t>
      </w:r>
    </w:p>
    <w:p w14:paraId="436F06E6" w14:textId="77777777" w:rsidR="00211F12" w:rsidRPr="00C331F5" w:rsidRDefault="00211F12" w:rsidP="00211F12">
      <w:pPr>
        <w:spacing w:after="0" w:line="240" w:lineRule="auto"/>
        <w:rPr>
          <w:rFonts w:ascii="Times New Roman" w:eastAsia="Times New Roman" w:hAnsi="Times New Roman" w:cs="Times New Roman"/>
        </w:rPr>
      </w:pPr>
      <w:r w:rsidRPr="00C331F5">
        <w:rPr>
          <w:rFonts w:ascii="Times New Roman" w:eastAsia="Times New Roman" w:hAnsi="Times New Roman" w:cs="Times New Roman"/>
          <w:vertAlign w:val="superscript"/>
        </w:rPr>
        <w:t>1</w:t>
      </w:r>
      <w:r w:rsidRPr="00C331F5">
        <w:rPr>
          <w:rFonts w:ascii="Times New Roman" w:eastAsia="Times New Roman" w:hAnsi="Times New Roman" w:cs="Times New Roman"/>
        </w:rPr>
        <w:t>Laboratory of Neuropsychology, NIMH, Bethesda, MD, USA</w:t>
      </w:r>
    </w:p>
    <w:p w14:paraId="1568713C" w14:textId="77777777" w:rsidR="00211F12" w:rsidRPr="00C331F5" w:rsidRDefault="00211F12" w:rsidP="00211F12">
      <w:pPr>
        <w:spacing w:after="0" w:line="240" w:lineRule="auto"/>
        <w:rPr>
          <w:rFonts w:ascii="Times New Roman" w:eastAsia="Times New Roman" w:hAnsi="Times New Roman" w:cs="Times New Roman"/>
        </w:rPr>
      </w:pPr>
      <w:r w:rsidRPr="00C331F5">
        <w:rPr>
          <w:rFonts w:ascii="Times New Roman" w:eastAsia="Times New Roman" w:hAnsi="Times New Roman" w:cs="Times New Roman"/>
          <w:vertAlign w:val="superscript"/>
        </w:rPr>
        <w:t>2</w:t>
      </w:r>
      <w:r w:rsidRPr="00C331F5">
        <w:rPr>
          <w:rFonts w:ascii="Times New Roman" w:eastAsia="Times New Roman" w:hAnsi="Times New Roman" w:cs="Times New Roman"/>
        </w:rPr>
        <w:t>Surgical Neurology Branch, NINDS, Bethesda, MD, USA</w:t>
      </w:r>
    </w:p>
    <w:p w14:paraId="62CCCFCE" w14:textId="3802321C" w:rsidR="00211F12" w:rsidRDefault="00211F12" w:rsidP="00515CC8">
      <w:pPr>
        <w:suppressLineNumbers/>
        <w:spacing w:after="0" w:line="240" w:lineRule="auto"/>
        <w:ind w:left="90" w:hanging="90"/>
        <w:jc w:val="both"/>
        <w:rPr>
          <w:rFonts w:ascii="Times New Roman" w:eastAsia="Times New Roman" w:hAnsi="Times New Roman" w:cs="Times New Roman"/>
        </w:rPr>
      </w:pPr>
      <w:r w:rsidRPr="00C331F5">
        <w:rPr>
          <w:rFonts w:ascii="Times New Roman" w:eastAsia="Times New Roman" w:hAnsi="Times New Roman" w:cs="Times New Roman"/>
          <w:vertAlign w:val="superscript"/>
        </w:rPr>
        <w:t>3</w:t>
      </w:r>
      <w:r w:rsidRPr="00C331F5">
        <w:rPr>
          <w:rFonts w:ascii="Times New Roman" w:hAnsi="Times New Roman" w:cs="Times New Roman"/>
          <w:color w:val="000000"/>
        </w:rPr>
        <w:t>Leo M. Davidoff Department of Neurological Surgery, Albert Einstein College of Medicine Montefiore Medical Center Bronx, NY USA</w:t>
      </w:r>
      <w:r w:rsidRPr="00C331F5">
        <w:rPr>
          <w:rFonts w:ascii="Times New Roman" w:eastAsia="Times New Roman" w:hAnsi="Times New Roman" w:cs="Times New Roman"/>
        </w:rPr>
        <w:t>.</w:t>
      </w:r>
    </w:p>
    <w:p w14:paraId="453C6ADA" w14:textId="1015CFC9" w:rsidR="00E912AF" w:rsidRPr="00E912AF" w:rsidRDefault="00E912AF" w:rsidP="00211F12">
      <w:pPr>
        <w:suppressLineNumbers/>
        <w:spacing w:after="0" w:line="240" w:lineRule="auto"/>
        <w:jc w:val="both"/>
        <w:rPr>
          <w:rFonts w:ascii="Times New Roman" w:eastAsia="Times New Roman" w:hAnsi="Times New Roman" w:cs="Times New Roman"/>
        </w:rPr>
      </w:pPr>
      <w:r w:rsidRPr="006B7FEB">
        <w:rPr>
          <w:rFonts w:ascii="Times New Roman" w:eastAsia="Times New Roman" w:hAnsi="Times New Roman" w:cs="Times New Roman"/>
          <w:vertAlign w:val="superscript"/>
        </w:rPr>
        <w:t>4</w:t>
      </w:r>
      <w:r w:rsidR="003A5FB8" w:rsidRPr="006B7FEB">
        <w:rPr>
          <w:rFonts w:ascii="Times New Roman" w:eastAsia="Times New Roman" w:hAnsi="Times New Roman" w:cs="Times New Roman"/>
        </w:rPr>
        <w:t>Newcastle University, Newca</w:t>
      </w:r>
      <w:r w:rsidR="006B7FEB" w:rsidRPr="006B7FEB">
        <w:rPr>
          <w:rFonts w:ascii="Times New Roman" w:eastAsia="Times New Roman" w:hAnsi="Times New Roman" w:cs="Times New Roman"/>
        </w:rPr>
        <w:t>s</w:t>
      </w:r>
      <w:r w:rsidR="003A5FB8" w:rsidRPr="006B7FEB">
        <w:rPr>
          <w:rFonts w:ascii="Times New Roman" w:eastAsia="Times New Roman" w:hAnsi="Times New Roman" w:cs="Times New Roman"/>
        </w:rPr>
        <w:t>tle upon Tyne, NE1 7RU</w:t>
      </w:r>
    </w:p>
    <w:p w14:paraId="664CF6D6"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1A66A40" w14:textId="1E78900D"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bookmarkStart w:id="9" w:name="_heading=h.30j0zll" w:colFirst="0" w:colLast="0"/>
      <w:bookmarkEnd w:id="9"/>
      <w:r>
        <w:rPr>
          <w:rFonts w:ascii="Times New Roman" w:eastAsia="Times New Roman" w:hAnsi="Times New Roman" w:cs="Times New Roman"/>
          <w:color w:val="000000"/>
          <w:sz w:val="24"/>
          <w:szCs w:val="24"/>
        </w:rPr>
        <w:t>*</w:t>
      </w:r>
      <w:r>
        <w:rPr>
          <w:rFonts w:ascii="Times New Roman" w:eastAsia="Times New Roman" w:hAnsi="Times New Roman" w:cs="Times New Roman"/>
          <w:b/>
          <w:color w:val="000000"/>
          <w:sz w:val="24"/>
          <w:szCs w:val="24"/>
        </w:rPr>
        <w:t>Corresponding author</w:t>
      </w:r>
      <w:r w:rsidR="00642A19">
        <w:rPr>
          <w:rFonts w:ascii="Times New Roman" w:eastAsia="Times New Roman" w:hAnsi="Times New Roman" w:cs="Times New Roman"/>
          <w:b/>
          <w:color w:val="000000"/>
          <w:sz w:val="24"/>
          <w:szCs w:val="24"/>
        </w:rPr>
        <w:t>s</w:t>
      </w:r>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 xml:space="preserve"> </w:t>
      </w:r>
    </w:p>
    <w:p w14:paraId="4270AF3B" w14:textId="54C82D24" w:rsidR="00642A19" w:rsidRDefault="00642A19"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Rossella Falcone, PhD</w:t>
      </w:r>
    </w:p>
    <w:p w14:paraId="67B221E4" w14:textId="04591449" w:rsidR="00642A19" w:rsidRDefault="00642A19"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Assistant Professor</w:t>
      </w:r>
    </w:p>
    <w:p w14:paraId="0E7F1583" w14:textId="0C7FFFFF" w:rsidR="00642A19" w:rsidRDefault="00642A19"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Albert Einstein College of Medicine, Bronx, NY, 10461</w:t>
      </w:r>
    </w:p>
    <w:p w14:paraId="1E4D4958" w14:textId="6FAC66BC" w:rsidR="00642A19" w:rsidRDefault="00582C6B"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w:t>
      </w:r>
      <w:r w:rsidR="00642A19">
        <w:rPr>
          <w:rFonts w:ascii="Times New Roman" w:eastAsia="Times New Roman" w:hAnsi="Times New Roman" w:cs="Times New Roman"/>
          <w:color w:val="000000"/>
          <w:sz w:val="24"/>
          <w:szCs w:val="24"/>
        </w:rPr>
        <w:t xml:space="preserve">mail: </w:t>
      </w:r>
      <w:hyperlink r:id="rId10" w:history="1">
        <w:r w:rsidR="00642A19" w:rsidRPr="00642A19">
          <w:rPr>
            <w:rStyle w:val="Hyperlink"/>
            <w:rFonts w:ascii="Times New Roman" w:eastAsia="Times New Roman" w:hAnsi="Times New Roman" w:cs="Times New Roman"/>
            <w:color w:val="auto"/>
            <w:sz w:val="24"/>
            <w:szCs w:val="24"/>
            <w:u w:val="none"/>
          </w:rPr>
          <w:t>rossella.falcone@einsteinmed.edu</w:t>
        </w:r>
      </w:hyperlink>
    </w:p>
    <w:p w14:paraId="37767A14" w14:textId="77777777" w:rsidR="00642A19" w:rsidRDefault="00642A19"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5846F26A" w14:textId="77777777" w:rsidR="00211F12" w:rsidRDefault="00211F12" w:rsidP="00211F12">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Barry J. Richmond, MD </w:t>
      </w:r>
    </w:p>
    <w:p w14:paraId="34CEAC31" w14:textId="77777777" w:rsidR="00211F12" w:rsidRDefault="00211F12" w:rsidP="00211F12">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Chief, Section on Neural Coding and Computation, Laboratory of Neuropsychology, NIMH/NIH/DHHS, </w:t>
      </w:r>
      <w:proofErr w:type="spellStart"/>
      <w:r>
        <w:rPr>
          <w:rFonts w:ascii="Times New Roman" w:eastAsia="Times New Roman" w:hAnsi="Times New Roman" w:cs="Times New Roman"/>
          <w:color w:val="000000"/>
          <w:sz w:val="24"/>
          <w:szCs w:val="24"/>
        </w:rPr>
        <w:t>Bldg</w:t>
      </w:r>
      <w:proofErr w:type="spellEnd"/>
      <w:r>
        <w:rPr>
          <w:rFonts w:ascii="Times New Roman" w:eastAsia="Times New Roman" w:hAnsi="Times New Roman" w:cs="Times New Roman"/>
          <w:color w:val="000000"/>
          <w:sz w:val="24"/>
          <w:szCs w:val="24"/>
        </w:rPr>
        <w:t xml:space="preserve"> 49, Rm 1B80, Bethesda, MD, 20892</w:t>
      </w:r>
    </w:p>
    <w:p w14:paraId="4FC02139" w14:textId="77777777" w:rsidR="00211F12" w:rsidRDefault="00211F12" w:rsidP="00211F12">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rPr>
        <w:t>email: </w:t>
      </w:r>
      <w:hyperlink r:id="rId11">
        <w:r>
          <w:rPr>
            <w:rFonts w:ascii="Times New Roman" w:eastAsia="Times New Roman" w:hAnsi="Times New Roman" w:cs="Times New Roman"/>
            <w:color w:val="000000"/>
            <w:sz w:val="24"/>
            <w:szCs w:val="24"/>
            <w:u w:val="single"/>
          </w:rPr>
          <w:t>bjr@ln.nimh.nih.gov</w:t>
        </w:r>
      </w:hyperlink>
    </w:p>
    <w:p w14:paraId="18C7733B" w14:textId="77777777" w:rsidR="00211F12" w:rsidRDefault="00211F12" w:rsidP="00211F12">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u w:val="single"/>
        </w:rPr>
      </w:pPr>
    </w:p>
    <w:p w14:paraId="369C6B03"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pages:</w:t>
      </w:r>
      <w:r>
        <w:rPr>
          <w:rFonts w:ascii="Times New Roman" w:eastAsia="Times New Roman" w:hAnsi="Times New Roman" w:cs="Times New Roman"/>
          <w:color w:val="000000"/>
          <w:sz w:val="24"/>
          <w:szCs w:val="24"/>
        </w:rPr>
        <w:t xml:space="preserve"> </w:t>
      </w:r>
    </w:p>
    <w:p w14:paraId="29C21DFE"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figures:</w:t>
      </w:r>
    </w:p>
    <w:p w14:paraId="17057331"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words for Abstract:</w:t>
      </w:r>
      <w:r>
        <w:rPr>
          <w:rFonts w:ascii="Times New Roman" w:eastAsia="Times New Roman" w:hAnsi="Times New Roman" w:cs="Times New Roman"/>
          <w:color w:val="000000"/>
          <w:sz w:val="24"/>
          <w:szCs w:val="24"/>
        </w:rPr>
        <w:t xml:space="preserve"> </w:t>
      </w:r>
    </w:p>
    <w:p w14:paraId="4720D114"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words for Introduction:</w:t>
      </w:r>
      <w:r>
        <w:rPr>
          <w:rFonts w:ascii="Times New Roman" w:eastAsia="Times New Roman" w:hAnsi="Times New Roman" w:cs="Times New Roman"/>
          <w:color w:val="000000"/>
          <w:sz w:val="24"/>
          <w:szCs w:val="24"/>
        </w:rPr>
        <w:t xml:space="preserve"> </w:t>
      </w:r>
    </w:p>
    <w:p w14:paraId="5101C189"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words for Discussion:</w:t>
      </w:r>
    </w:p>
    <w:p w14:paraId="4B6A735E" w14:textId="77777777" w:rsidR="00211F12" w:rsidRDefault="00211F12" w:rsidP="00211F12">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4DD8CBBE" w14:textId="77777777" w:rsidR="00211F12" w:rsidRDefault="00211F12" w:rsidP="00211F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Conflict of interests:</w:t>
      </w:r>
      <w:r>
        <w:rPr>
          <w:rFonts w:ascii="Times New Roman" w:eastAsia="Times New Roman" w:hAnsi="Times New Roman" w:cs="Times New Roman"/>
          <w:sz w:val="24"/>
          <w:szCs w:val="24"/>
        </w:rPr>
        <w:t xml:space="preserve"> The authors declare no competing financial interests.</w:t>
      </w:r>
    </w:p>
    <w:p w14:paraId="110D15C3" w14:textId="77777777" w:rsidR="00211F12" w:rsidRDefault="00211F12" w:rsidP="00211F12">
      <w:pPr>
        <w:spacing w:after="0" w:line="240" w:lineRule="auto"/>
        <w:rPr>
          <w:rFonts w:ascii="Times New Roman" w:eastAsia="Times New Roman" w:hAnsi="Times New Roman" w:cs="Times New Roman"/>
          <w:sz w:val="24"/>
          <w:szCs w:val="24"/>
        </w:rPr>
      </w:pPr>
    </w:p>
    <w:p w14:paraId="3E08963C" w14:textId="77777777" w:rsidR="00211F12" w:rsidRDefault="00211F12" w:rsidP="00211F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Acknowledgments: </w:t>
      </w:r>
    </w:p>
    <w:p w14:paraId="6A783EB5" w14:textId="77777777" w:rsidR="00211F12" w:rsidRDefault="00211F12" w:rsidP="00211F1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opinions expressed in this article are the authors’ own and do not reflect the view of the US National Institutes of Health, the Department of Health and Human Services, or the United States government.</w:t>
      </w:r>
    </w:p>
    <w:p w14:paraId="220A8776" w14:textId="77777777" w:rsidR="00211F12" w:rsidRDefault="008D50BE" w:rsidP="00211F12">
      <w:pPr>
        <w:spacing w:after="0" w:line="240" w:lineRule="auto"/>
        <w:rPr>
          <w:rFonts w:ascii="Times New Roman" w:eastAsia="Times New Roman" w:hAnsi="Times New Roman" w:cs="Times New Roman"/>
          <w:i/>
          <w:color w:val="FF0000"/>
          <w:sz w:val="24"/>
          <w:szCs w:val="24"/>
        </w:rPr>
      </w:pPr>
      <w:sdt>
        <w:sdtPr>
          <w:tag w:val="goog_rdk_4"/>
          <w:id w:val="-2028628276"/>
        </w:sdtPr>
        <w:sdtEndPr/>
        <w:sdtContent>
          <w:commentRangeStart w:id="10"/>
        </w:sdtContent>
      </w:sdt>
      <w:r w:rsidR="00211F12">
        <w:rPr>
          <w:rFonts w:ascii="Times New Roman" w:eastAsia="Times New Roman" w:hAnsi="Times New Roman" w:cs="Times New Roman"/>
          <w:i/>
          <w:color w:val="FF0000"/>
          <w:sz w:val="24"/>
          <w:szCs w:val="24"/>
        </w:rPr>
        <w:t xml:space="preserve">This research was supported (in part) by the Intramural Research Program of the NIMH and includes the relevant Annual Report number in the following format (???). </w:t>
      </w:r>
      <w:commentRangeEnd w:id="10"/>
      <w:r w:rsidR="00211F12">
        <w:commentReference w:id="10"/>
      </w:r>
    </w:p>
    <w:p w14:paraId="08FB8E51" w14:textId="77777777" w:rsidR="00211F12" w:rsidRDefault="00211F12" w:rsidP="00211F12">
      <w:pPr>
        <w:spacing w:after="0" w:line="240" w:lineRule="auto"/>
        <w:rPr>
          <w:rFonts w:ascii="Times New Roman" w:eastAsia="Times New Roman" w:hAnsi="Times New Roman" w:cs="Times New Roman"/>
          <w:sz w:val="24"/>
          <w:szCs w:val="24"/>
        </w:rPr>
      </w:pPr>
    </w:p>
    <w:p w14:paraId="358F61BD" w14:textId="77777777" w:rsidR="00211F12" w:rsidRPr="002A5CAF" w:rsidRDefault="00211F12" w:rsidP="00211F12">
      <w:pPr>
        <w:spacing w:after="0" w:line="240" w:lineRule="auto"/>
        <w:rPr>
          <w:rFonts w:ascii="Times New Roman" w:eastAsia="Times New Roman" w:hAnsi="Times New Roman" w:cs="Times New Roman"/>
          <w:b/>
          <w:sz w:val="24"/>
          <w:szCs w:val="24"/>
        </w:rPr>
      </w:pPr>
      <w:r w:rsidRPr="00302E13">
        <w:rPr>
          <w:rFonts w:ascii="Times New Roman" w:eastAsia="Times New Roman" w:hAnsi="Times New Roman" w:cs="Times New Roman"/>
          <w:b/>
          <w:sz w:val="24"/>
          <w:szCs w:val="24"/>
        </w:rPr>
        <w:t>Authors contribution:</w:t>
      </w:r>
      <w:r w:rsidRPr="002A5CAF">
        <w:rPr>
          <w:rFonts w:ascii="Times New Roman" w:eastAsia="Times New Roman" w:hAnsi="Times New Roman" w:cs="Times New Roman"/>
          <w:b/>
          <w:sz w:val="24"/>
          <w:szCs w:val="24"/>
        </w:rPr>
        <w:t xml:space="preserve"> </w:t>
      </w:r>
    </w:p>
    <w:p w14:paraId="08BEE957" w14:textId="6640F3C2" w:rsidR="00CB1623" w:rsidRDefault="00211F12" w:rsidP="00F24C17">
      <w:pPr>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DW</w:t>
      </w:r>
      <w:r w:rsidR="00247637">
        <w:rPr>
          <w:rFonts w:ascii="Times New Roman" w:eastAsia="Times New Roman" w:hAnsi="Times New Roman" w:cs="Times New Roman"/>
          <w:bCs/>
          <w:sz w:val="24"/>
          <w:szCs w:val="24"/>
        </w:rPr>
        <w:t xml:space="preserve">, </w:t>
      </w:r>
      <w:r w:rsidRPr="00752B6C">
        <w:rPr>
          <w:rFonts w:ascii="Times New Roman" w:eastAsia="Times New Roman" w:hAnsi="Times New Roman" w:cs="Times New Roman"/>
          <w:bCs/>
          <w:sz w:val="24"/>
          <w:szCs w:val="24"/>
        </w:rPr>
        <w:t xml:space="preserve">BR </w:t>
      </w:r>
      <w:r w:rsidR="00247637">
        <w:rPr>
          <w:rFonts w:ascii="Times New Roman" w:eastAsia="Times New Roman" w:hAnsi="Times New Roman" w:cs="Times New Roman"/>
          <w:bCs/>
          <w:sz w:val="24"/>
          <w:szCs w:val="24"/>
        </w:rPr>
        <w:t xml:space="preserve">and RF </w:t>
      </w:r>
      <w:r w:rsidRPr="00752B6C">
        <w:rPr>
          <w:rFonts w:ascii="Times New Roman" w:eastAsia="Times New Roman" w:hAnsi="Times New Roman" w:cs="Times New Roman"/>
          <w:bCs/>
          <w:sz w:val="24"/>
          <w:szCs w:val="24"/>
        </w:rPr>
        <w:t xml:space="preserve">conceived and designed the task. </w:t>
      </w:r>
      <w:r>
        <w:rPr>
          <w:rFonts w:ascii="Times New Roman" w:eastAsia="Times New Roman" w:hAnsi="Times New Roman" w:cs="Times New Roman"/>
          <w:bCs/>
          <w:sz w:val="24"/>
          <w:szCs w:val="24"/>
        </w:rPr>
        <w:t xml:space="preserve">RF, DW </w:t>
      </w:r>
      <w:commentRangeStart w:id="11"/>
      <w:r>
        <w:rPr>
          <w:rFonts w:ascii="Times New Roman" w:eastAsia="Times New Roman" w:hAnsi="Times New Roman" w:cs="Times New Roman"/>
          <w:bCs/>
          <w:sz w:val="24"/>
          <w:szCs w:val="24"/>
        </w:rPr>
        <w:t xml:space="preserve">and </w:t>
      </w:r>
      <w:proofErr w:type="spellStart"/>
      <w:r>
        <w:rPr>
          <w:rFonts w:ascii="Times New Roman" w:eastAsia="Times New Roman" w:hAnsi="Times New Roman" w:cs="Times New Roman"/>
          <w:bCs/>
          <w:sz w:val="24"/>
          <w:szCs w:val="24"/>
        </w:rPr>
        <w:t>MMcD</w:t>
      </w:r>
      <w:proofErr w:type="spellEnd"/>
      <w:r w:rsidRPr="00752B6C">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collected the data</w:t>
      </w:r>
      <w:commentRangeEnd w:id="11"/>
      <w:r w:rsidR="00DC0364">
        <w:rPr>
          <w:rStyle w:val="CommentReference"/>
        </w:rPr>
        <w:commentReference w:id="11"/>
      </w:r>
      <w:r w:rsidRPr="00752B6C">
        <w:rPr>
          <w:rFonts w:ascii="Times New Roman" w:eastAsia="Times New Roman" w:hAnsi="Times New Roman" w:cs="Times New Roman"/>
          <w:bCs/>
          <w:sz w:val="24"/>
          <w:szCs w:val="24"/>
        </w:rPr>
        <w:t xml:space="preserve">. </w:t>
      </w:r>
      <w:r w:rsidR="00F71805">
        <w:rPr>
          <w:rFonts w:ascii="Times New Roman" w:eastAsia="Times New Roman" w:hAnsi="Times New Roman" w:cs="Times New Roman"/>
          <w:bCs/>
          <w:sz w:val="24"/>
          <w:szCs w:val="24"/>
        </w:rPr>
        <w:t xml:space="preserve">RF and DW sorted the data. </w:t>
      </w:r>
      <w:r w:rsidRPr="00752B6C">
        <w:rPr>
          <w:rFonts w:ascii="Times New Roman" w:eastAsia="Times New Roman" w:hAnsi="Times New Roman" w:cs="Times New Roman"/>
          <w:bCs/>
          <w:sz w:val="24"/>
          <w:szCs w:val="24"/>
        </w:rPr>
        <w:t>SW</w:t>
      </w:r>
      <w:ins w:id="12" w:author="Mark Eldridge" w:date="2025-05-14T15:57:00Z" w16du:dateUtc="2025-05-14T14:57:00Z">
        <w:r w:rsidR="007045E6">
          <w:rPr>
            <w:rFonts w:ascii="Times New Roman" w:eastAsia="Times New Roman" w:hAnsi="Times New Roman" w:cs="Times New Roman"/>
            <w:bCs/>
            <w:sz w:val="24"/>
            <w:szCs w:val="24"/>
          </w:rPr>
          <w:t>,</w:t>
        </w:r>
      </w:ins>
      <w:del w:id="13" w:author="Mark Eldridge" w:date="2025-05-14T15:57:00Z" w16du:dateUtc="2025-05-14T14:57:00Z">
        <w:r w:rsidDel="007045E6">
          <w:rPr>
            <w:rFonts w:ascii="Times New Roman" w:eastAsia="Times New Roman" w:hAnsi="Times New Roman" w:cs="Times New Roman"/>
            <w:bCs/>
            <w:sz w:val="24"/>
            <w:szCs w:val="24"/>
          </w:rPr>
          <w:delText xml:space="preserve"> </w:delText>
        </w:r>
        <w:r w:rsidR="00677FF3" w:rsidDel="007045E6">
          <w:rPr>
            <w:rFonts w:ascii="Times New Roman" w:eastAsia="Times New Roman" w:hAnsi="Times New Roman" w:cs="Times New Roman"/>
            <w:bCs/>
            <w:sz w:val="24"/>
            <w:szCs w:val="24"/>
          </w:rPr>
          <w:delText>and</w:delText>
        </w:r>
      </w:del>
      <w:r w:rsidR="00677FF3">
        <w:rPr>
          <w:rFonts w:ascii="Times New Roman" w:eastAsia="Times New Roman" w:hAnsi="Times New Roman" w:cs="Times New Roman"/>
          <w:bCs/>
          <w:sz w:val="24"/>
          <w:szCs w:val="24"/>
        </w:rPr>
        <w:t xml:space="preserve"> RF</w:t>
      </w:r>
      <w:ins w:id="14" w:author="Mark Eldridge" w:date="2025-05-14T15:57:00Z" w16du:dateUtc="2025-05-14T14:57:00Z">
        <w:r w:rsidR="007045E6">
          <w:rPr>
            <w:rFonts w:ascii="Times New Roman" w:eastAsia="Times New Roman" w:hAnsi="Times New Roman" w:cs="Times New Roman"/>
            <w:bCs/>
            <w:sz w:val="24"/>
            <w:szCs w:val="24"/>
          </w:rPr>
          <w:t xml:space="preserve">, </w:t>
        </w:r>
        <w:proofErr w:type="spellStart"/>
        <w:r w:rsidR="001150A3">
          <w:rPr>
            <w:rFonts w:ascii="Times New Roman" w:eastAsia="Times New Roman" w:hAnsi="Times New Roman" w:cs="Times New Roman"/>
            <w:bCs/>
            <w:sz w:val="24"/>
            <w:szCs w:val="24"/>
          </w:rPr>
          <w:t>MMc</w:t>
        </w:r>
      </w:ins>
      <w:ins w:id="15" w:author="Mark Eldridge" w:date="2025-05-14T15:58:00Z" w16du:dateUtc="2025-05-14T14:58:00Z">
        <w:r w:rsidR="001150A3">
          <w:rPr>
            <w:rFonts w:ascii="Times New Roman" w:eastAsia="Times New Roman" w:hAnsi="Times New Roman" w:cs="Times New Roman"/>
            <w:bCs/>
            <w:sz w:val="24"/>
            <w:szCs w:val="24"/>
          </w:rPr>
          <w:t>D</w:t>
        </w:r>
        <w:proofErr w:type="spellEnd"/>
        <w:r w:rsidR="001150A3">
          <w:rPr>
            <w:rFonts w:ascii="Times New Roman" w:eastAsia="Times New Roman" w:hAnsi="Times New Roman" w:cs="Times New Roman"/>
            <w:bCs/>
            <w:sz w:val="24"/>
            <w:szCs w:val="24"/>
          </w:rPr>
          <w:t>, ME, BR</w:t>
        </w:r>
      </w:ins>
      <w:r w:rsidR="00677FF3">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 xml:space="preserve">analyzed </w:t>
      </w:r>
      <w:r w:rsidRPr="002A5CAF">
        <w:rPr>
          <w:rFonts w:ascii="Times New Roman" w:eastAsia="Times New Roman" w:hAnsi="Times New Roman" w:cs="Times New Roman"/>
          <w:bCs/>
          <w:sz w:val="24"/>
          <w:szCs w:val="24"/>
        </w:rPr>
        <w:t>th</w:t>
      </w:r>
      <w:r w:rsidRPr="00752B6C">
        <w:rPr>
          <w:rFonts w:ascii="Times New Roman" w:eastAsia="Times New Roman" w:hAnsi="Times New Roman" w:cs="Times New Roman"/>
          <w:bCs/>
          <w:sz w:val="24"/>
          <w:szCs w:val="24"/>
        </w:rPr>
        <w:t>e data. RF</w:t>
      </w:r>
      <w:r>
        <w:rPr>
          <w:rFonts w:ascii="Times New Roman" w:eastAsia="Times New Roman" w:hAnsi="Times New Roman" w:cs="Times New Roman"/>
          <w:bCs/>
          <w:sz w:val="24"/>
          <w:szCs w:val="24"/>
        </w:rPr>
        <w:t>, DW</w:t>
      </w:r>
      <w:r w:rsidRPr="00752B6C">
        <w:rPr>
          <w:rFonts w:ascii="Times New Roman" w:eastAsia="Times New Roman" w:hAnsi="Times New Roman" w:cs="Times New Roman"/>
          <w:bCs/>
          <w:sz w:val="24"/>
          <w:szCs w:val="24"/>
        </w:rPr>
        <w:t xml:space="preserve"> and ME performed surgeries</w:t>
      </w:r>
      <w:r>
        <w:rPr>
          <w:rFonts w:ascii="Times New Roman" w:eastAsia="Times New Roman" w:hAnsi="Times New Roman" w:cs="Times New Roman"/>
          <w:bCs/>
          <w:sz w:val="24"/>
          <w:szCs w:val="24"/>
        </w:rPr>
        <w:t xml:space="preserve"> and MRIs</w:t>
      </w:r>
      <w:r w:rsidRPr="00752B6C">
        <w:rPr>
          <w:rFonts w:ascii="Times New Roman" w:eastAsia="Times New Roman" w:hAnsi="Times New Roman" w:cs="Times New Roman"/>
          <w:bCs/>
          <w:sz w:val="24"/>
          <w:szCs w:val="24"/>
        </w:rPr>
        <w:t xml:space="preserve">. </w:t>
      </w:r>
      <w:r w:rsidR="00580D1E">
        <w:rPr>
          <w:rFonts w:ascii="Times New Roman" w:eastAsia="Times New Roman" w:hAnsi="Times New Roman" w:cs="Times New Roman"/>
          <w:bCs/>
          <w:sz w:val="24"/>
          <w:szCs w:val="24"/>
        </w:rPr>
        <w:t>RF,</w:t>
      </w:r>
      <w:r w:rsidR="00403BB7">
        <w:rPr>
          <w:rFonts w:ascii="Times New Roman" w:eastAsia="Times New Roman" w:hAnsi="Times New Roman" w:cs="Times New Roman"/>
          <w:bCs/>
          <w:sz w:val="24"/>
          <w:szCs w:val="24"/>
        </w:rPr>
        <w:t xml:space="preserve"> </w:t>
      </w:r>
      <w:r w:rsidR="00580D1E">
        <w:rPr>
          <w:rFonts w:ascii="Times New Roman" w:eastAsia="Times New Roman" w:hAnsi="Times New Roman" w:cs="Times New Roman"/>
          <w:bCs/>
          <w:sz w:val="24"/>
          <w:szCs w:val="24"/>
        </w:rPr>
        <w:t>SW,</w:t>
      </w:r>
      <w:r w:rsidR="00403BB7">
        <w:rPr>
          <w:rFonts w:ascii="Times New Roman" w:eastAsia="Times New Roman" w:hAnsi="Times New Roman" w:cs="Times New Roman"/>
          <w:bCs/>
          <w:sz w:val="24"/>
          <w:szCs w:val="24"/>
        </w:rPr>
        <w:t xml:space="preserve"> </w:t>
      </w:r>
      <w:r w:rsidR="00580D1E">
        <w:rPr>
          <w:rFonts w:ascii="Times New Roman" w:eastAsia="Times New Roman" w:hAnsi="Times New Roman" w:cs="Times New Roman"/>
          <w:bCs/>
          <w:sz w:val="24"/>
          <w:szCs w:val="24"/>
        </w:rPr>
        <w:t xml:space="preserve">ME and BR wrote the paper. </w:t>
      </w:r>
    </w:p>
    <w:p w14:paraId="4A70D238" w14:textId="77777777" w:rsidR="00F24C17" w:rsidRDefault="00F24C17" w:rsidP="00F24C17">
      <w:pPr>
        <w:spacing w:after="0" w:line="240" w:lineRule="auto"/>
        <w:rPr>
          <w:rFonts w:ascii="Times New Roman" w:eastAsia="Times New Roman" w:hAnsi="Times New Roman" w:cs="Times New Roman"/>
          <w:bCs/>
          <w:sz w:val="24"/>
          <w:szCs w:val="24"/>
        </w:rPr>
      </w:pPr>
    </w:p>
    <w:p w14:paraId="044AE880" w14:textId="77777777" w:rsidR="00F24C17" w:rsidRPr="00F24C17" w:rsidRDefault="00F24C17" w:rsidP="00F24C17">
      <w:pPr>
        <w:spacing w:after="0" w:line="240" w:lineRule="auto"/>
        <w:rPr>
          <w:rFonts w:ascii="Times New Roman" w:eastAsia="Times New Roman" w:hAnsi="Times New Roman" w:cs="Times New Roman"/>
          <w:bCs/>
          <w:sz w:val="24"/>
          <w:szCs w:val="24"/>
        </w:rPr>
      </w:pPr>
    </w:p>
    <w:p w14:paraId="6F0D8E14" w14:textId="77777777" w:rsidR="00DB039A" w:rsidRDefault="00DB039A" w:rsidP="005457B4">
      <w:pPr>
        <w:pBdr>
          <w:top w:val="nil"/>
          <w:left w:val="nil"/>
          <w:bottom w:val="nil"/>
          <w:right w:val="nil"/>
          <w:between w:val="nil"/>
        </w:pBdr>
        <w:spacing w:after="0" w:line="480" w:lineRule="auto"/>
        <w:rPr>
          <w:rFonts w:ascii="Times New Roman" w:eastAsia="Times New Roman" w:hAnsi="Times New Roman" w:cs="Times New Roman"/>
          <w:b/>
          <w:sz w:val="24"/>
          <w:szCs w:val="24"/>
        </w:rPr>
      </w:pPr>
    </w:p>
    <w:p w14:paraId="61D5B713" w14:textId="5D43046C" w:rsidR="0093769C" w:rsidRDefault="0093769C" w:rsidP="005457B4">
      <w:pPr>
        <w:pBdr>
          <w:top w:val="nil"/>
          <w:left w:val="nil"/>
          <w:bottom w:val="nil"/>
          <w:right w:val="nil"/>
          <w:between w:val="nil"/>
        </w:pBd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Abstract</w:t>
      </w:r>
    </w:p>
    <w:p w14:paraId="460B1CFA" w14:textId="61BFCA85" w:rsidR="009238A9" w:rsidRDefault="00587D90" w:rsidP="000E44BD">
      <w:pPr>
        <w:pBdr>
          <w:top w:val="nil"/>
          <w:left w:val="nil"/>
          <w:bottom w:val="nil"/>
          <w:right w:val="nil"/>
          <w:between w:val="nil"/>
        </w:pBdr>
        <w:spacing w:after="0" w:line="480" w:lineRule="auto"/>
        <w:rPr>
          <w:rFonts w:ascii="Times New Roman" w:eastAsia="Times New Roman" w:hAnsi="Times New Roman" w:cs="Times New Roman"/>
          <w:bCs/>
          <w:sz w:val="24"/>
          <w:szCs w:val="24"/>
        </w:rPr>
      </w:pPr>
      <w:commentRangeStart w:id="16"/>
      <w:r w:rsidRPr="00587D90">
        <w:rPr>
          <w:rFonts w:ascii="Times New Roman" w:eastAsia="Times New Roman" w:hAnsi="Times New Roman" w:cs="Times New Roman"/>
          <w:bCs/>
          <w:sz w:val="24"/>
          <w:szCs w:val="24"/>
        </w:rPr>
        <w:t>Every day, we make decisions that require balancing what we want with when we can get it</w:t>
      </w:r>
      <w:ins w:id="17" w:author="Rossella Falcone" w:date="2025-04-28T10:52:00Z" w16du:dateUtc="2025-04-28T14:52:00Z">
        <w:r w:rsidR="001261A7">
          <w:rPr>
            <w:rFonts w:ascii="Times New Roman" w:eastAsia="Times New Roman" w:hAnsi="Times New Roman" w:cs="Times New Roman"/>
            <w:bCs/>
            <w:sz w:val="24"/>
            <w:szCs w:val="24"/>
          </w:rPr>
          <w:t xml:space="preserve">, </w:t>
        </w:r>
      </w:ins>
      <w:ins w:id="18" w:author="Rossella Falcone" w:date="2025-04-28T10:53:00Z">
        <w:r w:rsidR="00CC50D3" w:rsidRPr="00CC50D3">
          <w:rPr>
            <w:rFonts w:ascii="Times New Roman" w:eastAsia="Times New Roman" w:hAnsi="Times New Roman" w:cs="Times New Roman"/>
            <w:bCs/>
            <w:sz w:val="24"/>
            <w:szCs w:val="24"/>
          </w:rPr>
          <w:t xml:space="preserve">as </w:t>
        </w:r>
      </w:ins>
      <w:ins w:id="19" w:author="Rossella Falcone" w:date="2025-04-28T11:06:00Z" w16du:dateUtc="2025-04-28T15:06:00Z">
        <w:r w:rsidR="00E713B3">
          <w:rPr>
            <w:rFonts w:ascii="Times New Roman" w:eastAsia="Times New Roman" w:hAnsi="Times New Roman" w:cs="Times New Roman"/>
            <w:bCs/>
            <w:sz w:val="24"/>
            <w:szCs w:val="24"/>
          </w:rPr>
          <w:t xml:space="preserve">while also </w:t>
        </w:r>
        <w:proofErr w:type="gramStart"/>
        <w:r w:rsidR="00E713B3">
          <w:rPr>
            <w:rFonts w:ascii="Times New Roman" w:eastAsia="Times New Roman" w:hAnsi="Times New Roman" w:cs="Times New Roman"/>
            <w:bCs/>
            <w:sz w:val="24"/>
            <w:szCs w:val="24"/>
          </w:rPr>
          <w:t>taking into account</w:t>
        </w:r>
      </w:ins>
      <w:proofErr w:type="gramEnd"/>
      <w:ins w:id="20" w:author="Rossella Falcone" w:date="2025-04-28T10:53:00Z">
        <w:r w:rsidR="00CC50D3" w:rsidRPr="00CC50D3">
          <w:rPr>
            <w:rFonts w:ascii="Times New Roman" w:eastAsia="Times New Roman" w:hAnsi="Times New Roman" w:cs="Times New Roman"/>
            <w:bCs/>
            <w:sz w:val="24"/>
            <w:szCs w:val="24"/>
          </w:rPr>
          <w:t xml:space="preserve"> external constraints on when we </w:t>
        </w:r>
      </w:ins>
      <w:ins w:id="21" w:author="Rossella Falcone" w:date="2025-04-28T10:53:00Z" w16du:dateUtc="2025-04-28T14:53:00Z">
        <w:r w:rsidR="002B3873">
          <w:rPr>
            <w:rFonts w:ascii="Times New Roman" w:eastAsia="Times New Roman" w:hAnsi="Times New Roman" w:cs="Times New Roman"/>
            <w:bCs/>
            <w:sz w:val="24"/>
            <w:szCs w:val="24"/>
          </w:rPr>
          <w:t>are able to act</w:t>
        </w:r>
        <w:r w:rsidR="007E7183">
          <w:rPr>
            <w:rFonts w:ascii="Times New Roman" w:eastAsia="Times New Roman" w:hAnsi="Times New Roman" w:cs="Times New Roman"/>
            <w:bCs/>
            <w:sz w:val="24"/>
            <w:szCs w:val="24"/>
          </w:rPr>
          <w:t>.</w:t>
        </w:r>
      </w:ins>
      <w:r w:rsidR="007E7183">
        <w:rPr>
          <w:rFonts w:ascii="Times New Roman" w:eastAsia="Times New Roman" w:hAnsi="Times New Roman" w:cs="Times New Roman"/>
          <w:bCs/>
          <w:sz w:val="24"/>
          <w:szCs w:val="24"/>
        </w:rPr>
        <w:t xml:space="preserve"> </w:t>
      </w:r>
      <w:r w:rsidR="004130AC">
        <w:rPr>
          <w:rFonts w:ascii="Times New Roman" w:eastAsia="Times New Roman" w:hAnsi="Times New Roman" w:cs="Times New Roman"/>
          <w:bCs/>
          <w:sz w:val="24"/>
          <w:szCs w:val="24"/>
        </w:rPr>
        <w:t xml:space="preserve"> </w:t>
      </w:r>
      <w:commentRangeEnd w:id="16"/>
      <w:r w:rsidR="00876581">
        <w:rPr>
          <w:rStyle w:val="CommentReference"/>
        </w:rPr>
        <w:commentReference w:id="16"/>
      </w:r>
    </w:p>
    <w:p w14:paraId="51B7D8A2" w14:textId="6B552044" w:rsidR="00E80EEE" w:rsidRDefault="00402D67" w:rsidP="000E44BD">
      <w:pPr>
        <w:pBdr>
          <w:top w:val="nil"/>
          <w:left w:val="nil"/>
          <w:bottom w:val="nil"/>
          <w:right w:val="nil"/>
          <w:between w:val="nil"/>
        </w:pBdr>
        <w:spacing w:after="0" w:line="480" w:lineRule="auto"/>
        <w:rPr>
          <w:rFonts w:ascii="Times New Roman" w:eastAsia="Times New Roman" w:hAnsi="Times New Roman" w:cs="Times New Roman"/>
          <w:bCs/>
          <w:sz w:val="24"/>
          <w:szCs w:val="24"/>
        </w:rPr>
      </w:pPr>
      <w:r w:rsidRPr="00402D67">
        <w:rPr>
          <w:rFonts w:ascii="Times New Roman" w:eastAsia="Times New Roman" w:hAnsi="Times New Roman" w:cs="Times New Roman"/>
          <w:bCs/>
          <w:sz w:val="24"/>
          <w:szCs w:val="24"/>
        </w:rPr>
        <w:t>The dorsolateral prefrontal cortex (</w:t>
      </w:r>
      <w:proofErr w:type="spellStart"/>
      <w:r w:rsidRPr="00402D67">
        <w:rPr>
          <w:rFonts w:ascii="Times New Roman" w:eastAsia="Times New Roman" w:hAnsi="Times New Roman" w:cs="Times New Roman"/>
          <w:bCs/>
          <w:sz w:val="24"/>
          <w:szCs w:val="24"/>
        </w:rPr>
        <w:t>dlPFC</w:t>
      </w:r>
      <w:proofErr w:type="spellEnd"/>
      <w:r w:rsidRPr="00402D67">
        <w:rPr>
          <w:rFonts w:ascii="Times New Roman" w:eastAsia="Times New Roman" w:hAnsi="Times New Roman" w:cs="Times New Roman"/>
          <w:bCs/>
          <w:sz w:val="24"/>
          <w:szCs w:val="24"/>
        </w:rPr>
        <w:t xml:space="preserve">) is critical for such choices, but it remains unclear how this brain region integrates </w:t>
      </w:r>
      <w:del w:id="22" w:author="Mark Eldridge" w:date="2025-05-14T16:01:00Z" w16du:dateUtc="2025-05-14T15:01:00Z">
        <w:r w:rsidRPr="00402D67" w:rsidDel="00B077D8">
          <w:rPr>
            <w:rFonts w:ascii="Times New Roman" w:eastAsia="Times New Roman" w:hAnsi="Times New Roman" w:cs="Times New Roman"/>
            <w:bCs/>
            <w:sz w:val="24"/>
            <w:szCs w:val="24"/>
          </w:rPr>
          <w:delText xml:space="preserve">various </w:delText>
        </w:r>
      </w:del>
      <w:r w:rsidRPr="00402D67">
        <w:rPr>
          <w:rFonts w:ascii="Times New Roman" w:eastAsia="Times New Roman" w:hAnsi="Times New Roman" w:cs="Times New Roman"/>
          <w:bCs/>
          <w:sz w:val="24"/>
          <w:szCs w:val="24"/>
        </w:rPr>
        <w:t>value-related information</w:t>
      </w:r>
      <w:r>
        <w:rPr>
          <w:rFonts w:ascii="Times New Roman" w:eastAsia="Times New Roman" w:hAnsi="Times New Roman" w:cs="Times New Roman"/>
          <w:bCs/>
          <w:sz w:val="24"/>
          <w:szCs w:val="24"/>
        </w:rPr>
        <w:t xml:space="preserve">, </w:t>
      </w:r>
      <w:r w:rsidRPr="00402D67">
        <w:rPr>
          <w:rFonts w:ascii="Times New Roman" w:eastAsia="Times New Roman" w:hAnsi="Times New Roman" w:cs="Times New Roman"/>
          <w:bCs/>
          <w:sz w:val="24"/>
          <w:szCs w:val="24"/>
        </w:rPr>
        <w:t>such as reward size, delay, and the time available to act</w:t>
      </w:r>
      <w:r>
        <w:rPr>
          <w:rFonts w:ascii="Times New Roman" w:eastAsia="Times New Roman" w:hAnsi="Times New Roman" w:cs="Times New Roman"/>
          <w:bCs/>
          <w:sz w:val="24"/>
          <w:szCs w:val="24"/>
        </w:rPr>
        <w:t xml:space="preserve">, </w:t>
      </w:r>
      <w:r w:rsidRPr="00402D67">
        <w:rPr>
          <w:rFonts w:ascii="Times New Roman" w:eastAsia="Times New Roman" w:hAnsi="Times New Roman" w:cs="Times New Roman"/>
          <w:bCs/>
          <w:sz w:val="24"/>
          <w:szCs w:val="24"/>
        </w:rPr>
        <w:t>over the course of decision-making.</w:t>
      </w:r>
    </w:p>
    <w:p w14:paraId="2BB049AA" w14:textId="7A62C450" w:rsidR="007F0D2D" w:rsidRDefault="000E44BD" w:rsidP="000E44BD">
      <w:pPr>
        <w:pBdr>
          <w:top w:val="nil"/>
          <w:left w:val="nil"/>
          <w:bottom w:val="nil"/>
          <w:right w:val="nil"/>
          <w:between w:val="nil"/>
        </w:pBdr>
        <w:spacing w:after="0" w:line="480" w:lineRule="auto"/>
        <w:rPr>
          <w:rFonts w:ascii="Times New Roman" w:eastAsia="Times New Roman" w:hAnsi="Times New Roman" w:cs="Times New Roman"/>
          <w:bCs/>
          <w:sz w:val="24"/>
          <w:szCs w:val="24"/>
        </w:rPr>
      </w:pPr>
      <w:r w:rsidRPr="000E44BD">
        <w:rPr>
          <w:rFonts w:ascii="Times New Roman" w:eastAsia="Times New Roman" w:hAnsi="Times New Roman" w:cs="Times New Roman"/>
          <w:bCs/>
          <w:sz w:val="24"/>
          <w:szCs w:val="24"/>
        </w:rPr>
        <w:t xml:space="preserve">In this study, we recorded </w:t>
      </w:r>
      <w:r w:rsidR="008F4AB3" w:rsidRPr="008F4AB3">
        <w:rPr>
          <w:rFonts w:ascii="Times New Roman" w:eastAsia="Times New Roman" w:hAnsi="Times New Roman" w:cs="Times New Roman"/>
          <w:bCs/>
          <w:sz w:val="24"/>
          <w:szCs w:val="24"/>
        </w:rPr>
        <w:t xml:space="preserve">single-neuron activity in the </w:t>
      </w:r>
      <w:proofErr w:type="spellStart"/>
      <w:r w:rsidR="008F4AB3" w:rsidRPr="008F4AB3">
        <w:rPr>
          <w:rFonts w:ascii="Times New Roman" w:eastAsia="Times New Roman" w:hAnsi="Times New Roman" w:cs="Times New Roman"/>
          <w:bCs/>
          <w:sz w:val="24"/>
          <w:szCs w:val="24"/>
        </w:rPr>
        <w:t>dlPFC</w:t>
      </w:r>
      <w:proofErr w:type="spellEnd"/>
      <w:r w:rsidR="008F4AB3">
        <w:rPr>
          <w:rFonts w:ascii="Times New Roman" w:eastAsia="Times New Roman" w:hAnsi="Times New Roman" w:cs="Times New Roman"/>
          <w:bCs/>
          <w:sz w:val="24"/>
          <w:szCs w:val="24"/>
        </w:rPr>
        <w:t xml:space="preserve"> </w:t>
      </w:r>
      <w:r w:rsidRPr="000E44BD">
        <w:rPr>
          <w:rFonts w:ascii="Times New Roman" w:eastAsia="Times New Roman" w:hAnsi="Times New Roman" w:cs="Times New Roman"/>
          <w:bCs/>
          <w:sz w:val="24"/>
          <w:szCs w:val="24"/>
        </w:rPr>
        <w:t>of two monkeys performing a temporal discounting task</w:t>
      </w:r>
      <w:ins w:id="23" w:author="Mark Eldridge" w:date="2025-05-14T16:01:00Z" w16du:dateUtc="2025-05-14T15:01:00Z">
        <w:r w:rsidR="00D42EF5">
          <w:rPr>
            <w:rFonts w:ascii="Times New Roman" w:eastAsia="Times New Roman" w:hAnsi="Times New Roman" w:cs="Times New Roman"/>
            <w:bCs/>
            <w:sz w:val="24"/>
            <w:szCs w:val="24"/>
          </w:rPr>
          <w:t>.</w:t>
        </w:r>
      </w:ins>
      <w:del w:id="24" w:author="Mark Eldridge" w:date="2025-05-14T16:01:00Z" w16du:dateUtc="2025-05-14T15:01:00Z">
        <w:r w:rsidRPr="000E44BD" w:rsidDel="00D42EF5">
          <w:rPr>
            <w:rFonts w:ascii="Times New Roman" w:eastAsia="Times New Roman" w:hAnsi="Times New Roman" w:cs="Times New Roman"/>
            <w:bCs/>
            <w:sz w:val="24"/>
            <w:szCs w:val="24"/>
          </w:rPr>
          <w:delText>,</w:delText>
        </w:r>
      </w:del>
      <w:r w:rsidRPr="000E44BD">
        <w:rPr>
          <w:rFonts w:ascii="Times New Roman" w:eastAsia="Times New Roman" w:hAnsi="Times New Roman" w:cs="Times New Roman"/>
          <w:bCs/>
          <w:sz w:val="24"/>
          <w:szCs w:val="24"/>
        </w:rPr>
        <w:t xml:space="preserve"> </w:t>
      </w:r>
      <w:del w:id="25" w:author="Mark Eldridge" w:date="2025-05-14T16:02:00Z" w16du:dateUtc="2025-05-14T15:02:00Z">
        <w:r w:rsidRPr="000E44BD" w:rsidDel="00D42EF5">
          <w:rPr>
            <w:rFonts w:ascii="Times New Roman" w:eastAsia="Times New Roman" w:hAnsi="Times New Roman" w:cs="Times New Roman"/>
            <w:bCs/>
            <w:sz w:val="24"/>
            <w:szCs w:val="24"/>
          </w:rPr>
          <w:delText>where they</w:delText>
        </w:r>
      </w:del>
      <w:ins w:id="26" w:author="Mark Eldridge" w:date="2025-05-14T16:02:00Z" w16du:dateUtc="2025-05-14T15:02:00Z">
        <w:r w:rsidR="00D42EF5">
          <w:rPr>
            <w:rFonts w:ascii="Times New Roman" w:eastAsia="Times New Roman" w:hAnsi="Times New Roman" w:cs="Times New Roman"/>
            <w:bCs/>
            <w:sz w:val="24"/>
            <w:szCs w:val="24"/>
          </w:rPr>
          <w:t>Monkeys</w:t>
        </w:r>
      </w:ins>
      <w:r w:rsidRPr="000E44BD">
        <w:rPr>
          <w:rFonts w:ascii="Times New Roman" w:eastAsia="Times New Roman" w:hAnsi="Times New Roman" w:cs="Times New Roman"/>
          <w:bCs/>
          <w:sz w:val="24"/>
          <w:szCs w:val="24"/>
        </w:rPr>
        <w:t xml:space="preserve"> chose whether to accept </w:t>
      </w:r>
      <w:r w:rsidR="00895F12">
        <w:rPr>
          <w:rFonts w:ascii="Times New Roman" w:eastAsia="Times New Roman" w:hAnsi="Times New Roman" w:cs="Times New Roman"/>
          <w:bCs/>
          <w:sz w:val="24"/>
          <w:szCs w:val="24"/>
        </w:rPr>
        <w:t xml:space="preserve">or refuse </w:t>
      </w:r>
      <w:r w:rsidRPr="000E44BD">
        <w:rPr>
          <w:rFonts w:ascii="Times New Roman" w:eastAsia="Times New Roman" w:hAnsi="Times New Roman" w:cs="Times New Roman"/>
          <w:bCs/>
          <w:sz w:val="24"/>
          <w:szCs w:val="24"/>
        </w:rPr>
        <w:t xml:space="preserve">offers that varied in </w:t>
      </w:r>
      <w:r w:rsidR="00BC76CD">
        <w:rPr>
          <w:rFonts w:ascii="Times New Roman" w:eastAsia="Times New Roman" w:hAnsi="Times New Roman" w:cs="Times New Roman"/>
          <w:bCs/>
          <w:sz w:val="24"/>
          <w:szCs w:val="24"/>
        </w:rPr>
        <w:t xml:space="preserve">both </w:t>
      </w:r>
      <w:r w:rsidRPr="000E44BD">
        <w:rPr>
          <w:rFonts w:ascii="Times New Roman" w:eastAsia="Times New Roman" w:hAnsi="Times New Roman" w:cs="Times New Roman"/>
          <w:bCs/>
          <w:sz w:val="24"/>
          <w:szCs w:val="24"/>
        </w:rPr>
        <w:t>reward magnitude and delay.</w:t>
      </w:r>
      <w:r w:rsidR="00156EFB" w:rsidRPr="00156EFB">
        <w:t xml:space="preserve"> </w:t>
      </w:r>
      <w:r w:rsidR="00156EFB" w:rsidRPr="00156EFB">
        <w:rPr>
          <w:rFonts w:ascii="Times New Roman" w:eastAsia="Times New Roman" w:hAnsi="Times New Roman" w:cs="Times New Roman"/>
          <w:bCs/>
          <w:sz w:val="24"/>
          <w:szCs w:val="24"/>
        </w:rPr>
        <w:t xml:space="preserve">Critically, we </w:t>
      </w:r>
      <w:del w:id="27" w:author="Mark Eldridge" w:date="2025-05-14T16:02:00Z" w16du:dateUtc="2025-05-14T15:02:00Z">
        <w:r w:rsidR="00156EFB" w:rsidRPr="00156EFB" w:rsidDel="00F94E7B">
          <w:rPr>
            <w:rFonts w:ascii="Times New Roman" w:eastAsia="Times New Roman" w:hAnsi="Times New Roman" w:cs="Times New Roman"/>
            <w:bCs/>
            <w:sz w:val="24"/>
            <w:szCs w:val="24"/>
          </w:rPr>
          <w:delText xml:space="preserve">also </w:delText>
        </w:r>
      </w:del>
      <w:r w:rsidR="00156EFB" w:rsidRPr="00156EFB">
        <w:rPr>
          <w:rFonts w:ascii="Times New Roman" w:eastAsia="Times New Roman" w:hAnsi="Times New Roman" w:cs="Times New Roman"/>
          <w:bCs/>
          <w:sz w:val="24"/>
          <w:szCs w:val="24"/>
        </w:rPr>
        <w:t xml:space="preserve">manipulated the </w:t>
      </w:r>
      <w:r w:rsidR="007F0D2D">
        <w:rPr>
          <w:rFonts w:ascii="Times New Roman" w:eastAsia="Times New Roman" w:hAnsi="Times New Roman" w:cs="Times New Roman"/>
          <w:bCs/>
          <w:sz w:val="24"/>
          <w:szCs w:val="24"/>
        </w:rPr>
        <w:t>order</w:t>
      </w:r>
      <w:r w:rsidR="00156EFB" w:rsidRPr="00156EFB">
        <w:rPr>
          <w:rFonts w:ascii="Times New Roman" w:eastAsia="Times New Roman" w:hAnsi="Times New Roman" w:cs="Times New Roman"/>
          <w:bCs/>
          <w:sz w:val="24"/>
          <w:szCs w:val="24"/>
        </w:rPr>
        <w:t xml:space="preserve"> of the go-signal</w:t>
      </w:r>
      <w:r w:rsidR="007F0D2D">
        <w:rPr>
          <w:rFonts w:ascii="Times New Roman" w:eastAsia="Times New Roman" w:hAnsi="Times New Roman" w:cs="Times New Roman"/>
          <w:bCs/>
          <w:sz w:val="24"/>
          <w:szCs w:val="24"/>
        </w:rPr>
        <w:t>s</w:t>
      </w:r>
      <w:ins w:id="28" w:author="Mark Eldridge" w:date="2025-05-14T16:02:00Z" w16du:dateUtc="2025-05-14T15:02:00Z">
        <w:r w:rsidR="006E0AA4">
          <w:rPr>
            <w:rFonts w:ascii="Times New Roman" w:eastAsia="Times New Roman" w:hAnsi="Times New Roman" w:cs="Times New Roman"/>
            <w:bCs/>
            <w:sz w:val="24"/>
            <w:szCs w:val="24"/>
          </w:rPr>
          <w:t xml:space="preserve"> -</w:t>
        </w:r>
      </w:ins>
      <w:del w:id="29" w:author="Mark Eldridge" w:date="2025-05-14T16:02:00Z" w16du:dateUtc="2025-05-14T15:02:00Z">
        <w:r w:rsidR="00156EFB" w:rsidRPr="00156EFB" w:rsidDel="006E0AA4">
          <w:rPr>
            <w:rFonts w:ascii="Times New Roman" w:eastAsia="Times New Roman" w:hAnsi="Times New Roman" w:cs="Times New Roman"/>
            <w:bCs/>
            <w:sz w:val="24"/>
            <w:szCs w:val="24"/>
          </w:rPr>
          <w:delText>,</w:delText>
        </w:r>
      </w:del>
      <w:r w:rsidR="00156EFB">
        <w:rPr>
          <w:rFonts w:ascii="Times New Roman" w:eastAsia="Times New Roman" w:hAnsi="Times New Roman" w:cs="Times New Roman"/>
          <w:b/>
          <w:bCs/>
          <w:sz w:val="24"/>
          <w:szCs w:val="24"/>
        </w:rPr>
        <w:t xml:space="preserve"> </w:t>
      </w:r>
      <w:r w:rsidR="009C4620" w:rsidRPr="009C4620">
        <w:rPr>
          <w:rFonts w:ascii="Times New Roman" w:eastAsia="Times New Roman" w:hAnsi="Times New Roman" w:cs="Times New Roman"/>
          <w:bCs/>
          <w:sz w:val="24"/>
          <w:szCs w:val="24"/>
        </w:rPr>
        <w:t>cues indicating when a choice could be made</w:t>
      </w:r>
      <w:ins w:id="30" w:author="Mark Eldridge" w:date="2025-05-14T16:02:00Z" w16du:dateUtc="2025-05-14T15:02:00Z">
        <w:r w:rsidR="006E0AA4">
          <w:rPr>
            <w:rFonts w:ascii="Times New Roman" w:eastAsia="Times New Roman" w:hAnsi="Times New Roman" w:cs="Times New Roman"/>
            <w:bCs/>
            <w:sz w:val="24"/>
            <w:szCs w:val="24"/>
          </w:rPr>
          <w:t xml:space="preserve"> -</w:t>
        </w:r>
      </w:ins>
      <w:del w:id="31" w:author="Mark Eldridge" w:date="2025-05-14T16:02:00Z" w16du:dateUtc="2025-05-14T15:02:00Z">
        <w:r w:rsidR="009C4620" w:rsidRPr="009C4620" w:rsidDel="006E0AA4">
          <w:rPr>
            <w:rFonts w:ascii="Times New Roman" w:eastAsia="Times New Roman" w:hAnsi="Times New Roman" w:cs="Times New Roman"/>
            <w:bCs/>
            <w:sz w:val="24"/>
            <w:szCs w:val="24"/>
          </w:rPr>
          <w:delText>,</w:delText>
        </w:r>
      </w:del>
      <w:r w:rsidR="009C4620" w:rsidRPr="009C4620">
        <w:rPr>
          <w:rFonts w:ascii="Times New Roman" w:eastAsia="Times New Roman" w:hAnsi="Times New Roman" w:cs="Times New Roman"/>
          <w:bCs/>
          <w:sz w:val="24"/>
          <w:szCs w:val="24"/>
        </w:rPr>
        <w:t xml:space="preserve"> to test how additional time before response influenced value encoding.</w:t>
      </w:r>
    </w:p>
    <w:p w14:paraId="5441CFB7" w14:textId="7C4655A4" w:rsidR="000E44BD" w:rsidRPr="000E44BD" w:rsidRDefault="000E44BD" w:rsidP="000E44BD">
      <w:pPr>
        <w:pBdr>
          <w:top w:val="nil"/>
          <w:left w:val="nil"/>
          <w:bottom w:val="nil"/>
          <w:right w:val="nil"/>
          <w:between w:val="nil"/>
        </w:pBdr>
        <w:spacing w:after="0" w:line="480" w:lineRule="auto"/>
        <w:rPr>
          <w:rFonts w:ascii="Times New Roman" w:eastAsia="Times New Roman" w:hAnsi="Times New Roman" w:cs="Times New Roman"/>
          <w:bCs/>
          <w:sz w:val="24"/>
          <w:szCs w:val="24"/>
        </w:rPr>
      </w:pPr>
      <w:r w:rsidRPr="000E44BD">
        <w:rPr>
          <w:rFonts w:ascii="Times New Roman" w:eastAsia="Times New Roman" w:hAnsi="Times New Roman" w:cs="Times New Roman"/>
          <w:bCs/>
          <w:sz w:val="24"/>
          <w:szCs w:val="24"/>
        </w:rPr>
        <w:t xml:space="preserve">We found that </w:t>
      </w:r>
      <w:proofErr w:type="spellStart"/>
      <w:r w:rsidRPr="000E44BD">
        <w:rPr>
          <w:rFonts w:ascii="Times New Roman" w:eastAsia="Times New Roman" w:hAnsi="Times New Roman" w:cs="Times New Roman"/>
          <w:bCs/>
          <w:sz w:val="24"/>
          <w:szCs w:val="24"/>
        </w:rPr>
        <w:t>dlPFC</w:t>
      </w:r>
      <w:proofErr w:type="spellEnd"/>
      <w:r w:rsidRPr="000E44BD">
        <w:rPr>
          <w:rFonts w:ascii="Times New Roman" w:eastAsia="Times New Roman" w:hAnsi="Times New Roman" w:cs="Times New Roman"/>
          <w:bCs/>
          <w:sz w:val="24"/>
          <w:szCs w:val="24"/>
        </w:rPr>
        <w:t xml:space="preserve"> </w:t>
      </w:r>
      <w:r w:rsidR="00146473">
        <w:rPr>
          <w:rFonts w:ascii="Times New Roman" w:eastAsia="Times New Roman" w:hAnsi="Times New Roman" w:cs="Times New Roman"/>
          <w:bCs/>
          <w:sz w:val="24"/>
          <w:szCs w:val="24"/>
        </w:rPr>
        <w:t xml:space="preserve">neurons </w:t>
      </w:r>
      <w:r w:rsidRPr="000E44BD">
        <w:rPr>
          <w:rFonts w:ascii="Times New Roman" w:eastAsia="Times New Roman" w:hAnsi="Times New Roman" w:cs="Times New Roman"/>
          <w:bCs/>
          <w:sz w:val="24"/>
          <w:szCs w:val="24"/>
        </w:rPr>
        <w:t xml:space="preserve">encoded reward and delay in </w:t>
      </w:r>
      <w:commentRangeStart w:id="32"/>
      <w:r w:rsidRPr="000E44BD">
        <w:rPr>
          <w:rFonts w:ascii="Times New Roman" w:eastAsia="Times New Roman" w:hAnsi="Times New Roman" w:cs="Times New Roman"/>
          <w:bCs/>
          <w:sz w:val="24"/>
          <w:szCs w:val="24"/>
        </w:rPr>
        <w:t>opposi</w:t>
      </w:r>
      <w:r w:rsidR="00146473">
        <w:rPr>
          <w:rFonts w:ascii="Times New Roman" w:eastAsia="Times New Roman" w:hAnsi="Times New Roman" w:cs="Times New Roman"/>
          <w:bCs/>
          <w:sz w:val="24"/>
          <w:szCs w:val="24"/>
        </w:rPr>
        <w:t>ng</w:t>
      </w:r>
      <w:r w:rsidRPr="000E44BD">
        <w:rPr>
          <w:rFonts w:ascii="Times New Roman" w:eastAsia="Times New Roman" w:hAnsi="Times New Roman" w:cs="Times New Roman"/>
          <w:bCs/>
          <w:sz w:val="24"/>
          <w:szCs w:val="24"/>
        </w:rPr>
        <w:t xml:space="preserve"> </w:t>
      </w:r>
      <w:r w:rsidR="00B35078">
        <w:rPr>
          <w:rFonts w:ascii="Times New Roman" w:eastAsia="Times New Roman" w:hAnsi="Times New Roman" w:cs="Times New Roman"/>
          <w:bCs/>
          <w:sz w:val="24"/>
          <w:szCs w:val="24"/>
        </w:rPr>
        <w:t>directions</w:t>
      </w:r>
      <w:commentRangeEnd w:id="32"/>
      <w:r w:rsidR="006C6EF8">
        <w:rPr>
          <w:rStyle w:val="CommentReference"/>
        </w:rPr>
        <w:commentReference w:id="32"/>
      </w:r>
      <w:r w:rsidRPr="000E44BD">
        <w:rPr>
          <w:rFonts w:ascii="Times New Roman" w:eastAsia="Times New Roman" w:hAnsi="Times New Roman" w:cs="Times New Roman"/>
          <w:bCs/>
          <w:sz w:val="24"/>
          <w:szCs w:val="24"/>
        </w:rPr>
        <w:t xml:space="preserve">, </w:t>
      </w:r>
      <w:r w:rsidR="00B858AB">
        <w:rPr>
          <w:rFonts w:ascii="Times New Roman" w:eastAsia="Times New Roman" w:hAnsi="Times New Roman" w:cs="Times New Roman"/>
          <w:bCs/>
          <w:sz w:val="24"/>
          <w:szCs w:val="24"/>
        </w:rPr>
        <w:t>with</w:t>
      </w:r>
      <w:r w:rsidRPr="000E44BD">
        <w:rPr>
          <w:rFonts w:ascii="Times New Roman" w:eastAsia="Times New Roman" w:hAnsi="Times New Roman" w:cs="Times New Roman"/>
          <w:bCs/>
          <w:sz w:val="24"/>
          <w:szCs w:val="24"/>
        </w:rPr>
        <w:t xml:space="preserve"> this encoding bec</w:t>
      </w:r>
      <w:r w:rsidR="00B858AB">
        <w:rPr>
          <w:rFonts w:ascii="Times New Roman" w:eastAsia="Times New Roman" w:hAnsi="Times New Roman" w:cs="Times New Roman"/>
          <w:bCs/>
          <w:sz w:val="24"/>
          <w:szCs w:val="24"/>
        </w:rPr>
        <w:t>oming</w:t>
      </w:r>
      <w:r w:rsidRPr="000E44BD">
        <w:rPr>
          <w:rFonts w:ascii="Times New Roman" w:eastAsia="Times New Roman" w:hAnsi="Times New Roman" w:cs="Times New Roman"/>
          <w:bCs/>
          <w:sz w:val="24"/>
          <w:szCs w:val="24"/>
        </w:rPr>
        <w:t xml:space="preserve"> </w:t>
      </w:r>
      <w:r w:rsidR="000B30FB">
        <w:rPr>
          <w:rFonts w:ascii="Times New Roman" w:eastAsia="Times New Roman" w:hAnsi="Times New Roman" w:cs="Times New Roman"/>
          <w:bCs/>
          <w:sz w:val="24"/>
          <w:szCs w:val="24"/>
        </w:rPr>
        <w:t>more tightly co</w:t>
      </w:r>
      <w:r w:rsidR="00B858AB">
        <w:rPr>
          <w:rFonts w:ascii="Times New Roman" w:eastAsia="Times New Roman" w:hAnsi="Times New Roman" w:cs="Times New Roman"/>
          <w:bCs/>
          <w:sz w:val="24"/>
          <w:szCs w:val="24"/>
        </w:rPr>
        <w:t>upled</w:t>
      </w:r>
      <w:r w:rsidRPr="000E44BD">
        <w:rPr>
          <w:rFonts w:ascii="Times New Roman" w:eastAsia="Times New Roman" w:hAnsi="Times New Roman" w:cs="Times New Roman"/>
          <w:bCs/>
          <w:sz w:val="24"/>
          <w:szCs w:val="24"/>
        </w:rPr>
        <w:t xml:space="preserve"> as the decision point approached</w:t>
      </w:r>
      <w:r w:rsidR="006B412C">
        <w:rPr>
          <w:rFonts w:ascii="Times New Roman" w:eastAsia="Times New Roman" w:hAnsi="Times New Roman" w:cs="Times New Roman"/>
          <w:bCs/>
          <w:sz w:val="24"/>
          <w:szCs w:val="24"/>
        </w:rPr>
        <w:t xml:space="preserve">, </w:t>
      </w:r>
      <w:r w:rsidRPr="000E44BD">
        <w:rPr>
          <w:rFonts w:ascii="Times New Roman" w:eastAsia="Times New Roman" w:hAnsi="Times New Roman" w:cs="Times New Roman"/>
          <w:bCs/>
          <w:sz w:val="24"/>
          <w:szCs w:val="24"/>
        </w:rPr>
        <w:t xml:space="preserve">especially in the monkey that made more consistent, goal-directed choices. </w:t>
      </w:r>
      <w:r w:rsidR="00AD0F00">
        <w:rPr>
          <w:rFonts w:ascii="Times New Roman" w:eastAsia="Times New Roman" w:hAnsi="Times New Roman" w:cs="Times New Roman"/>
          <w:bCs/>
          <w:sz w:val="24"/>
          <w:szCs w:val="24"/>
        </w:rPr>
        <w:t>In</w:t>
      </w:r>
      <w:r w:rsidR="006365F8">
        <w:rPr>
          <w:rFonts w:ascii="Times New Roman" w:eastAsia="Times New Roman" w:hAnsi="Times New Roman" w:cs="Times New Roman"/>
          <w:bCs/>
          <w:sz w:val="24"/>
          <w:szCs w:val="24"/>
        </w:rPr>
        <w:t xml:space="preserve"> </w:t>
      </w:r>
      <w:r w:rsidRPr="000E44BD">
        <w:rPr>
          <w:rFonts w:ascii="Times New Roman" w:eastAsia="Times New Roman" w:hAnsi="Times New Roman" w:cs="Times New Roman"/>
          <w:bCs/>
          <w:sz w:val="24"/>
          <w:szCs w:val="24"/>
        </w:rPr>
        <w:t>this monkey</w:t>
      </w:r>
      <w:r w:rsidR="006365F8">
        <w:rPr>
          <w:rFonts w:ascii="Times New Roman" w:eastAsia="Times New Roman" w:hAnsi="Times New Roman" w:cs="Times New Roman"/>
          <w:bCs/>
          <w:sz w:val="24"/>
          <w:szCs w:val="24"/>
        </w:rPr>
        <w:t xml:space="preserve">, </w:t>
      </w:r>
      <w:proofErr w:type="spellStart"/>
      <w:r w:rsidRPr="000E44BD">
        <w:rPr>
          <w:rFonts w:ascii="Times New Roman" w:eastAsia="Times New Roman" w:hAnsi="Times New Roman" w:cs="Times New Roman"/>
          <w:bCs/>
          <w:sz w:val="24"/>
          <w:szCs w:val="24"/>
        </w:rPr>
        <w:t>dlPFC</w:t>
      </w:r>
      <w:proofErr w:type="spellEnd"/>
      <w:r w:rsidRPr="000E44BD">
        <w:rPr>
          <w:rFonts w:ascii="Times New Roman" w:eastAsia="Times New Roman" w:hAnsi="Times New Roman" w:cs="Times New Roman"/>
          <w:bCs/>
          <w:sz w:val="24"/>
          <w:szCs w:val="24"/>
        </w:rPr>
        <w:t xml:space="preserve"> </w:t>
      </w:r>
      <w:r w:rsidR="00AD0F00">
        <w:rPr>
          <w:rFonts w:ascii="Times New Roman" w:eastAsia="Times New Roman" w:hAnsi="Times New Roman" w:cs="Times New Roman"/>
          <w:bCs/>
          <w:sz w:val="24"/>
          <w:szCs w:val="24"/>
        </w:rPr>
        <w:t xml:space="preserve">activity </w:t>
      </w:r>
      <w:r w:rsidRPr="000E44BD">
        <w:rPr>
          <w:rFonts w:ascii="Times New Roman" w:eastAsia="Times New Roman" w:hAnsi="Times New Roman" w:cs="Times New Roman"/>
          <w:bCs/>
          <w:sz w:val="24"/>
          <w:szCs w:val="24"/>
        </w:rPr>
        <w:t xml:space="preserve">also </w:t>
      </w:r>
      <w:r w:rsidR="003846C0">
        <w:rPr>
          <w:rFonts w:ascii="Times New Roman" w:eastAsia="Times New Roman" w:hAnsi="Times New Roman" w:cs="Times New Roman"/>
          <w:bCs/>
          <w:sz w:val="24"/>
          <w:szCs w:val="24"/>
        </w:rPr>
        <w:t xml:space="preserve">reflected </w:t>
      </w:r>
      <w:r w:rsidR="00E605F0">
        <w:rPr>
          <w:rFonts w:ascii="Times New Roman" w:eastAsia="Times New Roman" w:hAnsi="Times New Roman" w:cs="Times New Roman"/>
          <w:bCs/>
          <w:sz w:val="24"/>
          <w:szCs w:val="24"/>
        </w:rPr>
        <w:t xml:space="preserve">the </w:t>
      </w:r>
      <w:r w:rsidRPr="000E44BD">
        <w:rPr>
          <w:rFonts w:ascii="Times New Roman" w:eastAsia="Times New Roman" w:hAnsi="Times New Roman" w:cs="Times New Roman"/>
          <w:bCs/>
          <w:sz w:val="24"/>
          <w:szCs w:val="24"/>
        </w:rPr>
        <w:t>integrat</w:t>
      </w:r>
      <w:r w:rsidR="003846C0">
        <w:rPr>
          <w:rFonts w:ascii="Times New Roman" w:eastAsia="Times New Roman" w:hAnsi="Times New Roman" w:cs="Times New Roman"/>
          <w:bCs/>
          <w:sz w:val="24"/>
          <w:szCs w:val="24"/>
        </w:rPr>
        <w:t>ion of</w:t>
      </w:r>
      <w:r w:rsidRPr="000E44BD">
        <w:rPr>
          <w:rFonts w:ascii="Times New Roman" w:eastAsia="Times New Roman" w:hAnsi="Times New Roman" w:cs="Times New Roman"/>
          <w:bCs/>
          <w:sz w:val="24"/>
          <w:szCs w:val="24"/>
        </w:rPr>
        <w:t xml:space="preserve"> </w:t>
      </w:r>
      <w:r w:rsidR="00E605F0">
        <w:rPr>
          <w:rFonts w:ascii="Times New Roman" w:eastAsia="Times New Roman" w:hAnsi="Times New Roman" w:cs="Times New Roman"/>
          <w:bCs/>
          <w:sz w:val="24"/>
          <w:szCs w:val="24"/>
        </w:rPr>
        <w:t>go-signal timing</w:t>
      </w:r>
      <w:r w:rsidRPr="000E44BD">
        <w:rPr>
          <w:rFonts w:ascii="Times New Roman" w:eastAsia="Times New Roman" w:hAnsi="Times New Roman" w:cs="Times New Roman"/>
          <w:bCs/>
          <w:sz w:val="24"/>
          <w:szCs w:val="24"/>
        </w:rPr>
        <w:t xml:space="preserve"> into value estimates.</w:t>
      </w:r>
      <w:r w:rsidR="00E605F0">
        <w:rPr>
          <w:rFonts w:ascii="Times New Roman" w:eastAsia="Times New Roman" w:hAnsi="Times New Roman" w:cs="Times New Roman"/>
          <w:bCs/>
          <w:sz w:val="24"/>
          <w:szCs w:val="24"/>
        </w:rPr>
        <w:t xml:space="preserve"> In contrast, t</w:t>
      </w:r>
      <w:r w:rsidR="004E3D60">
        <w:rPr>
          <w:rFonts w:ascii="Times New Roman" w:eastAsia="Times New Roman" w:hAnsi="Times New Roman" w:cs="Times New Roman"/>
          <w:bCs/>
          <w:sz w:val="24"/>
          <w:szCs w:val="24"/>
        </w:rPr>
        <w:t xml:space="preserve">he second </w:t>
      </w:r>
      <w:r w:rsidRPr="000E44BD">
        <w:rPr>
          <w:rFonts w:ascii="Times New Roman" w:eastAsia="Times New Roman" w:hAnsi="Times New Roman" w:cs="Times New Roman"/>
          <w:bCs/>
          <w:sz w:val="24"/>
          <w:szCs w:val="24"/>
        </w:rPr>
        <w:t>monkey showed weaker</w:t>
      </w:r>
      <w:r w:rsidR="00A56ABC">
        <w:rPr>
          <w:rFonts w:ascii="Times New Roman" w:eastAsia="Times New Roman" w:hAnsi="Times New Roman" w:cs="Times New Roman"/>
          <w:bCs/>
          <w:sz w:val="24"/>
          <w:szCs w:val="24"/>
        </w:rPr>
        <w:t xml:space="preserve">, </w:t>
      </w:r>
      <w:r w:rsidRPr="000E44BD">
        <w:rPr>
          <w:rFonts w:ascii="Times New Roman" w:eastAsia="Times New Roman" w:hAnsi="Times New Roman" w:cs="Times New Roman"/>
          <w:bCs/>
          <w:sz w:val="24"/>
          <w:szCs w:val="24"/>
        </w:rPr>
        <w:t xml:space="preserve">later integration, and its </w:t>
      </w:r>
      <w:r w:rsidR="00AC5E11">
        <w:rPr>
          <w:rFonts w:ascii="Times New Roman" w:eastAsia="Times New Roman" w:hAnsi="Times New Roman" w:cs="Times New Roman"/>
          <w:bCs/>
          <w:sz w:val="24"/>
          <w:szCs w:val="24"/>
        </w:rPr>
        <w:t xml:space="preserve">behavior was more </w:t>
      </w:r>
      <w:r w:rsidR="00AC5E11" w:rsidRPr="00AC5E11">
        <w:rPr>
          <w:rFonts w:ascii="Times New Roman" w:eastAsia="Times New Roman" w:hAnsi="Times New Roman" w:cs="Times New Roman"/>
          <w:bCs/>
          <w:sz w:val="24"/>
          <w:szCs w:val="24"/>
        </w:rPr>
        <w:t>strongly influenced by the earliest available action,</w:t>
      </w:r>
      <w:r w:rsidR="00EF4C33">
        <w:rPr>
          <w:rFonts w:ascii="Times New Roman" w:eastAsia="Times New Roman" w:hAnsi="Times New Roman" w:cs="Times New Roman"/>
          <w:bCs/>
          <w:sz w:val="24"/>
          <w:szCs w:val="24"/>
        </w:rPr>
        <w:t xml:space="preserve"> consistent with a simpler, action-driven strategy</w:t>
      </w:r>
      <w:r w:rsidRPr="000E44BD">
        <w:rPr>
          <w:rFonts w:ascii="Times New Roman" w:eastAsia="Times New Roman" w:hAnsi="Times New Roman" w:cs="Times New Roman"/>
          <w:bCs/>
          <w:sz w:val="24"/>
          <w:szCs w:val="24"/>
        </w:rPr>
        <w:t>.</w:t>
      </w:r>
    </w:p>
    <w:p w14:paraId="06D87676" w14:textId="27640FCC" w:rsidR="003A1E51" w:rsidRDefault="003A1E51" w:rsidP="000E44BD">
      <w:pPr>
        <w:pBdr>
          <w:top w:val="nil"/>
          <w:left w:val="nil"/>
          <w:bottom w:val="nil"/>
          <w:right w:val="nil"/>
          <w:between w:val="nil"/>
        </w:pBdr>
        <w:spacing w:after="0" w:line="480" w:lineRule="auto"/>
        <w:rPr>
          <w:rFonts w:ascii="Times New Roman" w:eastAsia="Times New Roman" w:hAnsi="Times New Roman" w:cs="Times New Roman"/>
          <w:bCs/>
          <w:sz w:val="24"/>
          <w:szCs w:val="24"/>
        </w:rPr>
      </w:pPr>
      <w:r w:rsidRPr="003A1E51">
        <w:rPr>
          <w:rFonts w:ascii="Times New Roman" w:eastAsia="Times New Roman" w:hAnsi="Times New Roman" w:cs="Times New Roman"/>
          <w:bCs/>
          <w:sz w:val="24"/>
          <w:szCs w:val="24"/>
        </w:rPr>
        <w:t xml:space="preserve">Decoding analyses </w:t>
      </w:r>
      <w:r w:rsidR="00A11D1A">
        <w:rPr>
          <w:rFonts w:ascii="Times New Roman" w:eastAsia="Times New Roman" w:hAnsi="Times New Roman" w:cs="Times New Roman"/>
          <w:bCs/>
          <w:sz w:val="24"/>
          <w:szCs w:val="24"/>
        </w:rPr>
        <w:t>confirmed</w:t>
      </w:r>
      <w:r w:rsidRPr="003A1E51">
        <w:rPr>
          <w:rFonts w:ascii="Times New Roman" w:eastAsia="Times New Roman" w:hAnsi="Times New Roman" w:cs="Times New Roman"/>
          <w:bCs/>
          <w:sz w:val="24"/>
          <w:szCs w:val="24"/>
        </w:rPr>
        <w:t xml:space="preserve"> that</w:t>
      </w:r>
      <w:r w:rsidR="00A11D1A">
        <w:rPr>
          <w:rFonts w:ascii="Times New Roman" w:eastAsia="Times New Roman" w:hAnsi="Times New Roman" w:cs="Times New Roman"/>
          <w:bCs/>
          <w:sz w:val="24"/>
          <w:szCs w:val="24"/>
        </w:rPr>
        <w:t>,</w:t>
      </w:r>
      <w:r w:rsidRPr="003A1E51">
        <w:rPr>
          <w:rFonts w:ascii="Times New Roman" w:eastAsia="Times New Roman" w:hAnsi="Times New Roman" w:cs="Times New Roman"/>
          <w:bCs/>
          <w:sz w:val="24"/>
          <w:szCs w:val="24"/>
        </w:rPr>
        <w:t xml:space="preserve"> in the first monkey reward and delay were combined into a unified value signal, wh</w:t>
      </w:r>
      <w:r w:rsidR="00A11D1A">
        <w:rPr>
          <w:rFonts w:ascii="Times New Roman" w:eastAsia="Times New Roman" w:hAnsi="Times New Roman" w:cs="Times New Roman"/>
          <w:bCs/>
          <w:sz w:val="24"/>
          <w:szCs w:val="24"/>
        </w:rPr>
        <w:t>ereas</w:t>
      </w:r>
      <w:r w:rsidRPr="003A1E51">
        <w:rPr>
          <w:rFonts w:ascii="Times New Roman" w:eastAsia="Times New Roman" w:hAnsi="Times New Roman" w:cs="Times New Roman"/>
          <w:bCs/>
          <w:sz w:val="24"/>
          <w:szCs w:val="24"/>
        </w:rPr>
        <w:t xml:space="preserve"> in the second monkey they remained largely separable.</w:t>
      </w:r>
    </w:p>
    <w:p w14:paraId="54FAEFDB" w14:textId="77777777" w:rsidR="00B23353" w:rsidRDefault="003A1E51" w:rsidP="000E44BD">
      <w:pPr>
        <w:pBdr>
          <w:top w:val="nil"/>
          <w:left w:val="nil"/>
          <w:bottom w:val="nil"/>
          <w:right w:val="nil"/>
          <w:between w:val="nil"/>
        </w:pBdr>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Together, t</w:t>
      </w:r>
      <w:r w:rsidR="000E44BD" w:rsidRPr="000E44BD">
        <w:rPr>
          <w:rFonts w:ascii="Times New Roman" w:eastAsia="Times New Roman" w:hAnsi="Times New Roman" w:cs="Times New Roman"/>
          <w:bCs/>
          <w:sz w:val="24"/>
          <w:szCs w:val="24"/>
        </w:rPr>
        <w:t>hese results s</w:t>
      </w:r>
      <w:r w:rsidR="00F52C19">
        <w:rPr>
          <w:rFonts w:ascii="Times New Roman" w:eastAsia="Times New Roman" w:hAnsi="Times New Roman" w:cs="Times New Roman"/>
          <w:bCs/>
          <w:sz w:val="24"/>
          <w:szCs w:val="24"/>
        </w:rPr>
        <w:t>how</w:t>
      </w:r>
      <w:r w:rsidR="000E44BD" w:rsidRPr="000E44BD">
        <w:rPr>
          <w:rFonts w:ascii="Times New Roman" w:eastAsia="Times New Roman" w:hAnsi="Times New Roman" w:cs="Times New Roman"/>
          <w:bCs/>
          <w:sz w:val="24"/>
          <w:szCs w:val="24"/>
        </w:rPr>
        <w:t xml:space="preserve"> that the </w:t>
      </w:r>
      <w:proofErr w:type="spellStart"/>
      <w:r w:rsidR="000E44BD" w:rsidRPr="000E44BD">
        <w:rPr>
          <w:rFonts w:ascii="Times New Roman" w:eastAsia="Times New Roman" w:hAnsi="Times New Roman" w:cs="Times New Roman"/>
          <w:bCs/>
          <w:sz w:val="24"/>
          <w:szCs w:val="24"/>
        </w:rPr>
        <w:t>dlPFC</w:t>
      </w:r>
      <w:proofErr w:type="spellEnd"/>
      <w:r w:rsidR="000E44BD" w:rsidRPr="000E44BD">
        <w:rPr>
          <w:rFonts w:ascii="Times New Roman" w:eastAsia="Times New Roman" w:hAnsi="Times New Roman" w:cs="Times New Roman"/>
          <w:bCs/>
          <w:sz w:val="24"/>
          <w:szCs w:val="24"/>
        </w:rPr>
        <w:t xml:space="preserve"> builds </w:t>
      </w:r>
      <w:r w:rsidR="00CE5AD6">
        <w:rPr>
          <w:rFonts w:ascii="Times New Roman" w:eastAsia="Times New Roman" w:hAnsi="Times New Roman" w:cs="Times New Roman"/>
          <w:bCs/>
          <w:sz w:val="24"/>
          <w:szCs w:val="24"/>
        </w:rPr>
        <w:t>value representations</w:t>
      </w:r>
      <w:r w:rsidR="000E44BD" w:rsidRPr="000E44BD">
        <w:rPr>
          <w:rFonts w:ascii="Times New Roman" w:eastAsia="Times New Roman" w:hAnsi="Times New Roman" w:cs="Times New Roman"/>
          <w:bCs/>
          <w:sz w:val="24"/>
          <w:szCs w:val="24"/>
        </w:rPr>
        <w:t xml:space="preserve"> dynamically over time</w:t>
      </w:r>
      <w:r w:rsidR="00E83C1E">
        <w:rPr>
          <w:rFonts w:ascii="Times New Roman" w:eastAsia="Times New Roman" w:hAnsi="Times New Roman" w:cs="Times New Roman"/>
          <w:bCs/>
          <w:sz w:val="24"/>
          <w:szCs w:val="24"/>
        </w:rPr>
        <w:t xml:space="preserve">, </w:t>
      </w:r>
      <w:r w:rsidR="00A93069">
        <w:rPr>
          <w:rFonts w:ascii="Times New Roman" w:eastAsia="Times New Roman" w:hAnsi="Times New Roman" w:cs="Times New Roman"/>
          <w:bCs/>
          <w:sz w:val="24"/>
          <w:szCs w:val="24"/>
        </w:rPr>
        <w:t>integrating</w:t>
      </w:r>
      <w:r w:rsidR="000E44BD" w:rsidRPr="000E44BD">
        <w:rPr>
          <w:rFonts w:ascii="Times New Roman" w:eastAsia="Times New Roman" w:hAnsi="Times New Roman" w:cs="Times New Roman"/>
          <w:bCs/>
          <w:sz w:val="24"/>
          <w:szCs w:val="24"/>
        </w:rPr>
        <w:t xml:space="preserve"> multiple decision-relevant features, including </w:t>
      </w:r>
      <w:r w:rsidR="0088325D">
        <w:rPr>
          <w:rFonts w:ascii="Times New Roman" w:eastAsia="Times New Roman" w:hAnsi="Times New Roman" w:cs="Times New Roman"/>
          <w:bCs/>
          <w:sz w:val="24"/>
          <w:szCs w:val="24"/>
        </w:rPr>
        <w:t>task-imposed timing.</w:t>
      </w:r>
    </w:p>
    <w:p w14:paraId="7BCA92DE" w14:textId="39D0752F" w:rsidR="000E44BD" w:rsidRPr="000E44BD" w:rsidRDefault="0088325D" w:rsidP="000E44BD">
      <w:pPr>
        <w:pBdr>
          <w:top w:val="nil"/>
          <w:left w:val="nil"/>
          <w:bottom w:val="nil"/>
          <w:right w:val="nil"/>
          <w:between w:val="nil"/>
        </w:pBdr>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I</w:t>
      </w:r>
      <w:r w:rsidR="000E44BD" w:rsidRPr="000E44BD">
        <w:rPr>
          <w:rFonts w:ascii="Times New Roman" w:eastAsia="Times New Roman" w:hAnsi="Times New Roman" w:cs="Times New Roman"/>
          <w:bCs/>
          <w:sz w:val="24"/>
          <w:szCs w:val="24"/>
        </w:rPr>
        <w:t xml:space="preserve">mportantly, how and when this integration happens can </w:t>
      </w:r>
      <w:commentRangeStart w:id="33"/>
      <w:r w:rsidR="000E44BD" w:rsidRPr="000E44BD">
        <w:rPr>
          <w:rFonts w:ascii="Times New Roman" w:eastAsia="Times New Roman" w:hAnsi="Times New Roman" w:cs="Times New Roman"/>
          <w:bCs/>
          <w:sz w:val="24"/>
          <w:szCs w:val="24"/>
        </w:rPr>
        <w:t>vary across individuals</w:t>
      </w:r>
      <w:commentRangeEnd w:id="33"/>
      <w:r w:rsidR="00EC36A1">
        <w:rPr>
          <w:rStyle w:val="CommentReference"/>
        </w:rPr>
        <w:commentReference w:id="33"/>
      </w:r>
      <w:r w:rsidR="000E44BD" w:rsidRPr="000E44BD">
        <w:rPr>
          <w:rFonts w:ascii="Times New Roman" w:eastAsia="Times New Roman" w:hAnsi="Times New Roman" w:cs="Times New Roman"/>
          <w:bCs/>
          <w:sz w:val="24"/>
          <w:szCs w:val="24"/>
        </w:rPr>
        <w:t>, possibly depending on their strategy</w:t>
      </w:r>
      <w:r w:rsidR="00DD61DD">
        <w:rPr>
          <w:rFonts w:ascii="Times New Roman" w:eastAsia="Times New Roman" w:hAnsi="Times New Roman" w:cs="Times New Roman"/>
          <w:bCs/>
          <w:sz w:val="24"/>
          <w:szCs w:val="24"/>
        </w:rPr>
        <w:t xml:space="preserve">, </w:t>
      </w:r>
      <w:r w:rsidR="000E44BD" w:rsidRPr="000E44BD">
        <w:rPr>
          <w:rFonts w:ascii="Times New Roman" w:eastAsia="Times New Roman" w:hAnsi="Times New Roman" w:cs="Times New Roman"/>
          <w:bCs/>
          <w:sz w:val="24"/>
          <w:szCs w:val="24"/>
        </w:rPr>
        <w:t>experience</w:t>
      </w:r>
      <w:r w:rsidR="00DD61DD">
        <w:rPr>
          <w:rFonts w:ascii="Times New Roman" w:eastAsia="Times New Roman" w:hAnsi="Times New Roman" w:cs="Times New Roman"/>
          <w:bCs/>
          <w:sz w:val="24"/>
          <w:szCs w:val="24"/>
        </w:rPr>
        <w:t xml:space="preserve"> or cognitive flexibility</w:t>
      </w:r>
      <w:r w:rsidR="000E44BD" w:rsidRPr="000E44BD">
        <w:rPr>
          <w:rFonts w:ascii="Times New Roman" w:eastAsia="Times New Roman" w:hAnsi="Times New Roman" w:cs="Times New Roman"/>
          <w:bCs/>
          <w:sz w:val="24"/>
          <w:szCs w:val="24"/>
        </w:rPr>
        <w:t>.</w:t>
      </w:r>
    </w:p>
    <w:p w14:paraId="6AD63DA5" w14:textId="7CC30CF9" w:rsidR="00861538" w:rsidRPr="008459E8" w:rsidRDefault="00861538" w:rsidP="005457B4">
      <w:pPr>
        <w:pBdr>
          <w:top w:val="nil"/>
          <w:left w:val="nil"/>
          <w:bottom w:val="nil"/>
          <w:right w:val="nil"/>
          <w:between w:val="nil"/>
        </w:pBdr>
        <w:spacing w:after="0" w:line="480" w:lineRule="auto"/>
        <w:rPr>
          <w:rFonts w:ascii="Times New Roman" w:eastAsia="Times New Roman" w:hAnsi="Times New Roman" w:cs="Times New Roman"/>
          <w:b/>
          <w:sz w:val="24"/>
          <w:szCs w:val="24"/>
        </w:rPr>
      </w:pPr>
      <w:r w:rsidRPr="008459E8">
        <w:rPr>
          <w:rFonts w:ascii="Times New Roman" w:eastAsia="Times New Roman" w:hAnsi="Times New Roman" w:cs="Times New Roman"/>
          <w:b/>
          <w:sz w:val="24"/>
          <w:szCs w:val="24"/>
        </w:rPr>
        <w:lastRenderedPageBreak/>
        <w:t>Introduction</w:t>
      </w:r>
    </w:p>
    <w:p w14:paraId="7D2C5CE0" w14:textId="5513B51D" w:rsidR="00FE0A6A" w:rsidRPr="008459E8" w:rsidRDefault="005D41C4" w:rsidP="003369C5">
      <w:pPr>
        <w:pBdr>
          <w:top w:val="nil"/>
          <w:left w:val="nil"/>
          <w:bottom w:val="nil"/>
          <w:right w:val="nil"/>
          <w:between w:val="nil"/>
        </w:pBdr>
        <w:spacing w:after="0" w:line="480" w:lineRule="auto"/>
        <w:ind w:firstLine="360"/>
        <w:rPr>
          <w:rFonts w:ascii="Times New Roman" w:eastAsia="Times New Roman" w:hAnsi="Times New Roman" w:cs="Times New Roman"/>
          <w:bCs/>
          <w:sz w:val="24"/>
          <w:szCs w:val="24"/>
        </w:rPr>
      </w:pPr>
      <w:r w:rsidRPr="008459E8">
        <w:rPr>
          <w:rFonts w:ascii="Times New Roman" w:eastAsia="Times New Roman" w:hAnsi="Times New Roman" w:cs="Times New Roman"/>
          <w:bCs/>
          <w:sz w:val="24"/>
          <w:szCs w:val="24"/>
        </w:rPr>
        <w:t xml:space="preserve">Temporal discounting </w:t>
      </w:r>
      <w:r w:rsidR="00A16825" w:rsidRPr="00A16825">
        <w:rPr>
          <w:rFonts w:ascii="Times New Roman" w:eastAsia="Times New Roman" w:hAnsi="Times New Roman" w:cs="Times New Roman"/>
          <w:bCs/>
          <w:sz w:val="24"/>
          <w:szCs w:val="24"/>
        </w:rPr>
        <w:t xml:space="preserve">describes the tendency to assign less value to rewards that are delayed in time </w:t>
      </w:r>
      <w:r w:rsidR="006C2F67" w:rsidRPr="008459E8">
        <w:rPr>
          <w:rFonts w:ascii="Times New Roman" w:eastAsia="Times New Roman" w:hAnsi="Times New Roman" w:cs="Times New Roman"/>
          <w:bCs/>
          <w:sz w:val="24"/>
          <w:szCs w:val="24"/>
        </w:rPr>
        <w:t>(</w:t>
      </w:r>
      <w:commentRangeStart w:id="34"/>
      <w:r w:rsidR="00E11A20" w:rsidRPr="007477BF">
        <w:rPr>
          <w:rFonts w:ascii="Times New Roman" w:eastAsia="Times New Roman" w:hAnsi="Times New Roman" w:cs="Times New Roman"/>
          <w:b/>
          <w:sz w:val="24"/>
          <w:szCs w:val="24"/>
        </w:rPr>
        <w:t>Ainslie, 1975</w:t>
      </w:r>
      <w:commentRangeEnd w:id="34"/>
      <w:r w:rsidR="00D268C9">
        <w:rPr>
          <w:rStyle w:val="CommentReference"/>
        </w:rPr>
        <w:commentReference w:id="34"/>
      </w:r>
      <w:r w:rsidR="00E11A20">
        <w:rPr>
          <w:rFonts w:ascii="Times New Roman" w:eastAsia="Times New Roman" w:hAnsi="Times New Roman" w:cs="Times New Roman"/>
          <w:bCs/>
          <w:sz w:val="24"/>
          <w:szCs w:val="24"/>
        </w:rPr>
        <w:t xml:space="preserve">; </w:t>
      </w:r>
      <w:commentRangeStart w:id="35"/>
      <w:r w:rsidR="00EA432C">
        <w:rPr>
          <w:rFonts w:ascii="Times New Roman" w:eastAsia="Times New Roman" w:hAnsi="Times New Roman" w:cs="Times New Roman"/>
          <w:b/>
          <w:sz w:val="24"/>
          <w:szCs w:val="24"/>
        </w:rPr>
        <w:t>Mazur, 1987</w:t>
      </w:r>
      <w:commentRangeEnd w:id="35"/>
      <w:r w:rsidR="00443B27">
        <w:rPr>
          <w:rStyle w:val="CommentReference"/>
        </w:rPr>
        <w:commentReference w:id="35"/>
      </w:r>
      <w:r w:rsidR="006C2F67" w:rsidRPr="008459E8">
        <w:rPr>
          <w:rFonts w:ascii="Times New Roman" w:eastAsia="Times New Roman" w:hAnsi="Times New Roman" w:cs="Times New Roman"/>
          <w:bCs/>
          <w:sz w:val="24"/>
          <w:szCs w:val="24"/>
        </w:rPr>
        <w:t>)</w:t>
      </w:r>
      <w:r w:rsidRPr="008459E8">
        <w:rPr>
          <w:rFonts w:ascii="Times New Roman" w:eastAsia="Times New Roman" w:hAnsi="Times New Roman" w:cs="Times New Roman"/>
          <w:bCs/>
          <w:sz w:val="24"/>
          <w:szCs w:val="24"/>
        </w:rPr>
        <w:t xml:space="preserve">. </w:t>
      </w:r>
      <w:r w:rsidR="00DB2517" w:rsidRPr="008459E8">
        <w:rPr>
          <w:rFonts w:ascii="Times New Roman" w:eastAsia="Times New Roman" w:hAnsi="Times New Roman" w:cs="Times New Roman"/>
          <w:bCs/>
          <w:sz w:val="24"/>
          <w:szCs w:val="24"/>
        </w:rPr>
        <w:t>This</w:t>
      </w:r>
      <w:r w:rsidR="00E836AA" w:rsidRPr="008459E8">
        <w:rPr>
          <w:rFonts w:ascii="Times New Roman" w:eastAsia="Times New Roman" w:hAnsi="Times New Roman" w:cs="Times New Roman"/>
          <w:bCs/>
          <w:sz w:val="24"/>
          <w:szCs w:val="24"/>
        </w:rPr>
        <w:t xml:space="preserve"> </w:t>
      </w:r>
      <w:r w:rsidR="000B16AE">
        <w:rPr>
          <w:rFonts w:ascii="Times New Roman" w:eastAsia="Times New Roman" w:hAnsi="Times New Roman" w:cs="Times New Roman"/>
          <w:bCs/>
          <w:sz w:val="24"/>
          <w:szCs w:val="24"/>
        </w:rPr>
        <w:t xml:space="preserve">trade-off between </w:t>
      </w:r>
      <w:r w:rsidR="002B4EC8">
        <w:rPr>
          <w:rFonts w:ascii="Times New Roman" w:eastAsia="Times New Roman" w:hAnsi="Times New Roman" w:cs="Times New Roman"/>
          <w:bCs/>
          <w:sz w:val="24"/>
          <w:szCs w:val="24"/>
        </w:rPr>
        <w:t xml:space="preserve">reward </w:t>
      </w:r>
      <w:r w:rsidR="000B16AE">
        <w:rPr>
          <w:rFonts w:ascii="Times New Roman" w:eastAsia="Times New Roman" w:hAnsi="Times New Roman" w:cs="Times New Roman"/>
          <w:bCs/>
          <w:sz w:val="24"/>
          <w:szCs w:val="24"/>
        </w:rPr>
        <w:t xml:space="preserve">size and </w:t>
      </w:r>
      <w:r w:rsidR="008B5352">
        <w:rPr>
          <w:rFonts w:ascii="Times New Roman" w:eastAsia="Times New Roman" w:hAnsi="Times New Roman" w:cs="Times New Roman"/>
          <w:bCs/>
          <w:sz w:val="24"/>
          <w:szCs w:val="24"/>
        </w:rPr>
        <w:t xml:space="preserve">delay </w:t>
      </w:r>
      <w:r w:rsidR="00DB2517" w:rsidRPr="008459E8">
        <w:rPr>
          <w:rFonts w:ascii="Times New Roman" w:eastAsia="Times New Roman" w:hAnsi="Times New Roman" w:cs="Times New Roman"/>
          <w:bCs/>
          <w:sz w:val="24"/>
          <w:szCs w:val="24"/>
        </w:rPr>
        <w:t xml:space="preserve">is </w:t>
      </w:r>
      <w:r w:rsidR="003369C5">
        <w:rPr>
          <w:rFonts w:ascii="Times New Roman" w:eastAsia="Times New Roman" w:hAnsi="Times New Roman" w:cs="Times New Roman"/>
          <w:bCs/>
          <w:sz w:val="24"/>
          <w:szCs w:val="24"/>
        </w:rPr>
        <w:t xml:space="preserve">central to </w:t>
      </w:r>
      <w:del w:id="36" w:author="Mark Eldridge" w:date="2025-05-14T16:07:00Z" w16du:dateUtc="2025-05-14T15:07:00Z">
        <w:r w:rsidR="003369C5" w:rsidDel="00551C22">
          <w:rPr>
            <w:rFonts w:ascii="Times New Roman" w:eastAsia="Times New Roman" w:hAnsi="Times New Roman" w:cs="Times New Roman"/>
            <w:bCs/>
            <w:sz w:val="24"/>
            <w:szCs w:val="24"/>
          </w:rPr>
          <w:delText>many</w:delText>
        </w:r>
        <w:r w:rsidR="00B910C2" w:rsidRPr="008459E8" w:rsidDel="00551C22">
          <w:rPr>
            <w:rFonts w:ascii="Times New Roman" w:eastAsia="Times New Roman" w:hAnsi="Times New Roman" w:cs="Times New Roman"/>
            <w:bCs/>
            <w:sz w:val="24"/>
            <w:szCs w:val="24"/>
          </w:rPr>
          <w:delText xml:space="preserve"> </w:delText>
        </w:r>
        <w:r w:rsidR="00C978BF" w:rsidRPr="008459E8" w:rsidDel="00551C22">
          <w:rPr>
            <w:rFonts w:ascii="Times New Roman" w:eastAsia="Times New Roman" w:hAnsi="Times New Roman" w:cs="Times New Roman"/>
            <w:bCs/>
            <w:sz w:val="24"/>
            <w:szCs w:val="24"/>
          </w:rPr>
          <w:delText>daily</w:delText>
        </w:r>
        <w:r w:rsidR="001D12C8" w:rsidDel="00551C22">
          <w:rPr>
            <w:rFonts w:ascii="Times New Roman" w:eastAsia="Times New Roman" w:hAnsi="Times New Roman" w:cs="Times New Roman"/>
            <w:bCs/>
            <w:sz w:val="24"/>
            <w:szCs w:val="24"/>
          </w:rPr>
          <w:delText xml:space="preserve"> </w:delText>
        </w:r>
      </w:del>
      <w:r w:rsidR="001D12C8">
        <w:rPr>
          <w:rFonts w:ascii="Times New Roman" w:eastAsia="Times New Roman" w:hAnsi="Times New Roman" w:cs="Times New Roman"/>
          <w:bCs/>
          <w:sz w:val="24"/>
          <w:szCs w:val="24"/>
        </w:rPr>
        <w:t>decisions</w:t>
      </w:r>
      <w:del w:id="37" w:author="Mark Eldridge" w:date="2025-05-14T16:07:00Z" w16du:dateUtc="2025-05-14T15:07:00Z">
        <w:r w:rsidR="00C978BF" w:rsidRPr="008459E8" w:rsidDel="00551C22">
          <w:rPr>
            <w:rFonts w:ascii="Times New Roman" w:eastAsia="Times New Roman" w:hAnsi="Times New Roman" w:cs="Times New Roman"/>
            <w:bCs/>
            <w:sz w:val="24"/>
            <w:szCs w:val="24"/>
          </w:rPr>
          <w:delText>,</w:delText>
        </w:r>
      </w:del>
      <w:r w:rsidR="00C978BF" w:rsidRPr="008459E8">
        <w:rPr>
          <w:rFonts w:ascii="Times New Roman" w:eastAsia="Times New Roman" w:hAnsi="Times New Roman" w:cs="Times New Roman"/>
          <w:bCs/>
          <w:sz w:val="24"/>
          <w:szCs w:val="24"/>
        </w:rPr>
        <w:t xml:space="preserve"> </w:t>
      </w:r>
      <w:del w:id="38" w:author="Mark Eldridge" w:date="2025-05-14T16:07:00Z" w16du:dateUtc="2025-05-14T15:07:00Z">
        <w:r w:rsidR="001D12C8" w:rsidDel="00E34D76">
          <w:rPr>
            <w:rFonts w:ascii="Times New Roman" w:eastAsia="Times New Roman" w:hAnsi="Times New Roman" w:cs="Times New Roman"/>
            <w:bCs/>
            <w:sz w:val="24"/>
            <w:szCs w:val="24"/>
          </w:rPr>
          <w:delText>from</w:delText>
        </w:r>
        <w:r w:rsidR="00C978BF" w:rsidRPr="008459E8" w:rsidDel="00E34D76">
          <w:rPr>
            <w:rFonts w:ascii="Times New Roman" w:eastAsia="Times New Roman" w:hAnsi="Times New Roman" w:cs="Times New Roman"/>
            <w:bCs/>
            <w:sz w:val="24"/>
            <w:szCs w:val="24"/>
          </w:rPr>
          <w:delText xml:space="preserve"> </w:delText>
        </w:r>
      </w:del>
      <w:ins w:id="39" w:author="Mark Eldridge" w:date="2025-05-14T16:07:00Z" w16du:dateUtc="2025-05-14T15:07:00Z">
        <w:r w:rsidR="00551C22">
          <w:rPr>
            <w:rFonts w:ascii="Times New Roman" w:eastAsia="Times New Roman" w:hAnsi="Times New Roman" w:cs="Times New Roman"/>
            <w:bCs/>
            <w:sz w:val="24"/>
            <w:szCs w:val="24"/>
          </w:rPr>
          <w:t>that involve</w:t>
        </w:r>
        <w:r w:rsidR="00E34D76" w:rsidRPr="008459E8">
          <w:rPr>
            <w:rFonts w:ascii="Times New Roman" w:eastAsia="Times New Roman" w:hAnsi="Times New Roman" w:cs="Times New Roman"/>
            <w:bCs/>
            <w:sz w:val="24"/>
            <w:szCs w:val="24"/>
          </w:rPr>
          <w:t xml:space="preserve"> </w:t>
        </w:r>
      </w:ins>
      <w:r w:rsidR="00E979CE" w:rsidRPr="008459E8">
        <w:rPr>
          <w:rFonts w:ascii="Times New Roman" w:eastAsia="Times New Roman" w:hAnsi="Times New Roman" w:cs="Times New Roman"/>
          <w:bCs/>
          <w:sz w:val="24"/>
          <w:szCs w:val="24"/>
        </w:rPr>
        <w:t>choos</w:t>
      </w:r>
      <w:r w:rsidR="001D12C8">
        <w:rPr>
          <w:rFonts w:ascii="Times New Roman" w:eastAsia="Times New Roman" w:hAnsi="Times New Roman" w:cs="Times New Roman"/>
          <w:bCs/>
          <w:sz w:val="24"/>
          <w:szCs w:val="24"/>
        </w:rPr>
        <w:t>ing</w:t>
      </w:r>
      <w:r w:rsidR="00E979CE" w:rsidRPr="008459E8">
        <w:rPr>
          <w:rFonts w:ascii="Times New Roman" w:eastAsia="Times New Roman" w:hAnsi="Times New Roman" w:cs="Times New Roman"/>
          <w:bCs/>
          <w:sz w:val="24"/>
          <w:szCs w:val="24"/>
        </w:rPr>
        <w:t xml:space="preserve"> </w:t>
      </w:r>
      <w:r w:rsidR="001F5170" w:rsidRPr="008459E8">
        <w:rPr>
          <w:rFonts w:ascii="Times New Roman" w:eastAsia="Times New Roman" w:hAnsi="Times New Roman" w:cs="Times New Roman"/>
          <w:bCs/>
          <w:sz w:val="24"/>
          <w:szCs w:val="24"/>
        </w:rPr>
        <w:t>something small now</w:t>
      </w:r>
      <w:r w:rsidR="001448FB" w:rsidRPr="008459E8">
        <w:rPr>
          <w:rFonts w:ascii="Times New Roman" w:eastAsia="Times New Roman" w:hAnsi="Times New Roman" w:cs="Times New Roman"/>
          <w:bCs/>
          <w:sz w:val="24"/>
          <w:szCs w:val="24"/>
        </w:rPr>
        <w:t xml:space="preserve"> </w:t>
      </w:r>
      <w:del w:id="40" w:author="Mark Eldridge" w:date="2025-05-14T16:07:00Z" w16du:dateUtc="2025-05-14T15:07:00Z">
        <w:r w:rsidR="00B10A59" w:rsidDel="00E34D76">
          <w:rPr>
            <w:rFonts w:ascii="Times New Roman" w:eastAsia="Times New Roman" w:hAnsi="Times New Roman" w:cs="Times New Roman"/>
            <w:bCs/>
            <w:sz w:val="24"/>
            <w:szCs w:val="24"/>
          </w:rPr>
          <w:delText xml:space="preserve">to </w:delText>
        </w:r>
      </w:del>
      <w:ins w:id="41" w:author="Mark Eldridge" w:date="2025-05-14T16:07:00Z" w16du:dateUtc="2025-05-14T15:07:00Z">
        <w:r w:rsidR="00E34D76">
          <w:rPr>
            <w:rFonts w:ascii="Times New Roman" w:eastAsia="Times New Roman" w:hAnsi="Times New Roman" w:cs="Times New Roman"/>
            <w:bCs/>
            <w:sz w:val="24"/>
            <w:szCs w:val="24"/>
          </w:rPr>
          <w:t>vs</w:t>
        </w:r>
        <w:r w:rsidR="00551C22">
          <w:rPr>
            <w:rFonts w:ascii="Times New Roman" w:eastAsia="Times New Roman" w:hAnsi="Times New Roman" w:cs="Times New Roman"/>
            <w:bCs/>
            <w:sz w:val="24"/>
            <w:szCs w:val="24"/>
          </w:rPr>
          <w:t>.</w:t>
        </w:r>
        <w:r w:rsidR="00E34D76">
          <w:rPr>
            <w:rFonts w:ascii="Times New Roman" w:eastAsia="Times New Roman" w:hAnsi="Times New Roman" w:cs="Times New Roman"/>
            <w:bCs/>
            <w:sz w:val="24"/>
            <w:szCs w:val="24"/>
          </w:rPr>
          <w:t xml:space="preserve"> </w:t>
        </w:r>
      </w:ins>
      <w:r w:rsidR="00B10A59">
        <w:rPr>
          <w:rFonts w:ascii="Times New Roman" w:eastAsia="Times New Roman" w:hAnsi="Times New Roman" w:cs="Times New Roman"/>
          <w:bCs/>
          <w:sz w:val="24"/>
          <w:szCs w:val="24"/>
        </w:rPr>
        <w:t>waiting for</w:t>
      </w:r>
      <w:r w:rsidR="001448FB" w:rsidRPr="008459E8">
        <w:rPr>
          <w:rFonts w:ascii="Times New Roman" w:eastAsia="Times New Roman" w:hAnsi="Times New Roman" w:cs="Times New Roman"/>
          <w:bCs/>
          <w:sz w:val="24"/>
          <w:szCs w:val="24"/>
        </w:rPr>
        <w:t xml:space="preserve"> </w:t>
      </w:r>
      <w:r w:rsidR="001F5170" w:rsidRPr="008459E8">
        <w:rPr>
          <w:rFonts w:ascii="Times New Roman" w:eastAsia="Times New Roman" w:hAnsi="Times New Roman" w:cs="Times New Roman"/>
          <w:bCs/>
          <w:sz w:val="24"/>
          <w:szCs w:val="24"/>
        </w:rPr>
        <w:t xml:space="preserve">something </w:t>
      </w:r>
      <w:r w:rsidR="006057F1">
        <w:rPr>
          <w:rFonts w:ascii="Times New Roman" w:eastAsia="Times New Roman" w:hAnsi="Times New Roman" w:cs="Times New Roman"/>
          <w:bCs/>
          <w:sz w:val="24"/>
          <w:szCs w:val="24"/>
        </w:rPr>
        <w:t>large</w:t>
      </w:r>
      <w:r w:rsidR="001F5170" w:rsidRPr="008459E8">
        <w:rPr>
          <w:rFonts w:ascii="Times New Roman" w:eastAsia="Times New Roman" w:hAnsi="Times New Roman" w:cs="Times New Roman"/>
          <w:bCs/>
          <w:sz w:val="24"/>
          <w:szCs w:val="24"/>
        </w:rPr>
        <w:t xml:space="preserve">r later. </w:t>
      </w:r>
    </w:p>
    <w:p w14:paraId="2E2F46A1" w14:textId="24CDC036" w:rsidR="00245A19" w:rsidRPr="008459E8" w:rsidRDefault="00185691" w:rsidP="00861538">
      <w:pPr>
        <w:pBdr>
          <w:top w:val="nil"/>
          <w:left w:val="nil"/>
          <w:bottom w:val="nil"/>
          <w:right w:val="nil"/>
          <w:between w:val="nil"/>
        </w:pBdr>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An</w:t>
      </w:r>
      <w:r w:rsidR="008E08C2">
        <w:rPr>
          <w:rFonts w:ascii="Times New Roman" w:eastAsia="Times New Roman" w:hAnsi="Times New Roman" w:cs="Times New Roman"/>
          <w:bCs/>
          <w:sz w:val="24"/>
          <w:szCs w:val="24"/>
        </w:rPr>
        <w:t xml:space="preserve"> example</w:t>
      </w:r>
      <w:r w:rsidR="00165DDA" w:rsidRPr="008459E8">
        <w:rPr>
          <w:rFonts w:ascii="Times New Roman" w:eastAsia="Times New Roman" w:hAnsi="Times New Roman" w:cs="Times New Roman"/>
          <w:bCs/>
          <w:sz w:val="24"/>
          <w:szCs w:val="24"/>
        </w:rPr>
        <w:t xml:space="preserve"> is the marshmallow test, </w:t>
      </w:r>
      <w:r w:rsidR="001D7834" w:rsidRPr="008459E8">
        <w:rPr>
          <w:rFonts w:ascii="Times New Roman" w:eastAsia="Times New Roman" w:hAnsi="Times New Roman" w:cs="Times New Roman"/>
          <w:bCs/>
          <w:sz w:val="24"/>
          <w:szCs w:val="24"/>
        </w:rPr>
        <w:t>in which</w:t>
      </w:r>
      <w:r w:rsidR="00613873" w:rsidRPr="008459E8">
        <w:rPr>
          <w:rFonts w:ascii="Times New Roman" w:eastAsia="Times New Roman" w:hAnsi="Times New Roman" w:cs="Times New Roman"/>
          <w:bCs/>
          <w:sz w:val="24"/>
          <w:szCs w:val="24"/>
        </w:rPr>
        <w:t xml:space="preserve"> children</w:t>
      </w:r>
      <w:r w:rsidR="00062092" w:rsidRPr="008459E8">
        <w:rPr>
          <w:rFonts w:ascii="Times New Roman" w:eastAsia="Times New Roman" w:hAnsi="Times New Roman" w:cs="Times New Roman"/>
          <w:bCs/>
          <w:sz w:val="24"/>
          <w:szCs w:val="24"/>
        </w:rPr>
        <w:t xml:space="preserve"> were given a choice between eating one marshmallow immediately or </w:t>
      </w:r>
      <w:r w:rsidR="00EA714E">
        <w:rPr>
          <w:rFonts w:ascii="Times New Roman" w:eastAsia="Times New Roman" w:hAnsi="Times New Roman" w:cs="Times New Roman"/>
          <w:bCs/>
          <w:sz w:val="24"/>
          <w:szCs w:val="24"/>
        </w:rPr>
        <w:t xml:space="preserve">waiting to receive </w:t>
      </w:r>
      <w:r w:rsidR="00062092" w:rsidRPr="008459E8">
        <w:rPr>
          <w:rFonts w:ascii="Times New Roman" w:eastAsia="Times New Roman" w:hAnsi="Times New Roman" w:cs="Times New Roman"/>
          <w:bCs/>
          <w:sz w:val="24"/>
          <w:szCs w:val="24"/>
        </w:rPr>
        <w:t>two</w:t>
      </w:r>
      <w:r w:rsidR="009A1258">
        <w:rPr>
          <w:rFonts w:ascii="Times New Roman" w:eastAsia="Times New Roman" w:hAnsi="Times New Roman" w:cs="Times New Roman"/>
          <w:bCs/>
          <w:sz w:val="24"/>
          <w:szCs w:val="24"/>
        </w:rPr>
        <w:t xml:space="preserve"> (</w:t>
      </w:r>
      <w:r w:rsidR="00EE1000" w:rsidRPr="00EE1000">
        <w:rPr>
          <w:rFonts w:ascii="Times New Roman" w:eastAsia="Times New Roman" w:hAnsi="Times New Roman" w:cs="Times New Roman"/>
          <w:b/>
          <w:sz w:val="24"/>
          <w:szCs w:val="24"/>
        </w:rPr>
        <w:t>Mischel and Ebbesen, 1970</w:t>
      </w:r>
      <w:r w:rsidR="00EE1000">
        <w:rPr>
          <w:rFonts w:ascii="Times New Roman" w:eastAsia="Times New Roman" w:hAnsi="Times New Roman" w:cs="Times New Roman"/>
          <w:bCs/>
          <w:sz w:val="24"/>
          <w:szCs w:val="24"/>
        </w:rPr>
        <w:t xml:space="preserve">) </w:t>
      </w:r>
      <w:commentRangeStart w:id="42"/>
      <w:r w:rsidR="002C066C">
        <w:rPr>
          <w:rFonts w:ascii="Times New Roman" w:eastAsia="Times New Roman" w:hAnsi="Times New Roman" w:cs="Times New Roman"/>
          <w:b/>
          <w:sz w:val="24"/>
          <w:szCs w:val="24"/>
        </w:rPr>
        <w:t>ref</w:t>
      </w:r>
      <w:commentRangeEnd w:id="42"/>
      <w:r w:rsidR="002C066C">
        <w:rPr>
          <w:rStyle w:val="CommentReference"/>
        </w:rPr>
        <w:commentReference w:id="42"/>
      </w:r>
      <w:r w:rsidR="009A1258" w:rsidRPr="009A1258">
        <w:rPr>
          <w:rFonts w:ascii="Times New Roman" w:eastAsia="Times New Roman" w:hAnsi="Times New Roman" w:cs="Times New Roman"/>
          <w:bCs/>
          <w:sz w:val="24"/>
          <w:szCs w:val="24"/>
        </w:rPr>
        <w:t>)</w:t>
      </w:r>
      <w:r w:rsidR="00062092" w:rsidRPr="008459E8">
        <w:rPr>
          <w:rFonts w:ascii="Times New Roman" w:eastAsia="Times New Roman" w:hAnsi="Times New Roman" w:cs="Times New Roman"/>
          <w:bCs/>
          <w:sz w:val="24"/>
          <w:szCs w:val="24"/>
        </w:rPr>
        <w:t xml:space="preserve">. </w:t>
      </w:r>
      <w:r w:rsidR="0017204D" w:rsidRPr="008459E8">
        <w:rPr>
          <w:rFonts w:ascii="Times New Roman" w:eastAsia="Times New Roman" w:hAnsi="Times New Roman" w:cs="Times New Roman"/>
          <w:bCs/>
          <w:sz w:val="24"/>
          <w:szCs w:val="24"/>
        </w:rPr>
        <w:t>Th</w:t>
      </w:r>
      <w:r w:rsidR="00EA714E">
        <w:rPr>
          <w:rFonts w:ascii="Times New Roman" w:eastAsia="Times New Roman" w:hAnsi="Times New Roman" w:cs="Times New Roman"/>
          <w:bCs/>
          <w:sz w:val="24"/>
          <w:szCs w:val="24"/>
        </w:rPr>
        <w:t>is</w:t>
      </w:r>
      <w:r w:rsidR="0017204D" w:rsidRPr="008459E8">
        <w:rPr>
          <w:rFonts w:ascii="Times New Roman" w:eastAsia="Times New Roman" w:hAnsi="Times New Roman" w:cs="Times New Roman"/>
          <w:bCs/>
          <w:sz w:val="24"/>
          <w:szCs w:val="24"/>
        </w:rPr>
        <w:t xml:space="preserve"> </w:t>
      </w:r>
      <w:r w:rsidR="00BA7D58" w:rsidRPr="008459E8">
        <w:rPr>
          <w:rFonts w:ascii="Times New Roman" w:eastAsia="Times New Roman" w:hAnsi="Times New Roman" w:cs="Times New Roman"/>
          <w:bCs/>
          <w:sz w:val="24"/>
          <w:szCs w:val="24"/>
        </w:rPr>
        <w:t xml:space="preserve">test </w:t>
      </w:r>
      <w:r w:rsidR="0017204D" w:rsidRPr="008459E8">
        <w:rPr>
          <w:rFonts w:ascii="Times New Roman" w:eastAsia="Times New Roman" w:hAnsi="Times New Roman" w:cs="Times New Roman"/>
          <w:bCs/>
          <w:sz w:val="24"/>
          <w:szCs w:val="24"/>
        </w:rPr>
        <w:t xml:space="preserve">revealed individual differences in how </w:t>
      </w:r>
      <w:r w:rsidR="006B7E50" w:rsidRPr="008459E8">
        <w:rPr>
          <w:rFonts w:ascii="Times New Roman" w:eastAsia="Times New Roman" w:hAnsi="Times New Roman" w:cs="Times New Roman"/>
          <w:bCs/>
          <w:sz w:val="24"/>
          <w:szCs w:val="24"/>
        </w:rPr>
        <w:t>children</w:t>
      </w:r>
      <w:r w:rsidR="0017204D" w:rsidRPr="008459E8">
        <w:rPr>
          <w:rFonts w:ascii="Times New Roman" w:eastAsia="Times New Roman" w:hAnsi="Times New Roman" w:cs="Times New Roman"/>
          <w:bCs/>
          <w:sz w:val="24"/>
          <w:szCs w:val="24"/>
        </w:rPr>
        <w:t xml:space="preserve"> </w:t>
      </w:r>
      <w:r w:rsidR="00723B0F">
        <w:rPr>
          <w:rFonts w:ascii="Times New Roman" w:eastAsia="Times New Roman" w:hAnsi="Times New Roman" w:cs="Times New Roman"/>
          <w:bCs/>
          <w:sz w:val="24"/>
          <w:szCs w:val="24"/>
        </w:rPr>
        <w:t>tolerate delay</w:t>
      </w:r>
      <w:r w:rsidR="00547CE4">
        <w:rPr>
          <w:rFonts w:ascii="Times New Roman" w:eastAsia="Times New Roman" w:hAnsi="Times New Roman" w:cs="Times New Roman"/>
          <w:bCs/>
          <w:sz w:val="24"/>
          <w:szCs w:val="24"/>
        </w:rPr>
        <w:t xml:space="preserve"> and </w:t>
      </w:r>
      <w:r w:rsidR="002F471A">
        <w:rPr>
          <w:rFonts w:ascii="Times New Roman" w:eastAsia="Times New Roman" w:hAnsi="Times New Roman" w:cs="Times New Roman"/>
          <w:bCs/>
          <w:sz w:val="24"/>
          <w:szCs w:val="24"/>
        </w:rPr>
        <w:t xml:space="preserve">in </w:t>
      </w:r>
      <w:r w:rsidR="00547CE4">
        <w:rPr>
          <w:rFonts w:ascii="Times New Roman" w:eastAsia="Times New Roman" w:hAnsi="Times New Roman" w:cs="Times New Roman"/>
          <w:bCs/>
          <w:sz w:val="24"/>
          <w:szCs w:val="24"/>
        </w:rPr>
        <w:t>self-control</w:t>
      </w:r>
      <w:r w:rsidR="0008495F" w:rsidRPr="008459E8">
        <w:rPr>
          <w:rFonts w:ascii="Times New Roman" w:eastAsia="Times New Roman" w:hAnsi="Times New Roman" w:cs="Times New Roman"/>
          <w:bCs/>
          <w:sz w:val="24"/>
          <w:szCs w:val="24"/>
        </w:rPr>
        <w:t xml:space="preserve">, with some children resisting </w:t>
      </w:r>
      <w:r w:rsidR="008E5317" w:rsidRPr="008459E8">
        <w:rPr>
          <w:rFonts w:ascii="Times New Roman" w:eastAsia="Times New Roman" w:hAnsi="Times New Roman" w:cs="Times New Roman"/>
          <w:bCs/>
          <w:sz w:val="24"/>
          <w:szCs w:val="24"/>
        </w:rPr>
        <w:t>immediate</w:t>
      </w:r>
      <w:r w:rsidR="0008495F" w:rsidRPr="008459E8">
        <w:rPr>
          <w:rFonts w:ascii="Times New Roman" w:eastAsia="Times New Roman" w:hAnsi="Times New Roman" w:cs="Times New Roman"/>
          <w:bCs/>
          <w:sz w:val="24"/>
          <w:szCs w:val="24"/>
        </w:rPr>
        <w:t xml:space="preserve"> </w:t>
      </w:r>
      <w:r w:rsidR="00167529">
        <w:rPr>
          <w:rFonts w:ascii="Times New Roman" w:eastAsia="Times New Roman" w:hAnsi="Times New Roman" w:cs="Times New Roman"/>
          <w:bCs/>
          <w:sz w:val="24"/>
          <w:szCs w:val="24"/>
        </w:rPr>
        <w:t xml:space="preserve">gratification and </w:t>
      </w:r>
      <w:r w:rsidR="0008495F" w:rsidRPr="008459E8">
        <w:rPr>
          <w:rFonts w:ascii="Times New Roman" w:eastAsia="Times New Roman" w:hAnsi="Times New Roman" w:cs="Times New Roman"/>
          <w:bCs/>
          <w:sz w:val="24"/>
          <w:szCs w:val="24"/>
        </w:rPr>
        <w:t xml:space="preserve">others </w:t>
      </w:r>
      <w:del w:id="43" w:author="Mark Eldridge" w:date="2025-05-14T16:08:00Z" w16du:dateUtc="2025-05-14T15:08:00Z">
        <w:r w:rsidR="001C0135" w:rsidRPr="008459E8" w:rsidDel="009B2DFA">
          <w:rPr>
            <w:rFonts w:ascii="Times New Roman" w:eastAsia="Times New Roman" w:hAnsi="Times New Roman" w:cs="Times New Roman"/>
            <w:bCs/>
            <w:sz w:val="24"/>
            <w:szCs w:val="24"/>
          </w:rPr>
          <w:delText>were tempted by</w:delText>
        </w:r>
      </w:del>
      <w:ins w:id="44" w:author="Mark Eldridge" w:date="2025-05-14T16:08:00Z" w16du:dateUtc="2025-05-14T15:08:00Z">
        <w:r w:rsidR="009B2DFA">
          <w:rPr>
            <w:rFonts w:ascii="Times New Roman" w:eastAsia="Times New Roman" w:hAnsi="Times New Roman" w:cs="Times New Roman"/>
            <w:bCs/>
            <w:sz w:val="24"/>
            <w:szCs w:val="24"/>
          </w:rPr>
          <w:t>succumbing to</w:t>
        </w:r>
      </w:ins>
      <w:r w:rsidR="001C0135" w:rsidRPr="008459E8">
        <w:rPr>
          <w:rFonts w:ascii="Times New Roman" w:eastAsia="Times New Roman" w:hAnsi="Times New Roman" w:cs="Times New Roman"/>
          <w:bCs/>
          <w:sz w:val="24"/>
          <w:szCs w:val="24"/>
        </w:rPr>
        <w:t xml:space="preserve"> </w:t>
      </w:r>
      <w:r w:rsidR="00D02045">
        <w:rPr>
          <w:rFonts w:ascii="Times New Roman" w:eastAsia="Times New Roman" w:hAnsi="Times New Roman" w:cs="Times New Roman"/>
          <w:bCs/>
          <w:sz w:val="24"/>
          <w:szCs w:val="24"/>
        </w:rPr>
        <w:t>it</w:t>
      </w:r>
      <w:r w:rsidR="001C0135" w:rsidRPr="008459E8">
        <w:rPr>
          <w:rFonts w:ascii="Times New Roman" w:eastAsia="Times New Roman" w:hAnsi="Times New Roman" w:cs="Times New Roman"/>
          <w:bCs/>
          <w:sz w:val="24"/>
          <w:szCs w:val="24"/>
        </w:rPr>
        <w:t>.</w:t>
      </w:r>
      <w:r w:rsidR="00EC1BAF" w:rsidRPr="008459E8">
        <w:rPr>
          <w:rFonts w:ascii="Times New Roman" w:eastAsia="Times New Roman" w:hAnsi="Times New Roman" w:cs="Times New Roman"/>
          <w:bCs/>
          <w:sz w:val="24"/>
          <w:szCs w:val="24"/>
        </w:rPr>
        <w:t xml:space="preserve"> </w:t>
      </w:r>
    </w:p>
    <w:p w14:paraId="77E9A64E" w14:textId="61B45072" w:rsidR="00BC414C" w:rsidRDefault="002F16DF" w:rsidP="00FF68F0">
      <w:pPr>
        <w:pBdr>
          <w:top w:val="nil"/>
          <w:left w:val="nil"/>
          <w:bottom w:val="nil"/>
          <w:right w:val="nil"/>
          <w:between w:val="nil"/>
        </w:pBdr>
        <w:spacing w:after="0" w:line="480" w:lineRule="auto"/>
        <w:ind w:firstLine="360"/>
        <w:rPr>
          <w:rFonts w:ascii="Times New Roman" w:eastAsia="Times New Roman" w:hAnsi="Times New Roman" w:cs="Times New Roman"/>
          <w:bCs/>
          <w:sz w:val="24"/>
          <w:szCs w:val="24"/>
        </w:rPr>
      </w:pPr>
      <w:r w:rsidRPr="008459E8">
        <w:rPr>
          <w:rFonts w:ascii="Times New Roman" w:eastAsia="Times New Roman" w:hAnsi="Times New Roman" w:cs="Times New Roman"/>
          <w:bCs/>
          <w:sz w:val="24"/>
          <w:szCs w:val="24"/>
        </w:rPr>
        <w:t xml:space="preserve">Similar </w:t>
      </w:r>
      <w:r w:rsidR="00E74681">
        <w:rPr>
          <w:rFonts w:ascii="Times New Roman" w:eastAsia="Times New Roman" w:hAnsi="Times New Roman" w:cs="Times New Roman"/>
          <w:bCs/>
          <w:sz w:val="24"/>
          <w:szCs w:val="24"/>
        </w:rPr>
        <w:t>variability</w:t>
      </w:r>
      <w:r w:rsidRPr="008459E8">
        <w:rPr>
          <w:rFonts w:ascii="Times New Roman" w:eastAsia="Times New Roman" w:hAnsi="Times New Roman" w:cs="Times New Roman"/>
          <w:bCs/>
          <w:sz w:val="24"/>
          <w:szCs w:val="24"/>
        </w:rPr>
        <w:t xml:space="preserve"> </w:t>
      </w:r>
      <w:r w:rsidR="00E74681">
        <w:rPr>
          <w:rFonts w:ascii="Times New Roman" w:eastAsia="Times New Roman" w:hAnsi="Times New Roman" w:cs="Times New Roman"/>
          <w:bCs/>
          <w:sz w:val="24"/>
          <w:szCs w:val="24"/>
        </w:rPr>
        <w:t>has been</w:t>
      </w:r>
      <w:r w:rsidR="00FF36E2">
        <w:rPr>
          <w:rFonts w:ascii="Times New Roman" w:eastAsia="Times New Roman" w:hAnsi="Times New Roman" w:cs="Times New Roman"/>
          <w:bCs/>
          <w:sz w:val="24"/>
          <w:szCs w:val="24"/>
        </w:rPr>
        <w:t xml:space="preserve"> observed</w:t>
      </w:r>
      <w:r w:rsidRPr="008459E8">
        <w:rPr>
          <w:rFonts w:ascii="Times New Roman" w:eastAsia="Times New Roman" w:hAnsi="Times New Roman" w:cs="Times New Roman"/>
          <w:bCs/>
          <w:sz w:val="24"/>
          <w:szCs w:val="24"/>
        </w:rPr>
        <w:t xml:space="preserve"> in animals</w:t>
      </w:r>
      <w:r w:rsidR="00105266">
        <w:rPr>
          <w:rFonts w:ascii="Times New Roman" w:eastAsia="Times New Roman" w:hAnsi="Times New Roman" w:cs="Times New Roman"/>
          <w:bCs/>
          <w:sz w:val="24"/>
          <w:szCs w:val="24"/>
        </w:rPr>
        <w:t>.</w:t>
      </w:r>
      <w:r w:rsidRPr="008459E8">
        <w:rPr>
          <w:rFonts w:ascii="Times New Roman" w:eastAsia="Times New Roman" w:hAnsi="Times New Roman" w:cs="Times New Roman"/>
          <w:bCs/>
          <w:sz w:val="24"/>
          <w:szCs w:val="24"/>
        </w:rPr>
        <w:t xml:space="preserve"> </w:t>
      </w:r>
      <w:r w:rsidR="0011631F">
        <w:rPr>
          <w:rFonts w:ascii="Times New Roman" w:eastAsia="Times New Roman" w:hAnsi="Times New Roman" w:cs="Times New Roman"/>
          <w:bCs/>
          <w:sz w:val="24"/>
          <w:szCs w:val="24"/>
        </w:rPr>
        <w:t>I</w:t>
      </w:r>
      <w:r w:rsidR="00BC414C" w:rsidRPr="00BC414C">
        <w:rPr>
          <w:rFonts w:ascii="Times New Roman" w:eastAsia="Times New Roman" w:hAnsi="Times New Roman" w:cs="Times New Roman"/>
          <w:bCs/>
          <w:sz w:val="24"/>
          <w:szCs w:val="24"/>
        </w:rPr>
        <w:t xml:space="preserve">n foraging </w:t>
      </w:r>
      <w:r w:rsidR="00AF7AB3">
        <w:rPr>
          <w:rFonts w:ascii="Times New Roman" w:eastAsia="Times New Roman" w:hAnsi="Times New Roman" w:cs="Times New Roman"/>
          <w:bCs/>
          <w:sz w:val="24"/>
          <w:szCs w:val="24"/>
        </w:rPr>
        <w:t>scenarios</w:t>
      </w:r>
      <w:r w:rsidR="00BC414C" w:rsidRPr="00BC414C">
        <w:rPr>
          <w:rFonts w:ascii="Times New Roman" w:eastAsia="Times New Roman" w:hAnsi="Times New Roman" w:cs="Times New Roman"/>
          <w:bCs/>
          <w:sz w:val="24"/>
          <w:szCs w:val="24"/>
        </w:rPr>
        <w:t xml:space="preserve">, animals often face trade-offs between immediate but smaller food sources and delayed but more substantial ones, and their choices can vary depending on environmental conditions, </w:t>
      </w:r>
      <w:r w:rsidR="008C694B">
        <w:rPr>
          <w:rFonts w:ascii="Times New Roman" w:eastAsia="Times New Roman" w:hAnsi="Times New Roman" w:cs="Times New Roman"/>
          <w:bCs/>
          <w:sz w:val="24"/>
          <w:szCs w:val="24"/>
        </w:rPr>
        <w:t>individual</w:t>
      </w:r>
      <w:r w:rsidR="00BC414C" w:rsidRPr="00BC414C">
        <w:rPr>
          <w:rFonts w:ascii="Times New Roman" w:eastAsia="Times New Roman" w:hAnsi="Times New Roman" w:cs="Times New Roman"/>
          <w:bCs/>
          <w:sz w:val="24"/>
          <w:szCs w:val="24"/>
        </w:rPr>
        <w:t xml:space="preserve"> experience</w:t>
      </w:r>
      <w:r w:rsidR="00CA4E20">
        <w:rPr>
          <w:rFonts w:ascii="Times New Roman" w:eastAsia="Times New Roman" w:hAnsi="Times New Roman" w:cs="Times New Roman"/>
          <w:bCs/>
          <w:sz w:val="24"/>
          <w:szCs w:val="24"/>
        </w:rPr>
        <w:t xml:space="preserve"> </w:t>
      </w:r>
      <w:r w:rsidR="000207E1">
        <w:rPr>
          <w:rFonts w:ascii="Times New Roman" w:eastAsia="Times New Roman" w:hAnsi="Times New Roman" w:cs="Times New Roman"/>
          <w:bCs/>
          <w:sz w:val="24"/>
          <w:szCs w:val="24"/>
        </w:rPr>
        <w:t xml:space="preserve">and individual differences </w:t>
      </w:r>
      <w:r w:rsidR="00CA4E20">
        <w:rPr>
          <w:rFonts w:ascii="Times New Roman" w:eastAsia="Times New Roman" w:hAnsi="Times New Roman" w:cs="Times New Roman"/>
          <w:bCs/>
          <w:sz w:val="24"/>
          <w:szCs w:val="24"/>
        </w:rPr>
        <w:t>(</w:t>
      </w:r>
      <w:commentRangeStart w:id="45"/>
      <w:r w:rsidR="001458B6" w:rsidRPr="001458B6">
        <w:rPr>
          <w:rFonts w:ascii="Times New Roman" w:eastAsia="Times New Roman" w:hAnsi="Times New Roman" w:cs="Times New Roman"/>
          <w:b/>
          <w:sz w:val="24"/>
          <w:szCs w:val="24"/>
        </w:rPr>
        <w:t>Trevail et al., 2019</w:t>
      </w:r>
      <w:commentRangeEnd w:id="45"/>
      <w:r w:rsidR="001458B6" w:rsidRPr="001458B6">
        <w:rPr>
          <w:rStyle w:val="CommentReference"/>
          <w:b/>
        </w:rPr>
        <w:commentReference w:id="45"/>
      </w:r>
      <w:r w:rsidR="000207E1">
        <w:rPr>
          <w:rFonts w:ascii="Times New Roman" w:eastAsia="Times New Roman" w:hAnsi="Times New Roman" w:cs="Times New Roman"/>
          <w:b/>
          <w:sz w:val="24"/>
          <w:szCs w:val="24"/>
        </w:rPr>
        <w:t xml:space="preserve">; </w:t>
      </w:r>
      <w:commentRangeStart w:id="46"/>
      <w:r w:rsidR="008B696E">
        <w:rPr>
          <w:rFonts w:ascii="Times New Roman" w:eastAsia="Times New Roman" w:hAnsi="Times New Roman" w:cs="Times New Roman"/>
          <w:b/>
          <w:sz w:val="24"/>
          <w:szCs w:val="24"/>
        </w:rPr>
        <w:t>Eccard et al., 2020</w:t>
      </w:r>
      <w:commentRangeEnd w:id="46"/>
      <w:r w:rsidR="00C33795">
        <w:rPr>
          <w:rStyle w:val="CommentReference"/>
        </w:rPr>
        <w:commentReference w:id="46"/>
      </w:r>
      <w:r w:rsidR="008B696E">
        <w:rPr>
          <w:rFonts w:ascii="Times New Roman" w:eastAsia="Times New Roman" w:hAnsi="Times New Roman" w:cs="Times New Roman"/>
          <w:b/>
          <w:sz w:val="24"/>
          <w:szCs w:val="24"/>
        </w:rPr>
        <w:t xml:space="preserve">; </w:t>
      </w:r>
      <w:commentRangeStart w:id="47"/>
      <w:r w:rsidR="0091337F">
        <w:rPr>
          <w:rFonts w:ascii="Times New Roman" w:eastAsia="Times New Roman" w:hAnsi="Times New Roman" w:cs="Times New Roman"/>
          <w:b/>
          <w:sz w:val="24"/>
          <w:szCs w:val="24"/>
        </w:rPr>
        <w:t>Walker et al., 2023</w:t>
      </w:r>
      <w:commentRangeEnd w:id="47"/>
      <w:r w:rsidR="005C780A">
        <w:rPr>
          <w:rStyle w:val="CommentReference"/>
        </w:rPr>
        <w:commentReference w:id="47"/>
      </w:r>
      <w:r w:rsidR="001458B6">
        <w:rPr>
          <w:rFonts w:ascii="Times New Roman" w:eastAsia="Times New Roman" w:hAnsi="Times New Roman" w:cs="Times New Roman"/>
          <w:bCs/>
          <w:sz w:val="24"/>
          <w:szCs w:val="24"/>
        </w:rPr>
        <w:t>)</w:t>
      </w:r>
      <w:r w:rsidR="00BC414C">
        <w:rPr>
          <w:rFonts w:ascii="Times New Roman" w:eastAsia="Times New Roman" w:hAnsi="Times New Roman" w:cs="Times New Roman"/>
          <w:bCs/>
          <w:sz w:val="24"/>
          <w:szCs w:val="24"/>
        </w:rPr>
        <w:t xml:space="preserve">. </w:t>
      </w:r>
      <w:r w:rsidR="00BC414C" w:rsidRPr="00BC414C">
        <w:rPr>
          <w:rFonts w:ascii="Times New Roman" w:eastAsia="Times New Roman" w:hAnsi="Times New Roman" w:cs="Times New Roman"/>
          <w:bCs/>
          <w:sz w:val="24"/>
          <w:szCs w:val="24"/>
        </w:rPr>
        <w:t xml:space="preserve"> </w:t>
      </w:r>
    </w:p>
    <w:p w14:paraId="407FC55B" w14:textId="558BCE1C" w:rsidR="00266AE3" w:rsidRDefault="00266AE3" w:rsidP="00266AE3">
      <w:pPr>
        <w:pBdr>
          <w:top w:val="nil"/>
          <w:left w:val="nil"/>
          <w:bottom w:val="nil"/>
          <w:right w:val="nil"/>
          <w:between w:val="nil"/>
        </w:pBdr>
        <w:spacing w:after="0" w:line="480" w:lineRule="auto"/>
        <w:rPr>
          <w:rFonts w:ascii="Times New Roman" w:eastAsia="Times New Roman" w:hAnsi="Times New Roman" w:cs="Times New Roman"/>
          <w:bCs/>
          <w:sz w:val="24"/>
          <w:szCs w:val="24"/>
        </w:rPr>
      </w:pPr>
      <w:del w:id="48" w:author="Mark Eldridge" w:date="2025-05-14T16:09:00Z" w16du:dateUtc="2025-05-14T15:09:00Z">
        <w:r w:rsidRPr="00266AE3" w:rsidDel="00B11268">
          <w:rPr>
            <w:rFonts w:ascii="Times New Roman" w:eastAsia="Times New Roman" w:hAnsi="Times New Roman" w:cs="Times New Roman"/>
            <w:bCs/>
            <w:sz w:val="24"/>
            <w:szCs w:val="24"/>
          </w:rPr>
          <w:delText xml:space="preserve">While </w:delText>
        </w:r>
      </w:del>
      <w:ins w:id="49" w:author="Mark Eldridge" w:date="2025-05-14T16:09:00Z" w16du:dateUtc="2025-05-14T15:09:00Z">
        <w:r w:rsidR="00B11268">
          <w:rPr>
            <w:rFonts w:ascii="Times New Roman" w:eastAsia="Times New Roman" w:hAnsi="Times New Roman" w:cs="Times New Roman"/>
            <w:bCs/>
            <w:sz w:val="24"/>
            <w:szCs w:val="24"/>
          </w:rPr>
          <w:t>Although</w:t>
        </w:r>
        <w:r w:rsidR="00B11268" w:rsidRPr="00266AE3">
          <w:rPr>
            <w:rFonts w:ascii="Times New Roman" w:eastAsia="Times New Roman" w:hAnsi="Times New Roman" w:cs="Times New Roman"/>
            <w:bCs/>
            <w:sz w:val="24"/>
            <w:szCs w:val="24"/>
          </w:rPr>
          <w:t xml:space="preserve"> </w:t>
        </w:r>
      </w:ins>
      <w:r w:rsidRPr="00266AE3">
        <w:rPr>
          <w:rFonts w:ascii="Times New Roman" w:eastAsia="Times New Roman" w:hAnsi="Times New Roman" w:cs="Times New Roman"/>
          <w:bCs/>
          <w:sz w:val="24"/>
          <w:szCs w:val="24"/>
        </w:rPr>
        <w:t>temporal discounting is commonly viewed as the result of general valuation processes, these decisions also appear to reflect adaptive strategies shaped by both internal states and external demands</w:t>
      </w:r>
      <w:ins w:id="50" w:author="Mark Eldridge" w:date="2025-05-14T16:10:00Z" w16du:dateUtc="2025-05-14T15:10:00Z">
        <w:r w:rsidR="00F70C80">
          <w:rPr>
            <w:rFonts w:ascii="Times New Roman" w:eastAsia="Times New Roman" w:hAnsi="Times New Roman" w:cs="Times New Roman"/>
            <w:bCs/>
            <w:sz w:val="24"/>
            <w:szCs w:val="24"/>
          </w:rPr>
          <w:t>, such as…</w:t>
        </w:r>
      </w:ins>
      <w:ins w:id="51" w:author="Mark Eldridge" w:date="2025-05-14T16:09:00Z" w16du:dateUtc="2025-05-14T15:09:00Z">
        <w:r w:rsidR="001A05A6">
          <w:rPr>
            <w:rFonts w:ascii="Times New Roman" w:eastAsia="Times New Roman" w:hAnsi="Times New Roman" w:cs="Times New Roman"/>
            <w:bCs/>
            <w:sz w:val="24"/>
            <w:szCs w:val="24"/>
          </w:rPr>
          <w:t xml:space="preserve"> [refs]</w:t>
        </w:r>
      </w:ins>
      <w:r w:rsidRPr="00266AE3">
        <w:rPr>
          <w:rFonts w:ascii="Times New Roman" w:eastAsia="Times New Roman" w:hAnsi="Times New Roman" w:cs="Times New Roman"/>
          <w:bCs/>
          <w:sz w:val="24"/>
          <w:szCs w:val="24"/>
        </w:rPr>
        <w:t>.</w:t>
      </w:r>
    </w:p>
    <w:p w14:paraId="615AE693" w14:textId="3052FFD0" w:rsidR="00211070" w:rsidRDefault="001179C1" w:rsidP="00211070">
      <w:pPr>
        <w:pBdr>
          <w:top w:val="nil"/>
          <w:left w:val="nil"/>
          <w:bottom w:val="nil"/>
          <w:right w:val="nil"/>
          <w:between w:val="nil"/>
        </w:pBdr>
        <w:spacing w:after="0" w:line="480" w:lineRule="auto"/>
        <w:ind w:firstLine="360"/>
        <w:rPr>
          <w:rFonts w:ascii="Times New Roman" w:eastAsia="Times New Roman" w:hAnsi="Times New Roman" w:cs="Times New Roman"/>
          <w:bCs/>
          <w:sz w:val="24"/>
          <w:szCs w:val="24"/>
        </w:rPr>
      </w:pPr>
      <w:del w:id="52" w:author="Mark Eldridge" w:date="2025-05-14T16:10:00Z" w16du:dateUtc="2025-05-14T15:10:00Z">
        <w:r w:rsidRPr="001179C1" w:rsidDel="00F70C80">
          <w:rPr>
            <w:rFonts w:ascii="Times New Roman" w:eastAsia="Times New Roman" w:hAnsi="Times New Roman" w:cs="Times New Roman"/>
            <w:bCs/>
            <w:sz w:val="24"/>
            <w:szCs w:val="24"/>
          </w:rPr>
          <w:delText xml:space="preserve">The </w:delText>
        </w:r>
      </w:del>
      <w:ins w:id="53" w:author="Mark Eldridge" w:date="2025-05-14T16:10:00Z" w16du:dateUtc="2025-05-14T15:10:00Z">
        <w:r w:rsidR="00F70C80">
          <w:rPr>
            <w:rFonts w:ascii="Times New Roman" w:eastAsia="Times New Roman" w:hAnsi="Times New Roman" w:cs="Times New Roman"/>
            <w:bCs/>
            <w:sz w:val="24"/>
            <w:szCs w:val="24"/>
          </w:rPr>
          <w:t>How the</w:t>
        </w:r>
        <w:r w:rsidR="00F70C80" w:rsidRPr="001179C1">
          <w:rPr>
            <w:rFonts w:ascii="Times New Roman" w:eastAsia="Times New Roman" w:hAnsi="Times New Roman" w:cs="Times New Roman"/>
            <w:bCs/>
            <w:sz w:val="24"/>
            <w:szCs w:val="24"/>
          </w:rPr>
          <w:t xml:space="preserve"> </w:t>
        </w:r>
      </w:ins>
      <w:r w:rsidRPr="001179C1">
        <w:rPr>
          <w:rFonts w:ascii="Times New Roman" w:eastAsia="Times New Roman" w:hAnsi="Times New Roman" w:cs="Times New Roman"/>
          <w:bCs/>
          <w:sz w:val="24"/>
          <w:szCs w:val="24"/>
        </w:rPr>
        <w:t>brain</w:t>
      </w:r>
      <w:del w:id="54" w:author="Mark Eldridge" w:date="2025-05-14T16:10:00Z" w16du:dateUtc="2025-05-14T15:10:00Z">
        <w:r w:rsidRPr="001179C1" w:rsidDel="00F70C80">
          <w:rPr>
            <w:rFonts w:ascii="Times New Roman" w:eastAsia="Times New Roman" w:hAnsi="Times New Roman" w:cs="Times New Roman"/>
            <w:bCs/>
            <w:sz w:val="24"/>
            <w:szCs w:val="24"/>
          </w:rPr>
          <w:delText>’s</w:delText>
        </w:r>
      </w:del>
      <w:r w:rsidRPr="001179C1">
        <w:rPr>
          <w:rFonts w:ascii="Times New Roman" w:eastAsia="Times New Roman" w:hAnsi="Times New Roman" w:cs="Times New Roman"/>
          <w:bCs/>
          <w:sz w:val="24"/>
          <w:szCs w:val="24"/>
        </w:rPr>
        <w:t xml:space="preserve"> </w:t>
      </w:r>
      <w:del w:id="55" w:author="Mark Eldridge" w:date="2025-05-14T16:10:00Z" w16du:dateUtc="2025-05-14T15:10:00Z">
        <w:r w:rsidRPr="001179C1" w:rsidDel="00F70C80">
          <w:rPr>
            <w:rFonts w:ascii="Times New Roman" w:eastAsia="Times New Roman" w:hAnsi="Times New Roman" w:cs="Times New Roman"/>
            <w:bCs/>
            <w:sz w:val="24"/>
            <w:szCs w:val="24"/>
          </w:rPr>
          <w:delText xml:space="preserve">ability to </w:delText>
        </w:r>
      </w:del>
      <w:r w:rsidRPr="001179C1">
        <w:rPr>
          <w:rFonts w:ascii="Times New Roman" w:eastAsia="Times New Roman" w:hAnsi="Times New Roman" w:cs="Times New Roman"/>
          <w:bCs/>
          <w:sz w:val="24"/>
          <w:szCs w:val="24"/>
        </w:rPr>
        <w:t>integrate</w:t>
      </w:r>
      <w:ins w:id="56" w:author="Mark Eldridge" w:date="2025-05-14T16:10:00Z" w16du:dateUtc="2025-05-14T15:10:00Z">
        <w:r w:rsidR="00F70C80">
          <w:rPr>
            <w:rFonts w:ascii="Times New Roman" w:eastAsia="Times New Roman" w:hAnsi="Times New Roman" w:cs="Times New Roman"/>
            <w:bCs/>
            <w:sz w:val="24"/>
            <w:szCs w:val="24"/>
          </w:rPr>
          <w:t>s</w:t>
        </w:r>
      </w:ins>
      <w:r w:rsidRPr="001179C1">
        <w:rPr>
          <w:rFonts w:ascii="Times New Roman" w:eastAsia="Times New Roman" w:hAnsi="Times New Roman" w:cs="Times New Roman"/>
          <w:bCs/>
          <w:sz w:val="24"/>
          <w:szCs w:val="24"/>
        </w:rPr>
        <w:t xml:space="preserve"> reward and delay information to guide decision-making is not fully understood. </w:t>
      </w:r>
      <w:r w:rsidR="00211070">
        <w:rPr>
          <w:rFonts w:ascii="Times New Roman" w:eastAsia="Times New Roman" w:hAnsi="Times New Roman" w:cs="Times New Roman"/>
          <w:bCs/>
          <w:sz w:val="24"/>
          <w:szCs w:val="24"/>
        </w:rPr>
        <w:t>Previous research has shown that t</w:t>
      </w:r>
      <w:r w:rsidR="00211070" w:rsidRPr="00D96140">
        <w:rPr>
          <w:rFonts w:ascii="Times New Roman" w:eastAsia="Times New Roman" w:hAnsi="Times New Roman" w:cs="Times New Roman"/>
          <w:bCs/>
          <w:sz w:val="24"/>
          <w:szCs w:val="24"/>
        </w:rPr>
        <w:t>he dorsolateral prefrontal cortex (</w:t>
      </w:r>
      <w:proofErr w:type="spellStart"/>
      <w:r w:rsidR="00211070" w:rsidRPr="00D96140">
        <w:rPr>
          <w:rFonts w:ascii="Times New Roman" w:eastAsia="Times New Roman" w:hAnsi="Times New Roman" w:cs="Times New Roman"/>
          <w:bCs/>
          <w:sz w:val="24"/>
          <w:szCs w:val="24"/>
        </w:rPr>
        <w:t>dlPFC</w:t>
      </w:r>
      <w:proofErr w:type="spellEnd"/>
      <w:r w:rsidR="00211070" w:rsidRPr="00D96140">
        <w:rPr>
          <w:rFonts w:ascii="Times New Roman" w:eastAsia="Times New Roman" w:hAnsi="Times New Roman" w:cs="Times New Roman"/>
          <w:bCs/>
          <w:sz w:val="24"/>
          <w:szCs w:val="24"/>
        </w:rPr>
        <w:t xml:space="preserve">) </w:t>
      </w:r>
      <w:r w:rsidR="00B363C2">
        <w:rPr>
          <w:rFonts w:ascii="Times New Roman" w:eastAsia="Times New Roman" w:hAnsi="Times New Roman" w:cs="Times New Roman"/>
          <w:bCs/>
          <w:sz w:val="24"/>
          <w:szCs w:val="24"/>
        </w:rPr>
        <w:t>plays a key role in</w:t>
      </w:r>
      <w:r w:rsidR="00211070" w:rsidRPr="00D96140">
        <w:rPr>
          <w:rFonts w:ascii="Times New Roman" w:eastAsia="Times New Roman" w:hAnsi="Times New Roman" w:cs="Times New Roman"/>
          <w:bCs/>
          <w:sz w:val="24"/>
          <w:szCs w:val="24"/>
        </w:rPr>
        <w:t xml:space="preserve"> value-</w:t>
      </w:r>
      <w:r w:rsidR="00211070">
        <w:rPr>
          <w:rFonts w:ascii="Times New Roman" w:eastAsia="Times New Roman" w:hAnsi="Times New Roman" w:cs="Times New Roman"/>
          <w:bCs/>
          <w:sz w:val="24"/>
          <w:szCs w:val="24"/>
        </w:rPr>
        <w:t>guided behavior</w:t>
      </w:r>
      <w:r w:rsidR="00211070" w:rsidRPr="00D96140">
        <w:rPr>
          <w:rFonts w:ascii="Times New Roman" w:eastAsia="Times New Roman" w:hAnsi="Times New Roman" w:cs="Times New Roman"/>
          <w:bCs/>
          <w:sz w:val="24"/>
          <w:szCs w:val="24"/>
        </w:rPr>
        <w:t xml:space="preserve"> </w:t>
      </w:r>
      <w:r w:rsidR="00211070">
        <w:rPr>
          <w:rFonts w:ascii="Times New Roman" w:eastAsia="Times New Roman" w:hAnsi="Times New Roman" w:cs="Times New Roman"/>
          <w:bCs/>
          <w:sz w:val="24"/>
          <w:szCs w:val="24"/>
        </w:rPr>
        <w:t xml:space="preserve">(Barraclough et al., 2004; Hutcherson et al., 2012 </w:t>
      </w:r>
      <w:commentRangeStart w:id="57"/>
      <w:r w:rsidR="00211070" w:rsidRPr="004341B6">
        <w:rPr>
          <w:rFonts w:ascii="Times New Roman" w:eastAsia="Times New Roman" w:hAnsi="Times New Roman" w:cs="Times New Roman"/>
          <w:b/>
          <w:sz w:val="24"/>
          <w:szCs w:val="24"/>
        </w:rPr>
        <w:t>ref</w:t>
      </w:r>
      <w:commentRangeEnd w:id="57"/>
      <w:r w:rsidR="00211070">
        <w:rPr>
          <w:rStyle w:val="CommentReference"/>
        </w:rPr>
        <w:commentReference w:id="57"/>
      </w:r>
      <w:r w:rsidR="00211070">
        <w:rPr>
          <w:rFonts w:ascii="Times New Roman" w:eastAsia="Times New Roman" w:hAnsi="Times New Roman" w:cs="Times New Roman"/>
          <w:bCs/>
          <w:sz w:val="24"/>
          <w:szCs w:val="24"/>
        </w:rPr>
        <w:t xml:space="preserve">) </w:t>
      </w:r>
      <w:r w:rsidR="00211070" w:rsidRPr="00D96140">
        <w:rPr>
          <w:rFonts w:ascii="Times New Roman" w:eastAsia="Times New Roman" w:hAnsi="Times New Roman" w:cs="Times New Roman"/>
          <w:bCs/>
          <w:sz w:val="24"/>
          <w:szCs w:val="24"/>
        </w:rPr>
        <w:t>and self-control</w:t>
      </w:r>
      <w:r w:rsidR="00211070">
        <w:rPr>
          <w:rFonts w:ascii="Times New Roman" w:eastAsia="Times New Roman" w:hAnsi="Times New Roman" w:cs="Times New Roman"/>
          <w:bCs/>
          <w:sz w:val="24"/>
          <w:szCs w:val="24"/>
        </w:rPr>
        <w:t xml:space="preserve"> (</w:t>
      </w:r>
      <w:commentRangeStart w:id="58"/>
      <w:r w:rsidR="00211070" w:rsidRPr="004341B6">
        <w:rPr>
          <w:rFonts w:ascii="Times New Roman" w:eastAsia="Times New Roman" w:hAnsi="Times New Roman" w:cs="Times New Roman"/>
          <w:b/>
          <w:sz w:val="24"/>
          <w:szCs w:val="24"/>
        </w:rPr>
        <w:t>ref</w:t>
      </w:r>
      <w:commentRangeEnd w:id="58"/>
      <w:r w:rsidR="00211070">
        <w:rPr>
          <w:rStyle w:val="CommentReference"/>
        </w:rPr>
        <w:commentReference w:id="58"/>
      </w:r>
      <w:r w:rsidR="00211070">
        <w:rPr>
          <w:rFonts w:ascii="Times New Roman" w:eastAsia="Times New Roman" w:hAnsi="Times New Roman" w:cs="Times New Roman"/>
          <w:bCs/>
          <w:sz w:val="24"/>
          <w:szCs w:val="24"/>
        </w:rPr>
        <w:t>)</w:t>
      </w:r>
      <w:ins w:id="59" w:author="Mark Eldridge" w:date="2025-05-14T16:11:00Z" w16du:dateUtc="2025-05-14T15:11:00Z">
        <w:r w:rsidR="00C857E9">
          <w:rPr>
            <w:rFonts w:ascii="Times New Roman" w:eastAsia="Times New Roman" w:hAnsi="Times New Roman" w:cs="Times New Roman"/>
            <w:bCs/>
            <w:sz w:val="24"/>
            <w:szCs w:val="24"/>
          </w:rPr>
          <w:t xml:space="preserve">. </w:t>
        </w:r>
        <w:proofErr w:type="spellStart"/>
        <w:r w:rsidR="00C857E9">
          <w:rPr>
            <w:rFonts w:ascii="Times New Roman" w:eastAsia="Times New Roman" w:hAnsi="Times New Roman" w:cs="Times New Roman"/>
            <w:bCs/>
            <w:sz w:val="24"/>
            <w:szCs w:val="24"/>
          </w:rPr>
          <w:t>dlPFC</w:t>
        </w:r>
      </w:ins>
      <w:proofErr w:type="spellEnd"/>
      <w:del w:id="60" w:author="Mark Eldridge" w:date="2025-05-14T16:11:00Z" w16du:dateUtc="2025-05-14T15:11:00Z">
        <w:r w:rsidR="00211070" w:rsidRPr="00D96140" w:rsidDel="00C857E9">
          <w:rPr>
            <w:rFonts w:ascii="Times New Roman" w:eastAsia="Times New Roman" w:hAnsi="Times New Roman" w:cs="Times New Roman"/>
            <w:bCs/>
            <w:sz w:val="24"/>
            <w:szCs w:val="24"/>
          </w:rPr>
          <w:delText>,</w:delText>
        </w:r>
      </w:del>
      <w:r w:rsidR="00211070" w:rsidRPr="00D96140">
        <w:rPr>
          <w:rFonts w:ascii="Times New Roman" w:eastAsia="Times New Roman" w:hAnsi="Times New Roman" w:cs="Times New Roman"/>
          <w:bCs/>
          <w:sz w:val="24"/>
          <w:szCs w:val="24"/>
        </w:rPr>
        <w:t xml:space="preserve"> </w:t>
      </w:r>
      <w:r w:rsidR="00B363C2">
        <w:rPr>
          <w:rFonts w:ascii="Times New Roman" w:eastAsia="Times New Roman" w:hAnsi="Times New Roman" w:cs="Times New Roman"/>
          <w:bCs/>
          <w:sz w:val="24"/>
          <w:szCs w:val="24"/>
        </w:rPr>
        <w:t>encod</w:t>
      </w:r>
      <w:ins w:id="61" w:author="Mark Eldridge" w:date="2025-05-14T16:11:00Z" w16du:dateUtc="2025-05-14T15:11:00Z">
        <w:r w:rsidR="00C857E9">
          <w:rPr>
            <w:rFonts w:ascii="Times New Roman" w:eastAsia="Times New Roman" w:hAnsi="Times New Roman" w:cs="Times New Roman"/>
            <w:bCs/>
            <w:sz w:val="24"/>
            <w:szCs w:val="24"/>
          </w:rPr>
          <w:t>es</w:t>
        </w:r>
      </w:ins>
      <w:del w:id="62" w:author="Mark Eldridge" w:date="2025-05-14T16:11:00Z" w16du:dateUtc="2025-05-14T15:11:00Z">
        <w:r w:rsidR="00B363C2" w:rsidDel="00C857E9">
          <w:rPr>
            <w:rFonts w:ascii="Times New Roman" w:eastAsia="Times New Roman" w:hAnsi="Times New Roman" w:cs="Times New Roman"/>
            <w:bCs/>
            <w:sz w:val="24"/>
            <w:szCs w:val="24"/>
          </w:rPr>
          <w:delText>ing</w:delText>
        </w:r>
      </w:del>
      <w:r w:rsidR="00211070" w:rsidRPr="00D96140">
        <w:rPr>
          <w:rFonts w:ascii="Times New Roman" w:eastAsia="Times New Roman" w:hAnsi="Times New Roman" w:cs="Times New Roman"/>
          <w:bCs/>
          <w:sz w:val="24"/>
          <w:szCs w:val="24"/>
        </w:rPr>
        <w:t xml:space="preserve"> reward magnitude, delay, and </w:t>
      </w:r>
      <w:r w:rsidR="00211070">
        <w:rPr>
          <w:rFonts w:ascii="Times New Roman" w:eastAsia="Times New Roman" w:hAnsi="Times New Roman" w:cs="Times New Roman"/>
          <w:bCs/>
          <w:sz w:val="24"/>
          <w:szCs w:val="24"/>
        </w:rPr>
        <w:t xml:space="preserve">their </w:t>
      </w:r>
      <w:r w:rsidR="00211070" w:rsidRPr="00D96140">
        <w:rPr>
          <w:rFonts w:ascii="Times New Roman" w:eastAsia="Times New Roman" w:hAnsi="Times New Roman" w:cs="Times New Roman"/>
          <w:bCs/>
          <w:sz w:val="24"/>
          <w:szCs w:val="24"/>
        </w:rPr>
        <w:t>interaction</w:t>
      </w:r>
      <w:r w:rsidR="00211070">
        <w:rPr>
          <w:rFonts w:ascii="Times New Roman" w:eastAsia="Times New Roman" w:hAnsi="Times New Roman" w:cs="Times New Roman"/>
          <w:bCs/>
          <w:sz w:val="24"/>
          <w:szCs w:val="24"/>
        </w:rPr>
        <w:t xml:space="preserve"> to compute temporally discounted values (</w:t>
      </w:r>
      <w:commentRangeStart w:id="63"/>
      <w:r w:rsidR="00211070" w:rsidRPr="00D96140">
        <w:rPr>
          <w:rFonts w:ascii="Times New Roman" w:eastAsia="Times New Roman" w:hAnsi="Times New Roman" w:cs="Times New Roman"/>
          <w:b/>
          <w:sz w:val="24"/>
          <w:szCs w:val="24"/>
        </w:rPr>
        <w:t>ref</w:t>
      </w:r>
      <w:commentRangeEnd w:id="63"/>
      <w:r w:rsidR="00211070">
        <w:rPr>
          <w:rStyle w:val="CommentReference"/>
        </w:rPr>
        <w:commentReference w:id="63"/>
      </w:r>
      <w:r w:rsidR="00211070">
        <w:rPr>
          <w:rFonts w:ascii="Times New Roman" w:eastAsia="Times New Roman" w:hAnsi="Times New Roman" w:cs="Times New Roman"/>
          <w:bCs/>
          <w:sz w:val="24"/>
          <w:szCs w:val="24"/>
        </w:rPr>
        <w:t>)</w:t>
      </w:r>
      <w:r w:rsidR="00211070" w:rsidRPr="00D96140">
        <w:rPr>
          <w:rFonts w:ascii="Times New Roman" w:eastAsia="Times New Roman" w:hAnsi="Times New Roman" w:cs="Times New Roman"/>
          <w:bCs/>
          <w:sz w:val="24"/>
          <w:szCs w:val="24"/>
        </w:rPr>
        <w:t>.</w:t>
      </w:r>
      <w:r w:rsidR="00211070">
        <w:rPr>
          <w:rFonts w:ascii="Times New Roman" w:eastAsia="Times New Roman" w:hAnsi="Times New Roman" w:cs="Times New Roman"/>
          <w:bCs/>
          <w:sz w:val="24"/>
          <w:szCs w:val="24"/>
        </w:rPr>
        <w:t xml:space="preserve"> </w:t>
      </w:r>
    </w:p>
    <w:p w14:paraId="10D8F146" w14:textId="633648FA" w:rsidR="0065490A" w:rsidRPr="005D1BEE" w:rsidRDefault="00477468" w:rsidP="00506E76">
      <w:pPr>
        <w:pBdr>
          <w:top w:val="nil"/>
          <w:left w:val="nil"/>
          <w:bottom w:val="nil"/>
          <w:right w:val="nil"/>
          <w:between w:val="nil"/>
        </w:pBdr>
        <w:spacing w:after="0" w:line="480" w:lineRule="auto"/>
        <w:ind w:firstLine="360"/>
        <w:rPr>
          <w:rFonts w:ascii="Times New Roman" w:eastAsia="Times New Roman" w:hAnsi="Times New Roman" w:cs="Times New Roman"/>
          <w:sz w:val="24"/>
          <w:szCs w:val="24"/>
        </w:rPr>
      </w:pPr>
      <w:r w:rsidRPr="005D1BEE">
        <w:rPr>
          <w:rFonts w:ascii="Times New Roman" w:eastAsia="Times New Roman" w:hAnsi="Times New Roman" w:cs="Times New Roman"/>
          <w:sz w:val="24"/>
          <w:szCs w:val="24"/>
        </w:rPr>
        <w:t xml:space="preserve">However, less is known about how these computations evolve over time or whether </w:t>
      </w:r>
      <w:del w:id="64" w:author="Mark Eldridge" w:date="2025-05-14T16:12:00Z" w16du:dateUtc="2025-05-14T15:12:00Z">
        <w:r w:rsidRPr="005D1BEE" w:rsidDel="00AC0B57">
          <w:rPr>
            <w:rFonts w:ascii="Times New Roman" w:eastAsia="Times New Roman" w:hAnsi="Times New Roman" w:cs="Times New Roman"/>
            <w:sz w:val="24"/>
            <w:szCs w:val="24"/>
          </w:rPr>
          <w:delText>additional task-related timing</w:delText>
        </w:r>
      </w:del>
      <w:ins w:id="65" w:author="Mark Eldridge" w:date="2025-05-14T16:12:00Z" w16du:dateUtc="2025-05-14T15:12:00Z">
        <w:r w:rsidR="00AC0B57">
          <w:rPr>
            <w:rFonts w:ascii="Times New Roman" w:eastAsia="Times New Roman" w:hAnsi="Times New Roman" w:cs="Times New Roman"/>
            <w:sz w:val="24"/>
            <w:szCs w:val="24"/>
          </w:rPr>
          <w:t>contextual demands</w:t>
        </w:r>
      </w:ins>
      <w:r w:rsidRPr="005D1BEE">
        <w:rPr>
          <w:rFonts w:ascii="Times New Roman" w:eastAsia="Times New Roman" w:hAnsi="Times New Roman" w:cs="Times New Roman"/>
          <w:sz w:val="24"/>
          <w:szCs w:val="24"/>
        </w:rPr>
        <w:t xml:space="preserve">, such </w:t>
      </w:r>
      <w:r w:rsidR="00794A23" w:rsidRPr="005D1BEE">
        <w:rPr>
          <w:rFonts w:ascii="Times New Roman" w:eastAsia="Times New Roman" w:hAnsi="Times New Roman" w:cs="Times New Roman"/>
          <w:sz w:val="24"/>
          <w:szCs w:val="24"/>
        </w:rPr>
        <w:t xml:space="preserve">as </w:t>
      </w:r>
      <w:r w:rsidRPr="005D1BEE">
        <w:rPr>
          <w:rFonts w:ascii="Times New Roman" w:eastAsia="Times New Roman" w:hAnsi="Times New Roman" w:cs="Times New Roman"/>
          <w:sz w:val="24"/>
          <w:szCs w:val="24"/>
        </w:rPr>
        <w:t>delayed opportunity to act, modulate</w:t>
      </w:r>
      <w:del w:id="66" w:author="Mark Eldridge" w:date="2025-05-14T16:12:00Z" w16du:dateUtc="2025-05-14T15:12:00Z">
        <w:r w:rsidRPr="005D1BEE" w:rsidDel="00F841E3">
          <w:rPr>
            <w:rFonts w:ascii="Times New Roman" w:eastAsia="Times New Roman" w:hAnsi="Times New Roman" w:cs="Times New Roman"/>
            <w:sz w:val="24"/>
            <w:szCs w:val="24"/>
          </w:rPr>
          <w:delText>s</w:delText>
        </w:r>
      </w:del>
      <w:r w:rsidRPr="005D1BEE">
        <w:rPr>
          <w:rFonts w:ascii="Times New Roman" w:eastAsia="Times New Roman" w:hAnsi="Times New Roman" w:cs="Times New Roman"/>
          <w:sz w:val="24"/>
          <w:szCs w:val="24"/>
        </w:rPr>
        <w:t xml:space="preserve"> the value computation process.</w:t>
      </w:r>
    </w:p>
    <w:p w14:paraId="76CE3B64" w14:textId="77777777" w:rsidR="002464B0" w:rsidRDefault="002464B0" w:rsidP="00C5103A">
      <w:pPr>
        <w:pBdr>
          <w:top w:val="nil"/>
          <w:left w:val="nil"/>
          <w:bottom w:val="nil"/>
          <w:right w:val="nil"/>
          <w:between w:val="nil"/>
        </w:pBdr>
        <w:spacing w:after="0" w:line="480" w:lineRule="auto"/>
        <w:rPr>
          <w:ins w:id="67" w:author="Mark Eldridge" w:date="2025-05-14T16:31:00Z" w16du:dateUtc="2025-05-14T15:31:00Z"/>
          <w:rFonts w:ascii="Times New Roman" w:eastAsia="Times New Roman" w:hAnsi="Times New Roman" w:cs="Times New Roman"/>
          <w:bCs/>
          <w:sz w:val="24"/>
          <w:szCs w:val="24"/>
        </w:rPr>
      </w:pPr>
      <w:commentRangeStart w:id="68"/>
      <w:ins w:id="69" w:author="Mark Eldridge" w:date="2025-05-14T16:31:00Z" w16du:dateUtc="2025-05-14T15:31:00Z">
        <w:r>
          <w:rPr>
            <w:rFonts w:ascii="Times New Roman" w:eastAsia="Times New Roman" w:hAnsi="Times New Roman" w:cs="Times New Roman"/>
            <w:bCs/>
            <w:sz w:val="24"/>
            <w:szCs w:val="24"/>
          </w:rPr>
          <w:t>Methods</w:t>
        </w:r>
      </w:ins>
      <w:commentRangeEnd w:id="68"/>
      <w:ins w:id="70" w:author="Mark Eldridge" w:date="2025-05-14T16:32:00Z" w16du:dateUtc="2025-05-14T15:32:00Z">
        <w:r w:rsidR="003E3E46">
          <w:rPr>
            <w:rStyle w:val="CommentReference"/>
          </w:rPr>
          <w:commentReference w:id="68"/>
        </w:r>
      </w:ins>
    </w:p>
    <w:p w14:paraId="4F1FB981" w14:textId="6E4B4E8C" w:rsidR="00C5103A" w:rsidRPr="005D1BEE" w:rsidRDefault="00477468" w:rsidP="00C5103A">
      <w:pPr>
        <w:pBdr>
          <w:top w:val="nil"/>
          <w:left w:val="nil"/>
          <w:bottom w:val="nil"/>
          <w:right w:val="nil"/>
          <w:between w:val="nil"/>
        </w:pBdr>
        <w:spacing w:after="0" w:line="480" w:lineRule="auto"/>
        <w:rPr>
          <w:rFonts w:ascii="Times New Roman" w:hAnsi="Times New Roman" w:cs="Times New Roman"/>
          <w:bCs/>
          <w:sz w:val="24"/>
          <w:szCs w:val="24"/>
          <w:highlight w:val="yellow"/>
        </w:rPr>
      </w:pPr>
      <w:r w:rsidRPr="005D1BEE">
        <w:rPr>
          <w:rFonts w:ascii="Times New Roman" w:eastAsia="Times New Roman" w:hAnsi="Times New Roman" w:cs="Times New Roman"/>
          <w:bCs/>
          <w:sz w:val="24"/>
          <w:szCs w:val="24"/>
        </w:rPr>
        <w:lastRenderedPageBreak/>
        <w:t>In this study,</w:t>
      </w:r>
      <w:r w:rsidR="00283544" w:rsidRPr="005D1BEE">
        <w:rPr>
          <w:rFonts w:ascii="Times New Roman" w:eastAsia="Times New Roman" w:hAnsi="Times New Roman" w:cs="Times New Roman"/>
          <w:bCs/>
          <w:sz w:val="24"/>
          <w:szCs w:val="24"/>
        </w:rPr>
        <w:t xml:space="preserve"> we recorded single-neuron activity </w:t>
      </w:r>
      <w:r w:rsidR="003119D6" w:rsidRPr="005D1BEE">
        <w:rPr>
          <w:rFonts w:ascii="Times New Roman" w:eastAsia="Times New Roman" w:hAnsi="Times New Roman" w:cs="Times New Roman"/>
          <w:bCs/>
          <w:sz w:val="24"/>
          <w:szCs w:val="24"/>
        </w:rPr>
        <w:t>in</w:t>
      </w:r>
      <w:r w:rsidR="00283544" w:rsidRPr="005D1BEE">
        <w:rPr>
          <w:rFonts w:ascii="Times New Roman" w:eastAsia="Times New Roman" w:hAnsi="Times New Roman" w:cs="Times New Roman"/>
          <w:bCs/>
          <w:sz w:val="24"/>
          <w:szCs w:val="24"/>
        </w:rPr>
        <w:t xml:space="preserve"> the </w:t>
      </w:r>
      <w:proofErr w:type="spellStart"/>
      <w:r w:rsidR="00283544" w:rsidRPr="005D1BEE">
        <w:rPr>
          <w:rFonts w:ascii="Times New Roman" w:eastAsia="Times New Roman" w:hAnsi="Times New Roman" w:cs="Times New Roman"/>
          <w:bCs/>
          <w:sz w:val="24"/>
          <w:szCs w:val="24"/>
        </w:rPr>
        <w:t>dlPFC</w:t>
      </w:r>
      <w:proofErr w:type="spellEnd"/>
      <w:r w:rsidR="00283544" w:rsidRPr="005D1BEE">
        <w:rPr>
          <w:rFonts w:ascii="Times New Roman" w:eastAsia="Times New Roman" w:hAnsi="Times New Roman" w:cs="Times New Roman"/>
          <w:bCs/>
          <w:sz w:val="24"/>
          <w:szCs w:val="24"/>
        </w:rPr>
        <w:t xml:space="preserve"> of two monkeys performing a temporal discounting task.</w:t>
      </w:r>
      <w:r w:rsidR="00054E9E" w:rsidRPr="005D1BEE">
        <w:rPr>
          <w:rFonts w:ascii="Times New Roman" w:eastAsia="Times New Roman" w:hAnsi="Times New Roman" w:cs="Times New Roman"/>
          <w:bCs/>
          <w:sz w:val="24"/>
          <w:szCs w:val="24"/>
        </w:rPr>
        <w:t xml:space="preserve"> </w:t>
      </w:r>
      <w:r w:rsidR="00FB4FE7" w:rsidRPr="005D1BEE">
        <w:rPr>
          <w:rFonts w:ascii="Times New Roman" w:eastAsia="Times New Roman" w:hAnsi="Times New Roman" w:cs="Times New Roman"/>
          <w:bCs/>
          <w:sz w:val="24"/>
          <w:szCs w:val="24"/>
        </w:rPr>
        <w:t>Each trial involved an offer that</w:t>
      </w:r>
      <w:r w:rsidR="00F001E0" w:rsidRPr="005D1BEE">
        <w:rPr>
          <w:rFonts w:ascii="Times New Roman" w:eastAsia="Times New Roman" w:hAnsi="Times New Roman" w:cs="Times New Roman"/>
          <w:bCs/>
          <w:sz w:val="24"/>
          <w:szCs w:val="24"/>
        </w:rPr>
        <w:t xml:space="preserve"> </w:t>
      </w:r>
      <w:r w:rsidR="005348A4" w:rsidRPr="005D1BEE">
        <w:rPr>
          <w:rFonts w:ascii="Times New Roman" w:eastAsia="Times New Roman" w:hAnsi="Times New Roman" w:cs="Times New Roman"/>
          <w:bCs/>
          <w:sz w:val="24"/>
          <w:szCs w:val="24"/>
        </w:rPr>
        <w:t>varied</w:t>
      </w:r>
      <w:r w:rsidR="00F001E0" w:rsidRPr="005D1BEE">
        <w:rPr>
          <w:rFonts w:ascii="Times New Roman" w:eastAsia="Times New Roman" w:hAnsi="Times New Roman" w:cs="Times New Roman"/>
          <w:bCs/>
          <w:sz w:val="24"/>
          <w:szCs w:val="24"/>
        </w:rPr>
        <w:t xml:space="preserve"> in</w:t>
      </w:r>
      <w:r w:rsidR="0021687E" w:rsidRPr="005D1BEE">
        <w:rPr>
          <w:rFonts w:ascii="Times New Roman" w:eastAsia="Times New Roman" w:hAnsi="Times New Roman" w:cs="Times New Roman"/>
          <w:bCs/>
          <w:sz w:val="24"/>
          <w:szCs w:val="24"/>
        </w:rPr>
        <w:t xml:space="preserve"> </w:t>
      </w:r>
      <w:r w:rsidR="00054E9E" w:rsidRPr="005D1BEE">
        <w:rPr>
          <w:rFonts w:ascii="Times New Roman" w:eastAsia="Times New Roman" w:hAnsi="Times New Roman" w:cs="Times New Roman"/>
          <w:bCs/>
          <w:sz w:val="24"/>
          <w:szCs w:val="24"/>
        </w:rPr>
        <w:t>reward magnitude</w:t>
      </w:r>
      <w:del w:id="71" w:author="Mark Eldridge" w:date="2025-05-14T16:12:00Z" w16du:dateUtc="2025-05-14T15:12:00Z">
        <w:r w:rsidR="00054E9E" w:rsidRPr="005D1BEE" w:rsidDel="00F841E3">
          <w:rPr>
            <w:rFonts w:ascii="Times New Roman" w:eastAsia="Times New Roman" w:hAnsi="Times New Roman" w:cs="Times New Roman"/>
            <w:bCs/>
            <w:sz w:val="24"/>
            <w:szCs w:val="24"/>
          </w:rPr>
          <w:delText>s</w:delText>
        </w:r>
      </w:del>
      <w:r w:rsidR="00054E9E" w:rsidRPr="005D1BEE">
        <w:rPr>
          <w:rFonts w:ascii="Times New Roman" w:eastAsia="Times New Roman" w:hAnsi="Times New Roman" w:cs="Times New Roman"/>
          <w:bCs/>
          <w:sz w:val="24"/>
          <w:szCs w:val="24"/>
        </w:rPr>
        <w:t xml:space="preserve"> (2, 4, or 6 drops) and delay</w:t>
      </w:r>
      <w:r w:rsidR="00DC5E60" w:rsidRPr="005D1BEE">
        <w:rPr>
          <w:rFonts w:ascii="Times New Roman" w:eastAsia="Times New Roman" w:hAnsi="Times New Roman" w:cs="Times New Roman"/>
          <w:bCs/>
          <w:sz w:val="24"/>
          <w:szCs w:val="24"/>
        </w:rPr>
        <w:t xml:space="preserve"> </w:t>
      </w:r>
      <w:r w:rsidR="00054E9E" w:rsidRPr="005D1BEE">
        <w:rPr>
          <w:rFonts w:ascii="Times New Roman" w:eastAsia="Times New Roman" w:hAnsi="Times New Roman" w:cs="Times New Roman"/>
          <w:bCs/>
          <w:sz w:val="24"/>
          <w:szCs w:val="24"/>
        </w:rPr>
        <w:t>(</w:t>
      </w:r>
      <w:r w:rsidR="00920C4B" w:rsidRPr="005D1BEE">
        <w:rPr>
          <w:rFonts w:ascii="Times New Roman" w:eastAsia="Times New Roman" w:hAnsi="Times New Roman" w:cs="Times New Roman"/>
          <w:bCs/>
          <w:sz w:val="24"/>
          <w:szCs w:val="24"/>
        </w:rPr>
        <w:t>1</w:t>
      </w:r>
      <w:r w:rsidR="00054E9E" w:rsidRPr="005D1BEE">
        <w:rPr>
          <w:rFonts w:ascii="Times New Roman" w:eastAsia="Times New Roman" w:hAnsi="Times New Roman" w:cs="Times New Roman"/>
          <w:bCs/>
          <w:sz w:val="24"/>
          <w:szCs w:val="24"/>
        </w:rPr>
        <w:t>, 5, or 10 seconds)</w:t>
      </w:r>
      <w:r w:rsidR="00F55374" w:rsidRPr="005D1BEE">
        <w:rPr>
          <w:rFonts w:ascii="Times New Roman" w:eastAsia="Times New Roman" w:hAnsi="Times New Roman" w:cs="Times New Roman"/>
          <w:bCs/>
          <w:sz w:val="24"/>
          <w:szCs w:val="24"/>
        </w:rPr>
        <w:t>.</w:t>
      </w:r>
      <w:r w:rsidR="00B22450" w:rsidRPr="005D1BEE">
        <w:rPr>
          <w:rFonts w:ascii="Times New Roman" w:eastAsia="Times New Roman" w:hAnsi="Times New Roman" w:cs="Times New Roman"/>
          <w:bCs/>
          <w:sz w:val="24"/>
          <w:szCs w:val="24"/>
        </w:rPr>
        <w:t xml:space="preserve"> </w:t>
      </w:r>
      <w:r w:rsidR="00DC5E60" w:rsidRPr="005D1BEE">
        <w:rPr>
          <w:rFonts w:ascii="Times New Roman" w:eastAsia="Times New Roman" w:hAnsi="Times New Roman" w:cs="Times New Roman"/>
          <w:bCs/>
          <w:sz w:val="24"/>
          <w:szCs w:val="24"/>
        </w:rPr>
        <w:t>The animals had</w:t>
      </w:r>
      <w:r w:rsidR="007F42AC" w:rsidRPr="005D1BEE">
        <w:rPr>
          <w:rFonts w:ascii="Times New Roman" w:eastAsia="Times New Roman" w:hAnsi="Times New Roman" w:cs="Times New Roman"/>
          <w:bCs/>
          <w:sz w:val="24"/>
          <w:szCs w:val="24"/>
        </w:rPr>
        <w:t xml:space="preserve"> </w:t>
      </w:r>
      <w:r w:rsidR="00054E9E" w:rsidRPr="005D1BEE">
        <w:rPr>
          <w:rFonts w:ascii="Times New Roman" w:eastAsia="Times New Roman" w:hAnsi="Times New Roman" w:cs="Times New Roman"/>
          <w:bCs/>
          <w:sz w:val="24"/>
          <w:szCs w:val="24"/>
        </w:rPr>
        <w:t xml:space="preserve">to decide whether to accept or reject the offer </w:t>
      </w:r>
      <w:del w:id="72" w:author="Mark Eldridge" w:date="2025-05-14T16:13:00Z" w16du:dateUtc="2025-05-14T15:13:00Z">
        <w:r w:rsidR="00054E9E" w:rsidRPr="005D1BEE" w:rsidDel="00966788">
          <w:rPr>
            <w:rFonts w:ascii="Times New Roman" w:eastAsia="Times New Roman" w:hAnsi="Times New Roman" w:cs="Times New Roman"/>
            <w:bCs/>
            <w:sz w:val="24"/>
            <w:szCs w:val="24"/>
          </w:rPr>
          <w:delText>based on</w:delText>
        </w:r>
      </w:del>
      <w:ins w:id="73" w:author="Mark Eldridge" w:date="2025-05-14T16:13:00Z" w16du:dateUtc="2025-05-14T15:13:00Z">
        <w:r w:rsidR="00966788">
          <w:rPr>
            <w:rFonts w:ascii="Times New Roman" w:eastAsia="Times New Roman" w:hAnsi="Times New Roman" w:cs="Times New Roman"/>
            <w:bCs/>
            <w:sz w:val="24"/>
            <w:szCs w:val="24"/>
          </w:rPr>
          <w:t>when</w:t>
        </w:r>
      </w:ins>
      <w:r w:rsidR="00054E9E" w:rsidRPr="005D1BEE">
        <w:rPr>
          <w:rFonts w:ascii="Times New Roman" w:eastAsia="Times New Roman" w:hAnsi="Times New Roman" w:cs="Times New Roman"/>
          <w:bCs/>
          <w:sz w:val="24"/>
          <w:szCs w:val="24"/>
        </w:rPr>
        <w:t xml:space="preserve"> a visual </w:t>
      </w:r>
      <w:r w:rsidR="00B22450" w:rsidRPr="005D1BEE">
        <w:rPr>
          <w:rFonts w:ascii="Times New Roman" w:eastAsia="Times New Roman" w:hAnsi="Times New Roman" w:cs="Times New Roman"/>
          <w:bCs/>
          <w:sz w:val="24"/>
          <w:szCs w:val="24"/>
        </w:rPr>
        <w:t>go-signal</w:t>
      </w:r>
      <w:ins w:id="74" w:author="Mark Eldridge" w:date="2025-05-14T16:13:00Z" w16du:dateUtc="2025-05-14T15:13:00Z">
        <w:r w:rsidR="00966788">
          <w:rPr>
            <w:rFonts w:ascii="Times New Roman" w:eastAsia="Times New Roman" w:hAnsi="Times New Roman" w:cs="Times New Roman"/>
            <w:bCs/>
            <w:sz w:val="24"/>
            <w:szCs w:val="24"/>
          </w:rPr>
          <w:t xml:space="preserve"> was presented</w:t>
        </w:r>
      </w:ins>
      <w:r w:rsidR="00054E9E" w:rsidRPr="005D1BEE">
        <w:rPr>
          <w:rFonts w:ascii="Times New Roman" w:eastAsia="Times New Roman" w:hAnsi="Times New Roman" w:cs="Times New Roman"/>
          <w:bCs/>
          <w:sz w:val="24"/>
          <w:szCs w:val="24"/>
        </w:rPr>
        <w:t>.</w:t>
      </w:r>
      <w:r w:rsidR="00093684" w:rsidRPr="005D1BEE">
        <w:rPr>
          <w:rFonts w:ascii="Times New Roman" w:hAnsi="Times New Roman" w:cs="Times New Roman"/>
          <w:bCs/>
          <w:sz w:val="24"/>
          <w:szCs w:val="24"/>
        </w:rPr>
        <w:t xml:space="preserve"> </w:t>
      </w:r>
    </w:p>
    <w:p w14:paraId="575E2D1B" w14:textId="673F1811" w:rsidR="00C5103A" w:rsidRPr="006B7FEB" w:rsidRDefault="00C5103A" w:rsidP="00C5103A">
      <w:pPr>
        <w:pBdr>
          <w:top w:val="nil"/>
          <w:left w:val="nil"/>
          <w:bottom w:val="nil"/>
          <w:right w:val="nil"/>
          <w:between w:val="nil"/>
        </w:pBdr>
        <w:spacing w:after="0" w:line="480" w:lineRule="auto"/>
        <w:rPr>
          <w:rFonts w:ascii="Times New Roman" w:hAnsi="Times New Roman" w:cs="Times New Roman"/>
          <w:bCs/>
          <w:sz w:val="24"/>
          <w:szCs w:val="24"/>
        </w:rPr>
      </w:pPr>
      <w:commentRangeStart w:id="75"/>
      <w:r w:rsidRPr="006B7FEB">
        <w:rPr>
          <w:rFonts w:ascii="Times New Roman" w:hAnsi="Times New Roman" w:cs="Times New Roman"/>
          <w:bCs/>
          <w:sz w:val="24"/>
          <w:szCs w:val="24"/>
        </w:rPr>
        <w:t xml:space="preserve">After the </w:t>
      </w:r>
      <w:del w:id="76" w:author="Rossella Falcone" w:date="2025-04-28T11:18:00Z" w16du:dateUtc="2025-04-28T15:18:00Z">
        <w:r w:rsidRPr="006B7FEB" w:rsidDel="00713110">
          <w:rPr>
            <w:rFonts w:ascii="Times New Roman" w:hAnsi="Times New Roman" w:cs="Times New Roman"/>
            <w:bCs/>
            <w:sz w:val="24"/>
            <w:szCs w:val="24"/>
          </w:rPr>
          <w:delText xml:space="preserve">cue </w:delText>
        </w:r>
      </w:del>
      <w:ins w:id="77" w:author="Rossella Falcone" w:date="2025-04-28T11:18:00Z" w16du:dateUtc="2025-04-28T15:18:00Z">
        <w:r w:rsidR="00713110">
          <w:rPr>
            <w:rFonts w:ascii="Times New Roman" w:hAnsi="Times New Roman" w:cs="Times New Roman"/>
            <w:bCs/>
            <w:sz w:val="24"/>
            <w:szCs w:val="24"/>
          </w:rPr>
          <w:t>offer</w:t>
        </w:r>
        <w:r w:rsidR="00713110" w:rsidRPr="006B7FEB">
          <w:rPr>
            <w:rFonts w:ascii="Times New Roman" w:hAnsi="Times New Roman" w:cs="Times New Roman"/>
            <w:bCs/>
            <w:sz w:val="24"/>
            <w:szCs w:val="24"/>
          </w:rPr>
          <w:t xml:space="preserve"> </w:t>
        </w:r>
      </w:ins>
      <w:r w:rsidRPr="006B7FEB">
        <w:rPr>
          <w:rFonts w:ascii="Times New Roman" w:hAnsi="Times New Roman" w:cs="Times New Roman"/>
          <w:bCs/>
          <w:sz w:val="24"/>
          <w:szCs w:val="24"/>
        </w:rPr>
        <w:t xml:space="preserve">was presented, one of two go-signals, </w:t>
      </w:r>
      <w:ins w:id="78" w:author="Rossella Falcone" w:date="2025-04-28T11:18:00Z" w16du:dateUtc="2025-04-28T15:18:00Z">
        <w:r w:rsidR="002205AB">
          <w:rPr>
            <w:rFonts w:ascii="Times New Roman" w:hAnsi="Times New Roman" w:cs="Times New Roman"/>
            <w:bCs/>
            <w:sz w:val="24"/>
            <w:szCs w:val="24"/>
          </w:rPr>
          <w:t xml:space="preserve">a </w:t>
        </w:r>
      </w:ins>
      <w:r w:rsidRPr="006B7FEB">
        <w:rPr>
          <w:rFonts w:ascii="Times New Roman" w:hAnsi="Times New Roman" w:cs="Times New Roman"/>
          <w:bCs/>
          <w:sz w:val="24"/>
          <w:szCs w:val="24"/>
        </w:rPr>
        <w:t>purple or yellow</w:t>
      </w:r>
      <w:ins w:id="79" w:author="Rossella Falcone" w:date="2025-04-28T11:18:00Z" w16du:dateUtc="2025-04-28T15:18:00Z">
        <w:r w:rsidR="002205AB">
          <w:rPr>
            <w:rFonts w:ascii="Times New Roman" w:hAnsi="Times New Roman" w:cs="Times New Roman"/>
            <w:bCs/>
            <w:sz w:val="24"/>
            <w:szCs w:val="24"/>
          </w:rPr>
          <w:t xml:space="preserve"> </w:t>
        </w:r>
        <w:r w:rsidR="00257BB4">
          <w:rPr>
            <w:rFonts w:ascii="Times New Roman" w:hAnsi="Times New Roman" w:cs="Times New Roman"/>
            <w:bCs/>
            <w:sz w:val="24"/>
            <w:szCs w:val="24"/>
          </w:rPr>
          <w:t>square</w:t>
        </w:r>
      </w:ins>
      <w:r w:rsidRPr="006B7FEB">
        <w:rPr>
          <w:rFonts w:ascii="Times New Roman" w:hAnsi="Times New Roman" w:cs="Times New Roman"/>
          <w:bCs/>
          <w:sz w:val="24"/>
          <w:szCs w:val="24"/>
        </w:rPr>
        <w:t xml:space="preserve">, appeared. The animal could choose to release the bar during this go period. If the go-signal was purple, releasing the bar initiated the cue-related delay, after which the animal received the corresponding reward; the </w:t>
      </w:r>
      <w:del w:id="80" w:author="Mark Eldridge" w:date="2025-05-14T16:14:00Z" w16du:dateUtc="2025-05-14T15:14:00Z">
        <w:r w:rsidRPr="006B7FEB" w:rsidDel="006665F9">
          <w:rPr>
            <w:rFonts w:ascii="Times New Roman" w:hAnsi="Times New Roman" w:cs="Times New Roman"/>
            <w:bCs/>
            <w:sz w:val="24"/>
            <w:szCs w:val="24"/>
          </w:rPr>
          <w:delText xml:space="preserve">trial </w:delText>
        </w:r>
      </w:del>
      <w:ins w:id="81" w:author="Mark Eldridge" w:date="2025-05-14T16:14:00Z" w16du:dateUtc="2025-05-14T15:14:00Z">
        <w:r w:rsidR="006665F9">
          <w:rPr>
            <w:rFonts w:ascii="Times New Roman" w:hAnsi="Times New Roman" w:cs="Times New Roman"/>
            <w:bCs/>
            <w:sz w:val="24"/>
            <w:szCs w:val="24"/>
          </w:rPr>
          <w:t>offer</w:t>
        </w:r>
        <w:r w:rsidR="006665F9" w:rsidRPr="006B7FEB">
          <w:rPr>
            <w:rFonts w:ascii="Times New Roman" w:hAnsi="Times New Roman" w:cs="Times New Roman"/>
            <w:bCs/>
            <w:sz w:val="24"/>
            <w:szCs w:val="24"/>
          </w:rPr>
          <w:t xml:space="preserve"> </w:t>
        </w:r>
      </w:ins>
      <w:r w:rsidRPr="006B7FEB">
        <w:rPr>
          <w:rFonts w:ascii="Times New Roman" w:hAnsi="Times New Roman" w:cs="Times New Roman"/>
          <w:bCs/>
          <w:sz w:val="24"/>
          <w:szCs w:val="24"/>
        </w:rPr>
        <w:t xml:space="preserve">was </w:t>
      </w:r>
      <w:del w:id="82" w:author="Mark Eldridge" w:date="2025-05-14T16:14:00Z" w16du:dateUtc="2025-05-14T15:14:00Z">
        <w:r w:rsidRPr="006B7FEB" w:rsidDel="006665F9">
          <w:rPr>
            <w:rFonts w:ascii="Times New Roman" w:hAnsi="Times New Roman" w:cs="Times New Roman"/>
            <w:bCs/>
            <w:sz w:val="24"/>
            <w:szCs w:val="24"/>
          </w:rPr>
          <w:delText xml:space="preserve">then considered </w:delText>
        </w:r>
      </w:del>
      <w:r w:rsidRPr="006B7FEB">
        <w:rPr>
          <w:rFonts w:ascii="Times New Roman" w:hAnsi="Times New Roman" w:cs="Times New Roman"/>
          <w:bCs/>
          <w:sz w:val="24"/>
          <w:szCs w:val="24"/>
        </w:rPr>
        <w:t xml:space="preserve">accepted. If the go-signal was yellow, releasing the bar allowed the animal to skip the delay and proceed to a new trial without receiving any reward; in this case, the </w:t>
      </w:r>
      <w:del w:id="83" w:author="Mark Eldridge" w:date="2025-05-14T16:14:00Z" w16du:dateUtc="2025-05-14T15:14:00Z">
        <w:r w:rsidRPr="006B7FEB" w:rsidDel="006665F9">
          <w:rPr>
            <w:rFonts w:ascii="Times New Roman" w:hAnsi="Times New Roman" w:cs="Times New Roman"/>
            <w:bCs/>
            <w:sz w:val="24"/>
            <w:szCs w:val="24"/>
          </w:rPr>
          <w:delText xml:space="preserve">trial </w:delText>
        </w:r>
      </w:del>
      <w:ins w:id="84" w:author="Mark Eldridge" w:date="2025-05-14T16:14:00Z" w16du:dateUtc="2025-05-14T15:14:00Z">
        <w:r w:rsidR="006665F9">
          <w:rPr>
            <w:rFonts w:ascii="Times New Roman" w:hAnsi="Times New Roman" w:cs="Times New Roman"/>
            <w:bCs/>
            <w:sz w:val="24"/>
            <w:szCs w:val="24"/>
          </w:rPr>
          <w:t>offer</w:t>
        </w:r>
        <w:r w:rsidR="006665F9" w:rsidRPr="006B7FEB">
          <w:rPr>
            <w:rFonts w:ascii="Times New Roman" w:hAnsi="Times New Roman" w:cs="Times New Roman"/>
            <w:bCs/>
            <w:sz w:val="24"/>
            <w:szCs w:val="24"/>
          </w:rPr>
          <w:t xml:space="preserve"> </w:t>
        </w:r>
      </w:ins>
      <w:r w:rsidRPr="006B7FEB">
        <w:rPr>
          <w:rFonts w:ascii="Times New Roman" w:hAnsi="Times New Roman" w:cs="Times New Roman"/>
          <w:bCs/>
          <w:sz w:val="24"/>
          <w:szCs w:val="24"/>
        </w:rPr>
        <w:t xml:space="preserve">was </w:t>
      </w:r>
      <w:del w:id="85" w:author="Mark Eldridge" w:date="2025-05-14T16:14:00Z" w16du:dateUtc="2025-05-14T15:14:00Z">
        <w:r w:rsidRPr="006B7FEB" w:rsidDel="006665F9">
          <w:rPr>
            <w:rFonts w:ascii="Times New Roman" w:hAnsi="Times New Roman" w:cs="Times New Roman"/>
            <w:bCs/>
            <w:sz w:val="24"/>
            <w:szCs w:val="24"/>
          </w:rPr>
          <w:delText xml:space="preserve">considered </w:delText>
        </w:r>
      </w:del>
      <w:r w:rsidRPr="006B7FEB">
        <w:rPr>
          <w:rFonts w:ascii="Times New Roman" w:hAnsi="Times New Roman" w:cs="Times New Roman"/>
          <w:bCs/>
          <w:sz w:val="24"/>
          <w:szCs w:val="24"/>
        </w:rPr>
        <w:t>rejected.</w:t>
      </w:r>
    </w:p>
    <w:p w14:paraId="088BC254" w14:textId="23C16827" w:rsidR="00B22450" w:rsidRPr="006B7FEB" w:rsidRDefault="00C5103A" w:rsidP="00B46CD4">
      <w:pPr>
        <w:pBdr>
          <w:top w:val="nil"/>
          <w:left w:val="nil"/>
          <w:bottom w:val="nil"/>
          <w:right w:val="nil"/>
          <w:between w:val="nil"/>
        </w:pBdr>
        <w:spacing w:after="0" w:line="480" w:lineRule="auto"/>
        <w:rPr>
          <w:rFonts w:ascii="Times New Roman" w:hAnsi="Times New Roman" w:cs="Times New Roman"/>
          <w:bCs/>
          <w:sz w:val="24"/>
          <w:szCs w:val="24"/>
        </w:rPr>
      </w:pPr>
      <w:r w:rsidRPr="006B7FEB">
        <w:rPr>
          <w:rFonts w:ascii="Times New Roman" w:hAnsi="Times New Roman" w:cs="Times New Roman"/>
          <w:bCs/>
          <w:sz w:val="24"/>
          <w:szCs w:val="24"/>
        </w:rPr>
        <w:t xml:space="preserve">If the animal did not release the bar during the first go-signal, a second go-signal appeared shortly afterward, displaying the alternative color. For example, if the first go-signal was purple and the animal withheld response, the signal would change to yellow, </w:t>
      </w:r>
      <w:del w:id="86" w:author="Mark Eldridge" w:date="2025-05-14T16:15:00Z" w16du:dateUtc="2025-05-14T15:15:00Z">
        <w:r w:rsidRPr="006B7FEB" w:rsidDel="00DD5D7A">
          <w:rPr>
            <w:rFonts w:ascii="Times New Roman" w:hAnsi="Times New Roman" w:cs="Times New Roman"/>
            <w:bCs/>
            <w:sz w:val="24"/>
            <w:szCs w:val="24"/>
          </w:rPr>
          <w:delText xml:space="preserve">giving </w:delText>
        </w:r>
      </w:del>
      <w:ins w:id="87" w:author="Mark Eldridge" w:date="2025-05-14T16:15:00Z" w16du:dateUtc="2025-05-14T15:15:00Z">
        <w:r w:rsidR="00DD5D7A">
          <w:rPr>
            <w:rFonts w:ascii="Times New Roman" w:hAnsi="Times New Roman" w:cs="Times New Roman"/>
            <w:bCs/>
            <w:sz w:val="24"/>
            <w:szCs w:val="24"/>
          </w:rPr>
          <w:t>allowing</w:t>
        </w:r>
        <w:r w:rsidR="00DD5D7A" w:rsidRPr="006B7FEB">
          <w:rPr>
            <w:rFonts w:ascii="Times New Roman" w:hAnsi="Times New Roman" w:cs="Times New Roman"/>
            <w:bCs/>
            <w:sz w:val="24"/>
            <w:szCs w:val="24"/>
          </w:rPr>
          <w:t xml:space="preserve"> </w:t>
        </w:r>
      </w:ins>
      <w:r w:rsidRPr="006B7FEB">
        <w:rPr>
          <w:rFonts w:ascii="Times New Roman" w:hAnsi="Times New Roman" w:cs="Times New Roman"/>
          <w:bCs/>
          <w:sz w:val="24"/>
          <w:szCs w:val="24"/>
        </w:rPr>
        <w:t xml:space="preserve">the animal </w:t>
      </w:r>
      <w:del w:id="88" w:author="Mark Eldridge" w:date="2025-05-14T16:15:00Z" w16du:dateUtc="2025-05-14T15:15:00Z">
        <w:r w:rsidRPr="006B7FEB" w:rsidDel="00DD5D7A">
          <w:rPr>
            <w:rFonts w:ascii="Times New Roman" w:hAnsi="Times New Roman" w:cs="Times New Roman"/>
            <w:bCs/>
            <w:sz w:val="24"/>
            <w:szCs w:val="24"/>
          </w:rPr>
          <w:delText xml:space="preserve">a second chance to respond and </w:delText>
        </w:r>
      </w:del>
      <w:ins w:id="89" w:author="Mark Eldridge" w:date="2025-05-14T16:15:00Z" w16du:dateUtc="2025-05-14T15:15:00Z">
        <w:r w:rsidR="00DD5D7A">
          <w:rPr>
            <w:rFonts w:ascii="Times New Roman" w:hAnsi="Times New Roman" w:cs="Times New Roman"/>
            <w:bCs/>
            <w:sz w:val="24"/>
            <w:szCs w:val="24"/>
          </w:rPr>
          <w:t xml:space="preserve">to </w:t>
        </w:r>
      </w:ins>
      <w:r w:rsidRPr="006B7FEB">
        <w:rPr>
          <w:rFonts w:ascii="Times New Roman" w:hAnsi="Times New Roman" w:cs="Times New Roman"/>
          <w:bCs/>
          <w:sz w:val="24"/>
          <w:szCs w:val="24"/>
        </w:rPr>
        <w:t xml:space="preserve">reject the </w:t>
      </w:r>
      <w:del w:id="90" w:author="Mark Eldridge" w:date="2025-05-14T16:15:00Z" w16du:dateUtc="2025-05-14T15:15:00Z">
        <w:r w:rsidRPr="006B7FEB" w:rsidDel="00DD5D7A">
          <w:rPr>
            <w:rFonts w:ascii="Times New Roman" w:hAnsi="Times New Roman" w:cs="Times New Roman"/>
            <w:bCs/>
            <w:sz w:val="24"/>
            <w:szCs w:val="24"/>
          </w:rPr>
          <w:delText>trial</w:delText>
        </w:r>
      </w:del>
      <w:ins w:id="91" w:author="Mark Eldridge" w:date="2025-05-14T16:15:00Z" w16du:dateUtc="2025-05-14T15:15:00Z">
        <w:r w:rsidR="00DD5D7A">
          <w:rPr>
            <w:rFonts w:ascii="Times New Roman" w:hAnsi="Times New Roman" w:cs="Times New Roman"/>
            <w:bCs/>
            <w:sz w:val="24"/>
            <w:szCs w:val="24"/>
          </w:rPr>
          <w:t>offer</w:t>
        </w:r>
      </w:ins>
      <w:r w:rsidRPr="006B7FEB">
        <w:rPr>
          <w:rFonts w:ascii="Times New Roman" w:hAnsi="Times New Roman" w:cs="Times New Roman"/>
          <w:bCs/>
          <w:sz w:val="24"/>
          <w:szCs w:val="24"/>
        </w:rPr>
        <w:t xml:space="preserve">. Similarly, if the first go-signal was yellow and the animal did not respond, it could </w:t>
      </w:r>
      <w:del w:id="92" w:author="Mark Eldridge" w:date="2025-05-14T16:21:00Z" w16du:dateUtc="2025-05-14T15:21:00Z">
        <w:r w:rsidRPr="006B7FEB" w:rsidDel="00410710">
          <w:rPr>
            <w:rFonts w:ascii="Times New Roman" w:hAnsi="Times New Roman" w:cs="Times New Roman"/>
            <w:bCs/>
            <w:sz w:val="24"/>
            <w:szCs w:val="24"/>
          </w:rPr>
          <w:delText xml:space="preserve">still </w:delText>
        </w:r>
      </w:del>
      <w:r w:rsidRPr="006B7FEB">
        <w:rPr>
          <w:rFonts w:ascii="Times New Roman" w:hAnsi="Times New Roman" w:cs="Times New Roman"/>
          <w:bCs/>
          <w:sz w:val="24"/>
          <w:szCs w:val="24"/>
        </w:rPr>
        <w:t>choose to accept the trial when the signal turned purple.</w:t>
      </w:r>
      <w:commentRangeEnd w:id="75"/>
      <w:r w:rsidR="00294653">
        <w:rPr>
          <w:rStyle w:val="CommentReference"/>
        </w:rPr>
        <w:commentReference w:id="75"/>
      </w:r>
    </w:p>
    <w:p w14:paraId="192B6596" w14:textId="77777777" w:rsidR="002464B0" w:rsidRDefault="002464B0" w:rsidP="002464B0">
      <w:pPr>
        <w:pBdr>
          <w:top w:val="nil"/>
          <w:left w:val="nil"/>
          <w:bottom w:val="nil"/>
          <w:right w:val="nil"/>
          <w:between w:val="nil"/>
        </w:pBdr>
        <w:spacing w:after="0" w:line="480" w:lineRule="auto"/>
        <w:rPr>
          <w:ins w:id="93" w:author="Mark Eldridge" w:date="2025-05-14T16:31:00Z" w16du:dateUtc="2025-05-14T15:31:00Z"/>
          <w:rFonts w:ascii="Times New Roman" w:eastAsia="Times New Roman" w:hAnsi="Times New Roman" w:cs="Times New Roman"/>
          <w:bCs/>
          <w:sz w:val="24"/>
          <w:szCs w:val="24"/>
        </w:rPr>
      </w:pPr>
      <w:ins w:id="94" w:author="Mark Eldridge" w:date="2025-05-14T16:31:00Z" w16du:dateUtc="2025-05-14T15:31:00Z">
        <w:r>
          <w:rPr>
            <w:rFonts w:ascii="Times New Roman" w:eastAsia="Times New Roman" w:hAnsi="Times New Roman" w:cs="Times New Roman"/>
            <w:bCs/>
            <w:sz w:val="24"/>
            <w:szCs w:val="24"/>
          </w:rPr>
          <w:t>Results</w:t>
        </w:r>
      </w:ins>
    </w:p>
    <w:p w14:paraId="0579C439" w14:textId="08CC1AC3" w:rsidR="00430699" w:rsidRDefault="00430699" w:rsidP="002464B0">
      <w:pPr>
        <w:pBdr>
          <w:top w:val="nil"/>
          <w:left w:val="nil"/>
          <w:bottom w:val="nil"/>
          <w:right w:val="nil"/>
          <w:between w:val="nil"/>
        </w:pBdr>
        <w:spacing w:after="0" w:line="480" w:lineRule="auto"/>
        <w:rPr>
          <w:rFonts w:ascii="Times New Roman" w:eastAsia="Times New Roman" w:hAnsi="Times New Roman" w:cs="Times New Roman"/>
          <w:bCs/>
          <w:sz w:val="24"/>
          <w:szCs w:val="24"/>
        </w:rPr>
        <w:pPrChange w:id="95" w:author="Mark Eldridge" w:date="2025-05-14T16:31:00Z" w16du:dateUtc="2025-05-14T15:31:00Z">
          <w:pPr>
            <w:pBdr>
              <w:top w:val="nil"/>
              <w:left w:val="nil"/>
              <w:bottom w:val="nil"/>
              <w:right w:val="nil"/>
              <w:between w:val="nil"/>
            </w:pBdr>
            <w:spacing w:after="0" w:line="480" w:lineRule="auto"/>
            <w:ind w:firstLine="360"/>
          </w:pPr>
        </w:pPrChange>
      </w:pPr>
      <w:r w:rsidRPr="008459E8">
        <w:rPr>
          <w:rFonts w:ascii="Times New Roman" w:eastAsia="Times New Roman" w:hAnsi="Times New Roman" w:cs="Times New Roman"/>
          <w:bCs/>
          <w:sz w:val="24"/>
          <w:szCs w:val="24"/>
        </w:rPr>
        <w:t xml:space="preserve">Behaviorally, the </w:t>
      </w:r>
      <w:r>
        <w:rPr>
          <w:rFonts w:ascii="Times New Roman" w:eastAsia="Times New Roman" w:hAnsi="Times New Roman" w:cs="Times New Roman"/>
          <w:bCs/>
          <w:sz w:val="24"/>
          <w:szCs w:val="24"/>
        </w:rPr>
        <w:t xml:space="preserve">two </w:t>
      </w:r>
      <w:r w:rsidRPr="008459E8">
        <w:rPr>
          <w:rFonts w:ascii="Times New Roman" w:eastAsia="Times New Roman" w:hAnsi="Times New Roman" w:cs="Times New Roman"/>
          <w:bCs/>
          <w:sz w:val="24"/>
          <w:szCs w:val="24"/>
        </w:rPr>
        <w:t xml:space="preserve">monkeys </w:t>
      </w:r>
      <w:r>
        <w:rPr>
          <w:rFonts w:ascii="Times New Roman" w:eastAsia="Times New Roman" w:hAnsi="Times New Roman" w:cs="Times New Roman"/>
          <w:bCs/>
          <w:sz w:val="24"/>
          <w:szCs w:val="24"/>
        </w:rPr>
        <w:t xml:space="preserve">differed in their </w:t>
      </w:r>
      <w:r w:rsidRPr="008459E8">
        <w:rPr>
          <w:rFonts w:ascii="Times New Roman" w:eastAsia="Times New Roman" w:hAnsi="Times New Roman" w:cs="Times New Roman"/>
          <w:bCs/>
          <w:sz w:val="24"/>
          <w:szCs w:val="24"/>
        </w:rPr>
        <w:t>respon</w:t>
      </w:r>
      <w:r>
        <w:rPr>
          <w:rFonts w:ascii="Times New Roman" w:eastAsia="Times New Roman" w:hAnsi="Times New Roman" w:cs="Times New Roman"/>
          <w:bCs/>
          <w:sz w:val="24"/>
          <w:szCs w:val="24"/>
        </w:rPr>
        <w:t>s</w:t>
      </w:r>
      <w:r w:rsidRPr="008459E8">
        <w:rPr>
          <w:rFonts w:ascii="Times New Roman" w:eastAsia="Times New Roman" w:hAnsi="Times New Roman" w:cs="Times New Roman"/>
          <w:bCs/>
          <w:sz w:val="24"/>
          <w:szCs w:val="24"/>
        </w:rPr>
        <w:t>e</w:t>
      </w:r>
      <w:r>
        <w:rPr>
          <w:rFonts w:ascii="Times New Roman" w:eastAsia="Times New Roman" w:hAnsi="Times New Roman" w:cs="Times New Roman"/>
          <w:bCs/>
          <w:sz w:val="24"/>
          <w:szCs w:val="24"/>
        </w:rPr>
        <w:t>s</w:t>
      </w:r>
      <w:r w:rsidRPr="008459E8">
        <w:rPr>
          <w:rFonts w:ascii="Times New Roman" w:eastAsia="Times New Roman" w:hAnsi="Times New Roman" w:cs="Times New Roman"/>
          <w:bCs/>
          <w:sz w:val="24"/>
          <w:szCs w:val="24"/>
        </w:rPr>
        <w:t xml:space="preserve"> to </w:t>
      </w:r>
      <w:r>
        <w:rPr>
          <w:rFonts w:ascii="Times New Roman" w:eastAsia="Times New Roman" w:hAnsi="Times New Roman" w:cs="Times New Roman"/>
          <w:bCs/>
          <w:sz w:val="24"/>
          <w:szCs w:val="24"/>
        </w:rPr>
        <w:t>low value offers:</w:t>
      </w:r>
      <w:r w:rsidRPr="008459E8">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m</w:t>
      </w:r>
      <w:r w:rsidRPr="008459E8">
        <w:rPr>
          <w:rFonts w:ascii="Times New Roman" w:eastAsia="Times New Roman" w:hAnsi="Times New Roman" w:cs="Times New Roman"/>
          <w:bCs/>
          <w:sz w:val="24"/>
          <w:szCs w:val="24"/>
        </w:rPr>
        <w:t xml:space="preserve">onkey 1 consistently rejected </w:t>
      </w:r>
      <w:r>
        <w:rPr>
          <w:rFonts w:ascii="Times New Roman" w:eastAsia="Times New Roman" w:hAnsi="Times New Roman" w:cs="Times New Roman"/>
          <w:bCs/>
          <w:sz w:val="24"/>
          <w:szCs w:val="24"/>
        </w:rPr>
        <w:t xml:space="preserve">these </w:t>
      </w:r>
      <w:r w:rsidRPr="008459E8">
        <w:rPr>
          <w:rFonts w:ascii="Times New Roman" w:eastAsia="Times New Roman" w:hAnsi="Times New Roman" w:cs="Times New Roman"/>
          <w:bCs/>
          <w:sz w:val="24"/>
          <w:szCs w:val="24"/>
        </w:rPr>
        <w:t>offers</w:t>
      </w:r>
      <w:del w:id="96" w:author="Mark Eldridge" w:date="2025-05-14T16:21:00Z" w16du:dateUtc="2025-05-14T15:21:00Z">
        <w:r w:rsidDel="00410710">
          <w:rPr>
            <w:rFonts w:ascii="Times New Roman" w:eastAsia="Times New Roman" w:hAnsi="Times New Roman" w:cs="Times New Roman"/>
            <w:bCs/>
            <w:sz w:val="24"/>
            <w:szCs w:val="24"/>
          </w:rPr>
          <w:delText xml:space="preserve"> reliably</w:delText>
        </w:r>
      </w:del>
      <w:r>
        <w:rPr>
          <w:rFonts w:ascii="Times New Roman" w:eastAsia="Times New Roman" w:hAnsi="Times New Roman" w:cs="Times New Roman"/>
          <w:bCs/>
          <w:sz w:val="24"/>
          <w:szCs w:val="24"/>
        </w:rPr>
        <w:t>,</w:t>
      </w:r>
      <w:r w:rsidRPr="008459E8">
        <w:rPr>
          <w:rFonts w:ascii="Times New Roman" w:eastAsia="Times New Roman" w:hAnsi="Times New Roman" w:cs="Times New Roman"/>
          <w:bCs/>
          <w:sz w:val="24"/>
          <w:szCs w:val="24"/>
        </w:rPr>
        <w:t xml:space="preserve"> </w:t>
      </w:r>
      <w:del w:id="97" w:author="Mark Eldridge" w:date="2025-05-14T16:21:00Z" w16du:dateUtc="2025-05-14T15:21:00Z">
        <w:r w:rsidDel="002D7B49">
          <w:rPr>
            <w:rFonts w:ascii="Times New Roman" w:eastAsia="Times New Roman" w:hAnsi="Times New Roman" w:cs="Times New Roman"/>
            <w:bCs/>
            <w:sz w:val="24"/>
            <w:szCs w:val="24"/>
          </w:rPr>
          <w:delText>while</w:delText>
        </w:r>
        <w:r w:rsidRPr="008459E8" w:rsidDel="002D7B49">
          <w:rPr>
            <w:rFonts w:ascii="Times New Roman" w:eastAsia="Times New Roman" w:hAnsi="Times New Roman" w:cs="Times New Roman"/>
            <w:bCs/>
            <w:sz w:val="24"/>
            <w:szCs w:val="24"/>
          </w:rPr>
          <w:delText xml:space="preserve"> </w:delText>
        </w:r>
      </w:del>
      <w:r>
        <w:rPr>
          <w:rFonts w:ascii="Times New Roman" w:eastAsia="Times New Roman" w:hAnsi="Times New Roman" w:cs="Times New Roman"/>
          <w:bCs/>
          <w:sz w:val="24"/>
          <w:szCs w:val="24"/>
        </w:rPr>
        <w:t>m</w:t>
      </w:r>
      <w:r w:rsidRPr="008459E8">
        <w:rPr>
          <w:rFonts w:ascii="Times New Roman" w:eastAsia="Times New Roman" w:hAnsi="Times New Roman" w:cs="Times New Roman"/>
          <w:bCs/>
          <w:sz w:val="24"/>
          <w:szCs w:val="24"/>
        </w:rPr>
        <w:t xml:space="preserve">onkey 2 </w:t>
      </w:r>
      <w:r w:rsidRPr="00D1565A">
        <w:rPr>
          <w:rFonts w:ascii="Times New Roman" w:eastAsia="Times New Roman" w:hAnsi="Times New Roman" w:cs="Times New Roman"/>
          <w:bCs/>
          <w:sz w:val="24"/>
          <w:szCs w:val="24"/>
        </w:rPr>
        <w:t xml:space="preserve">accepted them more </w:t>
      </w:r>
      <w:r>
        <w:rPr>
          <w:rFonts w:ascii="Times New Roman" w:eastAsia="Times New Roman" w:hAnsi="Times New Roman" w:cs="Times New Roman"/>
          <w:bCs/>
          <w:sz w:val="24"/>
          <w:szCs w:val="24"/>
        </w:rPr>
        <w:t>often</w:t>
      </w:r>
      <w:ins w:id="98" w:author="Mark Eldridge" w:date="2025-05-14T16:22:00Z" w16du:dateUtc="2025-05-14T15:22:00Z">
        <w:r w:rsidR="002D7B49">
          <w:rPr>
            <w:rFonts w:ascii="Times New Roman" w:eastAsia="Times New Roman" w:hAnsi="Times New Roman" w:cs="Times New Roman"/>
            <w:bCs/>
            <w:sz w:val="24"/>
            <w:szCs w:val="24"/>
          </w:rPr>
          <w:t xml:space="preserve"> (Fig. xx)</w:t>
        </w:r>
      </w:ins>
      <w:r>
        <w:rPr>
          <w:rFonts w:ascii="Times New Roman" w:eastAsia="Times New Roman" w:hAnsi="Times New Roman" w:cs="Times New Roman"/>
          <w:bCs/>
          <w:sz w:val="24"/>
          <w:szCs w:val="24"/>
        </w:rPr>
        <w:t>.</w:t>
      </w:r>
      <w:r w:rsidRPr="00D1565A">
        <w:rPr>
          <w:rFonts w:ascii="Times New Roman" w:eastAsia="Times New Roman" w:hAnsi="Times New Roman" w:cs="Times New Roman"/>
          <w:bCs/>
          <w:sz w:val="24"/>
          <w:szCs w:val="24"/>
        </w:rPr>
        <w:t xml:space="preserve"> </w:t>
      </w:r>
    </w:p>
    <w:p w14:paraId="3F7CB5B7" w14:textId="6BE73F6C" w:rsidR="00430699" w:rsidRPr="00B603DB" w:rsidRDefault="00430699" w:rsidP="00B603DB">
      <w:pPr>
        <w:pBdr>
          <w:top w:val="nil"/>
          <w:left w:val="nil"/>
          <w:bottom w:val="nil"/>
          <w:right w:val="nil"/>
          <w:between w:val="nil"/>
        </w:pBdr>
        <w:spacing w:after="0" w:line="480" w:lineRule="auto"/>
        <w:rPr>
          <w:rFonts w:ascii="Times New Roman" w:hAnsi="Times New Roman" w:cs="Times New Roman"/>
          <w:bCs/>
          <w:sz w:val="24"/>
          <w:szCs w:val="24"/>
          <w:highlight w:val="yellow"/>
        </w:rPr>
      </w:pPr>
      <w:r w:rsidRPr="008459E8">
        <w:rPr>
          <w:rFonts w:ascii="Times New Roman" w:eastAsia="Times New Roman" w:hAnsi="Times New Roman" w:cs="Times New Roman"/>
          <w:bCs/>
          <w:sz w:val="24"/>
          <w:szCs w:val="24"/>
        </w:rPr>
        <w:t xml:space="preserve">At the neural level, </w:t>
      </w:r>
      <w:r>
        <w:rPr>
          <w:rFonts w:ascii="Times New Roman" w:eastAsia="Times New Roman" w:hAnsi="Times New Roman" w:cs="Times New Roman"/>
          <w:bCs/>
          <w:sz w:val="24"/>
          <w:szCs w:val="24"/>
        </w:rPr>
        <w:t xml:space="preserve">we found that </w:t>
      </w:r>
      <w:proofErr w:type="spellStart"/>
      <w:r>
        <w:rPr>
          <w:rFonts w:ascii="Times New Roman" w:eastAsia="Times New Roman" w:hAnsi="Times New Roman" w:cs="Times New Roman"/>
          <w:bCs/>
          <w:sz w:val="24"/>
          <w:szCs w:val="24"/>
        </w:rPr>
        <w:t>dlPFC</w:t>
      </w:r>
      <w:proofErr w:type="spellEnd"/>
      <w:r>
        <w:rPr>
          <w:rFonts w:ascii="Times New Roman" w:eastAsia="Times New Roman" w:hAnsi="Times New Roman" w:cs="Times New Roman"/>
          <w:bCs/>
          <w:sz w:val="24"/>
          <w:szCs w:val="24"/>
        </w:rPr>
        <w:t xml:space="preserve"> </w:t>
      </w:r>
      <w:r w:rsidRPr="00177D6E">
        <w:rPr>
          <w:rFonts w:ascii="Times New Roman" w:eastAsia="Times New Roman" w:hAnsi="Times New Roman" w:cs="Times New Roman"/>
          <w:bCs/>
          <w:sz w:val="24"/>
          <w:szCs w:val="24"/>
        </w:rPr>
        <w:t xml:space="preserve">neurons encoded reward and delay in </w:t>
      </w:r>
      <w:r w:rsidRPr="00DA423E">
        <w:rPr>
          <w:rFonts w:ascii="Times New Roman" w:eastAsia="Times New Roman" w:hAnsi="Times New Roman" w:cs="Times New Roman"/>
          <w:bCs/>
          <w:strike/>
          <w:sz w:val="24"/>
          <w:szCs w:val="24"/>
          <w:rPrChange w:id="99" w:author="Mark Eldridge" w:date="2025-05-14T16:22:00Z" w16du:dateUtc="2025-05-14T15:22:00Z">
            <w:rPr>
              <w:rFonts w:ascii="Times New Roman" w:eastAsia="Times New Roman" w:hAnsi="Times New Roman" w:cs="Times New Roman"/>
              <w:bCs/>
              <w:sz w:val="24"/>
              <w:szCs w:val="24"/>
            </w:rPr>
          </w:rPrChange>
        </w:rPr>
        <w:t>opposite directions</w:t>
      </w:r>
      <w:r>
        <w:rPr>
          <w:rFonts w:ascii="Times New Roman" w:eastAsia="Times New Roman" w:hAnsi="Times New Roman" w:cs="Times New Roman"/>
          <w:bCs/>
          <w:sz w:val="24"/>
          <w:szCs w:val="24"/>
        </w:rPr>
        <w:t xml:space="preserve">, consistent </w:t>
      </w:r>
      <w:r w:rsidRPr="00236314">
        <w:rPr>
          <w:rFonts w:ascii="Times New Roman" w:eastAsia="Times New Roman" w:hAnsi="Times New Roman" w:cs="Times New Roman"/>
          <w:bCs/>
          <w:sz w:val="24"/>
          <w:szCs w:val="24"/>
        </w:rPr>
        <w:t>with temporal discounting</w:t>
      </w:r>
      <w:r>
        <w:rPr>
          <w:rFonts w:ascii="Times New Roman" w:eastAsia="Times New Roman" w:hAnsi="Times New Roman" w:cs="Times New Roman"/>
          <w:bCs/>
          <w:sz w:val="24"/>
          <w:szCs w:val="24"/>
        </w:rPr>
        <w:t xml:space="preserve">. Importantly, </w:t>
      </w:r>
      <w:r w:rsidRPr="00403931">
        <w:rPr>
          <w:rFonts w:ascii="Times New Roman" w:eastAsia="Times New Roman" w:hAnsi="Times New Roman" w:cs="Times New Roman"/>
          <w:bCs/>
          <w:sz w:val="24"/>
          <w:szCs w:val="24"/>
        </w:rPr>
        <w:t xml:space="preserve">this encoding became more </w:t>
      </w:r>
      <w:r>
        <w:rPr>
          <w:rFonts w:ascii="Times New Roman" w:eastAsia="Times New Roman" w:hAnsi="Times New Roman" w:cs="Times New Roman"/>
          <w:bCs/>
          <w:sz w:val="24"/>
          <w:szCs w:val="24"/>
        </w:rPr>
        <w:t>tightly coupled</w:t>
      </w:r>
      <w:r w:rsidRPr="00403931">
        <w:rPr>
          <w:rFonts w:ascii="Times New Roman" w:eastAsia="Times New Roman" w:hAnsi="Times New Roman" w:cs="Times New Roman"/>
          <w:bCs/>
          <w:sz w:val="24"/>
          <w:szCs w:val="24"/>
        </w:rPr>
        <w:t xml:space="preserve"> as </w:t>
      </w:r>
      <w:r>
        <w:rPr>
          <w:rFonts w:ascii="Times New Roman" w:eastAsia="Times New Roman" w:hAnsi="Times New Roman" w:cs="Times New Roman"/>
          <w:bCs/>
          <w:sz w:val="24"/>
          <w:szCs w:val="24"/>
        </w:rPr>
        <w:t xml:space="preserve">the decision became closer, </w:t>
      </w:r>
      <w:r w:rsidRPr="00403931">
        <w:rPr>
          <w:rFonts w:ascii="Times New Roman" w:eastAsia="Times New Roman" w:hAnsi="Times New Roman" w:cs="Times New Roman"/>
          <w:bCs/>
          <w:sz w:val="24"/>
          <w:szCs w:val="24"/>
        </w:rPr>
        <w:t xml:space="preserve">especially in </w:t>
      </w:r>
      <w:r>
        <w:rPr>
          <w:rFonts w:ascii="Times New Roman" w:eastAsia="Times New Roman" w:hAnsi="Times New Roman" w:cs="Times New Roman"/>
          <w:bCs/>
          <w:sz w:val="24"/>
          <w:szCs w:val="24"/>
        </w:rPr>
        <w:t>m</w:t>
      </w:r>
      <w:r w:rsidRPr="00403931">
        <w:rPr>
          <w:rFonts w:ascii="Times New Roman" w:eastAsia="Times New Roman" w:hAnsi="Times New Roman" w:cs="Times New Roman"/>
          <w:bCs/>
          <w:sz w:val="24"/>
          <w:szCs w:val="24"/>
        </w:rPr>
        <w:t xml:space="preserve">onkey </w:t>
      </w:r>
      <w:r>
        <w:rPr>
          <w:rFonts w:ascii="Times New Roman" w:eastAsia="Times New Roman" w:hAnsi="Times New Roman" w:cs="Times New Roman"/>
          <w:bCs/>
          <w:sz w:val="24"/>
          <w:szCs w:val="24"/>
        </w:rPr>
        <w:t xml:space="preserve">1, </w:t>
      </w:r>
      <w:r w:rsidRPr="00D558CB">
        <w:rPr>
          <w:rFonts w:ascii="Times New Roman" w:eastAsia="Times New Roman" w:hAnsi="Times New Roman" w:cs="Times New Roman"/>
          <w:bCs/>
          <w:sz w:val="24"/>
          <w:szCs w:val="24"/>
        </w:rPr>
        <w:t>suggesting a flexible, evolving process of value integration</w:t>
      </w:r>
      <w:ins w:id="100" w:author="Mark Eldridge" w:date="2025-05-14T16:23:00Z" w16du:dateUtc="2025-05-14T15:23:00Z">
        <w:r w:rsidR="00DA423E">
          <w:rPr>
            <w:rFonts w:ascii="Times New Roman" w:eastAsia="Times New Roman" w:hAnsi="Times New Roman" w:cs="Times New Roman"/>
            <w:bCs/>
            <w:sz w:val="24"/>
            <w:szCs w:val="24"/>
          </w:rPr>
          <w:t xml:space="preserve"> (fig. xx)</w:t>
        </w:r>
      </w:ins>
      <w:r>
        <w:rPr>
          <w:rFonts w:ascii="Times New Roman" w:eastAsia="Times New Roman" w:hAnsi="Times New Roman" w:cs="Times New Roman"/>
          <w:bCs/>
          <w:sz w:val="24"/>
          <w:szCs w:val="24"/>
        </w:rPr>
        <w:t>.</w:t>
      </w:r>
    </w:p>
    <w:p w14:paraId="4D9E62A4" w14:textId="61B95575" w:rsidR="00C16EC1" w:rsidRPr="005D1BEE" w:rsidRDefault="005F1AA4" w:rsidP="00B22450">
      <w:pPr>
        <w:pBdr>
          <w:top w:val="nil"/>
          <w:left w:val="nil"/>
          <w:bottom w:val="nil"/>
          <w:right w:val="nil"/>
          <w:between w:val="nil"/>
        </w:pBdr>
        <w:spacing w:after="0" w:line="480" w:lineRule="auto"/>
        <w:ind w:firstLine="360"/>
        <w:rPr>
          <w:rFonts w:ascii="Times New Roman" w:eastAsia="Times New Roman" w:hAnsi="Times New Roman" w:cs="Times New Roman"/>
          <w:bCs/>
          <w:sz w:val="24"/>
          <w:szCs w:val="24"/>
        </w:rPr>
      </w:pPr>
      <w:r w:rsidRPr="005D1BEE">
        <w:rPr>
          <w:rFonts w:ascii="Times New Roman" w:hAnsi="Times New Roman" w:cs="Times New Roman"/>
          <w:bCs/>
          <w:sz w:val="24"/>
          <w:szCs w:val="24"/>
        </w:rPr>
        <w:t xml:space="preserve"> </w:t>
      </w:r>
      <w:r w:rsidR="00EE7F0B" w:rsidRPr="005D1BEE">
        <w:rPr>
          <w:rFonts w:ascii="Times New Roman" w:hAnsi="Times New Roman" w:cs="Times New Roman"/>
          <w:bCs/>
          <w:sz w:val="24"/>
          <w:szCs w:val="24"/>
        </w:rPr>
        <w:t xml:space="preserve"> </w:t>
      </w:r>
      <w:commentRangeStart w:id="101"/>
      <w:commentRangeStart w:id="102"/>
      <w:r w:rsidR="00482F81" w:rsidRPr="005D1BEE">
        <w:rPr>
          <w:rFonts w:ascii="Times New Roman" w:hAnsi="Times New Roman" w:cs="Times New Roman"/>
          <w:bCs/>
          <w:sz w:val="24"/>
          <w:szCs w:val="24"/>
        </w:rPr>
        <w:t>.</w:t>
      </w:r>
      <w:commentRangeEnd w:id="101"/>
      <w:r w:rsidR="00E77014" w:rsidRPr="006B7FEB">
        <w:rPr>
          <w:rStyle w:val="CommentReference"/>
          <w:rFonts w:ascii="Times New Roman" w:hAnsi="Times New Roman" w:cs="Times New Roman"/>
          <w:sz w:val="24"/>
          <w:szCs w:val="24"/>
        </w:rPr>
        <w:commentReference w:id="101"/>
      </w:r>
      <w:commentRangeEnd w:id="102"/>
      <w:r w:rsidR="00B10502" w:rsidRPr="006B7FEB">
        <w:rPr>
          <w:rStyle w:val="CommentReference"/>
          <w:rFonts w:ascii="Times New Roman" w:hAnsi="Times New Roman" w:cs="Times New Roman"/>
          <w:sz w:val="24"/>
          <w:szCs w:val="24"/>
        </w:rPr>
        <w:commentReference w:id="102"/>
      </w:r>
    </w:p>
    <w:p w14:paraId="600912BD" w14:textId="30A239C4" w:rsidR="00B52E67" w:rsidRPr="005D1BEE" w:rsidRDefault="00B603DB" w:rsidP="00C16EC1">
      <w:pPr>
        <w:pBdr>
          <w:top w:val="nil"/>
          <w:left w:val="nil"/>
          <w:bottom w:val="nil"/>
          <w:right w:val="nil"/>
          <w:between w:val="nil"/>
        </w:pBdr>
        <w:spacing w:after="0" w:line="480" w:lineRule="auto"/>
        <w:rPr>
          <w:rFonts w:ascii="Times New Roman" w:hAnsi="Times New Roman" w:cs="Times New Roman"/>
          <w:sz w:val="24"/>
          <w:szCs w:val="24"/>
        </w:rPr>
      </w:pPr>
      <w:commentRangeStart w:id="103"/>
      <w:r>
        <w:rPr>
          <w:rFonts w:ascii="Times New Roman" w:hAnsi="Times New Roman" w:cs="Times New Roman"/>
          <w:bCs/>
          <w:sz w:val="24"/>
          <w:szCs w:val="24"/>
        </w:rPr>
        <w:lastRenderedPageBreak/>
        <w:t xml:space="preserve">The two-step go-signal design </w:t>
      </w:r>
      <w:r w:rsidR="00C16EC1" w:rsidRPr="005D1BEE">
        <w:rPr>
          <w:rFonts w:ascii="Times New Roman" w:hAnsi="Times New Roman" w:cs="Times New Roman"/>
          <w:bCs/>
          <w:sz w:val="24"/>
          <w:szCs w:val="24"/>
        </w:rPr>
        <w:t xml:space="preserve">enabled us to explore not only how reward and delay are integrated but also how additional temporal cues about when an action can be taken affect the neural representation of value. </w:t>
      </w:r>
      <w:del w:id="104" w:author="Mark Eldridge" w:date="2025-05-14T16:25:00Z" w16du:dateUtc="2025-05-14T15:25:00Z">
        <w:r w:rsidR="00482F81" w:rsidRPr="005D1BEE" w:rsidDel="0080174A">
          <w:rPr>
            <w:rFonts w:ascii="Times New Roman" w:hAnsi="Times New Roman" w:cs="Times New Roman"/>
            <w:bCs/>
            <w:sz w:val="24"/>
            <w:szCs w:val="24"/>
          </w:rPr>
          <w:delText xml:space="preserve">In some trials, the animal could accept immediately; in others, it had to wait before accepting. </w:delText>
        </w:r>
        <w:r w:rsidR="00B52E67" w:rsidRPr="005D1BEE" w:rsidDel="0080174A">
          <w:rPr>
            <w:rFonts w:ascii="Times New Roman" w:hAnsi="Times New Roman" w:cs="Times New Roman"/>
            <w:bCs/>
            <w:sz w:val="24"/>
            <w:szCs w:val="24"/>
          </w:rPr>
          <w:delText>Several behavioral strategies could emerge: 1) the animal</w:delText>
        </w:r>
        <w:r w:rsidR="000165FD" w:rsidDel="0080174A">
          <w:rPr>
            <w:rFonts w:ascii="Times New Roman" w:hAnsi="Times New Roman" w:cs="Times New Roman"/>
            <w:bCs/>
            <w:sz w:val="24"/>
            <w:szCs w:val="24"/>
          </w:rPr>
          <w:delText>s</w:delText>
        </w:r>
        <w:r w:rsidR="00B52E67" w:rsidRPr="005D1BEE" w:rsidDel="0080174A">
          <w:rPr>
            <w:rFonts w:ascii="Times New Roman" w:hAnsi="Times New Roman" w:cs="Times New Roman"/>
            <w:bCs/>
            <w:sz w:val="24"/>
            <w:szCs w:val="24"/>
          </w:rPr>
          <w:delText xml:space="preserve"> memorize the value associated </w:delText>
        </w:r>
        <w:r w:rsidR="008B1D30" w:rsidRPr="005D1BEE" w:rsidDel="0080174A">
          <w:rPr>
            <w:rFonts w:ascii="Times New Roman" w:hAnsi="Times New Roman" w:cs="Times New Roman"/>
            <w:bCs/>
            <w:sz w:val="24"/>
            <w:szCs w:val="24"/>
          </w:rPr>
          <w:delText>with</w:delText>
        </w:r>
        <w:r w:rsidR="00B52E67" w:rsidRPr="005D1BEE" w:rsidDel="0080174A">
          <w:rPr>
            <w:rFonts w:ascii="Times New Roman" w:hAnsi="Times New Roman" w:cs="Times New Roman"/>
            <w:bCs/>
            <w:sz w:val="24"/>
            <w:szCs w:val="24"/>
          </w:rPr>
          <w:delText xml:space="preserve"> each of the 9 </w:delText>
        </w:r>
        <w:r w:rsidR="006B66AB" w:rsidRPr="005D1BEE" w:rsidDel="0080174A">
          <w:rPr>
            <w:rFonts w:ascii="Times New Roman" w:hAnsi="Times New Roman" w:cs="Times New Roman"/>
            <w:bCs/>
            <w:sz w:val="24"/>
            <w:szCs w:val="24"/>
          </w:rPr>
          <w:delText>cues,</w:delText>
        </w:r>
        <w:r w:rsidR="00B52E67" w:rsidRPr="005D1BEE" w:rsidDel="0080174A">
          <w:rPr>
            <w:rFonts w:ascii="Times New Roman" w:hAnsi="Times New Roman" w:cs="Times New Roman"/>
            <w:bCs/>
            <w:sz w:val="24"/>
            <w:szCs w:val="24"/>
          </w:rPr>
          <w:delText xml:space="preserve"> maintaining a </w:delText>
        </w:r>
        <w:r w:rsidR="00B52E67" w:rsidRPr="006B7FEB" w:rsidDel="0080174A">
          <w:rPr>
            <w:rFonts w:ascii="Times New Roman" w:hAnsi="Times New Roman" w:cs="Times New Roman"/>
            <w:sz w:val="24"/>
            <w:szCs w:val="24"/>
          </w:rPr>
          <w:delText>fixed discounted value</w:delText>
        </w:r>
        <w:r w:rsidR="00B52E67" w:rsidRPr="005D1BEE" w:rsidDel="0080174A">
          <w:rPr>
            <w:rFonts w:ascii="Times New Roman" w:hAnsi="Times New Roman" w:cs="Times New Roman"/>
            <w:bCs/>
            <w:sz w:val="24"/>
            <w:szCs w:val="24"/>
          </w:rPr>
          <w:delText xml:space="preserve"> for each. If so, the go-signal does not </w:delText>
        </w:r>
        <w:r w:rsidR="000461E8" w:rsidRPr="005D1BEE" w:rsidDel="0080174A">
          <w:rPr>
            <w:rFonts w:ascii="Times New Roman" w:hAnsi="Times New Roman" w:cs="Times New Roman"/>
            <w:bCs/>
            <w:sz w:val="24"/>
            <w:szCs w:val="24"/>
          </w:rPr>
          <w:delText>matter,</w:delText>
        </w:r>
        <w:r w:rsidR="00B52E67" w:rsidRPr="005D1BEE" w:rsidDel="0080174A">
          <w:rPr>
            <w:rFonts w:ascii="Times New Roman" w:hAnsi="Times New Roman" w:cs="Times New Roman"/>
            <w:bCs/>
            <w:sz w:val="24"/>
            <w:szCs w:val="24"/>
          </w:rPr>
          <w:delText xml:space="preserve"> and all choices depend solely on the cue.</w:delText>
        </w:r>
        <w:r w:rsidR="000461E8" w:rsidRPr="006B7FEB" w:rsidDel="0080174A">
          <w:rPr>
            <w:rFonts w:ascii="Times New Roman" w:hAnsi="Times New Roman" w:cs="Times New Roman"/>
            <w:sz w:val="24"/>
            <w:szCs w:val="24"/>
          </w:rPr>
          <w:delText xml:space="preserve"> 2) The animal</w:delText>
        </w:r>
        <w:r w:rsidR="00DA23B6" w:rsidDel="0080174A">
          <w:rPr>
            <w:rFonts w:ascii="Times New Roman" w:hAnsi="Times New Roman" w:cs="Times New Roman"/>
            <w:sz w:val="24"/>
            <w:szCs w:val="24"/>
          </w:rPr>
          <w:delText>s</w:delText>
        </w:r>
        <w:r w:rsidR="000461E8" w:rsidRPr="006B7FEB" w:rsidDel="0080174A">
          <w:rPr>
            <w:rFonts w:ascii="Times New Roman" w:hAnsi="Times New Roman" w:cs="Times New Roman"/>
            <w:sz w:val="24"/>
            <w:szCs w:val="24"/>
          </w:rPr>
          <w:delText xml:space="preserve"> adjust </w:delText>
        </w:r>
        <w:r w:rsidR="005846FB" w:rsidDel="0080174A">
          <w:rPr>
            <w:rFonts w:ascii="Times New Roman" w:hAnsi="Times New Roman" w:cs="Times New Roman"/>
            <w:sz w:val="24"/>
            <w:szCs w:val="24"/>
          </w:rPr>
          <w:delText>their</w:delText>
        </w:r>
        <w:r w:rsidR="000461E8" w:rsidRPr="006B7FEB" w:rsidDel="0080174A">
          <w:rPr>
            <w:rFonts w:ascii="Times New Roman" w:hAnsi="Times New Roman" w:cs="Times New Roman"/>
            <w:sz w:val="24"/>
            <w:szCs w:val="24"/>
          </w:rPr>
          <w:delText xml:space="preserve"> subjective value computation dynamically based on the identity of the go-signal, in line with a full temporal discounting model. In this case, the go-signal is integral to the valuation process. 3) The offer is made by </w:delText>
        </w:r>
        <w:r w:rsidR="005846FB" w:rsidDel="0080174A">
          <w:rPr>
            <w:rFonts w:ascii="Times New Roman" w:hAnsi="Times New Roman" w:cs="Times New Roman"/>
            <w:sz w:val="24"/>
            <w:szCs w:val="24"/>
          </w:rPr>
          <w:delText>integrat</w:delText>
        </w:r>
        <w:r w:rsidR="00D978CA" w:rsidDel="0080174A">
          <w:rPr>
            <w:rFonts w:ascii="Times New Roman" w:hAnsi="Times New Roman" w:cs="Times New Roman"/>
            <w:sz w:val="24"/>
            <w:szCs w:val="24"/>
          </w:rPr>
          <w:delText>ed</w:delText>
        </w:r>
        <w:r w:rsidR="000461E8" w:rsidRPr="006B7FEB" w:rsidDel="0080174A">
          <w:rPr>
            <w:rFonts w:ascii="Times New Roman" w:hAnsi="Times New Roman" w:cs="Times New Roman"/>
            <w:sz w:val="24"/>
            <w:szCs w:val="24"/>
          </w:rPr>
          <w:delText xml:space="preserve"> combination of cue and go-signal. If so, the go-signal itself has an additive value, possibly representing the desirability or aversiveness of waiting or skipping.</w:delText>
        </w:r>
      </w:del>
    </w:p>
    <w:p w14:paraId="528048A0" w14:textId="15B4B627" w:rsidR="00DA65DC" w:rsidRDefault="00B837C3" w:rsidP="00B837C3">
      <w:pPr>
        <w:spacing w:after="0" w:line="480" w:lineRule="auto"/>
        <w:rPr>
          <w:rFonts w:ascii="Times New Roman" w:eastAsia="Times New Roman" w:hAnsi="Times New Roman" w:cs="Times New Roman"/>
          <w:bCs/>
          <w:sz w:val="24"/>
          <w:szCs w:val="24"/>
        </w:rPr>
      </w:pPr>
      <w:del w:id="105" w:author="Mark Eldridge" w:date="2025-05-14T16:25:00Z" w16du:dateUtc="2025-05-14T15:25:00Z">
        <w:r w:rsidRPr="00B837C3" w:rsidDel="0080174A">
          <w:rPr>
            <w:rFonts w:ascii="Times New Roman" w:eastAsia="Times New Roman" w:hAnsi="Times New Roman" w:cs="Times New Roman"/>
            <w:bCs/>
            <w:sz w:val="24"/>
            <w:szCs w:val="24"/>
          </w:rPr>
          <w:delText>Interestingly, b</w:delText>
        </w:r>
      </w:del>
      <w:ins w:id="106" w:author="Mark Eldridge" w:date="2025-05-14T16:25:00Z" w16du:dateUtc="2025-05-14T15:25:00Z">
        <w:r w:rsidR="0080174A">
          <w:rPr>
            <w:rFonts w:ascii="Times New Roman" w:eastAsia="Times New Roman" w:hAnsi="Times New Roman" w:cs="Times New Roman"/>
            <w:bCs/>
            <w:sz w:val="24"/>
            <w:szCs w:val="24"/>
          </w:rPr>
          <w:t>B</w:t>
        </w:r>
      </w:ins>
      <w:r w:rsidRPr="00B837C3">
        <w:rPr>
          <w:rFonts w:ascii="Times New Roman" w:eastAsia="Times New Roman" w:hAnsi="Times New Roman" w:cs="Times New Roman"/>
          <w:bCs/>
          <w:sz w:val="24"/>
          <w:szCs w:val="24"/>
        </w:rPr>
        <w:t xml:space="preserve">oth animals had a </w:t>
      </w:r>
      <w:commentRangeStart w:id="107"/>
      <w:r w:rsidRPr="006B7FEB">
        <w:rPr>
          <w:rFonts w:ascii="Times New Roman" w:eastAsia="Times New Roman" w:hAnsi="Times New Roman" w:cs="Times New Roman"/>
          <w:bCs/>
          <w:sz w:val="24"/>
          <w:szCs w:val="24"/>
        </w:rPr>
        <w:t>bias toward accepting trials when the purple go-signal</w:t>
      </w:r>
      <w:r w:rsidRPr="00B837C3">
        <w:rPr>
          <w:rFonts w:ascii="Times New Roman" w:eastAsia="Times New Roman" w:hAnsi="Times New Roman" w:cs="Times New Roman"/>
          <w:bCs/>
          <w:sz w:val="24"/>
          <w:szCs w:val="24"/>
        </w:rPr>
        <w:t xml:space="preserve"> appeared</w:t>
      </w:r>
      <w:commentRangeEnd w:id="107"/>
      <w:r w:rsidR="002C37BF">
        <w:rPr>
          <w:rStyle w:val="CommentReference"/>
        </w:rPr>
        <w:commentReference w:id="107"/>
      </w:r>
      <w:r w:rsidRPr="00B837C3">
        <w:rPr>
          <w:rFonts w:ascii="Times New Roman" w:eastAsia="Times New Roman" w:hAnsi="Times New Roman" w:cs="Times New Roman"/>
          <w:bCs/>
          <w:sz w:val="24"/>
          <w:szCs w:val="24"/>
        </w:rPr>
        <w:t>, indicating an intrinsic preference or motivational asymmetry tied to the signal’s meaning. However, the</w:t>
      </w:r>
      <w:r>
        <w:rPr>
          <w:rFonts w:ascii="Times New Roman" w:eastAsia="Times New Roman" w:hAnsi="Times New Roman" w:cs="Times New Roman"/>
          <w:bCs/>
          <w:sz w:val="24"/>
          <w:szCs w:val="24"/>
        </w:rPr>
        <w:t>y</w:t>
      </w:r>
      <w:r w:rsidRPr="00B837C3">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showed different</w:t>
      </w:r>
      <w:r w:rsidRPr="006B7FEB">
        <w:rPr>
          <w:rFonts w:ascii="Times New Roman" w:eastAsia="Times New Roman" w:hAnsi="Times New Roman" w:cs="Times New Roman"/>
          <w:bCs/>
          <w:sz w:val="24"/>
          <w:szCs w:val="24"/>
        </w:rPr>
        <w:t xml:space="preserve"> strategies</w:t>
      </w:r>
      <w:r w:rsidRPr="00B837C3">
        <w:rPr>
          <w:rFonts w:ascii="Times New Roman" w:eastAsia="Times New Roman" w:hAnsi="Times New Roman" w:cs="Times New Roman"/>
          <w:bCs/>
          <w:sz w:val="24"/>
          <w:szCs w:val="24"/>
        </w:rPr>
        <w:t xml:space="preserve">. </w:t>
      </w:r>
      <w:commentRangeEnd w:id="103"/>
      <w:r w:rsidR="006B66AB">
        <w:rPr>
          <w:rStyle w:val="CommentReference"/>
        </w:rPr>
        <w:commentReference w:id="103"/>
      </w:r>
    </w:p>
    <w:p w14:paraId="3A9D4C1E" w14:textId="39533DE6" w:rsidR="00DA65DC" w:rsidRPr="00DA65DC" w:rsidRDefault="00DA65DC" w:rsidP="00B837C3">
      <w:pPr>
        <w:spacing w:after="0" w:line="480" w:lineRule="auto"/>
        <w:rPr>
          <w:rFonts w:ascii="Times New Roman" w:eastAsia="Times New Roman" w:hAnsi="Times New Roman" w:cs="Times New Roman"/>
          <w:sz w:val="24"/>
          <w:szCs w:val="24"/>
        </w:rPr>
      </w:pPr>
      <w:commentRangeStart w:id="108"/>
      <w:r w:rsidRPr="006B7FEB">
        <w:rPr>
          <w:rFonts w:ascii="Times New Roman" w:eastAsia="Times New Roman" w:hAnsi="Times New Roman" w:cs="Times New Roman"/>
          <w:sz w:val="24"/>
          <w:szCs w:val="24"/>
        </w:rPr>
        <w:t xml:space="preserve">The behavior of monkey 1 </w:t>
      </w:r>
      <w:r w:rsidRPr="00DA65DC">
        <w:rPr>
          <w:rFonts w:ascii="Times New Roman" w:eastAsia="Times New Roman" w:hAnsi="Times New Roman" w:cs="Times New Roman"/>
          <w:sz w:val="24"/>
          <w:szCs w:val="24"/>
        </w:rPr>
        <w:t xml:space="preserve">was well captured by a </w:t>
      </w:r>
      <w:r w:rsidRPr="006B7FEB">
        <w:rPr>
          <w:rFonts w:ascii="Times New Roman" w:eastAsia="Times New Roman" w:hAnsi="Times New Roman" w:cs="Times New Roman"/>
          <w:sz w:val="24"/>
          <w:szCs w:val="24"/>
        </w:rPr>
        <w:t>full temporal discounting model</w:t>
      </w:r>
      <w:del w:id="109" w:author="Mark Eldridge" w:date="2025-05-14T16:27:00Z" w16du:dateUtc="2025-05-14T15:27:00Z">
        <w:r w:rsidRPr="00DA65DC" w:rsidDel="00BD721F">
          <w:rPr>
            <w:rFonts w:ascii="Times New Roman" w:eastAsia="Times New Roman" w:hAnsi="Times New Roman" w:cs="Times New Roman"/>
            <w:sz w:val="24"/>
            <w:szCs w:val="24"/>
          </w:rPr>
          <w:delText xml:space="preserve"> (strategy 2)</w:delText>
        </w:r>
      </w:del>
      <w:r w:rsidRPr="00DA65DC">
        <w:rPr>
          <w:rFonts w:ascii="Times New Roman" w:eastAsia="Times New Roman" w:hAnsi="Times New Roman" w:cs="Times New Roman"/>
          <w:sz w:val="24"/>
          <w:szCs w:val="24"/>
        </w:rPr>
        <w:t>, where</w:t>
      </w:r>
      <w:ins w:id="110" w:author="Mark Eldridge" w:date="2025-05-14T16:27:00Z" w16du:dateUtc="2025-05-14T15:27:00Z">
        <w:r w:rsidR="00BD721F">
          <w:rPr>
            <w:rFonts w:ascii="Times New Roman" w:eastAsia="Times New Roman" w:hAnsi="Times New Roman" w:cs="Times New Roman"/>
            <w:sz w:val="24"/>
            <w:szCs w:val="24"/>
          </w:rPr>
          <w:t>in</w:t>
        </w:r>
      </w:ins>
      <w:r w:rsidRPr="00DA65DC">
        <w:rPr>
          <w:rFonts w:ascii="Times New Roman" w:eastAsia="Times New Roman" w:hAnsi="Times New Roman" w:cs="Times New Roman"/>
          <w:sz w:val="24"/>
          <w:szCs w:val="24"/>
        </w:rPr>
        <w:t xml:space="preserve"> value was adjusted based on the reward magnitude, delay, and the timing of the go-signal. This flexible computation was mirrored in neural activity: </w:t>
      </w:r>
      <w:proofErr w:type="spellStart"/>
      <w:r w:rsidRPr="00DA65DC">
        <w:rPr>
          <w:rFonts w:ascii="Times New Roman" w:eastAsia="Times New Roman" w:hAnsi="Times New Roman" w:cs="Times New Roman"/>
          <w:sz w:val="24"/>
          <w:szCs w:val="24"/>
        </w:rPr>
        <w:t>dlPFC</w:t>
      </w:r>
      <w:proofErr w:type="spellEnd"/>
      <w:r w:rsidRPr="00DA65DC">
        <w:rPr>
          <w:rFonts w:ascii="Times New Roman" w:eastAsia="Times New Roman" w:hAnsi="Times New Roman" w:cs="Times New Roman"/>
          <w:sz w:val="24"/>
          <w:szCs w:val="24"/>
        </w:rPr>
        <w:t xml:space="preserve"> neurons in monkey 1 integrated </w:t>
      </w:r>
      <w:r w:rsidRPr="006B7FEB">
        <w:rPr>
          <w:rFonts w:ascii="Times New Roman" w:eastAsia="Times New Roman" w:hAnsi="Times New Roman" w:cs="Times New Roman"/>
          <w:sz w:val="24"/>
          <w:szCs w:val="24"/>
        </w:rPr>
        <w:t>reward, delay</w:t>
      </w:r>
      <w:r w:rsidRPr="00DA65DC">
        <w:rPr>
          <w:rFonts w:ascii="Times New Roman" w:eastAsia="Times New Roman" w:hAnsi="Times New Roman" w:cs="Times New Roman"/>
          <w:sz w:val="24"/>
          <w:szCs w:val="24"/>
        </w:rPr>
        <w:t xml:space="preserve">, and the </w:t>
      </w:r>
      <w:r w:rsidRPr="006B7FEB">
        <w:rPr>
          <w:rFonts w:ascii="Times New Roman" w:eastAsia="Times New Roman" w:hAnsi="Times New Roman" w:cs="Times New Roman"/>
          <w:sz w:val="24"/>
          <w:szCs w:val="24"/>
        </w:rPr>
        <w:t>timing of the go-signal</w:t>
      </w:r>
      <w:r w:rsidRPr="00DA65DC">
        <w:rPr>
          <w:rFonts w:ascii="Times New Roman" w:eastAsia="Times New Roman" w:hAnsi="Times New Roman" w:cs="Times New Roman"/>
          <w:sz w:val="24"/>
          <w:szCs w:val="24"/>
        </w:rPr>
        <w:t>, suggesting a context-sensitive value encoding that supports adaptive decision-making.</w:t>
      </w:r>
    </w:p>
    <w:p w14:paraId="0EF0E984" w14:textId="013DDF15" w:rsidR="00DA65DC" w:rsidRPr="00081A6A" w:rsidRDefault="00081A6A" w:rsidP="00B837C3">
      <w:pPr>
        <w:spacing w:after="0" w:line="480" w:lineRule="auto"/>
        <w:rPr>
          <w:rFonts w:ascii="Times New Roman" w:eastAsia="Times New Roman" w:hAnsi="Times New Roman" w:cs="Times New Roman"/>
          <w:bCs/>
          <w:sz w:val="24"/>
          <w:szCs w:val="24"/>
        </w:rPr>
      </w:pPr>
      <w:r w:rsidRPr="00081A6A">
        <w:rPr>
          <w:rFonts w:ascii="Times New Roman" w:eastAsia="Times New Roman" w:hAnsi="Times New Roman" w:cs="Times New Roman"/>
          <w:bCs/>
          <w:sz w:val="24"/>
          <w:szCs w:val="24"/>
        </w:rPr>
        <w:t xml:space="preserve">In contrast, </w:t>
      </w:r>
      <w:r>
        <w:rPr>
          <w:rFonts w:ascii="Times New Roman" w:eastAsia="Times New Roman" w:hAnsi="Times New Roman" w:cs="Times New Roman"/>
          <w:bCs/>
          <w:sz w:val="24"/>
          <w:szCs w:val="24"/>
        </w:rPr>
        <w:t>the</w:t>
      </w:r>
      <w:r w:rsidRPr="006B7FEB">
        <w:rPr>
          <w:rFonts w:ascii="Times New Roman" w:eastAsia="Times New Roman" w:hAnsi="Times New Roman" w:cs="Times New Roman"/>
          <w:bCs/>
          <w:sz w:val="24"/>
          <w:szCs w:val="24"/>
        </w:rPr>
        <w:t xml:space="preserve"> behavior</w:t>
      </w:r>
      <w:r>
        <w:rPr>
          <w:rFonts w:ascii="Times New Roman" w:eastAsia="Times New Roman" w:hAnsi="Times New Roman" w:cs="Times New Roman"/>
          <w:bCs/>
          <w:sz w:val="24"/>
          <w:szCs w:val="24"/>
        </w:rPr>
        <w:t xml:space="preserve"> of monkey 2</w:t>
      </w:r>
      <w:r w:rsidRPr="00081A6A">
        <w:rPr>
          <w:rFonts w:ascii="Times New Roman" w:eastAsia="Times New Roman" w:hAnsi="Times New Roman" w:cs="Times New Roman"/>
          <w:bCs/>
          <w:sz w:val="24"/>
          <w:szCs w:val="24"/>
        </w:rPr>
        <w:t xml:space="preserve"> aligned more closely with </w:t>
      </w:r>
      <w:del w:id="111" w:author="Mark Eldridge" w:date="2025-05-14T16:28:00Z" w16du:dateUtc="2025-05-14T15:28:00Z">
        <w:r w:rsidDel="00B90C0A">
          <w:rPr>
            <w:rFonts w:ascii="Times New Roman" w:eastAsia="Times New Roman" w:hAnsi="Times New Roman" w:cs="Times New Roman"/>
            <w:bCs/>
            <w:sz w:val="24"/>
            <w:szCs w:val="24"/>
          </w:rPr>
          <w:delText>s</w:delText>
        </w:r>
        <w:r w:rsidRPr="006B7FEB" w:rsidDel="00B90C0A">
          <w:rPr>
            <w:rFonts w:ascii="Times New Roman" w:eastAsia="Times New Roman" w:hAnsi="Times New Roman" w:cs="Times New Roman"/>
            <w:bCs/>
            <w:sz w:val="24"/>
            <w:szCs w:val="24"/>
          </w:rPr>
          <w:delText>trategy 3</w:delText>
        </w:r>
      </w:del>
      <w:ins w:id="112" w:author="Mark Eldridge" w:date="2025-05-14T16:28:00Z" w16du:dateUtc="2025-05-14T15:28:00Z">
        <w:r w:rsidR="00B90C0A">
          <w:rPr>
            <w:rFonts w:ascii="Times New Roman" w:eastAsia="Times New Roman" w:hAnsi="Times New Roman" w:cs="Times New Roman"/>
            <w:bCs/>
            <w:sz w:val="24"/>
            <w:szCs w:val="24"/>
          </w:rPr>
          <w:t>[describe model]</w:t>
        </w:r>
      </w:ins>
      <w:r w:rsidRPr="00081A6A">
        <w:rPr>
          <w:rFonts w:ascii="Times New Roman" w:eastAsia="Times New Roman" w:hAnsi="Times New Roman" w:cs="Times New Roman"/>
          <w:bCs/>
          <w:sz w:val="24"/>
          <w:szCs w:val="24"/>
        </w:rPr>
        <w:t>, with the go-signal</w:t>
      </w:r>
      <w:r>
        <w:rPr>
          <w:rFonts w:ascii="Times New Roman" w:eastAsia="Times New Roman" w:hAnsi="Times New Roman" w:cs="Times New Roman"/>
          <w:bCs/>
          <w:sz w:val="24"/>
          <w:szCs w:val="24"/>
        </w:rPr>
        <w:t xml:space="preserve">, </w:t>
      </w:r>
      <w:r w:rsidRPr="00081A6A">
        <w:rPr>
          <w:rFonts w:ascii="Times New Roman" w:eastAsia="Times New Roman" w:hAnsi="Times New Roman" w:cs="Times New Roman"/>
          <w:bCs/>
          <w:sz w:val="24"/>
          <w:szCs w:val="24"/>
        </w:rPr>
        <w:t xml:space="preserve">especially the </w:t>
      </w:r>
      <w:r w:rsidRPr="006B7FEB">
        <w:rPr>
          <w:rFonts w:ascii="Times New Roman" w:eastAsia="Times New Roman" w:hAnsi="Times New Roman" w:cs="Times New Roman"/>
          <w:bCs/>
          <w:sz w:val="24"/>
          <w:szCs w:val="24"/>
        </w:rPr>
        <w:t>purple one</w:t>
      </w:r>
      <w:r>
        <w:rPr>
          <w:rFonts w:ascii="Times New Roman" w:eastAsia="Times New Roman" w:hAnsi="Times New Roman" w:cs="Times New Roman"/>
          <w:bCs/>
          <w:sz w:val="24"/>
          <w:szCs w:val="24"/>
        </w:rPr>
        <w:t xml:space="preserve">, </w:t>
      </w:r>
      <w:r w:rsidRPr="006B7FEB">
        <w:rPr>
          <w:rFonts w:ascii="Times New Roman" w:eastAsia="Times New Roman" w:hAnsi="Times New Roman" w:cs="Times New Roman"/>
          <w:bCs/>
          <w:sz w:val="24"/>
          <w:szCs w:val="24"/>
        </w:rPr>
        <w:t>carrying intrinsic positive value</w:t>
      </w:r>
      <w:r w:rsidRPr="00081A6A">
        <w:rPr>
          <w:rFonts w:ascii="Times New Roman" w:eastAsia="Times New Roman" w:hAnsi="Times New Roman" w:cs="Times New Roman"/>
          <w:bCs/>
          <w:sz w:val="24"/>
          <w:szCs w:val="24"/>
        </w:rPr>
        <w:t xml:space="preserve">. This was also </w:t>
      </w:r>
      <w:r>
        <w:rPr>
          <w:rFonts w:ascii="Times New Roman" w:eastAsia="Times New Roman" w:hAnsi="Times New Roman" w:cs="Times New Roman"/>
          <w:bCs/>
          <w:sz w:val="24"/>
          <w:szCs w:val="24"/>
        </w:rPr>
        <w:t>reflected</w:t>
      </w:r>
      <w:r w:rsidRPr="00081A6A">
        <w:rPr>
          <w:rFonts w:ascii="Times New Roman" w:eastAsia="Times New Roman" w:hAnsi="Times New Roman" w:cs="Times New Roman"/>
          <w:bCs/>
          <w:sz w:val="24"/>
          <w:szCs w:val="24"/>
        </w:rPr>
        <w:t xml:space="preserve"> in the neural </w:t>
      </w:r>
      <w:r>
        <w:rPr>
          <w:rFonts w:ascii="Times New Roman" w:eastAsia="Times New Roman" w:hAnsi="Times New Roman" w:cs="Times New Roman"/>
          <w:bCs/>
          <w:sz w:val="24"/>
          <w:szCs w:val="24"/>
        </w:rPr>
        <w:t xml:space="preserve">activity that </w:t>
      </w:r>
      <w:r w:rsidRPr="00081A6A">
        <w:rPr>
          <w:rFonts w:ascii="Times New Roman" w:eastAsia="Times New Roman" w:hAnsi="Times New Roman" w:cs="Times New Roman"/>
          <w:bCs/>
          <w:sz w:val="24"/>
          <w:szCs w:val="24"/>
        </w:rPr>
        <w:t xml:space="preserve">showed </w:t>
      </w:r>
      <w:r w:rsidRPr="006B7FEB">
        <w:rPr>
          <w:rFonts w:ascii="Times New Roman" w:eastAsia="Times New Roman" w:hAnsi="Times New Roman" w:cs="Times New Roman"/>
          <w:bCs/>
          <w:sz w:val="24"/>
          <w:szCs w:val="24"/>
        </w:rPr>
        <w:t>limited modulation by temporal variables</w:t>
      </w:r>
      <w:r w:rsidRPr="00081A6A">
        <w:rPr>
          <w:rFonts w:ascii="Times New Roman" w:eastAsia="Times New Roman" w:hAnsi="Times New Roman" w:cs="Times New Roman"/>
          <w:bCs/>
          <w:sz w:val="24"/>
          <w:szCs w:val="24"/>
        </w:rPr>
        <w:t>, consistent with a strategy that relied more on categorical or biased responses to specific combinations of task cues.</w:t>
      </w:r>
      <w:commentRangeEnd w:id="108"/>
      <w:r w:rsidR="006323F9">
        <w:rPr>
          <w:rStyle w:val="CommentReference"/>
        </w:rPr>
        <w:commentReference w:id="108"/>
      </w:r>
      <w:ins w:id="113" w:author="Mark Eldridge" w:date="2025-05-14T16:28:00Z" w16du:dateUtc="2025-05-14T15:28:00Z">
        <w:r w:rsidR="00401E22">
          <w:rPr>
            <w:rFonts w:ascii="Times New Roman" w:eastAsia="Times New Roman" w:hAnsi="Times New Roman" w:cs="Times New Roman"/>
            <w:bCs/>
            <w:sz w:val="24"/>
            <w:szCs w:val="24"/>
          </w:rPr>
          <w:t xml:space="preserve"> [need to succinctly compare the strategy of monk 2 with that of monk 1</w:t>
        </w:r>
        <w:r w:rsidR="001136F4">
          <w:rPr>
            <w:rFonts w:ascii="Times New Roman" w:eastAsia="Times New Roman" w:hAnsi="Times New Roman" w:cs="Times New Roman"/>
            <w:bCs/>
            <w:sz w:val="24"/>
            <w:szCs w:val="24"/>
          </w:rPr>
          <w:t>. Are you saying that it was relatively insensitive to delay, or is it more compl</w:t>
        </w:r>
      </w:ins>
      <w:ins w:id="114" w:author="Mark Eldridge" w:date="2025-05-14T16:29:00Z" w16du:dateUtc="2025-05-14T15:29:00Z">
        <w:r w:rsidR="001136F4">
          <w:rPr>
            <w:rFonts w:ascii="Times New Roman" w:eastAsia="Times New Roman" w:hAnsi="Times New Roman" w:cs="Times New Roman"/>
            <w:bCs/>
            <w:sz w:val="24"/>
            <w:szCs w:val="24"/>
          </w:rPr>
          <w:t>icated than that?]</w:t>
        </w:r>
      </w:ins>
    </w:p>
    <w:p w14:paraId="2E2C5CFE" w14:textId="77777777" w:rsidR="003D559C" w:rsidRDefault="003D559C" w:rsidP="003D559C">
      <w:pPr>
        <w:pBdr>
          <w:top w:val="nil"/>
          <w:left w:val="nil"/>
          <w:bottom w:val="nil"/>
          <w:right w:val="nil"/>
          <w:between w:val="nil"/>
        </w:pBdr>
        <w:spacing w:after="0" w:line="480" w:lineRule="auto"/>
        <w:rPr>
          <w:ins w:id="115" w:author="Mark Eldridge" w:date="2025-05-14T16:32:00Z" w16du:dateUtc="2025-05-14T15:32:00Z"/>
          <w:rFonts w:ascii="Times New Roman" w:eastAsia="Times New Roman" w:hAnsi="Times New Roman" w:cs="Times New Roman"/>
          <w:bCs/>
          <w:sz w:val="24"/>
          <w:szCs w:val="24"/>
        </w:rPr>
      </w:pPr>
      <w:ins w:id="116" w:author="Mark Eldridge" w:date="2025-05-14T16:32:00Z" w16du:dateUtc="2025-05-14T15:32:00Z">
        <w:r>
          <w:rPr>
            <w:rFonts w:ascii="Times New Roman" w:eastAsia="Times New Roman" w:hAnsi="Times New Roman" w:cs="Times New Roman"/>
            <w:bCs/>
            <w:sz w:val="24"/>
            <w:szCs w:val="24"/>
          </w:rPr>
          <w:t>Discussion</w:t>
        </w:r>
      </w:ins>
    </w:p>
    <w:p w14:paraId="27E1B70E" w14:textId="41B74059" w:rsidR="008F7C0E" w:rsidRPr="000C1C29" w:rsidRDefault="00081A6A" w:rsidP="003D559C">
      <w:pPr>
        <w:pBdr>
          <w:top w:val="nil"/>
          <w:left w:val="nil"/>
          <w:bottom w:val="nil"/>
          <w:right w:val="nil"/>
          <w:between w:val="nil"/>
        </w:pBdr>
        <w:spacing w:after="0" w:line="480" w:lineRule="auto"/>
        <w:rPr>
          <w:rFonts w:ascii="Times New Roman" w:eastAsia="Times New Roman" w:hAnsi="Times New Roman" w:cs="Times New Roman"/>
          <w:bCs/>
          <w:sz w:val="24"/>
          <w:szCs w:val="24"/>
        </w:rPr>
        <w:pPrChange w:id="117" w:author="Mark Eldridge" w:date="2025-05-14T16:32:00Z" w16du:dateUtc="2025-05-14T15:32:00Z">
          <w:pPr>
            <w:pBdr>
              <w:top w:val="nil"/>
              <w:left w:val="nil"/>
              <w:bottom w:val="nil"/>
              <w:right w:val="nil"/>
              <w:between w:val="nil"/>
            </w:pBdr>
            <w:spacing w:after="0" w:line="480" w:lineRule="auto"/>
            <w:ind w:firstLine="360"/>
          </w:pPr>
        </w:pPrChange>
      </w:pPr>
      <w:r>
        <w:rPr>
          <w:rFonts w:ascii="Times New Roman" w:eastAsia="Times New Roman" w:hAnsi="Times New Roman" w:cs="Times New Roman"/>
          <w:bCs/>
          <w:sz w:val="24"/>
          <w:szCs w:val="24"/>
        </w:rPr>
        <w:t>Our</w:t>
      </w:r>
      <w:r w:rsidRPr="000C1C29">
        <w:rPr>
          <w:rFonts w:ascii="Times New Roman" w:eastAsia="Times New Roman" w:hAnsi="Times New Roman" w:cs="Times New Roman"/>
          <w:bCs/>
          <w:sz w:val="24"/>
          <w:szCs w:val="24"/>
        </w:rPr>
        <w:t xml:space="preserve"> </w:t>
      </w:r>
      <w:r w:rsidR="004D420D" w:rsidRPr="000C1C29">
        <w:rPr>
          <w:rFonts w:ascii="Times New Roman" w:eastAsia="Times New Roman" w:hAnsi="Times New Roman" w:cs="Times New Roman"/>
          <w:bCs/>
          <w:sz w:val="24"/>
          <w:szCs w:val="24"/>
        </w:rPr>
        <w:t>results</w:t>
      </w:r>
      <w:r w:rsidR="00A00DFF" w:rsidRPr="000C1C29">
        <w:rPr>
          <w:rFonts w:ascii="Times New Roman" w:eastAsia="Times New Roman" w:hAnsi="Times New Roman" w:cs="Times New Roman"/>
          <w:bCs/>
          <w:sz w:val="24"/>
          <w:szCs w:val="24"/>
        </w:rPr>
        <w:t xml:space="preserve"> suggest that </w:t>
      </w:r>
      <w:r w:rsidR="00232B57">
        <w:rPr>
          <w:rFonts w:ascii="Times New Roman" w:eastAsia="Times New Roman" w:hAnsi="Times New Roman" w:cs="Times New Roman"/>
          <w:bCs/>
          <w:sz w:val="24"/>
          <w:szCs w:val="24"/>
        </w:rPr>
        <w:t xml:space="preserve">value computation in the </w:t>
      </w:r>
      <w:proofErr w:type="spellStart"/>
      <w:r w:rsidR="00A00DFF" w:rsidRPr="000C1C29">
        <w:rPr>
          <w:rFonts w:ascii="Times New Roman" w:eastAsia="Times New Roman" w:hAnsi="Times New Roman" w:cs="Times New Roman"/>
          <w:bCs/>
          <w:sz w:val="24"/>
          <w:szCs w:val="24"/>
        </w:rPr>
        <w:t>dlPFC</w:t>
      </w:r>
      <w:proofErr w:type="spellEnd"/>
      <w:r w:rsidR="004D420D" w:rsidRPr="000C1C29">
        <w:rPr>
          <w:rFonts w:ascii="Times New Roman" w:eastAsia="Times New Roman" w:hAnsi="Times New Roman" w:cs="Times New Roman"/>
          <w:bCs/>
          <w:sz w:val="24"/>
          <w:szCs w:val="24"/>
        </w:rPr>
        <w:t xml:space="preserve"> </w:t>
      </w:r>
      <w:r w:rsidR="00CC37AE" w:rsidRPr="000C1C29">
        <w:rPr>
          <w:rFonts w:ascii="Times New Roman" w:eastAsia="Times New Roman" w:hAnsi="Times New Roman" w:cs="Times New Roman"/>
          <w:bCs/>
          <w:sz w:val="24"/>
          <w:szCs w:val="24"/>
        </w:rPr>
        <w:t xml:space="preserve">is </w:t>
      </w:r>
      <w:r w:rsidR="00232B57">
        <w:rPr>
          <w:rFonts w:ascii="Times New Roman" w:eastAsia="Times New Roman" w:hAnsi="Times New Roman" w:cs="Times New Roman"/>
          <w:bCs/>
          <w:sz w:val="24"/>
          <w:szCs w:val="24"/>
        </w:rPr>
        <w:t>not fixed, but dynamicall</w:t>
      </w:r>
      <w:r w:rsidR="007711C5">
        <w:rPr>
          <w:rFonts w:ascii="Times New Roman" w:eastAsia="Times New Roman" w:hAnsi="Times New Roman" w:cs="Times New Roman"/>
          <w:bCs/>
          <w:sz w:val="24"/>
          <w:szCs w:val="24"/>
        </w:rPr>
        <w:t xml:space="preserve">y shaped by </w:t>
      </w:r>
      <w:r w:rsidR="00EE7319">
        <w:rPr>
          <w:rFonts w:ascii="Times New Roman" w:eastAsia="Times New Roman" w:hAnsi="Times New Roman" w:cs="Times New Roman"/>
          <w:bCs/>
          <w:sz w:val="24"/>
          <w:szCs w:val="24"/>
        </w:rPr>
        <w:t>both the offer features (reward magnitude and delay) and task context (go-signal</w:t>
      </w:r>
      <w:r w:rsidR="00891535">
        <w:rPr>
          <w:rFonts w:ascii="Times New Roman" w:eastAsia="Times New Roman" w:hAnsi="Times New Roman" w:cs="Times New Roman"/>
          <w:bCs/>
          <w:sz w:val="24"/>
          <w:szCs w:val="24"/>
        </w:rPr>
        <w:t xml:space="preserve"> timing</w:t>
      </w:r>
      <w:r w:rsidR="00EE7319">
        <w:rPr>
          <w:rFonts w:ascii="Times New Roman" w:eastAsia="Times New Roman" w:hAnsi="Times New Roman" w:cs="Times New Roman"/>
          <w:bCs/>
          <w:sz w:val="24"/>
          <w:szCs w:val="24"/>
        </w:rPr>
        <w:t>)</w:t>
      </w:r>
      <w:r w:rsidR="00F61A6A">
        <w:rPr>
          <w:rFonts w:ascii="Times New Roman" w:eastAsia="Times New Roman" w:hAnsi="Times New Roman" w:cs="Times New Roman"/>
          <w:bCs/>
          <w:sz w:val="24"/>
          <w:szCs w:val="24"/>
        </w:rPr>
        <w:t xml:space="preserve">. </w:t>
      </w:r>
      <w:commentRangeStart w:id="118"/>
      <w:commentRangeStart w:id="119"/>
      <w:r w:rsidR="009E3B32">
        <w:rPr>
          <w:rFonts w:ascii="Times New Roman" w:eastAsia="Times New Roman" w:hAnsi="Times New Roman" w:cs="Times New Roman"/>
          <w:bCs/>
          <w:sz w:val="24"/>
          <w:szCs w:val="24"/>
        </w:rPr>
        <w:t>While</w:t>
      </w:r>
      <w:commentRangeEnd w:id="118"/>
      <w:r w:rsidR="009E3B32">
        <w:rPr>
          <w:rStyle w:val="CommentReference"/>
        </w:rPr>
        <w:commentReference w:id="118"/>
      </w:r>
      <w:commentRangeEnd w:id="119"/>
      <w:r w:rsidR="009E3B32">
        <w:rPr>
          <w:rStyle w:val="CommentReference"/>
        </w:rPr>
        <w:commentReference w:id="119"/>
      </w:r>
      <w:r w:rsidR="009E3B32">
        <w:rPr>
          <w:rFonts w:ascii="Times New Roman" w:eastAsia="Times New Roman" w:hAnsi="Times New Roman" w:cs="Times New Roman"/>
          <w:bCs/>
          <w:sz w:val="24"/>
          <w:szCs w:val="24"/>
        </w:rPr>
        <w:t xml:space="preserve"> individual variability is celebrated in </w:t>
      </w:r>
      <w:r w:rsidR="001A2892">
        <w:rPr>
          <w:rFonts w:ascii="Times New Roman" w:eastAsia="Times New Roman" w:hAnsi="Times New Roman" w:cs="Times New Roman"/>
          <w:bCs/>
          <w:sz w:val="24"/>
          <w:szCs w:val="24"/>
        </w:rPr>
        <w:t>behavioral</w:t>
      </w:r>
      <w:r w:rsidR="009E3B32">
        <w:rPr>
          <w:rFonts w:ascii="Times New Roman" w:eastAsia="Times New Roman" w:hAnsi="Times New Roman" w:cs="Times New Roman"/>
          <w:bCs/>
          <w:sz w:val="24"/>
          <w:szCs w:val="24"/>
        </w:rPr>
        <w:t xml:space="preserve"> and cognitive literature, characterizing individual variability in neural responses</w:t>
      </w:r>
      <w:r w:rsidR="00426419">
        <w:rPr>
          <w:rFonts w:ascii="Times New Roman" w:eastAsia="Times New Roman" w:hAnsi="Times New Roman" w:cs="Times New Roman"/>
          <w:bCs/>
          <w:sz w:val="24"/>
          <w:szCs w:val="24"/>
        </w:rPr>
        <w:t xml:space="preserve"> </w:t>
      </w:r>
      <w:r w:rsidR="009E3B32">
        <w:rPr>
          <w:rFonts w:ascii="Times New Roman" w:eastAsia="Times New Roman" w:hAnsi="Times New Roman" w:cs="Times New Roman"/>
          <w:bCs/>
          <w:sz w:val="24"/>
          <w:szCs w:val="24"/>
        </w:rPr>
        <w:t xml:space="preserve">between animals is much less shown. Our </w:t>
      </w:r>
      <w:r w:rsidR="00426419">
        <w:rPr>
          <w:rFonts w:ascii="Times New Roman" w:eastAsia="Times New Roman" w:hAnsi="Times New Roman" w:cs="Times New Roman"/>
          <w:bCs/>
          <w:sz w:val="24"/>
          <w:szCs w:val="24"/>
        </w:rPr>
        <w:t xml:space="preserve">results </w:t>
      </w:r>
      <w:r w:rsidR="0099168D">
        <w:rPr>
          <w:rFonts w:ascii="Times New Roman" w:eastAsia="Times New Roman" w:hAnsi="Times New Roman" w:cs="Times New Roman"/>
          <w:bCs/>
          <w:sz w:val="24"/>
          <w:szCs w:val="24"/>
        </w:rPr>
        <w:t>show that</w:t>
      </w:r>
      <w:r w:rsidR="00920A45">
        <w:rPr>
          <w:rFonts w:ascii="Times New Roman" w:eastAsia="Times New Roman" w:hAnsi="Times New Roman" w:cs="Times New Roman"/>
          <w:bCs/>
          <w:sz w:val="24"/>
          <w:szCs w:val="24"/>
        </w:rPr>
        <w:t xml:space="preserve"> differences </w:t>
      </w:r>
      <w:r w:rsidR="00DB1790">
        <w:rPr>
          <w:rFonts w:ascii="Times New Roman" w:eastAsia="Times New Roman" w:hAnsi="Times New Roman" w:cs="Times New Roman"/>
          <w:bCs/>
          <w:sz w:val="24"/>
          <w:szCs w:val="24"/>
        </w:rPr>
        <w:t xml:space="preserve">in decision-making strategies between the two monkeys are mirrored </w:t>
      </w:r>
      <w:r w:rsidR="009C2CC7" w:rsidRPr="009C2CC7">
        <w:rPr>
          <w:rFonts w:ascii="Times New Roman" w:eastAsia="Times New Roman" w:hAnsi="Times New Roman" w:cs="Times New Roman"/>
          <w:bCs/>
          <w:sz w:val="24"/>
          <w:szCs w:val="24"/>
        </w:rPr>
        <w:t xml:space="preserve">in distinct </w:t>
      </w:r>
      <w:r w:rsidR="009C2CC7" w:rsidRPr="009C2CC7">
        <w:rPr>
          <w:rFonts w:ascii="Times New Roman" w:eastAsia="Times New Roman" w:hAnsi="Times New Roman" w:cs="Times New Roman"/>
          <w:bCs/>
          <w:sz w:val="24"/>
          <w:szCs w:val="24"/>
        </w:rPr>
        <w:lastRenderedPageBreak/>
        <w:t xml:space="preserve">patterns of neural activity, revealing flexible and context-dependent encoding in one animal and more categorical, </w:t>
      </w:r>
      <w:r w:rsidR="00647A99">
        <w:rPr>
          <w:rFonts w:ascii="Times New Roman" w:eastAsia="Times New Roman" w:hAnsi="Times New Roman" w:cs="Times New Roman"/>
          <w:bCs/>
          <w:sz w:val="24"/>
          <w:szCs w:val="24"/>
        </w:rPr>
        <w:t>go</w:t>
      </w:r>
      <w:r w:rsidR="009C2CC7" w:rsidRPr="009C2CC7">
        <w:rPr>
          <w:rFonts w:ascii="Times New Roman" w:eastAsia="Times New Roman" w:hAnsi="Times New Roman" w:cs="Times New Roman"/>
          <w:bCs/>
          <w:sz w:val="24"/>
          <w:szCs w:val="24"/>
        </w:rPr>
        <w:t>-driven encoding in the other</w:t>
      </w:r>
      <w:r w:rsidR="0099168D">
        <w:rPr>
          <w:rFonts w:ascii="Times New Roman" w:eastAsia="Times New Roman" w:hAnsi="Times New Roman" w:cs="Times New Roman"/>
          <w:bCs/>
          <w:sz w:val="24"/>
          <w:szCs w:val="24"/>
        </w:rPr>
        <w:t xml:space="preserve">. </w:t>
      </w:r>
    </w:p>
    <w:p w14:paraId="1733DB91" w14:textId="77777777" w:rsidR="009D6258" w:rsidRDefault="009D6258" w:rsidP="005457B4">
      <w:pPr>
        <w:pBdr>
          <w:top w:val="nil"/>
          <w:left w:val="nil"/>
          <w:bottom w:val="nil"/>
          <w:right w:val="nil"/>
          <w:between w:val="nil"/>
        </w:pBdr>
        <w:spacing w:after="0" w:line="480" w:lineRule="auto"/>
        <w:rPr>
          <w:rFonts w:ascii="Times New Roman" w:eastAsia="Times New Roman" w:hAnsi="Times New Roman" w:cs="Times New Roman"/>
          <w:b/>
          <w:sz w:val="24"/>
          <w:szCs w:val="24"/>
        </w:rPr>
      </w:pPr>
    </w:p>
    <w:p w14:paraId="3D2696F2" w14:textId="0B9967E8" w:rsidR="005457B4" w:rsidRDefault="005457B4" w:rsidP="005457B4">
      <w:pPr>
        <w:pBdr>
          <w:top w:val="nil"/>
          <w:left w:val="nil"/>
          <w:bottom w:val="nil"/>
          <w:right w:val="nil"/>
          <w:between w:val="nil"/>
        </w:pBdr>
        <w:spacing w:after="0" w:line="480" w:lineRule="auto"/>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sz w:val="24"/>
          <w:szCs w:val="24"/>
        </w:rPr>
        <w:t>Results</w:t>
      </w:r>
    </w:p>
    <w:p w14:paraId="0C7995EA" w14:textId="384E91BA" w:rsidR="005457B4" w:rsidRDefault="005457B4" w:rsidP="005457B4">
      <w:pPr>
        <w:shd w:val="clear" w:color="auto" w:fill="FFFFFF"/>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Behavior</w:t>
      </w:r>
    </w:p>
    <w:p w14:paraId="1F09C0D2" w14:textId="77777777" w:rsidR="005B4A18" w:rsidRDefault="005457B4" w:rsidP="005457B4">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monkeys performed a </w:t>
      </w:r>
      <w:r w:rsidR="00845D2F">
        <w:rPr>
          <w:rFonts w:ascii="Times New Roman" w:eastAsia="Times New Roman" w:hAnsi="Times New Roman" w:cs="Times New Roman"/>
          <w:sz w:val="24"/>
          <w:szCs w:val="24"/>
        </w:rPr>
        <w:t>temporal discounting</w:t>
      </w:r>
      <w:r>
        <w:rPr>
          <w:rFonts w:ascii="Times New Roman" w:eastAsia="Times New Roman" w:hAnsi="Times New Roman" w:cs="Times New Roman"/>
          <w:sz w:val="24"/>
          <w:szCs w:val="24"/>
        </w:rPr>
        <w:t xml:space="preserve"> task (Fig. 1A; see Methods), in which each of 9 visual cues indicated a different value offer (Fig. 1B). Each offer was a combination of a reward </w:t>
      </w:r>
      <w:r w:rsidR="005E3FEC">
        <w:rPr>
          <w:rFonts w:ascii="Times New Roman" w:eastAsia="Times New Roman" w:hAnsi="Times New Roman" w:cs="Times New Roman"/>
          <w:sz w:val="24"/>
          <w:szCs w:val="24"/>
        </w:rPr>
        <w:t>magnitude</w:t>
      </w:r>
      <w:r>
        <w:rPr>
          <w:rFonts w:ascii="Times New Roman" w:eastAsia="Times New Roman" w:hAnsi="Times New Roman" w:cs="Times New Roman"/>
          <w:sz w:val="24"/>
          <w:szCs w:val="24"/>
        </w:rPr>
        <w:t xml:space="preserve"> (2, 4, or 6 drops of liquid reward) and a delay (1, 5, or 10 seconds after the choice). </w:t>
      </w:r>
    </w:p>
    <w:p w14:paraId="507CEC7B" w14:textId="05CAA0F0" w:rsidR="005B4A18" w:rsidRDefault="005B4A18" w:rsidP="005457B4">
      <w:pPr>
        <w:shd w:val="clear" w:color="auto" w:fill="FFFFFF"/>
        <w:spacing w:after="0" w:line="480" w:lineRule="auto"/>
        <w:rPr>
          <w:rFonts w:ascii="Times New Roman" w:eastAsia="Times New Roman" w:hAnsi="Times New Roman" w:cs="Times New Roman"/>
          <w:sz w:val="24"/>
          <w:szCs w:val="24"/>
        </w:rPr>
      </w:pPr>
      <w:r w:rsidRPr="005B4A18">
        <w:rPr>
          <w:rFonts w:ascii="Times New Roman" w:eastAsia="Times New Roman" w:hAnsi="Times New Roman" w:cs="Times New Roman"/>
          <w:sz w:val="24"/>
          <w:szCs w:val="24"/>
        </w:rPr>
        <w:t>All possible combinations of reward and delay were presented across trials, so that the two factors varied independently.</w:t>
      </w:r>
      <w:r w:rsidR="007703BA" w:rsidRPr="007703BA">
        <w:t xml:space="preserve"> </w:t>
      </w:r>
      <w:r w:rsidR="007703BA" w:rsidRPr="007703BA">
        <w:rPr>
          <w:rFonts w:ascii="Times New Roman" w:eastAsia="Times New Roman" w:hAnsi="Times New Roman" w:cs="Times New Roman"/>
          <w:sz w:val="24"/>
          <w:szCs w:val="24"/>
        </w:rPr>
        <w:t>This orthogonal design allowed us to measure the separate and combined effects of reward magnitude and delay on both behavior and neural activity.</w:t>
      </w:r>
    </w:p>
    <w:p w14:paraId="2F78D6E0" w14:textId="22206986" w:rsidR="005457B4" w:rsidRDefault="005E3FEC" w:rsidP="005457B4">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w:t>
      </w:r>
      <w:r w:rsidR="005457B4">
        <w:rPr>
          <w:rFonts w:ascii="Times New Roman" w:eastAsia="Times New Roman" w:hAnsi="Times New Roman" w:cs="Times New Roman"/>
          <w:sz w:val="24"/>
          <w:szCs w:val="24"/>
        </w:rPr>
        <w:t xml:space="preserve">n each trial </w:t>
      </w:r>
      <w:r w:rsidR="008566F7">
        <w:rPr>
          <w:rFonts w:ascii="Times New Roman" w:eastAsia="Times New Roman" w:hAnsi="Times New Roman" w:cs="Times New Roman"/>
          <w:sz w:val="24"/>
          <w:szCs w:val="24"/>
        </w:rPr>
        <w:t>an</w:t>
      </w:r>
      <w:r w:rsidR="005457B4">
        <w:rPr>
          <w:rFonts w:ascii="Times New Roman" w:eastAsia="Times New Roman" w:hAnsi="Times New Roman" w:cs="Times New Roman"/>
          <w:sz w:val="24"/>
          <w:szCs w:val="24"/>
        </w:rPr>
        <w:t xml:space="preserve"> offer was presented, and the monkeys </w:t>
      </w:r>
      <w:r w:rsidR="008566F7">
        <w:rPr>
          <w:rFonts w:ascii="Times New Roman" w:eastAsia="Times New Roman" w:hAnsi="Times New Roman" w:cs="Times New Roman"/>
          <w:sz w:val="24"/>
          <w:szCs w:val="24"/>
        </w:rPr>
        <w:t xml:space="preserve">had to </w:t>
      </w:r>
      <w:r w:rsidR="005457B4">
        <w:rPr>
          <w:rFonts w:ascii="Times New Roman" w:eastAsia="Times New Roman" w:hAnsi="Times New Roman" w:cs="Times New Roman"/>
          <w:sz w:val="24"/>
          <w:szCs w:val="24"/>
        </w:rPr>
        <w:t>cho</w:t>
      </w:r>
      <w:r w:rsidR="008566F7">
        <w:rPr>
          <w:rFonts w:ascii="Times New Roman" w:eastAsia="Times New Roman" w:hAnsi="Times New Roman" w:cs="Times New Roman"/>
          <w:sz w:val="24"/>
          <w:szCs w:val="24"/>
        </w:rPr>
        <w:t>o</w:t>
      </w:r>
      <w:r w:rsidR="005457B4">
        <w:rPr>
          <w:rFonts w:ascii="Times New Roman" w:eastAsia="Times New Roman" w:hAnsi="Times New Roman" w:cs="Times New Roman"/>
          <w:sz w:val="24"/>
          <w:szCs w:val="24"/>
        </w:rPr>
        <w:t>se whether to accept or re</w:t>
      </w:r>
      <w:r w:rsidR="008566F7">
        <w:rPr>
          <w:rFonts w:ascii="Times New Roman" w:eastAsia="Times New Roman" w:hAnsi="Times New Roman" w:cs="Times New Roman"/>
          <w:sz w:val="24"/>
          <w:szCs w:val="24"/>
        </w:rPr>
        <w:t xml:space="preserve">ject </w:t>
      </w:r>
      <w:r w:rsidR="005457B4">
        <w:rPr>
          <w:rFonts w:ascii="Times New Roman" w:eastAsia="Times New Roman" w:hAnsi="Times New Roman" w:cs="Times New Roman"/>
          <w:sz w:val="24"/>
          <w:szCs w:val="24"/>
        </w:rPr>
        <w:t>the offer. If the offer was accepted, the cue-defined drops were delivered after the corresponding delay (Fig. 1A). If the offer was rejected, the monkey immediately beg</w:t>
      </w:r>
      <w:r w:rsidR="008566F7">
        <w:rPr>
          <w:rFonts w:ascii="Times New Roman" w:eastAsia="Times New Roman" w:hAnsi="Times New Roman" w:cs="Times New Roman"/>
          <w:sz w:val="24"/>
          <w:szCs w:val="24"/>
        </w:rPr>
        <w:t>a</w:t>
      </w:r>
      <w:r w:rsidR="005457B4">
        <w:rPr>
          <w:rFonts w:ascii="Times New Roman" w:eastAsia="Times New Roman" w:hAnsi="Times New Roman" w:cs="Times New Roman"/>
          <w:sz w:val="24"/>
          <w:szCs w:val="24"/>
        </w:rPr>
        <w:t xml:space="preserve">n a new trial. </w:t>
      </w:r>
    </w:p>
    <w:p w14:paraId="78E3CC65" w14:textId="77777777" w:rsidR="00547CE9" w:rsidRDefault="00547CE9" w:rsidP="005457B4">
      <w:pPr>
        <w:shd w:val="clear" w:color="auto" w:fill="FFFFFF"/>
        <w:spacing w:after="0" w:line="480" w:lineRule="auto"/>
        <w:rPr>
          <w:rFonts w:ascii="Times New Roman" w:eastAsia="Times New Roman" w:hAnsi="Times New Roman" w:cs="Times New Roman"/>
          <w:sz w:val="24"/>
          <w:szCs w:val="24"/>
        </w:rPr>
      </w:pPr>
    </w:p>
    <w:p w14:paraId="6C63BA86" w14:textId="4323B757" w:rsidR="00547CE9" w:rsidRDefault="00547CE9" w:rsidP="005457B4">
      <w:pPr>
        <w:shd w:val="clear" w:color="auto" w:fill="FFFFFF"/>
        <w:spacing w:after="0" w:line="480" w:lineRule="auto"/>
        <w:rPr>
          <w:rFonts w:ascii="Times New Roman" w:eastAsia="Times New Roman" w:hAnsi="Times New Roman" w:cs="Times New Roman"/>
          <w:sz w:val="24"/>
          <w:szCs w:val="24"/>
        </w:rPr>
      </w:pPr>
      <w:commentRangeStart w:id="120"/>
      <w:r>
        <w:rPr>
          <w:noProof/>
          <w14:ligatures w14:val="standardContextual"/>
        </w:rPr>
        <w:drawing>
          <wp:inline distT="0" distB="0" distL="0" distR="0" wp14:anchorId="4C3D5707" wp14:editId="448C99D5">
            <wp:extent cx="5943600" cy="2775585"/>
            <wp:effectExtent l="0" t="0" r="0" b="5715"/>
            <wp:docPr id="184283263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32634"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943600" cy="2775585"/>
                    </a:xfrm>
                    <a:prstGeom prst="rect">
                      <a:avLst/>
                    </a:prstGeom>
                  </pic:spPr>
                </pic:pic>
              </a:graphicData>
            </a:graphic>
          </wp:inline>
        </w:drawing>
      </w:r>
      <w:commentRangeEnd w:id="120"/>
      <w:r w:rsidR="007E6D29">
        <w:rPr>
          <w:rStyle w:val="CommentReference"/>
        </w:rPr>
        <w:commentReference w:id="120"/>
      </w:r>
    </w:p>
    <w:p w14:paraId="5E852C89" w14:textId="77777777" w:rsidR="00547CE9" w:rsidRPr="00104667" w:rsidRDefault="00547CE9" w:rsidP="005457B4">
      <w:pPr>
        <w:shd w:val="clear" w:color="auto" w:fill="FFFFFF"/>
        <w:spacing w:after="0" w:line="480" w:lineRule="auto"/>
        <w:rPr>
          <w:rFonts w:ascii="Times New Roman" w:eastAsia="Times New Roman" w:hAnsi="Times New Roman" w:cs="Times New Roman"/>
          <w:color w:val="FF0000"/>
          <w:sz w:val="24"/>
          <w:szCs w:val="24"/>
        </w:rPr>
      </w:pPr>
    </w:p>
    <w:p w14:paraId="306E5C99" w14:textId="4F0CFE85" w:rsidR="0077284D" w:rsidRDefault="00BF5932" w:rsidP="005457B4">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behavioral analyses, we </w:t>
      </w:r>
      <w:r w:rsidR="0077284D">
        <w:rPr>
          <w:rFonts w:ascii="Times New Roman" w:eastAsia="Times New Roman" w:hAnsi="Times New Roman" w:cs="Times New Roman"/>
          <w:sz w:val="24"/>
          <w:szCs w:val="24"/>
        </w:rPr>
        <w:t>included</w:t>
      </w:r>
      <w:r>
        <w:rPr>
          <w:rFonts w:ascii="Times New Roman" w:eastAsia="Times New Roman" w:hAnsi="Times New Roman" w:cs="Times New Roman"/>
          <w:sz w:val="24"/>
          <w:szCs w:val="24"/>
        </w:rPr>
        <w:t xml:space="preserve"> data from all the neural recording days (7 for monkey 1 and 16 for monkey 2</w:t>
      </w:r>
      <w:r w:rsidR="001F0AC5">
        <w:rPr>
          <w:rFonts w:ascii="Times New Roman" w:eastAsia="Times New Roman" w:hAnsi="Times New Roman" w:cs="Times New Roman"/>
          <w:sz w:val="24"/>
          <w:szCs w:val="24"/>
        </w:rPr>
        <w:t>).</w:t>
      </w:r>
      <w:r w:rsidR="009C6251">
        <w:rPr>
          <w:rFonts w:ascii="Times New Roman" w:eastAsia="Times New Roman" w:hAnsi="Times New Roman" w:cs="Times New Roman"/>
          <w:sz w:val="24"/>
          <w:szCs w:val="24"/>
        </w:rPr>
        <w:t xml:space="preserve"> </w:t>
      </w:r>
      <w:r w:rsidR="00761965">
        <w:rPr>
          <w:rFonts w:ascii="Times New Roman" w:eastAsia="Times New Roman" w:hAnsi="Times New Roman" w:cs="Times New Roman"/>
          <w:sz w:val="24"/>
          <w:szCs w:val="24"/>
        </w:rPr>
        <w:t xml:space="preserve">The interaction between </w:t>
      </w:r>
      <w:r w:rsidR="0077284D">
        <w:rPr>
          <w:rFonts w:ascii="Times New Roman" w:eastAsia="Times New Roman" w:hAnsi="Times New Roman" w:cs="Times New Roman"/>
          <w:sz w:val="24"/>
          <w:szCs w:val="24"/>
        </w:rPr>
        <w:t>reward magnitude (</w:t>
      </w:r>
      <w:r w:rsidR="00761965">
        <w:rPr>
          <w:rFonts w:ascii="Times New Roman" w:eastAsia="Times New Roman" w:hAnsi="Times New Roman" w:cs="Times New Roman"/>
          <w:sz w:val="24"/>
          <w:szCs w:val="24"/>
        </w:rPr>
        <w:t>drops</w:t>
      </w:r>
      <w:r w:rsidR="0077284D">
        <w:rPr>
          <w:rFonts w:ascii="Times New Roman" w:eastAsia="Times New Roman" w:hAnsi="Times New Roman" w:cs="Times New Roman"/>
          <w:sz w:val="24"/>
          <w:szCs w:val="24"/>
        </w:rPr>
        <w:t>)</w:t>
      </w:r>
      <w:r w:rsidR="00761965">
        <w:rPr>
          <w:rFonts w:ascii="Times New Roman" w:eastAsia="Times New Roman" w:hAnsi="Times New Roman" w:cs="Times New Roman"/>
          <w:sz w:val="24"/>
          <w:szCs w:val="24"/>
        </w:rPr>
        <w:t xml:space="preserve"> and delay was described using </w:t>
      </w:r>
      <w:r w:rsidR="0077284D">
        <w:rPr>
          <w:rFonts w:ascii="Times New Roman" w:eastAsia="Times New Roman" w:hAnsi="Times New Roman" w:cs="Times New Roman"/>
          <w:sz w:val="24"/>
          <w:szCs w:val="24"/>
        </w:rPr>
        <w:t xml:space="preserve">a standard </w:t>
      </w:r>
      <w:r w:rsidR="00761965">
        <w:rPr>
          <w:rFonts w:ascii="Times New Roman" w:eastAsia="Times New Roman" w:hAnsi="Times New Roman" w:cs="Times New Roman"/>
          <w:sz w:val="24"/>
          <w:szCs w:val="24"/>
        </w:rPr>
        <w:t>hyperbolic discounting model</w:t>
      </w:r>
      <w:r w:rsidR="00724C0B">
        <w:rPr>
          <w:rFonts w:ascii="Times New Roman" w:eastAsia="Times New Roman" w:hAnsi="Times New Roman" w:cs="Times New Roman"/>
          <w:sz w:val="24"/>
          <w:szCs w:val="24"/>
        </w:rPr>
        <w:t xml:space="preserve">, </w:t>
      </w:r>
      <w:r w:rsidR="00761965">
        <w:rPr>
          <w:rFonts w:ascii="Times New Roman" w:eastAsia="Times New Roman" w:hAnsi="Times New Roman" w:cs="Times New Roman"/>
          <w:sz w:val="24"/>
          <w:szCs w:val="24"/>
        </w:rPr>
        <w:t>w</w:t>
      </w:r>
      <w:r w:rsidR="0077284D">
        <w:rPr>
          <w:rFonts w:ascii="Times New Roman" w:eastAsia="Times New Roman" w:hAnsi="Times New Roman" w:cs="Times New Roman"/>
          <w:sz w:val="24"/>
          <w:szCs w:val="24"/>
        </w:rPr>
        <w:t>here</w:t>
      </w:r>
      <w:r w:rsidR="00761965">
        <w:rPr>
          <w:rFonts w:ascii="Times New Roman" w:eastAsia="Times New Roman" w:hAnsi="Times New Roman" w:cs="Times New Roman"/>
          <w:sz w:val="24"/>
          <w:szCs w:val="24"/>
        </w:rPr>
        <w:t xml:space="preserve"> the discounted value</w:t>
      </w:r>
      <w:del w:id="121" w:author="Mark Eldridge" w:date="2025-05-14T16:37:00Z" w16du:dateUtc="2025-05-14T15:37:00Z">
        <w:r w:rsidR="00761965" w:rsidDel="00A92E35">
          <w:rPr>
            <w:rFonts w:ascii="Times New Roman" w:eastAsia="Times New Roman" w:hAnsi="Times New Roman" w:cs="Times New Roman"/>
            <w:sz w:val="24"/>
            <w:szCs w:val="24"/>
          </w:rPr>
          <w:delText xml:space="preserve"> (DV)</w:delText>
        </w:r>
      </w:del>
      <w:r w:rsidR="00761965">
        <w:rPr>
          <w:rFonts w:ascii="Times New Roman" w:eastAsia="Times New Roman" w:hAnsi="Times New Roman" w:cs="Times New Roman"/>
          <w:sz w:val="24"/>
          <w:szCs w:val="24"/>
        </w:rPr>
        <w:t xml:space="preserve"> </w:t>
      </w:r>
      <w:r w:rsidR="0077284D" w:rsidRPr="0077284D">
        <w:rPr>
          <w:rFonts w:ascii="Times New Roman" w:eastAsia="Times New Roman" w:hAnsi="Times New Roman" w:cs="Times New Roman"/>
          <w:sz w:val="24"/>
          <w:szCs w:val="24"/>
        </w:rPr>
        <w:t xml:space="preserve">increases with the number of drops and decreases with longer delays (see </w:t>
      </w:r>
      <w:r w:rsidR="0077284D" w:rsidRPr="00523274">
        <w:rPr>
          <w:rFonts w:ascii="Times New Roman" w:eastAsia="Times New Roman" w:hAnsi="Times New Roman" w:cs="Times New Roman"/>
          <w:sz w:val="24"/>
          <w:szCs w:val="24"/>
        </w:rPr>
        <w:t>Methods</w:t>
      </w:r>
      <w:r w:rsidR="0077284D" w:rsidRPr="0077284D">
        <w:rPr>
          <w:rFonts w:ascii="Times New Roman" w:eastAsia="Times New Roman" w:hAnsi="Times New Roman" w:cs="Times New Roman"/>
          <w:sz w:val="24"/>
          <w:szCs w:val="24"/>
        </w:rPr>
        <w:t xml:space="preserve"> for details).</w:t>
      </w:r>
    </w:p>
    <w:p w14:paraId="38FFE93C" w14:textId="27101204" w:rsidR="00761965" w:rsidRDefault="00761965" w:rsidP="005457B4">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relationship between </w:t>
      </w:r>
      <w:r w:rsidR="001652D4">
        <w:rPr>
          <w:rFonts w:ascii="Times New Roman" w:eastAsia="Times New Roman" w:hAnsi="Times New Roman" w:cs="Times New Roman"/>
          <w:sz w:val="24"/>
          <w:szCs w:val="24"/>
        </w:rPr>
        <w:t>acceptance</w:t>
      </w:r>
      <w:r>
        <w:rPr>
          <w:rFonts w:ascii="Times New Roman" w:eastAsia="Times New Roman" w:hAnsi="Times New Roman" w:cs="Times New Roman"/>
          <w:sz w:val="24"/>
          <w:szCs w:val="24"/>
        </w:rPr>
        <w:t xml:space="preserve"> probability and </w:t>
      </w:r>
      <w:r w:rsidR="0077284D">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discounted value</w:t>
      </w:r>
      <w:r w:rsidR="0077284D">
        <w:rPr>
          <w:rFonts w:ascii="Times New Roman" w:eastAsia="Times New Roman" w:hAnsi="Times New Roman" w:cs="Times New Roman"/>
          <w:sz w:val="24"/>
          <w:szCs w:val="24"/>
        </w:rPr>
        <w:t xml:space="preserve"> was captured by </w:t>
      </w:r>
      <w:r w:rsidR="0077284D" w:rsidRPr="003E1090">
        <w:rPr>
          <w:rFonts w:ascii="Times New Roman" w:eastAsia="Times New Roman" w:hAnsi="Times New Roman" w:cs="Times New Roman"/>
          <w:sz w:val="24"/>
          <w:szCs w:val="24"/>
        </w:rPr>
        <w:t xml:space="preserve">a </w:t>
      </w:r>
      <w:r w:rsidR="0077284D">
        <w:rPr>
          <w:rFonts w:ascii="Times New Roman" w:eastAsia="Times New Roman" w:hAnsi="Times New Roman" w:cs="Times New Roman"/>
          <w:sz w:val="24"/>
          <w:szCs w:val="24"/>
        </w:rPr>
        <w:t>logistic sigmoidal function</w:t>
      </w:r>
      <w:r w:rsidR="0077284D" w:rsidRPr="0077284D">
        <w:rPr>
          <w:rFonts w:ascii="Times New Roman" w:eastAsia="Times New Roman" w:hAnsi="Times New Roman" w:cs="Times New Roman"/>
          <w:sz w:val="24"/>
          <w:szCs w:val="24"/>
        </w:rPr>
        <w:t xml:space="preserve">, reflecting a smooth, probabilistic transition between rejection and acceptance as a function of </w:t>
      </w:r>
      <w:del w:id="122" w:author="Mark Eldridge" w:date="2025-05-14T16:37:00Z" w16du:dateUtc="2025-05-14T15:37:00Z">
        <w:r w:rsidR="0077284D" w:rsidRPr="0077284D" w:rsidDel="00A92E35">
          <w:rPr>
            <w:rFonts w:ascii="Times New Roman" w:eastAsia="Times New Roman" w:hAnsi="Times New Roman" w:cs="Times New Roman"/>
            <w:sz w:val="24"/>
            <w:szCs w:val="24"/>
          </w:rPr>
          <w:delText>DV</w:delText>
        </w:r>
        <w:r w:rsidDel="00A92E35">
          <w:rPr>
            <w:rFonts w:ascii="Times New Roman" w:eastAsia="Times New Roman" w:hAnsi="Times New Roman" w:cs="Times New Roman"/>
            <w:sz w:val="24"/>
            <w:szCs w:val="24"/>
          </w:rPr>
          <w:delText xml:space="preserve"> </w:delText>
        </w:r>
      </w:del>
      <w:ins w:id="123" w:author="Mark Eldridge" w:date="2025-05-14T16:37:00Z" w16du:dateUtc="2025-05-14T15:37:00Z">
        <w:r w:rsidR="00A92E35">
          <w:rPr>
            <w:rFonts w:ascii="Times New Roman" w:eastAsia="Times New Roman" w:hAnsi="Times New Roman" w:cs="Times New Roman"/>
            <w:sz w:val="24"/>
            <w:szCs w:val="24"/>
          </w:rPr>
          <w:t>discounted value</w:t>
        </w:r>
        <w:r w:rsidR="00A92E35">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(black curves in Fig. 2</w:t>
      </w:r>
      <w:r w:rsidR="00724C0B">
        <w:rPr>
          <w:rFonts w:ascii="Times New Roman" w:eastAsia="Times New Roman" w:hAnsi="Times New Roman" w:cs="Times New Roman"/>
          <w:sz w:val="24"/>
          <w:szCs w:val="24"/>
        </w:rPr>
        <w:t>A-</w:t>
      </w:r>
      <w:r>
        <w:rPr>
          <w:rFonts w:ascii="Times New Roman" w:eastAsia="Times New Roman" w:hAnsi="Times New Roman" w:cs="Times New Roman"/>
          <w:sz w:val="24"/>
          <w:szCs w:val="24"/>
        </w:rPr>
        <w:t>B</w:t>
      </w:r>
      <w:r w:rsidR="0077284D">
        <w:rPr>
          <w:rFonts w:ascii="Times New Roman" w:eastAsia="Times New Roman" w:hAnsi="Times New Roman" w:cs="Times New Roman"/>
          <w:sz w:val="24"/>
          <w:szCs w:val="24"/>
        </w:rPr>
        <w:t xml:space="preserve">; </w:t>
      </w:r>
      <w:r w:rsidR="003E1090">
        <w:rPr>
          <w:rFonts w:ascii="Times New Roman" w:eastAsia="Times New Roman" w:hAnsi="Times New Roman" w:cs="Times New Roman"/>
          <w:sz w:val="24"/>
          <w:szCs w:val="24"/>
        </w:rPr>
        <w:t>see Methods).</w:t>
      </w:r>
    </w:p>
    <w:p w14:paraId="1D27C2DE" w14:textId="18868FC8" w:rsidR="001C32FC" w:rsidRDefault="001B4E25" w:rsidP="005457B4">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As expected, t</w:t>
      </w:r>
      <w:r w:rsidR="002319C6">
        <w:rPr>
          <w:rFonts w:ascii="Times New Roman" w:eastAsia="Times New Roman" w:hAnsi="Times New Roman" w:cs="Times New Roman"/>
          <w:sz w:val="24"/>
          <w:szCs w:val="24"/>
        </w:rPr>
        <w:t>he</w:t>
      </w:r>
      <w:r w:rsidR="005457B4">
        <w:rPr>
          <w:rFonts w:ascii="Times New Roman" w:eastAsia="Times New Roman" w:hAnsi="Times New Roman" w:cs="Times New Roman"/>
          <w:sz w:val="24"/>
          <w:szCs w:val="24"/>
        </w:rPr>
        <w:t xml:space="preserve"> probability of accepting the offer was highest </w:t>
      </w:r>
      <w:r w:rsidR="00A35D2B">
        <w:rPr>
          <w:rFonts w:ascii="Times New Roman" w:eastAsia="Times New Roman" w:hAnsi="Times New Roman" w:cs="Times New Roman"/>
          <w:sz w:val="24"/>
          <w:szCs w:val="24"/>
        </w:rPr>
        <w:t xml:space="preserve">for </w:t>
      </w:r>
      <w:r w:rsidR="00A35D2B" w:rsidRPr="00A35D2B">
        <w:rPr>
          <w:rFonts w:ascii="Times New Roman" w:eastAsia="Times New Roman" w:hAnsi="Times New Roman" w:cs="Times New Roman"/>
          <w:sz w:val="24"/>
          <w:szCs w:val="24"/>
        </w:rPr>
        <w:t xml:space="preserve">larger, more immediate rewards </w:t>
      </w:r>
      <w:r>
        <w:rPr>
          <w:rFonts w:ascii="Times New Roman" w:eastAsia="Times New Roman" w:hAnsi="Times New Roman" w:cs="Times New Roman"/>
          <w:sz w:val="24"/>
          <w:szCs w:val="24"/>
        </w:rPr>
        <w:t>and lowest for</w:t>
      </w:r>
      <w:r w:rsidR="00A35D2B" w:rsidRPr="00A35D2B">
        <w:rPr>
          <w:rFonts w:ascii="Times New Roman" w:eastAsia="Times New Roman" w:hAnsi="Times New Roman" w:cs="Times New Roman"/>
          <w:sz w:val="24"/>
          <w:szCs w:val="24"/>
        </w:rPr>
        <w:t xml:space="preserve"> smaller, delayed ones</w:t>
      </w:r>
      <w:r w:rsidR="00547CE9">
        <w:rPr>
          <w:rFonts w:ascii="Times New Roman" w:eastAsia="Times New Roman" w:hAnsi="Times New Roman" w:cs="Times New Roman"/>
          <w:sz w:val="24"/>
          <w:szCs w:val="24"/>
        </w:rPr>
        <w:t xml:space="preserve"> </w:t>
      </w:r>
      <w:r w:rsidR="005457B4">
        <w:rPr>
          <w:rFonts w:ascii="Times New Roman" w:eastAsia="Times New Roman" w:hAnsi="Times New Roman" w:cs="Times New Roman"/>
          <w:sz w:val="24"/>
          <w:szCs w:val="24"/>
        </w:rPr>
        <w:t>(Fig. 2A-B)</w:t>
      </w:r>
      <w:r w:rsidR="002716DF">
        <w:rPr>
          <w:rFonts w:ascii="Times New Roman" w:eastAsia="Times New Roman" w:hAnsi="Times New Roman" w:cs="Times New Roman"/>
          <w:sz w:val="24"/>
          <w:szCs w:val="24"/>
        </w:rPr>
        <w:t xml:space="preserve">. </w:t>
      </w:r>
    </w:p>
    <w:p w14:paraId="7252FF3A" w14:textId="58F4AADE" w:rsidR="00A44B72" w:rsidRDefault="001B4E25" w:rsidP="00327BC7">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t>
      </w:r>
      <w:r w:rsidR="00A15A43">
        <w:rPr>
          <w:rFonts w:ascii="Times New Roman" w:eastAsia="Times New Roman" w:hAnsi="Times New Roman" w:cs="Times New Roman"/>
          <w:sz w:val="24"/>
          <w:szCs w:val="24"/>
        </w:rPr>
        <w:t xml:space="preserve">also </w:t>
      </w:r>
      <w:r w:rsidR="00C3148D">
        <w:rPr>
          <w:rFonts w:ascii="Times New Roman" w:eastAsia="Times New Roman" w:hAnsi="Times New Roman" w:cs="Times New Roman"/>
          <w:sz w:val="24"/>
          <w:szCs w:val="24"/>
        </w:rPr>
        <w:t>examined</w:t>
      </w:r>
      <w:r w:rsidR="00A15A43">
        <w:rPr>
          <w:rFonts w:ascii="Times New Roman" w:eastAsia="Times New Roman" w:hAnsi="Times New Roman" w:cs="Times New Roman"/>
          <w:sz w:val="24"/>
          <w:szCs w:val="24"/>
        </w:rPr>
        <w:t xml:space="preserve"> whether the </w:t>
      </w:r>
      <w:r>
        <w:rPr>
          <w:rFonts w:ascii="Times New Roman" w:eastAsia="Times New Roman" w:hAnsi="Times New Roman" w:cs="Times New Roman"/>
          <w:sz w:val="24"/>
          <w:szCs w:val="24"/>
        </w:rPr>
        <w:t>acceptance</w:t>
      </w:r>
      <w:r w:rsidR="00A15A43">
        <w:rPr>
          <w:rFonts w:ascii="Times New Roman" w:eastAsia="Times New Roman" w:hAnsi="Times New Roman" w:cs="Times New Roman"/>
          <w:sz w:val="24"/>
          <w:szCs w:val="24"/>
        </w:rPr>
        <w:t xml:space="preserve"> rate </w:t>
      </w:r>
      <w:r w:rsidR="00EC5BC0">
        <w:rPr>
          <w:rFonts w:ascii="Times New Roman" w:eastAsia="Times New Roman" w:hAnsi="Times New Roman" w:cs="Times New Roman"/>
          <w:sz w:val="24"/>
          <w:szCs w:val="24"/>
        </w:rPr>
        <w:t>changed based</w:t>
      </w:r>
      <w:r w:rsidR="00A15A43">
        <w:rPr>
          <w:rFonts w:ascii="Times New Roman" w:eastAsia="Times New Roman" w:hAnsi="Times New Roman" w:cs="Times New Roman"/>
          <w:sz w:val="24"/>
          <w:szCs w:val="24"/>
        </w:rPr>
        <w:t xml:space="preserve"> on whether the </w:t>
      </w:r>
      <w:ins w:id="124" w:author="Mark Eldridge" w:date="2025-05-14T16:39:00Z" w16du:dateUtc="2025-05-14T15:39:00Z">
        <w:r w:rsidR="0009468C">
          <w:rPr>
            <w:rFonts w:ascii="Times New Roman" w:eastAsia="Times New Roman" w:hAnsi="Times New Roman" w:cs="Times New Roman"/>
            <w:sz w:val="24"/>
            <w:szCs w:val="24"/>
          </w:rPr>
          <w:t xml:space="preserve">first </w:t>
        </w:r>
      </w:ins>
      <w:r w:rsidR="00A15A43">
        <w:rPr>
          <w:rFonts w:ascii="Times New Roman" w:eastAsia="Times New Roman" w:hAnsi="Times New Roman" w:cs="Times New Roman"/>
          <w:sz w:val="24"/>
          <w:szCs w:val="24"/>
        </w:rPr>
        <w:t>go-signal</w:t>
      </w:r>
      <w:ins w:id="125" w:author="Mark Eldridge" w:date="2025-05-14T16:39:00Z" w16du:dateUtc="2025-05-14T15:39:00Z">
        <w:r w:rsidR="0009468C">
          <w:rPr>
            <w:rFonts w:ascii="Times New Roman" w:eastAsia="Times New Roman" w:hAnsi="Times New Roman" w:cs="Times New Roman"/>
            <w:sz w:val="24"/>
            <w:szCs w:val="24"/>
          </w:rPr>
          <w:t xml:space="preserve"> </w:t>
        </w:r>
        <w:proofErr w:type="spellStart"/>
        <w:r w:rsidR="0009468C">
          <w:rPr>
            <w:rFonts w:ascii="Times New Roman" w:eastAsia="Times New Roman" w:hAnsi="Times New Roman" w:cs="Times New Roman"/>
            <w:sz w:val="24"/>
            <w:szCs w:val="24"/>
          </w:rPr>
          <w:t>prsented</w:t>
        </w:r>
      </w:ins>
      <w:proofErr w:type="spellEnd"/>
      <w:r w:rsidR="00A15A43">
        <w:rPr>
          <w:rFonts w:ascii="Times New Roman" w:eastAsia="Times New Roman" w:hAnsi="Times New Roman" w:cs="Times New Roman"/>
          <w:sz w:val="24"/>
          <w:szCs w:val="24"/>
        </w:rPr>
        <w:t xml:space="preserve"> was yellow or purple. </w:t>
      </w:r>
      <w:r w:rsidR="00B61350">
        <w:rPr>
          <w:rFonts w:ascii="Times New Roman" w:eastAsia="Times New Roman" w:hAnsi="Times New Roman" w:cs="Times New Roman"/>
          <w:sz w:val="24"/>
          <w:szCs w:val="24"/>
        </w:rPr>
        <w:t>W</w:t>
      </w:r>
      <w:r w:rsidR="00F3235B">
        <w:rPr>
          <w:rFonts w:ascii="Times New Roman" w:eastAsia="Times New Roman" w:hAnsi="Times New Roman" w:cs="Times New Roman"/>
          <w:sz w:val="24"/>
          <w:szCs w:val="24"/>
        </w:rPr>
        <w:t>e hypothesi</w:t>
      </w:r>
      <w:r w:rsidR="00CA69EC">
        <w:rPr>
          <w:rFonts w:ascii="Times New Roman" w:eastAsia="Times New Roman" w:hAnsi="Times New Roman" w:cs="Times New Roman"/>
          <w:sz w:val="24"/>
          <w:szCs w:val="24"/>
        </w:rPr>
        <w:t xml:space="preserve">zed that the value of the offer might decrease </w:t>
      </w:r>
      <w:del w:id="126" w:author="Mark Eldridge" w:date="2025-05-14T16:39:00Z" w16du:dateUtc="2025-05-14T15:39:00Z">
        <w:r w:rsidR="00CA69EC" w:rsidDel="00E861FE">
          <w:rPr>
            <w:rFonts w:ascii="Times New Roman" w:eastAsia="Times New Roman" w:hAnsi="Times New Roman" w:cs="Times New Roman"/>
            <w:sz w:val="24"/>
            <w:szCs w:val="24"/>
          </w:rPr>
          <w:delText xml:space="preserve">following </w:delText>
        </w:r>
      </w:del>
      <w:ins w:id="127" w:author="Mark Eldridge" w:date="2025-05-14T16:39:00Z" w16du:dateUtc="2025-05-14T15:39:00Z">
        <w:r w:rsidR="00E861FE">
          <w:rPr>
            <w:rFonts w:ascii="Times New Roman" w:eastAsia="Times New Roman" w:hAnsi="Times New Roman" w:cs="Times New Roman"/>
            <w:sz w:val="24"/>
            <w:szCs w:val="24"/>
          </w:rPr>
          <w:t>if</w:t>
        </w:r>
        <w:r w:rsidR="00E861FE">
          <w:rPr>
            <w:rFonts w:ascii="Times New Roman" w:eastAsia="Times New Roman" w:hAnsi="Times New Roman" w:cs="Times New Roman"/>
            <w:sz w:val="24"/>
            <w:szCs w:val="24"/>
          </w:rPr>
          <w:t xml:space="preserve"> </w:t>
        </w:r>
      </w:ins>
      <w:r w:rsidR="00CA69EC">
        <w:rPr>
          <w:rFonts w:ascii="Times New Roman" w:eastAsia="Times New Roman" w:hAnsi="Times New Roman" w:cs="Times New Roman"/>
          <w:sz w:val="24"/>
          <w:szCs w:val="24"/>
        </w:rPr>
        <w:t xml:space="preserve">the </w:t>
      </w:r>
      <w:r w:rsidR="003745F3">
        <w:rPr>
          <w:rFonts w:ascii="Times New Roman" w:eastAsia="Times New Roman" w:hAnsi="Times New Roman" w:cs="Times New Roman"/>
          <w:sz w:val="24"/>
          <w:szCs w:val="24"/>
        </w:rPr>
        <w:t>yellow go-signal</w:t>
      </w:r>
      <w:ins w:id="128" w:author="Mark Eldridge" w:date="2025-05-14T16:39:00Z" w16du:dateUtc="2025-05-14T15:39:00Z">
        <w:r w:rsidR="00E861FE">
          <w:rPr>
            <w:rFonts w:ascii="Times New Roman" w:eastAsia="Times New Roman" w:hAnsi="Times New Roman" w:cs="Times New Roman"/>
            <w:sz w:val="24"/>
            <w:szCs w:val="24"/>
          </w:rPr>
          <w:t xml:space="preserve"> came first – effectively increasing the delay to reward,</w:t>
        </w:r>
      </w:ins>
      <w:del w:id="129" w:author="Mark Eldridge" w:date="2025-05-14T16:39:00Z" w16du:dateUtc="2025-05-14T15:39:00Z">
        <w:r w:rsidR="003745F3" w:rsidDel="00E861FE">
          <w:rPr>
            <w:rFonts w:ascii="Times New Roman" w:eastAsia="Times New Roman" w:hAnsi="Times New Roman" w:cs="Times New Roman"/>
            <w:sz w:val="24"/>
            <w:szCs w:val="24"/>
          </w:rPr>
          <w:delText>,</w:delText>
        </w:r>
      </w:del>
      <w:r w:rsidR="003745F3">
        <w:rPr>
          <w:rFonts w:ascii="Times New Roman" w:eastAsia="Times New Roman" w:hAnsi="Times New Roman" w:cs="Times New Roman"/>
          <w:sz w:val="24"/>
          <w:szCs w:val="24"/>
        </w:rPr>
        <w:t xml:space="preserve"> which </w:t>
      </w:r>
      <w:r w:rsidR="0061649D">
        <w:rPr>
          <w:rFonts w:ascii="Times New Roman" w:eastAsia="Times New Roman" w:hAnsi="Times New Roman" w:cs="Times New Roman"/>
          <w:sz w:val="24"/>
          <w:szCs w:val="24"/>
        </w:rPr>
        <w:t>could</w:t>
      </w:r>
      <w:r w:rsidR="003745F3">
        <w:rPr>
          <w:rFonts w:ascii="Times New Roman" w:eastAsia="Times New Roman" w:hAnsi="Times New Roman" w:cs="Times New Roman"/>
          <w:sz w:val="24"/>
          <w:szCs w:val="24"/>
        </w:rPr>
        <w:t xml:space="preserve"> explain </w:t>
      </w:r>
      <w:del w:id="130" w:author="Mark Eldridge" w:date="2025-05-14T16:40:00Z" w16du:dateUtc="2025-05-14T15:40:00Z">
        <w:r w:rsidR="003745F3" w:rsidDel="00C32397">
          <w:rPr>
            <w:rFonts w:ascii="Times New Roman" w:eastAsia="Times New Roman" w:hAnsi="Times New Roman" w:cs="Times New Roman"/>
            <w:sz w:val="24"/>
            <w:szCs w:val="24"/>
          </w:rPr>
          <w:delText>why we expect</w:delText>
        </w:r>
        <w:r w:rsidR="0061649D" w:rsidDel="00C32397">
          <w:rPr>
            <w:rFonts w:ascii="Times New Roman" w:eastAsia="Times New Roman" w:hAnsi="Times New Roman" w:cs="Times New Roman"/>
            <w:sz w:val="24"/>
            <w:szCs w:val="24"/>
          </w:rPr>
          <w:delText>ed</w:delText>
        </w:r>
        <w:r w:rsidR="003745F3" w:rsidDel="00C32397">
          <w:rPr>
            <w:rFonts w:ascii="Times New Roman" w:eastAsia="Times New Roman" w:hAnsi="Times New Roman" w:cs="Times New Roman"/>
            <w:sz w:val="24"/>
            <w:szCs w:val="24"/>
          </w:rPr>
          <w:delText xml:space="preserve"> </w:delText>
        </w:r>
      </w:del>
      <w:r w:rsidR="003745F3">
        <w:rPr>
          <w:rFonts w:ascii="Times New Roman" w:eastAsia="Times New Roman" w:hAnsi="Times New Roman" w:cs="Times New Roman"/>
          <w:sz w:val="24"/>
          <w:szCs w:val="24"/>
        </w:rPr>
        <w:t>a difference in accept</w:t>
      </w:r>
      <w:r w:rsidR="0061649D">
        <w:rPr>
          <w:rFonts w:ascii="Times New Roman" w:eastAsia="Times New Roman" w:hAnsi="Times New Roman" w:cs="Times New Roman"/>
          <w:sz w:val="24"/>
          <w:szCs w:val="24"/>
        </w:rPr>
        <w:t xml:space="preserve">ance </w:t>
      </w:r>
      <w:r w:rsidR="003745F3">
        <w:rPr>
          <w:rFonts w:ascii="Times New Roman" w:eastAsia="Times New Roman" w:hAnsi="Times New Roman" w:cs="Times New Roman"/>
          <w:sz w:val="24"/>
          <w:szCs w:val="24"/>
        </w:rPr>
        <w:t>rate</w:t>
      </w:r>
      <w:r w:rsidR="0061649D">
        <w:rPr>
          <w:rFonts w:ascii="Times New Roman" w:eastAsia="Times New Roman" w:hAnsi="Times New Roman" w:cs="Times New Roman"/>
          <w:sz w:val="24"/>
          <w:szCs w:val="24"/>
        </w:rPr>
        <w:t>s</w:t>
      </w:r>
      <w:r w:rsidR="003745F3">
        <w:rPr>
          <w:rFonts w:ascii="Times New Roman" w:eastAsia="Times New Roman" w:hAnsi="Times New Roman" w:cs="Times New Roman"/>
          <w:sz w:val="24"/>
          <w:szCs w:val="24"/>
        </w:rPr>
        <w:t xml:space="preserve"> </w:t>
      </w:r>
      <w:commentRangeStart w:id="131"/>
      <w:r w:rsidR="003745F3">
        <w:rPr>
          <w:rFonts w:ascii="Times New Roman" w:eastAsia="Times New Roman" w:hAnsi="Times New Roman" w:cs="Times New Roman"/>
          <w:sz w:val="24"/>
          <w:szCs w:val="24"/>
        </w:rPr>
        <w:t>between the two signals</w:t>
      </w:r>
      <w:commentRangeEnd w:id="131"/>
      <w:r w:rsidR="00205F11">
        <w:rPr>
          <w:rStyle w:val="CommentReference"/>
        </w:rPr>
        <w:commentReference w:id="131"/>
      </w:r>
      <w:r w:rsidR="003745F3">
        <w:rPr>
          <w:rFonts w:ascii="Times New Roman" w:eastAsia="Times New Roman" w:hAnsi="Times New Roman" w:cs="Times New Roman"/>
          <w:sz w:val="24"/>
          <w:szCs w:val="24"/>
        </w:rPr>
        <w:t xml:space="preserve">. </w:t>
      </w:r>
      <w:r w:rsidR="004B271F">
        <w:rPr>
          <w:rFonts w:ascii="Times New Roman" w:eastAsia="Times New Roman" w:hAnsi="Times New Roman" w:cs="Times New Roman"/>
          <w:sz w:val="24"/>
          <w:szCs w:val="24"/>
        </w:rPr>
        <w:t>I</w:t>
      </w:r>
      <w:r w:rsidR="004315AD">
        <w:rPr>
          <w:rFonts w:ascii="Times New Roman" w:eastAsia="Times New Roman" w:hAnsi="Times New Roman" w:cs="Times New Roman"/>
          <w:sz w:val="24"/>
          <w:szCs w:val="24"/>
        </w:rPr>
        <w:t>n</w:t>
      </w:r>
      <w:r w:rsidR="00ED344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most</w:t>
      </w:r>
      <w:r w:rsidR="00ED3444">
        <w:rPr>
          <w:rFonts w:ascii="Times New Roman" w:eastAsia="Times New Roman" w:hAnsi="Times New Roman" w:cs="Times New Roman"/>
          <w:sz w:val="24"/>
          <w:szCs w:val="24"/>
        </w:rPr>
        <w:t xml:space="preserve"> conditions, especially </w:t>
      </w:r>
      <w:r w:rsidR="001D20DB">
        <w:rPr>
          <w:rFonts w:ascii="Times New Roman" w:eastAsia="Times New Roman" w:hAnsi="Times New Roman" w:cs="Times New Roman"/>
          <w:sz w:val="24"/>
          <w:szCs w:val="24"/>
        </w:rPr>
        <w:t xml:space="preserve">when the offer was </w:t>
      </w:r>
      <w:r w:rsidR="00ED3444">
        <w:rPr>
          <w:rFonts w:ascii="Times New Roman" w:eastAsia="Times New Roman" w:hAnsi="Times New Roman" w:cs="Times New Roman"/>
          <w:sz w:val="24"/>
          <w:szCs w:val="24"/>
        </w:rPr>
        <w:t xml:space="preserve">the most valuable for the animal, there was no </w:t>
      </w:r>
      <w:r w:rsidR="001D20DB">
        <w:rPr>
          <w:rFonts w:ascii="Times New Roman" w:eastAsia="Times New Roman" w:hAnsi="Times New Roman" w:cs="Times New Roman"/>
          <w:sz w:val="24"/>
          <w:szCs w:val="24"/>
        </w:rPr>
        <w:t xml:space="preserve">significant </w:t>
      </w:r>
      <w:r w:rsidR="00ED3444">
        <w:rPr>
          <w:rFonts w:ascii="Times New Roman" w:eastAsia="Times New Roman" w:hAnsi="Times New Roman" w:cs="Times New Roman"/>
          <w:sz w:val="24"/>
          <w:szCs w:val="24"/>
        </w:rPr>
        <w:t xml:space="preserve">difference </w:t>
      </w:r>
      <w:r w:rsidR="00EE6D7C">
        <w:rPr>
          <w:rFonts w:ascii="Times New Roman" w:eastAsia="Times New Roman" w:hAnsi="Times New Roman" w:cs="Times New Roman"/>
          <w:sz w:val="24"/>
          <w:szCs w:val="24"/>
        </w:rPr>
        <w:t>in the acceptance rate</w:t>
      </w:r>
      <w:r w:rsidR="006F524B">
        <w:rPr>
          <w:rFonts w:ascii="Times New Roman" w:eastAsia="Times New Roman" w:hAnsi="Times New Roman" w:cs="Times New Roman"/>
          <w:sz w:val="24"/>
          <w:szCs w:val="24"/>
        </w:rPr>
        <w:t xml:space="preserve"> between the </w:t>
      </w:r>
      <w:commentRangeStart w:id="132"/>
      <w:r w:rsidR="006F524B">
        <w:rPr>
          <w:rFonts w:ascii="Times New Roman" w:eastAsia="Times New Roman" w:hAnsi="Times New Roman" w:cs="Times New Roman"/>
          <w:sz w:val="24"/>
          <w:szCs w:val="24"/>
        </w:rPr>
        <w:t>yellow and purple go-signals</w:t>
      </w:r>
      <w:commentRangeEnd w:id="132"/>
      <w:r w:rsidR="00066889">
        <w:rPr>
          <w:rStyle w:val="CommentReference"/>
        </w:rPr>
        <w:commentReference w:id="132"/>
      </w:r>
      <w:r w:rsidR="001D20DB">
        <w:rPr>
          <w:rFonts w:ascii="Times New Roman" w:eastAsia="Times New Roman" w:hAnsi="Times New Roman" w:cs="Times New Roman"/>
          <w:sz w:val="24"/>
          <w:szCs w:val="24"/>
        </w:rPr>
        <w:t xml:space="preserve">. However, </w:t>
      </w:r>
      <w:r w:rsidR="006F524B">
        <w:rPr>
          <w:rFonts w:ascii="Times New Roman" w:eastAsia="Times New Roman" w:hAnsi="Times New Roman" w:cs="Times New Roman"/>
          <w:sz w:val="24"/>
          <w:szCs w:val="24"/>
        </w:rPr>
        <w:t>in</w:t>
      </w:r>
      <w:r w:rsidR="00EC7C22">
        <w:rPr>
          <w:rFonts w:ascii="Times New Roman" w:eastAsia="Times New Roman" w:hAnsi="Times New Roman" w:cs="Times New Roman"/>
          <w:sz w:val="24"/>
          <w:szCs w:val="24"/>
        </w:rPr>
        <w:t xml:space="preserve"> some conditions, </w:t>
      </w:r>
      <w:r w:rsidR="001D20DB">
        <w:rPr>
          <w:rFonts w:ascii="Times New Roman" w:eastAsia="Times New Roman" w:hAnsi="Times New Roman" w:cs="Times New Roman"/>
          <w:sz w:val="24"/>
          <w:szCs w:val="24"/>
        </w:rPr>
        <w:t xml:space="preserve">particularly </w:t>
      </w:r>
      <w:r w:rsidR="00C3148D">
        <w:rPr>
          <w:rFonts w:ascii="Times New Roman" w:eastAsia="Times New Roman" w:hAnsi="Times New Roman" w:cs="Times New Roman"/>
          <w:sz w:val="24"/>
          <w:szCs w:val="24"/>
        </w:rPr>
        <w:t xml:space="preserve">when the </w:t>
      </w:r>
      <w:r w:rsidR="003A5B98">
        <w:rPr>
          <w:rFonts w:ascii="Times New Roman" w:eastAsia="Times New Roman" w:hAnsi="Times New Roman" w:cs="Times New Roman"/>
          <w:sz w:val="24"/>
          <w:szCs w:val="24"/>
        </w:rPr>
        <w:t>offer</w:t>
      </w:r>
      <w:r w:rsidR="00C3148D">
        <w:rPr>
          <w:rFonts w:ascii="Times New Roman" w:eastAsia="Times New Roman" w:hAnsi="Times New Roman" w:cs="Times New Roman"/>
          <w:sz w:val="24"/>
          <w:szCs w:val="24"/>
        </w:rPr>
        <w:t xml:space="preserve"> was less valuable</w:t>
      </w:r>
      <w:r w:rsidR="001D20DB">
        <w:rPr>
          <w:rFonts w:ascii="Times New Roman" w:eastAsia="Times New Roman" w:hAnsi="Times New Roman" w:cs="Times New Roman"/>
          <w:sz w:val="24"/>
          <w:szCs w:val="24"/>
        </w:rPr>
        <w:t xml:space="preserve">, </w:t>
      </w:r>
      <w:r w:rsidR="00EC7C22">
        <w:rPr>
          <w:rFonts w:ascii="Times New Roman" w:eastAsia="Times New Roman" w:hAnsi="Times New Roman" w:cs="Times New Roman"/>
          <w:sz w:val="24"/>
          <w:szCs w:val="24"/>
        </w:rPr>
        <w:t xml:space="preserve">the acceptance rate was lower </w:t>
      </w:r>
      <w:del w:id="133" w:author="Mark Eldridge" w:date="2025-05-14T16:41:00Z" w16du:dateUtc="2025-05-14T15:41:00Z">
        <w:r w:rsidR="00CD09D9" w:rsidDel="001F3078">
          <w:rPr>
            <w:rFonts w:ascii="Times New Roman" w:eastAsia="Times New Roman" w:hAnsi="Times New Roman" w:cs="Times New Roman"/>
            <w:sz w:val="24"/>
            <w:szCs w:val="24"/>
          </w:rPr>
          <w:delText>after</w:delText>
        </w:r>
        <w:r w:rsidR="001D20DB" w:rsidRPr="001D20DB" w:rsidDel="001F3078">
          <w:rPr>
            <w:rFonts w:ascii="Times New Roman" w:eastAsia="Times New Roman" w:hAnsi="Times New Roman" w:cs="Times New Roman"/>
            <w:sz w:val="24"/>
            <w:szCs w:val="24"/>
          </w:rPr>
          <w:delText xml:space="preserve"> </w:delText>
        </w:r>
      </w:del>
      <w:ins w:id="134" w:author="Mark Eldridge" w:date="2025-05-14T16:41:00Z" w16du:dateUtc="2025-05-14T15:41:00Z">
        <w:r w:rsidR="001F3078">
          <w:rPr>
            <w:rFonts w:ascii="Times New Roman" w:eastAsia="Times New Roman" w:hAnsi="Times New Roman" w:cs="Times New Roman"/>
            <w:sz w:val="24"/>
            <w:szCs w:val="24"/>
          </w:rPr>
          <w:t>if</w:t>
        </w:r>
        <w:r w:rsidR="001F3078" w:rsidRPr="001D20DB">
          <w:rPr>
            <w:rFonts w:ascii="Times New Roman" w:eastAsia="Times New Roman" w:hAnsi="Times New Roman" w:cs="Times New Roman"/>
            <w:sz w:val="24"/>
            <w:szCs w:val="24"/>
          </w:rPr>
          <w:t xml:space="preserve"> </w:t>
        </w:r>
      </w:ins>
      <w:r w:rsidR="00CD09D9">
        <w:rPr>
          <w:rFonts w:ascii="Times New Roman" w:eastAsia="Times New Roman" w:hAnsi="Times New Roman" w:cs="Times New Roman"/>
          <w:sz w:val="24"/>
          <w:szCs w:val="24"/>
        </w:rPr>
        <w:t xml:space="preserve">the </w:t>
      </w:r>
      <w:r w:rsidR="001D20DB" w:rsidRPr="001D20DB">
        <w:rPr>
          <w:rFonts w:ascii="Times New Roman" w:eastAsia="Times New Roman" w:hAnsi="Times New Roman" w:cs="Times New Roman"/>
          <w:sz w:val="24"/>
          <w:szCs w:val="24"/>
        </w:rPr>
        <w:t xml:space="preserve">yellow </w:t>
      </w:r>
      <w:r w:rsidR="00CD09D9">
        <w:rPr>
          <w:rFonts w:ascii="Times New Roman" w:eastAsia="Times New Roman" w:hAnsi="Times New Roman" w:cs="Times New Roman"/>
          <w:sz w:val="24"/>
          <w:szCs w:val="24"/>
        </w:rPr>
        <w:t>go-signal</w:t>
      </w:r>
      <w:ins w:id="135" w:author="Mark Eldridge" w:date="2025-05-14T16:42:00Z" w16du:dateUtc="2025-05-14T15:42:00Z">
        <w:r w:rsidR="001F3078">
          <w:rPr>
            <w:rFonts w:ascii="Times New Roman" w:eastAsia="Times New Roman" w:hAnsi="Times New Roman" w:cs="Times New Roman"/>
            <w:sz w:val="24"/>
            <w:szCs w:val="24"/>
          </w:rPr>
          <w:t xml:space="preserve"> was presented first</w:t>
        </w:r>
      </w:ins>
      <w:r w:rsidR="00CD09D9">
        <w:rPr>
          <w:rFonts w:ascii="Times New Roman" w:eastAsia="Times New Roman" w:hAnsi="Times New Roman" w:cs="Times New Roman"/>
          <w:sz w:val="24"/>
          <w:szCs w:val="24"/>
        </w:rPr>
        <w:t xml:space="preserve"> </w:t>
      </w:r>
      <w:r w:rsidR="001D20DB" w:rsidRPr="001D20DB">
        <w:rPr>
          <w:rFonts w:ascii="Times New Roman" w:eastAsia="Times New Roman" w:hAnsi="Times New Roman" w:cs="Times New Roman"/>
          <w:sz w:val="24"/>
          <w:szCs w:val="24"/>
        </w:rPr>
        <w:t xml:space="preserve">compared to </w:t>
      </w:r>
      <w:ins w:id="136" w:author="Mark Eldridge" w:date="2025-05-14T16:42:00Z" w16du:dateUtc="2025-05-14T15:42:00Z">
        <w:r w:rsidR="001F3078">
          <w:rPr>
            <w:rFonts w:ascii="Times New Roman" w:eastAsia="Times New Roman" w:hAnsi="Times New Roman" w:cs="Times New Roman"/>
            <w:sz w:val="24"/>
            <w:szCs w:val="24"/>
          </w:rPr>
          <w:t xml:space="preserve">the </w:t>
        </w:r>
      </w:ins>
      <w:r w:rsidR="001D20DB" w:rsidRPr="001D20DB">
        <w:rPr>
          <w:rFonts w:ascii="Times New Roman" w:eastAsia="Times New Roman" w:hAnsi="Times New Roman" w:cs="Times New Roman"/>
          <w:sz w:val="24"/>
          <w:szCs w:val="24"/>
        </w:rPr>
        <w:t>purple</w:t>
      </w:r>
      <w:ins w:id="137" w:author="Mark Eldridge" w:date="2025-05-14T16:42:00Z" w16du:dateUtc="2025-05-14T15:42:00Z">
        <w:r w:rsidR="001F3078">
          <w:rPr>
            <w:rFonts w:ascii="Times New Roman" w:eastAsia="Times New Roman" w:hAnsi="Times New Roman" w:cs="Times New Roman"/>
            <w:sz w:val="24"/>
            <w:szCs w:val="24"/>
          </w:rPr>
          <w:t xml:space="preserve"> presented first</w:t>
        </w:r>
      </w:ins>
      <w:r w:rsidR="001D20DB" w:rsidRPr="001D20DB">
        <w:rPr>
          <w:rFonts w:ascii="Times New Roman" w:eastAsia="Times New Roman" w:hAnsi="Times New Roman" w:cs="Times New Roman"/>
          <w:sz w:val="24"/>
          <w:szCs w:val="24"/>
        </w:rPr>
        <w:t xml:space="preserve"> </w:t>
      </w:r>
      <w:commentRangeStart w:id="138"/>
      <w:r w:rsidR="00EC7C22">
        <w:rPr>
          <w:rFonts w:ascii="Times New Roman" w:eastAsia="Times New Roman" w:hAnsi="Times New Roman" w:cs="Times New Roman"/>
          <w:sz w:val="24"/>
          <w:szCs w:val="24"/>
        </w:rPr>
        <w:t>(</w:t>
      </w:r>
      <w:r w:rsidR="00005771">
        <w:rPr>
          <w:rFonts w:ascii="Times New Roman" w:eastAsia="Times New Roman" w:hAnsi="Times New Roman" w:cs="Times New Roman"/>
          <w:sz w:val="24"/>
          <w:szCs w:val="24"/>
        </w:rPr>
        <w:t xml:space="preserve">Fig. 3A-B; </w:t>
      </w:r>
      <w:r w:rsidR="00EC7C22" w:rsidRPr="00EC7C22">
        <w:rPr>
          <w:rFonts w:ascii="Times New Roman" w:eastAsia="Times New Roman" w:hAnsi="Times New Roman" w:cs="Times New Roman"/>
          <w:sz w:val="24"/>
          <w:szCs w:val="24"/>
          <w:highlight w:val="yellow"/>
        </w:rPr>
        <w:t>t-test</w:t>
      </w:r>
      <w:r w:rsidR="00D30C32">
        <w:rPr>
          <w:rFonts w:ascii="Times New Roman" w:eastAsia="Times New Roman" w:hAnsi="Times New Roman" w:cs="Times New Roman"/>
          <w:sz w:val="24"/>
          <w:szCs w:val="24"/>
        </w:rPr>
        <w:t xml:space="preserve"> p ????</w:t>
      </w:r>
      <w:r w:rsidR="00EC7C22">
        <w:rPr>
          <w:rFonts w:ascii="Times New Roman" w:eastAsia="Times New Roman" w:hAnsi="Times New Roman" w:cs="Times New Roman"/>
          <w:sz w:val="24"/>
          <w:szCs w:val="24"/>
        </w:rPr>
        <w:t xml:space="preserve">). </w:t>
      </w:r>
      <w:commentRangeEnd w:id="138"/>
      <w:r w:rsidR="00545398">
        <w:rPr>
          <w:rStyle w:val="CommentReference"/>
        </w:rPr>
        <w:commentReference w:id="138"/>
      </w:r>
    </w:p>
    <w:p w14:paraId="1D212DF6" w14:textId="5BF3992D" w:rsidR="00D30C32" w:rsidRDefault="00D30C32" w:rsidP="00851736">
      <w:pPr>
        <w:shd w:val="clear" w:color="auto" w:fill="FFFFFF"/>
        <w:spacing w:after="0" w:line="480" w:lineRule="auto"/>
        <w:ind w:firstLine="360"/>
        <w:jc w:val="center"/>
        <w:rPr>
          <w:rFonts w:ascii="Times New Roman" w:eastAsia="Times New Roman" w:hAnsi="Times New Roman" w:cs="Times New Roman"/>
          <w:sz w:val="24"/>
          <w:szCs w:val="24"/>
        </w:rPr>
      </w:pPr>
      <w:commentRangeStart w:id="139"/>
      <w:r>
        <w:rPr>
          <w:rFonts w:ascii="Times New Roman" w:eastAsia="Times New Roman" w:hAnsi="Times New Roman" w:cs="Times New Roman"/>
          <w:noProof/>
          <w:sz w:val="24"/>
          <w:szCs w:val="24"/>
        </w:rPr>
        <w:lastRenderedPageBreak/>
        <w:drawing>
          <wp:inline distT="0" distB="0" distL="0" distR="0" wp14:anchorId="2B4842C5" wp14:editId="156A6153">
            <wp:extent cx="4599305" cy="2360930"/>
            <wp:effectExtent l="0" t="0" r="0" b="1270"/>
            <wp:docPr id="757174849" name="Picture 5"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74849" name="Picture 5" descr="A comparison of a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99305" cy="2360930"/>
                    </a:xfrm>
                    <a:prstGeom prst="rect">
                      <a:avLst/>
                    </a:prstGeom>
                    <a:noFill/>
                    <a:ln>
                      <a:noFill/>
                    </a:ln>
                  </pic:spPr>
                </pic:pic>
              </a:graphicData>
            </a:graphic>
          </wp:inline>
        </w:drawing>
      </w:r>
      <w:commentRangeEnd w:id="139"/>
      <w:r w:rsidR="00F00D94">
        <w:rPr>
          <w:rStyle w:val="CommentReference"/>
        </w:rPr>
        <w:commentReference w:id="139"/>
      </w:r>
    </w:p>
    <w:p w14:paraId="39463675" w14:textId="38786CA2" w:rsidR="00C13793" w:rsidRDefault="00C13793" w:rsidP="0073466E">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w:t>
      </w:r>
      <w:r w:rsidR="00E6793D">
        <w:rPr>
          <w:rFonts w:ascii="Times New Roman" w:eastAsia="Times New Roman" w:hAnsi="Times New Roman" w:cs="Times New Roman"/>
          <w:sz w:val="24"/>
          <w:szCs w:val="24"/>
        </w:rPr>
        <w:t>determine</w:t>
      </w:r>
      <w:r>
        <w:rPr>
          <w:rFonts w:ascii="Times New Roman" w:eastAsia="Times New Roman" w:hAnsi="Times New Roman" w:cs="Times New Roman"/>
          <w:sz w:val="24"/>
          <w:szCs w:val="24"/>
        </w:rPr>
        <w:t xml:space="preserve"> what behavioral strategy the animals were using to </w:t>
      </w:r>
      <w:del w:id="140" w:author="Mark Eldridge" w:date="2025-05-14T16:42:00Z" w16du:dateUtc="2025-05-14T15:42:00Z">
        <w:r w:rsidDel="00CA4308">
          <w:rPr>
            <w:rFonts w:ascii="Times New Roman" w:eastAsia="Times New Roman" w:hAnsi="Times New Roman" w:cs="Times New Roman"/>
            <w:sz w:val="24"/>
            <w:szCs w:val="24"/>
          </w:rPr>
          <w:delText>re</w:delText>
        </w:r>
      </w:del>
      <w:r>
        <w:rPr>
          <w:rFonts w:ascii="Times New Roman" w:eastAsia="Times New Roman" w:hAnsi="Times New Roman" w:cs="Times New Roman"/>
          <w:sz w:val="24"/>
          <w:szCs w:val="24"/>
        </w:rPr>
        <w:t>solve the task</w:t>
      </w:r>
      <w:ins w:id="141" w:author="Mark Eldridge" w:date="2025-05-14T16:42:00Z" w16du:dateUtc="2025-05-14T15:42:00Z">
        <w:r w:rsidR="00CA4308">
          <w:rPr>
            <w:rFonts w:ascii="Times New Roman" w:eastAsia="Times New Roman" w:hAnsi="Times New Roman" w:cs="Times New Roman"/>
            <w:sz w:val="24"/>
            <w:szCs w:val="24"/>
          </w:rPr>
          <w:t xml:space="preserve"> </w:t>
        </w:r>
      </w:ins>
      <w:del w:id="142" w:author="Mark Eldridge" w:date="2025-05-14T16:42:00Z" w16du:dateUtc="2025-05-14T15:42:00Z">
        <w:r w:rsidDel="00CA4308">
          <w:rPr>
            <w:rFonts w:ascii="Times New Roman" w:eastAsia="Times New Roman" w:hAnsi="Times New Roman" w:cs="Times New Roman"/>
            <w:sz w:val="24"/>
            <w:szCs w:val="24"/>
          </w:rPr>
          <w:delText xml:space="preserve">, when also the time of the first go-signal was considered, </w:delText>
        </w:r>
      </w:del>
      <w:r>
        <w:rPr>
          <w:rFonts w:ascii="Times New Roman" w:eastAsia="Times New Roman" w:hAnsi="Times New Roman" w:cs="Times New Roman"/>
          <w:sz w:val="24"/>
          <w:szCs w:val="24"/>
        </w:rPr>
        <w:t xml:space="preserve">we </w:t>
      </w:r>
      <w:r w:rsidR="00E6793D">
        <w:rPr>
          <w:rFonts w:ascii="Times New Roman" w:eastAsia="Times New Roman" w:hAnsi="Times New Roman" w:cs="Times New Roman"/>
          <w:sz w:val="24"/>
          <w:szCs w:val="24"/>
        </w:rPr>
        <w:t>compare</w:t>
      </w:r>
      <w:r w:rsidR="00AF19F1">
        <w:rPr>
          <w:rFonts w:ascii="Times New Roman" w:eastAsia="Times New Roman" w:hAnsi="Times New Roman" w:cs="Times New Roman"/>
          <w:sz w:val="24"/>
          <w:szCs w:val="24"/>
        </w:rPr>
        <w:t>d</w:t>
      </w:r>
      <w:r w:rsidR="00E6793D">
        <w:rPr>
          <w:rFonts w:ascii="Times New Roman" w:eastAsia="Times New Roman" w:hAnsi="Times New Roman" w:cs="Times New Roman"/>
          <w:sz w:val="24"/>
          <w:szCs w:val="24"/>
        </w:rPr>
        <w:t xml:space="preserve"> t</w:t>
      </w:r>
      <w:r w:rsidR="000D0C40">
        <w:rPr>
          <w:rFonts w:ascii="Times New Roman" w:eastAsia="Times New Roman" w:hAnsi="Times New Roman" w:cs="Times New Roman"/>
          <w:sz w:val="24"/>
          <w:szCs w:val="24"/>
        </w:rPr>
        <w:t>hree</w:t>
      </w:r>
      <w:r w:rsidR="00E6793D">
        <w:rPr>
          <w:rFonts w:ascii="Times New Roman" w:eastAsia="Times New Roman" w:hAnsi="Times New Roman" w:cs="Times New Roman"/>
          <w:sz w:val="24"/>
          <w:szCs w:val="24"/>
        </w:rPr>
        <w:t xml:space="preserve"> models. </w:t>
      </w:r>
      <w:r w:rsidR="000D0C40">
        <w:rPr>
          <w:rFonts w:ascii="Times New Roman" w:eastAsia="Times New Roman" w:hAnsi="Times New Roman" w:cs="Times New Roman"/>
          <w:sz w:val="24"/>
          <w:szCs w:val="24"/>
        </w:rPr>
        <w:t xml:space="preserve">The base model </w:t>
      </w:r>
      <w:r w:rsidR="002E04B3">
        <w:rPr>
          <w:rFonts w:ascii="Times New Roman" w:eastAsia="Times New Roman" w:hAnsi="Times New Roman" w:cs="Times New Roman"/>
          <w:sz w:val="24"/>
          <w:szCs w:val="24"/>
        </w:rPr>
        <w:t xml:space="preserve">did not consider the go-signal </w:t>
      </w:r>
      <w:del w:id="143" w:author="Mark Eldridge" w:date="2025-05-14T16:42:00Z" w16du:dateUtc="2025-05-14T15:42:00Z">
        <w:r w:rsidR="0073466E" w:rsidDel="00CA4308">
          <w:rPr>
            <w:rFonts w:ascii="Times New Roman" w:eastAsia="Times New Roman" w:hAnsi="Times New Roman" w:cs="Times New Roman"/>
            <w:sz w:val="24"/>
            <w:szCs w:val="24"/>
          </w:rPr>
          <w:delText>timing</w:delText>
        </w:r>
      </w:del>
      <w:ins w:id="144" w:author="Mark Eldridge" w:date="2025-05-14T16:42:00Z" w16du:dateUtc="2025-05-14T15:42:00Z">
        <w:r w:rsidR="00CA4308">
          <w:rPr>
            <w:rFonts w:ascii="Times New Roman" w:eastAsia="Times New Roman" w:hAnsi="Times New Roman" w:cs="Times New Roman"/>
            <w:sz w:val="24"/>
            <w:szCs w:val="24"/>
          </w:rPr>
          <w:t>order</w:t>
        </w:r>
        <w:r w:rsidR="00CA4308">
          <w:rPr>
            <w:rFonts w:ascii="Times New Roman" w:eastAsia="Times New Roman" w:hAnsi="Times New Roman" w:cs="Times New Roman"/>
            <w:sz w:val="24"/>
            <w:szCs w:val="24"/>
          </w:rPr>
          <w:t xml:space="preserve"> </w:t>
        </w:r>
        <w:r w:rsidR="00CA4308">
          <w:rPr>
            <w:rFonts w:ascii="Times New Roman" w:eastAsia="Times New Roman" w:hAnsi="Times New Roman" w:cs="Times New Roman"/>
            <w:sz w:val="24"/>
            <w:szCs w:val="24"/>
          </w:rPr>
          <w:t>-</w:t>
        </w:r>
      </w:ins>
      <w:del w:id="145" w:author="Mark Eldridge" w:date="2025-05-14T16:42:00Z" w16du:dateUtc="2025-05-14T15:42:00Z">
        <w:r w:rsidR="0073466E" w:rsidDel="00CA4308">
          <w:rPr>
            <w:rFonts w:ascii="Times New Roman" w:eastAsia="Times New Roman" w:hAnsi="Times New Roman" w:cs="Times New Roman"/>
            <w:sz w:val="24"/>
            <w:szCs w:val="24"/>
          </w:rPr>
          <w:delText>,</w:delText>
        </w:r>
      </w:del>
      <w:r w:rsidR="0073466E">
        <w:rPr>
          <w:rFonts w:ascii="Times New Roman" w:eastAsia="Times New Roman" w:hAnsi="Times New Roman" w:cs="Times New Roman"/>
          <w:sz w:val="24"/>
          <w:szCs w:val="24"/>
        </w:rPr>
        <w:t xml:space="preserve"> </w:t>
      </w:r>
      <w:del w:id="146" w:author="Mark Eldridge" w:date="2025-05-14T16:42:00Z" w16du:dateUtc="2025-05-14T15:42:00Z">
        <w:r w:rsidR="0073466E" w:rsidDel="00CA4308">
          <w:rPr>
            <w:rFonts w:ascii="Times New Roman" w:eastAsia="Times New Roman" w:hAnsi="Times New Roman" w:cs="Times New Roman"/>
            <w:sz w:val="24"/>
            <w:szCs w:val="24"/>
          </w:rPr>
          <w:delText xml:space="preserve">and </w:delText>
        </w:r>
      </w:del>
      <w:r w:rsidR="0073466E">
        <w:rPr>
          <w:rFonts w:ascii="Times New Roman" w:eastAsia="Times New Roman" w:hAnsi="Times New Roman" w:cs="Times New Roman"/>
          <w:sz w:val="24"/>
          <w:szCs w:val="24"/>
        </w:rPr>
        <w:t xml:space="preserve">the acceptance rate depended only </w:t>
      </w:r>
      <w:r w:rsidR="00864BB9">
        <w:rPr>
          <w:rFonts w:ascii="Times New Roman" w:eastAsia="Times New Roman" w:hAnsi="Times New Roman" w:cs="Times New Roman"/>
          <w:sz w:val="24"/>
          <w:szCs w:val="24"/>
        </w:rPr>
        <w:t xml:space="preserve">on </w:t>
      </w:r>
      <w:r w:rsidR="0073466E">
        <w:rPr>
          <w:rFonts w:ascii="Times New Roman" w:eastAsia="Times New Roman" w:hAnsi="Times New Roman" w:cs="Times New Roman"/>
          <w:sz w:val="24"/>
          <w:szCs w:val="24"/>
        </w:rPr>
        <w:t xml:space="preserve">the offer </w:t>
      </w:r>
      <w:del w:id="147" w:author="Mark Eldridge" w:date="2025-05-14T16:43:00Z" w16du:dateUtc="2025-05-14T15:43:00Z">
        <w:r w:rsidR="0073466E" w:rsidDel="00CA4308">
          <w:rPr>
            <w:rFonts w:ascii="Times New Roman" w:eastAsia="Times New Roman" w:hAnsi="Times New Roman" w:cs="Times New Roman"/>
            <w:sz w:val="24"/>
            <w:szCs w:val="24"/>
          </w:rPr>
          <w:delText xml:space="preserve">feature </w:delText>
        </w:r>
      </w:del>
      <w:ins w:id="148" w:author="Mark Eldridge" w:date="2025-05-14T16:43:00Z" w16du:dateUtc="2025-05-14T15:43:00Z">
        <w:r w:rsidR="00CA4308">
          <w:rPr>
            <w:rFonts w:ascii="Times New Roman" w:eastAsia="Times New Roman" w:hAnsi="Times New Roman" w:cs="Times New Roman"/>
            <w:sz w:val="24"/>
            <w:szCs w:val="24"/>
          </w:rPr>
          <w:t>attributes</w:t>
        </w:r>
        <w:r w:rsidR="00CA4308">
          <w:rPr>
            <w:rFonts w:ascii="Times New Roman" w:eastAsia="Times New Roman" w:hAnsi="Times New Roman" w:cs="Times New Roman"/>
            <w:sz w:val="24"/>
            <w:szCs w:val="24"/>
          </w:rPr>
          <w:t xml:space="preserve"> </w:t>
        </w:r>
      </w:ins>
      <w:r w:rsidR="0073466E">
        <w:rPr>
          <w:rFonts w:ascii="Times New Roman" w:eastAsia="Times New Roman" w:hAnsi="Times New Roman" w:cs="Times New Roman"/>
          <w:sz w:val="24"/>
          <w:szCs w:val="24"/>
        </w:rPr>
        <w:t>(reward magnitude and delay</w:t>
      </w:r>
      <w:r w:rsidR="00082AE1">
        <w:rPr>
          <w:rFonts w:ascii="Times New Roman" w:eastAsia="Times New Roman" w:hAnsi="Times New Roman" w:cs="Times New Roman"/>
          <w:sz w:val="24"/>
          <w:szCs w:val="24"/>
        </w:rPr>
        <w:t>; see Methods for details</w:t>
      </w:r>
      <w:r w:rsidR="0073466E">
        <w:rPr>
          <w:rFonts w:ascii="Times New Roman" w:eastAsia="Times New Roman" w:hAnsi="Times New Roman" w:cs="Times New Roman"/>
          <w:sz w:val="24"/>
          <w:szCs w:val="24"/>
        </w:rPr>
        <w:t xml:space="preserve">). The </w:t>
      </w:r>
      <w:r w:rsidR="007D235E">
        <w:rPr>
          <w:rFonts w:ascii="Times New Roman" w:eastAsia="Times New Roman" w:hAnsi="Times New Roman" w:cs="Times New Roman"/>
          <w:sz w:val="24"/>
          <w:szCs w:val="24"/>
        </w:rPr>
        <w:t xml:space="preserve">full temporal discounting model </w:t>
      </w:r>
      <w:r w:rsidR="00E6793D">
        <w:rPr>
          <w:rFonts w:ascii="Times New Roman" w:eastAsia="Times New Roman" w:hAnsi="Times New Roman" w:cs="Times New Roman"/>
          <w:sz w:val="24"/>
          <w:szCs w:val="24"/>
        </w:rPr>
        <w:t>incorporate</w:t>
      </w:r>
      <w:r w:rsidR="0073466E">
        <w:rPr>
          <w:rFonts w:ascii="Times New Roman" w:eastAsia="Times New Roman" w:hAnsi="Times New Roman" w:cs="Times New Roman"/>
          <w:sz w:val="24"/>
          <w:szCs w:val="24"/>
        </w:rPr>
        <w:t>d</w:t>
      </w:r>
      <w:r w:rsidR="00E6793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w:t>
      </w:r>
      <w:r w:rsidR="00593696">
        <w:rPr>
          <w:rFonts w:ascii="Times New Roman" w:eastAsia="Times New Roman" w:hAnsi="Times New Roman" w:cs="Times New Roman"/>
          <w:sz w:val="24"/>
          <w:szCs w:val="24"/>
        </w:rPr>
        <w:t>cost of waiting</w:t>
      </w:r>
      <w:ins w:id="149" w:author="Mark Eldridge" w:date="2025-05-14T16:43:00Z" w16du:dateUtc="2025-05-14T15:43:00Z">
        <w:r w:rsidR="00CA4308">
          <w:rPr>
            <w:rFonts w:ascii="Times New Roman" w:eastAsia="Times New Roman" w:hAnsi="Times New Roman" w:cs="Times New Roman"/>
            <w:sz w:val="24"/>
            <w:szCs w:val="24"/>
          </w:rPr>
          <w:t xml:space="preserve"> - </w:t>
        </w:r>
      </w:ins>
      <w:del w:id="150" w:author="Mark Eldridge" w:date="2025-05-14T16:43:00Z" w16du:dateUtc="2025-05-14T15:43:00Z">
        <w:r w:rsidR="00E6793D" w:rsidDel="00CA4308">
          <w:rPr>
            <w:rFonts w:ascii="Times New Roman" w:eastAsia="Times New Roman" w:hAnsi="Times New Roman" w:cs="Times New Roman"/>
            <w:sz w:val="24"/>
            <w:szCs w:val="24"/>
          </w:rPr>
          <w:delText xml:space="preserve">, where </w:delText>
        </w:r>
      </w:del>
      <w:r w:rsidR="00593696">
        <w:rPr>
          <w:rFonts w:ascii="Times New Roman" w:eastAsia="Times New Roman" w:hAnsi="Times New Roman" w:cs="Times New Roman"/>
          <w:sz w:val="24"/>
          <w:szCs w:val="24"/>
        </w:rPr>
        <w:t>the animal combines the original offer information (reward magnitude and delay)</w:t>
      </w:r>
      <w:r w:rsidR="00E6793D">
        <w:rPr>
          <w:rFonts w:ascii="Times New Roman" w:eastAsia="Times New Roman" w:hAnsi="Times New Roman" w:cs="Times New Roman"/>
          <w:sz w:val="24"/>
          <w:szCs w:val="24"/>
        </w:rPr>
        <w:t xml:space="preserve"> with the additional delay imposed by the go-signal</w:t>
      </w:r>
      <w:ins w:id="151" w:author="Mark Eldridge" w:date="2025-05-14T16:43:00Z" w16du:dateUtc="2025-05-14T15:43:00Z">
        <w:r w:rsidR="00CA4308">
          <w:rPr>
            <w:rFonts w:ascii="Times New Roman" w:eastAsia="Times New Roman" w:hAnsi="Times New Roman" w:cs="Times New Roman"/>
            <w:sz w:val="24"/>
            <w:szCs w:val="24"/>
          </w:rPr>
          <w:t xml:space="preserve"> order</w:t>
        </w:r>
      </w:ins>
      <w:r w:rsidR="00E6793D">
        <w:rPr>
          <w:rFonts w:ascii="Times New Roman" w:eastAsia="Times New Roman" w:hAnsi="Times New Roman" w:cs="Times New Roman"/>
          <w:sz w:val="24"/>
          <w:szCs w:val="24"/>
        </w:rPr>
        <w:t>. This model assumes that the total wait time, one related to receiving the reward and the other required to act, influences the final decision</w:t>
      </w:r>
      <w:r w:rsidR="00732458">
        <w:rPr>
          <w:rFonts w:ascii="Times New Roman" w:eastAsia="Times New Roman" w:hAnsi="Times New Roman" w:cs="Times New Roman"/>
          <w:sz w:val="24"/>
          <w:szCs w:val="24"/>
        </w:rPr>
        <w:t xml:space="preserve"> (see Methods for details)</w:t>
      </w:r>
      <w:r w:rsidR="00E6793D">
        <w:rPr>
          <w:rFonts w:ascii="Times New Roman" w:eastAsia="Times New Roman" w:hAnsi="Times New Roman" w:cs="Times New Roman"/>
          <w:sz w:val="24"/>
          <w:szCs w:val="24"/>
        </w:rPr>
        <w:t xml:space="preserve">. </w:t>
      </w:r>
      <w:r w:rsidR="007400B6">
        <w:rPr>
          <w:rFonts w:ascii="Times New Roman" w:eastAsia="Times New Roman" w:hAnsi="Times New Roman" w:cs="Times New Roman"/>
          <w:sz w:val="24"/>
          <w:szCs w:val="24"/>
        </w:rPr>
        <w:t xml:space="preserve">In the </w:t>
      </w:r>
      <w:r w:rsidR="007D235E">
        <w:rPr>
          <w:rFonts w:ascii="Times New Roman" w:eastAsia="Times New Roman" w:hAnsi="Times New Roman" w:cs="Times New Roman"/>
          <w:sz w:val="24"/>
          <w:szCs w:val="24"/>
        </w:rPr>
        <w:t>bias model</w:t>
      </w:r>
      <w:r w:rsidR="007400B6">
        <w:rPr>
          <w:rFonts w:ascii="Times New Roman" w:eastAsia="Times New Roman" w:hAnsi="Times New Roman" w:cs="Times New Roman"/>
          <w:sz w:val="24"/>
          <w:szCs w:val="24"/>
        </w:rPr>
        <w:t>,</w:t>
      </w:r>
      <w:r w:rsidR="00E6793D">
        <w:rPr>
          <w:rFonts w:ascii="Times New Roman" w:eastAsia="Times New Roman" w:hAnsi="Times New Roman" w:cs="Times New Roman"/>
          <w:sz w:val="24"/>
          <w:szCs w:val="24"/>
        </w:rPr>
        <w:t xml:space="preserve"> the additional time of the go-signal is not treated as a cost, </w:t>
      </w:r>
      <w:commentRangeStart w:id="152"/>
      <w:r w:rsidR="00E6793D">
        <w:rPr>
          <w:rFonts w:ascii="Times New Roman" w:eastAsia="Times New Roman" w:hAnsi="Times New Roman" w:cs="Times New Roman"/>
          <w:sz w:val="24"/>
          <w:szCs w:val="24"/>
        </w:rPr>
        <w:t xml:space="preserve">but purely as a </w:t>
      </w:r>
      <w:r w:rsidR="00E1427F">
        <w:rPr>
          <w:rFonts w:ascii="Times New Roman" w:eastAsia="Times New Roman" w:hAnsi="Times New Roman" w:cs="Times New Roman"/>
          <w:sz w:val="24"/>
          <w:szCs w:val="24"/>
        </w:rPr>
        <w:t>go-</w:t>
      </w:r>
      <w:r w:rsidR="00E6793D">
        <w:rPr>
          <w:rFonts w:ascii="Times New Roman" w:eastAsia="Times New Roman" w:hAnsi="Times New Roman" w:cs="Times New Roman"/>
          <w:sz w:val="24"/>
          <w:szCs w:val="24"/>
        </w:rPr>
        <w:t>cue</w:t>
      </w:r>
      <w:commentRangeEnd w:id="152"/>
      <w:r w:rsidR="00CA4308">
        <w:rPr>
          <w:rStyle w:val="CommentReference"/>
        </w:rPr>
        <w:commentReference w:id="152"/>
      </w:r>
      <w:r w:rsidR="00E6793D">
        <w:rPr>
          <w:rFonts w:ascii="Times New Roman" w:eastAsia="Times New Roman" w:hAnsi="Times New Roman" w:cs="Times New Roman"/>
          <w:sz w:val="24"/>
          <w:szCs w:val="24"/>
        </w:rPr>
        <w:t xml:space="preserve">, yellow or purple, </w:t>
      </w:r>
      <w:proofErr w:type="gramStart"/>
      <w:r w:rsidR="00E6793D">
        <w:rPr>
          <w:rFonts w:ascii="Times New Roman" w:eastAsia="Times New Roman" w:hAnsi="Times New Roman" w:cs="Times New Roman"/>
          <w:sz w:val="24"/>
          <w:szCs w:val="24"/>
        </w:rPr>
        <w:t>assuming that</w:t>
      </w:r>
      <w:proofErr w:type="gramEnd"/>
      <w:r w:rsidR="00E6793D">
        <w:rPr>
          <w:rFonts w:ascii="Times New Roman" w:eastAsia="Times New Roman" w:hAnsi="Times New Roman" w:cs="Times New Roman"/>
          <w:sz w:val="24"/>
          <w:szCs w:val="24"/>
        </w:rPr>
        <w:t xml:space="preserve"> the animal has learned the associations with the go-signal color. In this way, the choice to accept or reject depends on learned biases only</w:t>
      </w:r>
      <w:r w:rsidR="00216788">
        <w:rPr>
          <w:rFonts w:ascii="Times New Roman" w:eastAsia="Times New Roman" w:hAnsi="Times New Roman" w:cs="Times New Roman"/>
          <w:sz w:val="24"/>
          <w:szCs w:val="24"/>
        </w:rPr>
        <w:t xml:space="preserve"> (see Methods for details)</w:t>
      </w:r>
      <w:r w:rsidR="00E6793D">
        <w:rPr>
          <w:rFonts w:ascii="Times New Roman" w:eastAsia="Times New Roman" w:hAnsi="Times New Roman" w:cs="Times New Roman"/>
          <w:sz w:val="24"/>
          <w:szCs w:val="24"/>
        </w:rPr>
        <w:t xml:space="preserve">. </w:t>
      </w:r>
    </w:p>
    <w:p w14:paraId="10EC5AD3" w14:textId="111C16B2" w:rsidR="000530E0" w:rsidRDefault="000530E0" w:rsidP="000530E0">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found that the behavior of </w:t>
      </w:r>
      <w:r w:rsidRPr="000530E0">
        <w:rPr>
          <w:rFonts w:ascii="Times New Roman" w:eastAsia="Times New Roman" w:hAnsi="Times New Roman" w:cs="Times New Roman"/>
          <w:sz w:val="24"/>
          <w:szCs w:val="24"/>
        </w:rPr>
        <w:t xml:space="preserve">Monkey 1 is best explained by </w:t>
      </w:r>
      <w:r w:rsidR="00303D8C">
        <w:rPr>
          <w:rFonts w:ascii="Times New Roman" w:eastAsia="Times New Roman" w:hAnsi="Times New Roman" w:cs="Times New Roman"/>
          <w:sz w:val="24"/>
          <w:szCs w:val="24"/>
        </w:rPr>
        <w:t>the</w:t>
      </w:r>
      <w:r w:rsidRPr="000530E0">
        <w:rPr>
          <w:rFonts w:ascii="Times New Roman" w:eastAsia="Times New Roman" w:hAnsi="Times New Roman" w:cs="Times New Roman"/>
          <w:sz w:val="24"/>
          <w:szCs w:val="24"/>
        </w:rPr>
        <w:t xml:space="preserve"> full temporal discounting model</w:t>
      </w:r>
      <w:r w:rsidR="00A53FEF">
        <w:rPr>
          <w:rFonts w:ascii="Times New Roman" w:eastAsia="Times New Roman" w:hAnsi="Times New Roman" w:cs="Times New Roman"/>
          <w:sz w:val="24"/>
          <w:szCs w:val="24"/>
        </w:rPr>
        <w:t xml:space="preserve"> (Fig. 3C&amp;E)</w:t>
      </w:r>
      <w:r w:rsidR="00DE6D8B" w:rsidRPr="000B4ED3">
        <w:rPr>
          <w:rFonts w:ascii="Times New Roman" w:eastAsia="Times New Roman" w:hAnsi="Times New Roman" w:cs="Times New Roman"/>
          <w:sz w:val="24"/>
          <w:szCs w:val="24"/>
        </w:rPr>
        <w:t>.</w:t>
      </w:r>
      <w:r w:rsidR="00DE6D8B">
        <w:rPr>
          <w:rFonts w:ascii="Times New Roman" w:eastAsia="Times New Roman" w:hAnsi="Times New Roman" w:cs="Times New Roman"/>
          <w:color w:val="FF0000"/>
          <w:sz w:val="24"/>
          <w:szCs w:val="24"/>
        </w:rPr>
        <w:t xml:space="preserve"> </w:t>
      </w:r>
      <w:r w:rsidR="004F66BA">
        <w:rPr>
          <w:rFonts w:ascii="Times New Roman" w:eastAsia="Times New Roman" w:hAnsi="Times New Roman" w:cs="Times New Roman"/>
          <w:sz w:val="24"/>
          <w:szCs w:val="24"/>
        </w:rPr>
        <w:t xml:space="preserve">In contrast, </w:t>
      </w:r>
      <w:r w:rsidR="00522B48">
        <w:rPr>
          <w:rFonts w:ascii="Times New Roman" w:eastAsia="Times New Roman" w:hAnsi="Times New Roman" w:cs="Times New Roman"/>
          <w:sz w:val="24"/>
          <w:szCs w:val="24"/>
        </w:rPr>
        <w:t xml:space="preserve">the behavior of </w:t>
      </w:r>
      <w:r w:rsidRPr="000530E0">
        <w:rPr>
          <w:rFonts w:ascii="Times New Roman" w:eastAsia="Times New Roman" w:hAnsi="Times New Roman" w:cs="Times New Roman"/>
          <w:sz w:val="24"/>
          <w:szCs w:val="24"/>
        </w:rPr>
        <w:t>Monkey 2</w:t>
      </w:r>
      <w:r>
        <w:rPr>
          <w:rFonts w:ascii="Times New Roman" w:eastAsia="Times New Roman" w:hAnsi="Times New Roman" w:cs="Times New Roman"/>
          <w:sz w:val="24"/>
          <w:szCs w:val="24"/>
        </w:rPr>
        <w:t xml:space="preserve"> </w:t>
      </w:r>
      <w:r w:rsidRPr="000530E0">
        <w:rPr>
          <w:rFonts w:ascii="Times New Roman" w:eastAsia="Times New Roman" w:hAnsi="Times New Roman" w:cs="Times New Roman"/>
          <w:sz w:val="24"/>
          <w:szCs w:val="24"/>
        </w:rPr>
        <w:t xml:space="preserve">is </w:t>
      </w:r>
      <w:r>
        <w:rPr>
          <w:rFonts w:ascii="Times New Roman" w:eastAsia="Times New Roman" w:hAnsi="Times New Roman" w:cs="Times New Roman"/>
          <w:sz w:val="24"/>
          <w:szCs w:val="24"/>
        </w:rPr>
        <w:t xml:space="preserve">best explained </w:t>
      </w:r>
      <w:r w:rsidRPr="000530E0">
        <w:rPr>
          <w:rFonts w:ascii="Times New Roman" w:eastAsia="Times New Roman" w:hAnsi="Times New Roman" w:cs="Times New Roman"/>
          <w:sz w:val="24"/>
          <w:szCs w:val="24"/>
        </w:rPr>
        <w:t xml:space="preserve">by </w:t>
      </w:r>
      <w:r w:rsidR="00811E90">
        <w:rPr>
          <w:rFonts w:ascii="Times New Roman" w:eastAsia="Times New Roman" w:hAnsi="Times New Roman" w:cs="Times New Roman"/>
          <w:sz w:val="24"/>
          <w:szCs w:val="24"/>
        </w:rPr>
        <w:t xml:space="preserve">the </w:t>
      </w:r>
      <w:r w:rsidR="00303D8C">
        <w:rPr>
          <w:rFonts w:ascii="Times New Roman" w:eastAsia="Times New Roman" w:hAnsi="Times New Roman" w:cs="Times New Roman"/>
          <w:sz w:val="24"/>
          <w:szCs w:val="24"/>
        </w:rPr>
        <w:t>bias</w:t>
      </w:r>
      <w:r w:rsidRPr="000530E0">
        <w:rPr>
          <w:rFonts w:ascii="Times New Roman" w:eastAsia="Times New Roman" w:hAnsi="Times New Roman" w:cs="Times New Roman"/>
          <w:sz w:val="24"/>
          <w:szCs w:val="24"/>
        </w:rPr>
        <w:t xml:space="preserve"> model</w:t>
      </w:r>
      <w:r w:rsidR="00811E90">
        <w:rPr>
          <w:rFonts w:ascii="Times New Roman" w:eastAsia="Times New Roman" w:hAnsi="Times New Roman" w:cs="Times New Roman"/>
          <w:sz w:val="24"/>
          <w:szCs w:val="24"/>
        </w:rPr>
        <w:t>,</w:t>
      </w:r>
      <w:r w:rsidRPr="000530E0">
        <w:rPr>
          <w:rFonts w:ascii="Times New Roman" w:eastAsia="Times New Roman" w:hAnsi="Times New Roman" w:cs="Times New Roman"/>
          <w:sz w:val="24"/>
          <w:szCs w:val="24"/>
        </w:rPr>
        <w:t xml:space="preserve"> </w:t>
      </w:r>
      <w:del w:id="153" w:author="Mark Eldridge" w:date="2025-05-14T17:01:00Z" w16du:dateUtc="2025-05-14T16:01:00Z">
        <w:r w:rsidRPr="000530E0" w:rsidDel="005945B5">
          <w:rPr>
            <w:rFonts w:ascii="Times New Roman" w:eastAsia="Times New Roman" w:hAnsi="Times New Roman" w:cs="Times New Roman"/>
            <w:sz w:val="24"/>
            <w:szCs w:val="24"/>
          </w:rPr>
          <w:delText xml:space="preserve">that </w:delText>
        </w:r>
      </w:del>
      <w:ins w:id="154" w:author="Mark Eldridge" w:date="2025-05-14T17:01:00Z" w16du:dateUtc="2025-05-14T16:01:00Z">
        <w:r w:rsidR="005945B5">
          <w:rPr>
            <w:rFonts w:ascii="Times New Roman" w:eastAsia="Times New Roman" w:hAnsi="Times New Roman" w:cs="Times New Roman"/>
            <w:sz w:val="24"/>
            <w:szCs w:val="24"/>
          </w:rPr>
          <w:t>it</w:t>
        </w:r>
        <w:r w:rsidR="005945B5" w:rsidRPr="000530E0">
          <w:rPr>
            <w:rFonts w:ascii="Times New Roman" w:eastAsia="Times New Roman" w:hAnsi="Times New Roman" w:cs="Times New Roman"/>
            <w:sz w:val="24"/>
            <w:szCs w:val="24"/>
          </w:rPr>
          <w:t xml:space="preserve"> </w:t>
        </w:r>
      </w:ins>
      <w:r w:rsidRPr="000530E0">
        <w:rPr>
          <w:rFonts w:ascii="Times New Roman" w:eastAsia="Times New Roman" w:hAnsi="Times New Roman" w:cs="Times New Roman"/>
          <w:sz w:val="24"/>
          <w:szCs w:val="24"/>
        </w:rPr>
        <w:t xml:space="preserve">has a bias for </w:t>
      </w:r>
      <w:r w:rsidR="00A570EC">
        <w:rPr>
          <w:rFonts w:ascii="Times New Roman" w:eastAsia="Times New Roman" w:hAnsi="Times New Roman" w:cs="Times New Roman"/>
          <w:sz w:val="24"/>
          <w:szCs w:val="24"/>
        </w:rPr>
        <w:t xml:space="preserve">the </w:t>
      </w:r>
      <w:r w:rsidRPr="000530E0">
        <w:rPr>
          <w:rFonts w:ascii="Times New Roman" w:eastAsia="Times New Roman" w:hAnsi="Times New Roman" w:cs="Times New Roman"/>
          <w:sz w:val="24"/>
          <w:szCs w:val="24"/>
        </w:rPr>
        <w:t xml:space="preserve">purple </w:t>
      </w:r>
      <w:r w:rsidR="00A570EC">
        <w:rPr>
          <w:rFonts w:ascii="Times New Roman" w:eastAsia="Times New Roman" w:hAnsi="Times New Roman" w:cs="Times New Roman"/>
          <w:sz w:val="24"/>
          <w:szCs w:val="24"/>
        </w:rPr>
        <w:t>go-signal</w:t>
      </w:r>
      <w:r w:rsidR="00313CC6">
        <w:rPr>
          <w:rFonts w:ascii="Times New Roman" w:eastAsia="Times New Roman" w:hAnsi="Times New Roman" w:cs="Times New Roman"/>
          <w:sz w:val="24"/>
          <w:szCs w:val="24"/>
        </w:rPr>
        <w:t xml:space="preserve"> </w:t>
      </w:r>
      <w:r w:rsidRPr="000530E0">
        <w:rPr>
          <w:rFonts w:ascii="Times New Roman" w:eastAsia="Times New Roman" w:hAnsi="Times New Roman" w:cs="Times New Roman"/>
          <w:sz w:val="24"/>
          <w:szCs w:val="24"/>
        </w:rPr>
        <w:t>(</w:t>
      </w:r>
      <w:r w:rsidR="00A570EC">
        <w:rPr>
          <w:rFonts w:ascii="Times New Roman" w:eastAsia="Times New Roman" w:hAnsi="Times New Roman" w:cs="Times New Roman"/>
          <w:sz w:val="24"/>
          <w:szCs w:val="24"/>
        </w:rPr>
        <w:t xml:space="preserve">Fig. </w:t>
      </w:r>
      <w:r w:rsidR="004E5786">
        <w:rPr>
          <w:rFonts w:ascii="Times New Roman" w:eastAsia="Times New Roman" w:hAnsi="Times New Roman" w:cs="Times New Roman"/>
          <w:sz w:val="24"/>
          <w:szCs w:val="24"/>
        </w:rPr>
        <w:t>3D&amp;</w:t>
      </w:r>
      <w:r w:rsidR="00A92DA7">
        <w:rPr>
          <w:rFonts w:ascii="Times New Roman" w:eastAsia="Times New Roman" w:hAnsi="Times New Roman" w:cs="Times New Roman"/>
          <w:sz w:val="24"/>
          <w:szCs w:val="24"/>
        </w:rPr>
        <w:t>F</w:t>
      </w:r>
      <w:r w:rsidRPr="000530E0">
        <w:rPr>
          <w:rFonts w:ascii="Times New Roman" w:eastAsia="Times New Roman" w:hAnsi="Times New Roman" w:cs="Times New Roman"/>
          <w:sz w:val="24"/>
          <w:szCs w:val="24"/>
        </w:rPr>
        <w:t>)</w:t>
      </w:r>
      <w:r w:rsidR="00A92DA7">
        <w:rPr>
          <w:rFonts w:ascii="Times New Roman" w:eastAsia="Times New Roman" w:hAnsi="Times New Roman" w:cs="Times New Roman"/>
          <w:sz w:val="24"/>
          <w:szCs w:val="24"/>
        </w:rPr>
        <w:t xml:space="preserve">. </w:t>
      </w:r>
    </w:p>
    <w:p w14:paraId="1FA8E47C" w14:textId="0191A3E2" w:rsidR="00D30C32" w:rsidRPr="000530E0" w:rsidRDefault="00851736" w:rsidP="00F94B09">
      <w:pPr>
        <w:shd w:val="clear" w:color="auto" w:fill="FFFFFF"/>
        <w:spacing w:after="0" w:line="480" w:lineRule="auto"/>
        <w:jc w:val="center"/>
        <w:rPr>
          <w:rFonts w:ascii="Times New Roman" w:eastAsia="Times New Roman" w:hAnsi="Times New Roman" w:cs="Times New Roman"/>
          <w:sz w:val="24"/>
          <w:szCs w:val="24"/>
        </w:rPr>
      </w:pPr>
      <w:commentRangeStart w:id="155"/>
      <w:r>
        <w:rPr>
          <w:rFonts w:ascii="Times New Roman" w:eastAsia="Times New Roman" w:hAnsi="Times New Roman" w:cs="Times New Roman"/>
          <w:noProof/>
          <w:sz w:val="24"/>
          <w:szCs w:val="24"/>
        </w:rPr>
        <w:lastRenderedPageBreak/>
        <w:drawing>
          <wp:inline distT="0" distB="0" distL="0" distR="0" wp14:anchorId="6636AD4E" wp14:editId="73F18FB4">
            <wp:extent cx="3446060" cy="3936804"/>
            <wp:effectExtent l="0" t="0" r="2540" b="6985"/>
            <wp:docPr id="334560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46060" cy="3936804"/>
                    </a:xfrm>
                    <a:prstGeom prst="rect">
                      <a:avLst/>
                    </a:prstGeom>
                    <a:noFill/>
                    <a:ln>
                      <a:noFill/>
                    </a:ln>
                  </pic:spPr>
                </pic:pic>
              </a:graphicData>
            </a:graphic>
          </wp:inline>
        </w:drawing>
      </w:r>
      <w:commentRangeEnd w:id="155"/>
      <w:r w:rsidR="00F94B09">
        <w:rPr>
          <w:rStyle w:val="CommentReference"/>
        </w:rPr>
        <w:commentReference w:id="155"/>
      </w:r>
    </w:p>
    <w:p w14:paraId="00F1CB48" w14:textId="77777777" w:rsidR="0088424A" w:rsidRDefault="0088424A" w:rsidP="005457B4">
      <w:pPr>
        <w:shd w:val="clear" w:color="auto" w:fill="FFFFFF"/>
        <w:spacing w:after="0" w:line="480" w:lineRule="auto"/>
        <w:rPr>
          <w:rFonts w:ascii="Times New Roman" w:eastAsia="Times New Roman" w:hAnsi="Times New Roman" w:cs="Times New Roman"/>
          <w:i/>
          <w:sz w:val="24"/>
          <w:szCs w:val="24"/>
        </w:rPr>
      </w:pPr>
    </w:p>
    <w:p w14:paraId="6957D70F" w14:textId="28E554C5" w:rsidR="00754F80" w:rsidRPr="00A44B72" w:rsidRDefault="005457B4" w:rsidP="005457B4">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Neural Activity</w:t>
      </w:r>
    </w:p>
    <w:p w14:paraId="69E4084E" w14:textId="2DE2E491" w:rsidR="00754F80" w:rsidRDefault="005457B4" w:rsidP="005457B4">
      <w:pPr>
        <w:shd w:val="clear" w:color="auto" w:fill="FFFFFF"/>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Neural activity is modulated by the reward-related information </w:t>
      </w:r>
      <w:r w:rsidR="004C61CF">
        <w:rPr>
          <w:rFonts w:ascii="Times New Roman" w:eastAsia="Times New Roman" w:hAnsi="Times New Roman" w:cs="Times New Roman"/>
          <w:b/>
          <w:sz w:val="24"/>
          <w:szCs w:val="24"/>
        </w:rPr>
        <w:t>signaled by</w:t>
      </w:r>
      <w:r>
        <w:rPr>
          <w:rFonts w:ascii="Times New Roman" w:eastAsia="Times New Roman" w:hAnsi="Times New Roman" w:cs="Times New Roman"/>
          <w:b/>
          <w:sz w:val="24"/>
          <w:szCs w:val="24"/>
        </w:rPr>
        <w:t xml:space="preserve"> the visual cue</w:t>
      </w:r>
      <w:r w:rsidR="00754F80">
        <w:rPr>
          <w:rFonts w:ascii="Times New Roman" w:eastAsia="Times New Roman" w:hAnsi="Times New Roman" w:cs="Times New Roman"/>
          <w:b/>
          <w:sz w:val="24"/>
          <w:szCs w:val="24"/>
        </w:rPr>
        <w:t>.</w:t>
      </w:r>
    </w:p>
    <w:p w14:paraId="1C5A3467" w14:textId="5D9FB164" w:rsidR="006E56EA" w:rsidRDefault="00C3148D" w:rsidP="006E56EA">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During </w:t>
      </w:r>
      <w:r w:rsidR="00976D16">
        <w:rPr>
          <w:rFonts w:ascii="Times New Roman" w:eastAsia="Times New Roman" w:hAnsi="Times New Roman" w:cs="Times New Roman"/>
          <w:sz w:val="24"/>
          <w:szCs w:val="24"/>
        </w:rPr>
        <w:t>the task</w:t>
      </w:r>
      <w:r>
        <w:rPr>
          <w:rFonts w:ascii="Times New Roman" w:eastAsia="Times New Roman" w:hAnsi="Times New Roman" w:cs="Times New Roman"/>
          <w:sz w:val="24"/>
          <w:szCs w:val="24"/>
        </w:rPr>
        <w:t xml:space="preserve"> performance</w:t>
      </w:r>
      <w:r w:rsidR="005457B4">
        <w:rPr>
          <w:rFonts w:ascii="Times New Roman" w:eastAsia="Times New Roman" w:hAnsi="Times New Roman" w:cs="Times New Roman"/>
          <w:sz w:val="24"/>
          <w:szCs w:val="24"/>
        </w:rPr>
        <w:t xml:space="preserve">, we recorded </w:t>
      </w:r>
      <w:r w:rsidR="00810B52">
        <w:rPr>
          <w:rFonts w:ascii="Times New Roman" w:eastAsia="Times New Roman" w:hAnsi="Times New Roman" w:cs="Times New Roman"/>
          <w:sz w:val="24"/>
          <w:szCs w:val="24"/>
        </w:rPr>
        <w:t xml:space="preserve">the activity of </w:t>
      </w:r>
      <w:r w:rsidR="005457B4">
        <w:rPr>
          <w:rFonts w:ascii="Times New Roman" w:eastAsia="Times New Roman" w:hAnsi="Times New Roman" w:cs="Times New Roman"/>
          <w:sz w:val="24"/>
          <w:szCs w:val="24"/>
        </w:rPr>
        <w:t xml:space="preserve">170 neurons from the lower bank of the principal sulcus </w:t>
      </w:r>
      <w:commentRangeStart w:id="156"/>
      <w:r w:rsidR="005457B4">
        <w:rPr>
          <w:rFonts w:ascii="Times New Roman" w:eastAsia="Times New Roman" w:hAnsi="Times New Roman" w:cs="Times New Roman"/>
          <w:sz w:val="24"/>
          <w:szCs w:val="24"/>
        </w:rPr>
        <w:t xml:space="preserve">of </w:t>
      </w:r>
      <w:r w:rsidR="00810B52">
        <w:rPr>
          <w:rFonts w:ascii="Times New Roman" w:eastAsia="Times New Roman" w:hAnsi="Times New Roman" w:cs="Times New Roman"/>
          <w:sz w:val="24"/>
          <w:szCs w:val="24"/>
        </w:rPr>
        <w:t xml:space="preserve">the </w:t>
      </w:r>
      <w:proofErr w:type="spellStart"/>
      <w:r w:rsidR="00323A8D">
        <w:rPr>
          <w:rFonts w:ascii="Times New Roman" w:eastAsia="Times New Roman" w:hAnsi="Times New Roman" w:cs="Times New Roman"/>
          <w:sz w:val="24"/>
          <w:szCs w:val="24"/>
        </w:rPr>
        <w:t>d</w:t>
      </w:r>
      <w:r w:rsidR="005457B4">
        <w:rPr>
          <w:rFonts w:ascii="Times New Roman" w:eastAsia="Times New Roman" w:hAnsi="Times New Roman" w:cs="Times New Roman"/>
          <w:sz w:val="24"/>
          <w:szCs w:val="24"/>
        </w:rPr>
        <w:t>lPFC</w:t>
      </w:r>
      <w:proofErr w:type="spellEnd"/>
      <w:r w:rsidR="005457B4">
        <w:rPr>
          <w:rFonts w:ascii="Times New Roman" w:eastAsia="Times New Roman" w:hAnsi="Times New Roman" w:cs="Times New Roman"/>
          <w:sz w:val="24"/>
          <w:szCs w:val="24"/>
        </w:rPr>
        <w:t xml:space="preserve"> (107 </w:t>
      </w:r>
      <w:r w:rsidR="00810B52">
        <w:rPr>
          <w:rFonts w:ascii="Times New Roman" w:eastAsia="Times New Roman" w:hAnsi="Times New Roman" w:cs="Times New Roman"/>
          <w:sz w:val="24"/>
          <w:szCs w:val="24"/>
        </w:rPr>
        <w:t xml:space="preserve">neurons </w:t>
      </w:r>
      <w:r w:rsidR="005457B4">
        <w:rPr>
          <w:rFonts w:ascii="Times New Roman" w:eastAsia="Times New Roman" w:hAnsi="Times New Roman" w:cs="Times New Roman"/>
          <w:sz w:val="24"/>
          <w:szCs w:val="24"/>
        </w:rPr>
        <w:t xml:space="preserve">in Monkey 1 and 63 </w:t>
      </w:r>
      <w:r w:rsidR="00810B52">
        <w:rPr>
          <w:rFonts w:ascii="Times New Roman" w:eastAsia="Times New Roman" w:hAnsi="Times New Roman" w:cs="Times New Roman"/>
          <w:sz w:val="24"/>
          <w:szCs w:val="24"/>
        </w:rPr>
        <w:t xml:space="preserve">neurons </w:t>
      </w:r>
      <w:r w:rsidR="005457B4">
        <w:rPr>
          <w:rFonts w:ascii="Times New Roman" w:eastAsia="Times New Roman" w:hAnsi="Times New Roman" w:cs="Times New Roman"/>
          <w:sz w:val="24"/>
          <w:szCs w:val="24"/>
        </w:rPr>
        <w:t xml:space="preserve">in Monkey 2) (Fig. </w:t>
      </w:r>
      <w:r w:rsidR="00401C09">
        <w:rPr>
          <w:rFonts w:ascii="Times New Roman" w:eastAsia="Times New Roman" w:hAnsi="Times New Roman" w:cs="Times New Roman"/>
          <w:sz w:val="24"/>
          <w:szCs w:val="24"/>
        </w:rPr>
        <w:t>4A</w:t>
      </w:r>
      <w:r w:rsidR="005457B4">
        <w:rPr>
          <w:rFonts w:ascii="Times New Roman" w:eastAsia="Times New Roman" w:hAnsi="Times New Roman" w:cs="Times New Roman"/>
          <w:sz w:val="24"/>
          <w:szCs w:val="24"/>
        </w:rPr>
        <w:t xml:space="preserve">). </w:t>
      </w:r>
      <w:commentRangeEnd w:id="156"/>
      <w:r w:rsidR="00FF1DAC">
        <w:rPr>
          <w:rStyle w:val="CommentReference"/>
        </w:rPr>
        <w:commentReference w:id="156"/>
      </w:r>
      <w:r w:rsidR="0060327C">
        <w:rPr>
          <w:rFonts w:ascii="Times New Roman" w:eastAsia="Times New Roman" w:hAnsi="Times New Roman" w:cs="Times New Roman"/>
          <w:sz w:val="24"/>
          <w:szCs w:val="24"/>
        </w:rPr>
        <w:t xml:space="preserve">Soon after the </w:t>
      </w:r>
      <w:r w:rsidR="00810B52">
        <w:rPr>
          <w:rFonts w:ascii="Times New Roman" w:eastAsia="Times New Roman" w:hAnsi="Times New Roman" w:cs="Times New Roman"/>
          <w:sz w:val="24"/>
          <w:szCs w:val="24"/>
        </w:rPr>
        <w:t>onset</w:t>
      </w:r>
      <w:r w:rsidR="0060327C">
        <w:rPr>
          <w:rFonts w:ascii="Times New Roman" w:eastAsia="Times New Roman" w:hAnsi="Times New Roman" w:cs="Times New Roman"/>
          <w:sz w:val="24"/>
          <w:szCs w:val="24"/>
        </w:rPr>
        <w:t xml:space="preserve"> of the</w:t>
      </w:r>
      <w:r w:rsidR="00F10F73">
        <w:rPr>
          <w:rFonts w:ascii="Times New Roman" w:eastAsia="Times New Roman" w:hAnsi="Times New Roman" w:cs="Times New Roman"/>
          <w:sz w:val="24"/>
          <w:szCs w:val="24"/>
        </w:rPr>
        <w:t xml:space="preserve"> offer period, t</w:t>
      </w:r>
      <w:r w:rsidR="005457B4">
        <w:rPr>
          <w:rFonts w:ascii="Times New Roman" w:eastAsia="Times New Roman" w:hAnsi="Times New Roman" w:cs="Times New Roman"/>
          <w:sz w:val="24"/>
          <w:szCs w:val="24"/>
        </w:rPr>
        <w:t>he neural activity, expressed as total spike count, w</w:t>
      </w:r>
      <w:r w:rsidR="00810B52">
        <w:rPr>
          <w:rFonts w:ascii="Times New Roman" w:eastAsia="Times New Roman" w:hAnsi="Times New Roman" w:cs="Times New Roman"/>
          <w:sz w:val="24"/>
          <w:szCs w:val="24"/>
        </w:rPr>
        <w:t>as</w:t>
      </w:r>
      <w:r w:rsidR="005457B4">
        <w:rPr>
          <w:rFonts w:ascii="Times New Roman" w:eastAsia="Times New Roman" w:hAnsi="Times New Roman" w:cs="Times New Roman"/>
          <w:sz w:val="24"/>
          <w:szCs w:val="24"/>
        </w:rPr>
        <w:t xml:space="preserve"> significantly modulated by </w:t>
      </w:r>
      <w:r w:rsidR="00810B52">
        <w:rPr>
          <w:rFonts w:ascii="Times New Roman" w:eastAsia="Times New Roman" w:hAnsi="Times New Roman" w:cs="Times New Roman"/>
          <w:sz w:val="24"/>
          <w:szCs w:val="24"/>
        </w:rPr>
        <w:t>reward magnitude</w:t>
      </w:r>
      <w:r w:rsidR="005457B4">
        <w:rPr>
          <w:rFonts w:ascii="Times New Roman" w:eastAsia="Times New Roman" w:hAnsi="Times New Roman" w:cs="Times New Roman"/>
          <w:sz w:val="24"/>
          <w:szCs w:val="24"/>
        </w:rPr>
        <w:t xml:space="preserve"> and/or delay in </w:t>
      </w:r>
      <w:r w:rsidR="005457B4" w:rsidRPr="0010625D">
        <w:rPr>
          <w:rFonts w:ascii="Times New Roman" w:eastAsia="Times New Roman" w:hAnsi="Times New Roman" w:cs="Times New Roman"/>
          <w:sz w:val="24"/>
          <w:szCs w:val="24"/>
        </w:rPr>
        <w:t>1</w:t>
      </w:r>
      <w:r w:rsidR="005457B4">
        <w:rPr>
          <w:rFonts w:ascii="Times New Roman" w:eastAsia="Times New Roman" w:hAnsi="Times New Roman" w:cs="Times New Roman"/>
          <w:sz w:val="24"/>
          <w:szCs w:val="24"/>
        </w:rPr>
        <w:t>21</w:t>
      </w:r>
      <w:r w:rsidR="00810B52">
        <w:rPr>
          <w:rFonts w:ascii="Times New Roman" w:eastAsia="Times New Roman" w:hAnsi="Times New Roman" w:cs="Times New Roman"/>
          <w:sz w:val="24"/>
          <w:szCs w:val="24"/>
        </w:rPr>
        <w:t xml:space="preserve"> of the </w:t>
      </w:r>
      <w:r w:rsidR="005457B4">
        <w:rPr>
          <w:rFonts w:ascii="Times New Roman" w:eastAsia="Times New Roman" w:hAnsi="Times New Roman" w:cs="Times New Roman"/>
          <w:sz w:val="24"/>
          <w:szCs w:val="24"/>
        </w:rPr>
        <w:t xml:space="preserve">170 neurons </w:t>
      </w:r>
      <w:r w:rsidR="005457B4" w:rsidRPr="0010625D">
        <w:rPr>
          <w:rFonts w:ascii="Times New Roman" w:eastAsia="Times New Roman" w:hAnsi="Times New Roman" w:cs="Times New Roman"/>
          <w:sz w:val="24"/>
          <w:szCs w:val="24"/>
        </w:rPr>
        <w:t>(</w:t>
      </w:r>
      <w:r w:rsidR="00545871">
        <w:rPr>
          <w:rFonts w:ascii="Times New Roman" w:eastAsia="Times New Roman" w:hAnsi="Times New Roman" w:cs="Times New Roman"/>
          <w:sz w:val="24"/>
          <w:szCs w:val="24"/>
        </w:rPr>
        <w:t>2</w:t>
      </w:r>
      <w:r w:rsidR="005457B4" w:rsidRPr="0010625D">
        <w:rPr>
          <w:rFonts w:ascii="Times New Roman" w:eastAsia="Times New Roman" w:hAnsi="Times New Roman" w:cs="Times New Roman"/>
          <w:sz w:val="24"/>
          <w:szCs w:val="24"/>
        </w:rPr>
        <w:t xml:space="preserve">-way ANOVA, p &lt; 0.05; </w:t>
      </w:r>
      <w:ins w:id="157" w:author="Rossella Falcone" w:date="2025-04-28T11:36:00Z" w16du:dateUtc="2025-04-28T15:36:00Z">
        <w:r w:rsidR="00066B0E">
          <w:rPr>
            <w:rFonts w:ascii="Times New Roman" w:eastAsia="Times New Roman" w:hAnsi="Times New Roman" w:cs="Times New Roman"/>
            <w:sz w:val="24"/>
            <w:szCs w:val="24"/>
          </w:rPr>
          <w:t xml:space="preserve">see Methods for details; </w:t>
        </w:r>
      </w:ins>
      <w:r w:rsidR="005457B4" w:rsidRPr="0010625D">
        <w:rPr>
          <w:rFonts w:ascii="Times New Roman" w:eastAsia="Times New Roman" w:hAnsi="Times New Roman" w:cs="Times New Roman"/>
          <w:sz w:val="24"/>
          <w:szCs w:val="24"/>
        </w:rPr>
        <w:t xml:space="preserve">Fig. </w:t>
      </w:r>
      <w:r w:rsidR="00401C09">
        <w:rPr>
          <w:rFonts w:ascii="Times New Roman" w:eastAsia="Times New Roman" w:hAnsi="Times New Roman" w:cs="Times New Roman"/>
          <w:sz w:val="24"/>
          <w:szCs w:val="24"/>
        </w:rPr>
        <w:t>4</w:t>
      </w:r>
      <w:r w:rsidR="00401C09" w:rsidRPr="0010625D">
        <w:rPr>
          <w:rFonts w:ascii="Times New Roman" w:eastAsia="Times New Roman" w:hAnsi="Times New Roman" w:cs="Times New Roman"/>
          <w:sz w:val="24"/>
          <w:szCs w:val="24"/>
        </w:rPr>
        <w:t>B</w:t>
      </w:r>
      <w:r w:rsidR="005457B4" w:rsidRPr="0010625D">
        <w:rPr>
          <w:rFonts w:ascii="Times New Roman" w:eastAsia="Times New Roman" w:hAnsi="Times New Roman" w:cs="Times New Roman"/>
          <w:sz w:val="24"/>
          <w:szCs w:val="24"/>
        </w:rPr>
        <w:t>).</w:t>
      </w:r>
      <w:r w:rsidR="005457B4">
        <w:rPr>
          <w:rFonts w:ascii="Times New Roman" w:eastAsia="Times New Roman" w:hAnsi="Times New Roman" w:cs="Times New Roman"/>
          <w:sz w:val="24"/>
          <w:szCs w:val="24"/>
        </w:rPr>
        <w:t xml:space="preserve"> A sliding window </w:t>
      </w:r>
      <w:del w:id="158" w:author="Rossella Falcone" w:date="2025-04-28T11:35:00Z" w16du:dateUtc="2025-04-28T15:35:00Z">
        <w:r w:rsidR="005457B4" w:rsidDel="00545871">
          <w:rPr>
            <w:rFonts w:ascii="Times New Roman" w:eastAsia="Times New Roman" w:hAnsi="Times New Roman" w:cs="Times New Roman"/>
            <w:sz w:val="24"/>
            <w:szCs w:val="24"/>
          </w:rPr>
          <w:delText>3</w:delText>
        </w:r>
      </w:del>
      <w:ins w:id="159" w:author="Rossella Falcone" w:date="2025-04-28T11:35:00Z" w16du:dateUtc="2025-04-28T15:35:00Z">
        <w:r w:rsidR="00545871">
          <w:rPr>
            <w:rFonts w:ascii="Times New Roman" w:eastAsia="Times New Roman" w:hAnsi="Times New Roman" w:cs="Times New Roman"/>
            <w:sz w:val="24"/>
            <w:szCs w:val="24"/>
          </w:rPr>
          <w:t>2</w:t>
        </w:r>
      </w:ins>
      <w:r w:rsidR="005457B4">
        <w:rPr>
          <w:rFonts w:ascii="Times New Roman" w:eastAsia="Times New Roman" w:hAnsi="Times New Roman" w:cs="Times New Roman"/>
          <w:sz w:val="24"/>
          <w:szCs w:val="24"/>
        </w:rPr>
        <w:t xml:space="preserve">-way ANOVA analysis on </w:t>
      </w:r>
      <w:r w:rsidR="00821038">
        <w:rPr>
          <w:rFonts w:ascii="Times New Roman" w:eastAsia="Times New Roman" w:hAnsi="Times New Roman" w:cs="Times New Roman"/>
          <w:sz w:val="24"/>
          <w:szCs w:val="24"/>
        </w:rPr>
        <w:t>all</w:t>
      </w:r>
      <w:r w:rsidR="001A09A5">
        <w:rPr>
          <w:rFonts w:ascii="Times New Roman" w:eastAsia="Times New Roman" w:hAnsi="Times New Roman" w:cs="Times New Roman"/>
          <w:sz w:val="24"/>
          <w:szCs w:val="24"/>
        </w:rPr>
        <w:t xml:space="preserve"> </w:t>
      </w:r>
      <w:r w:rsidR="00815E1D">
        <w:rPr>
          <w:rFonts w:ascii="Times New Roman" w:eastAsia="Times New Roman" w:hAnsi="Times New Roman" w:cs="Times New Roman"/>
          <w:sz w:val="24"/>
          <w:szCs w:val="24"/>
        </w:rPr>
        <w:t>170 neurons</w:t>
      </w:r>
      <w:r w:rsidR="005457B4">
        <w:rPr>
          <w:rFonts w:ascii="Times New Roman" w:eastAsia="Times New Roman" w:hAnsi="Times New Roman" w:cs="Times New Roman"/>
          <w:sz w:val="24"/>
          <w:szCs w:val="24"/>
        </w:rPr>
        <w:t xml:space="preserve"> (see Methods) showed that t</w:t>
      </w:r>
      <w:r w:rsidR="005457B4">
        <w:rPr>
          <w:rFonts w:ascii="Times New Roman" w:eastAsia="Times New Roman" w:hAnsi="Times New Roman" w:cs="Times New Roman"/>
          <w:color w:val="000000"/>
          <w:sz w:val="24"/>
          <w:szCs w:val="24"/>
        </w:rPr>
        <w:t xml:space="preserve">he proportion of neurons modulated by each factor </w:t>
      </w:r>
      <w:r w:rsidR="00810B52">
        <w:rPr>
          <w:rFonts w:ascii="Times New Roman" w:eastAsia="Times New Roman" w:hAnsi="Times New Roman" w:cs="Times New Roman"/>
          <w:color w:val="000000"/>
          <w:sz w:val="24"/>
          <w:szCs w:val="24"/>
        </w:rPr>
        <w:t xml:space="preserve">began to </w:t>
      </w:r>
      <w:r w:rsidR="005457B4">
        <w:rPr>
          <w:rFonts w:ascii="Times New Roman" w:eastAsia="Times New Roman" w:hAnsi="Times New Roman" w:cs="Times New Roman"/>
          <w:color w:val="000000"/>
          <w:sz w:val="24"/>
          <w:szCs w:val="24"/>
        </w:rPr>
        <w:t xml:space="preserve">increase after the cue appeared on the screen (Fig. </w:t>
      </w:r>
      <w:r w:rsidR="00401C09">
        <w:rPr>
          <w:rFonts w:ascii="Times New Roman" w:eastAsia="Times New Roman" w:hAnsi="Times New Roman" w:cs="Times New Roman"/>
          <w:color w:val="000000"/>
          <w:sz w:val="24"/>
          <w:szCs w:val="24"/>
        </w:rPr>
        <w:t>4C</w:t>
      </w:r>
      <w:r w:rsidR="003642E2">
        <w:rPr>
          <w:rFonts w:ascii="Times New Roman" w:eastAsia="Times New Roman" w:hAnsi="Times New Roman" w:cs="Times New Roman"/>
          <w:color w:val="000000"/>
          <w:sz w:val="24"/>
          <w:szCs w:val="24"/>
        </w:rPr>
        <w:t>-D</w:t>
      </w:r>
      <w:r w:rsidR="005457B4">
        <w:rPr>
          <w:rFonts w:ascii="Times New Roman" w:eastAsia="Times New Roman" w:hAnsi="Times New Roman" w:cs="Times New Roman"/>
          <w:color w:val="000000"/>
          <w:sz w:val="24"/>
          <w:szCs w:val="24"/>
        </w:rPr>
        <w:t xml:space="preserve">). </w:t>
      </w:r>
      <w:r w:rsidR="006E56EA" w:rsidRPr="006E56EA">
        <w:rPr>
          <w:rFonts w:ascii="Times New Roman" w:eastAsia="Times New Roman" w:hAnsi="Times New Roman" w:cs="Times New Roman"/>
          <w:color w:val="000000"/>
          <w:sz w:val="24"/>
          <w:szCs w:val="24"/>
        </w:rPr>
        <w:t xml:space="preserve">In Monkey 1, the proportion of neurons modulated by each factor was similar, although more neurons encoding reward magnitude (drops) emerged earlier (Fig. </w:t>
      </w:r>
      <w:r w:rsidR="00401C09">
        <w:rPr>
          <w:rFonts w:ascii="Times New Roman" w:eastAsia="Times New Roman" w:hAnsi="Times New Roman" w:cs="Times New Roman"/>
          <w:color w:val="000000"/>
          <w:sz w:val="24"/>
          <w:szCs w:val="24"/>
        </w:rPr>
        <w:t>4</w:t>
      </w:r>
      <w:r w:rsidR="00102E13">
        <w:rPr>
          <w:rFonts w:ascii="Times New Roman" w:eastAsia="Times New Roman" w:hAnsi="Times New Roman" w:cs="Times New Roman"/>
          <w:color w:val="000000"/>
          <w:sz w:val="24"/>
          <w:szCs w:val="24"/>
        </w:rPr>
        <w:t>C</w:t>
      </w:r>
      <w:r w:rsidR="00234C26">
        <w:rPr>
          <w:rFonts w:ascii="Times New Roman" w:eastAsia="Times New Roman" w:hAnsi="Times New Roman" w:cs="Times New Roman"/>
          <w:color w:val="000000"/>
          <w:sz w:val="24"/>
          <w:szCs w:val="24"/>
        </w:rPr>
        <w:t>).</w:t>
      </w:r>
      <w:r w:rsidR="00102E13">
        <w:rPr>
          <w:rFonts w:ascii="Times New Roman" w:eastAsia="Times New Roman" w:hAnsi="Times New Roman" w:cs="Times New Roman"/>
          <w:color w:val="000000"/>
          <w:sz w:val="24"/>
          <w:szCs w:val="24"/>
        </w:rPr>
        <w:t xml:space="preserve"> </w:t>
      </w:r>
      <w:r w:rsidR="00234C26">
        <w:rPr>
          <w:rFonts w:ascii="Times New Roman" w:eastAsia="Times New Roman" w:hAnsi="Times New Roman" w:cs="Times New Roman"/>
          <w:color w:val="000000"/>
          <w:sz w:val="24"/>
          <w:szCs w:val="24"/>
        </w:rPr>
        <w:t>I</w:t>
      </w:r>
      <w:r w:rsidR="006E56EA" w:rsidRPr="006E56EA">
        <w:rPr>
          <w:rFonts w:ascii="Times New Roman" w:eastAsia="Times New Roman" w:hAnsi="Times New Roman" w:cs="Times New Roman"/>
          <w:color w:val="000000"/>
          <w:sz w:val="24"/>
          <w:szCs w:val="24"/>
        </w:rPr>
        <w:t xml:space="preserve">n contrast, Monkey 2 showed a similar </w:t>
      </w:r>
      <w:r w:rsidR="006E56EA" w:rsidRPr="006E56EA">
        <w:rPr>
          <w:rFonts w:ascii="Times New Roman" w:eastAsia="Times New Roman" w:hAnsi="Times New Roman" w:cs="Times New Roman"/>
          <w:color w:val="000000"/>
          <w:sz w:val="24"/>
          <w:szCs w:val="24"/>
        </w:rPr>
        <w:lastRenderedPageBreak/>
        <w:t xml:space="preserve">number of neurons encoding reward magnitude and delay at the same time, but a greater number of neurons </w:t>
      </w:r>
      <w:r w:rsidR="008D2537">
        <w:rPr>
          <w:rFonts w:ascii="Times New Roman" w:eastAsia="Times New Roman" w:hAnsi="Times New Roman" w:cs="Times New Roman"/>
          <w:color w:val="000000"/>
          <w:sz w:val="24"/>
          <w:szCs w:val="24"/>
        </w:rPr>
        <w:t>were modulated by</w:t>
      </w:r>
      <w:r w:rsidR="006E56EA" w:rsidRPr="006E56EA">
        <w:rPr>
          <w:rFonts w:ascii="Times New Roman" w:eastAsia="Times New Roman" w:hAnsi="Times New Roman" w:cs="Times New Roman"/>
          <w:color w:val="000000"/>
          <w:sz w:val="24"/>
          <w:szCs w:val="24"/>
        </w:rPr>
        <w:t xml:space="preserve"> delay throughout the entire offer period, while the number of neurons encoding reward magnitude was reduced later in the period</w:t>
      </w:r>
      <w:r w:rsidR="009B5CBE">
        <w:rPr>
          <w:rFonts w:ascii="Times New Roman" w:eastAsia="Times New Roman" w:hAnsi="Times New Roman" w:cs="Times New Roman"/>
          <w:color w:val="000000"/>
          <w:sz w:val="24"/>
          <w:szCs w:val="24"/>
        </w:rPr>
        <w:t xml:space="preserve"> (Fig. </w:t>
      </w:r>
      <w:r w:rsidR="00401C09">
        <w:rPr>
          <w:rFonts w:ascii="Times New Roman" w:eastAsia="Times New Roman" w:hAnsi="Times New Roman" w:cs="Times New Roman"/>
          <w:color w:val="000000"/>
          <w:sz w:val="24"/>
          <w:szCs w:val="24"/>
        </w:rPr>
        <w:t>4D</w:t>
      </w:r>
      <w:r w:rsidR="009B5CBE">
        <w:rPr>
          <w:rFonts w:ascii="Times New Roman" w:eastAsia="Times New Roman" w:hAnsi="Times New Roman" w:cs="Times New Roman"/>
          <w:color w:val="000000"/>
          <w:sz w:val="24"/>
          <w:szCs w:val="24"/>
        </w:rPr>
        <w:t>)</w:t>
      </w:r>
      <w:r w:rsidR="006E56EA" w:rsidRPr="006E56EA">
        <w:rPr>
          <w:rFonts w:ascii="Times New Roman" w:eastAsia="Times New Roman" w:hAnsi="Times New Roman" w:cs="Times New Roman"/>
          <w:color w:val="000000"/>
          <w:sz w:val="24"/>
          <w:szCs w:val="24"/>
        </w:rPr>
        <w:t xml:space="preserve">. </w:t>
      </w:r>
      <w:commentRangeStart w:id="160"/>
      <w:r w:rsidR="006E56EA" w:rsidRPr="006E56EA">
        <w:rPr>
          <w:rFonts w:ascii="Times New Roman" w:eastAsia="Times New Roman" w:hAnsi="Times New Roman" w:cs="Times New Roman"/>
          <w:color w:val="000000"/>
          <w:sz w:val="24"/>
          <w:szCs w:val="24"/>
        </w:rPr>
        <w:t xml:space="preserve">Fewer neurons responded later </w:t>
      </w:r>
      <w:commentRangeEnd w:id="160"/>
      <w:r w:rsidR="0096460E">
        <w:rPr>
          <w:rStyle w:val="CommentReference"/>
        </w:rPr>
        <w:commentReference w:id="160"/>
      </w:r>
      <w:r w:rsidR="006E56EA" w:rsidRPr="006E56EA">
        <w:rPr>
          <w:rFonts w:ascii="Times New Roman" w:eastAsia="Times New Roman" w:hAnsi="Times New Roman" w:cs="Times New Roman"/>
          <w:color w:val="000000"/>
          <w:sz w:val="24"/>
          <w:szCs w:val="24"/>
        </w:rPr>
        <w:t xml:space="preserve">to the interaction between reward magnitude and delay (Fig. </w:t>
      </w:r>
      <w:r w:rsidR="00401C09">
        <w:rPr>
          <w:rFonts w:ascii="Times New Roman" w:eastAsia="Times New Roman" w:hAnsi="Times New Roman" w:cs="Times New Roman"/>
          <w:color w:val="000000"/>
          <w:sz w:val="24"/>
          <w:szCs w:val="24"/>
        </w:rPr>
        <w:t>4</w:t>
      </w:r>
      <w:r w:rsidR="00401C09" w:rsidRPr="006E56EA">
        <w:rPr>
          <w:rFonts w:ascii="Times New Roman" w:eastAsia="Times New Roman" w:hAnsi="Times New Roman" w:cs="Times New Roman"/>
          <w:color w:val="000000"/>
          <w:sz w:val="24"/>
          <w:szCs w:val="24"/>
        </w:rPr>
        <w:t>B</w:t>
      </w:r>
      <w:r w:rsidR="006E56EA" w:rsidRPr="006E56EA">
        <w:rPr>
          <w:rFonts w:ascii="Times New Roman" w:eastAsia="Times New Roman" w:hAnsi="Times New Roman" w:cs="Times New Roman"/>
          <w:color w:val="000000"/>
          <w:sz w:val="24"/>
          <w:szCs w:val="24"/>
        </w:rPr>
        <w:t>).</w:t>
      </w:r>
    </w:p>
    <w:p w14:paraId="4DECF538" w14:textId="22320DD3" w:rsidR="008A7BC6" w:rsidRDefault="008A7BC6" w:rsidP="008A7BC6">
      <w:pPr>
        <w:shd w:val="clear" w:color="auto" w:fill="FFFFFF"/>
        <w:spacing w:after="0" w:line="480" w:lineRule="auto"/>
        <w:jc w:val="center"/>
        <w:rPr>
          <w:rFonts w:ascii="Times New Roman" w:eastAsia="Times New Roman" w:hAnsi="Times New Roman" w:cs="Times New Roman"/>
          <w:color w:val="000000"/>
          <w:sz w:val="24"/>
          <w:szCs w:val="24"/>
        </w:rPr>
      </w:pPr>
      <w:commentRangeStart w:id="161"/>
      <w:r>
        <w:rPr>
          <w:rFonts w:ascii="Times New Roman" w:eastAsia="Times New Roman" w:hAnsi="Times New Roman" w:cs="Times New Roman"/>
          <w:noProof/>
          <w:color w:val="000000"/>
          <w:sz w:val="24"/>
          <w:szCs w:val="24"/>
        </w:rPr>
        <w:drawing>
          <wp:inline distT="0" distB="0" distL="0" distR="0" wp14:anchorId="30F35776" wp14:editId="02AB4712">
            <wp:extent cx="3028205" cy="2934269"/>
            <wp:effectExtent l="0" t="0" r="1270" b="0"/>
            <wp:docPr id="5853895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90263" cy="2994402"/>
                    </a:xfrm>
                    <a:prstGeom prst="rect">
                      <a:avLst/>
                    </a:prstGeom>
                    <a:noFill/>
                    <a:ln>
                      <a:noFill/>
                    </a:ln>
                  </pic:spPr>
                </pic:pic>
              </a:graphicData>
            </a:graphic>
          </wp:inline>
        </w:drawing>
      </w:r>
      <w:commentRangeEnd w:id="161"/>
      <w:r>
        <w:rPr>
          <w:rStyle w:val="CommentReference"/>
        </w:rPr>
        <w:commentReference w:id="161"/>
      </w:r>
    </w:p>
    <w:p w14:paraId="4E7ADC8A" w14:textId="55FE6B4D" w:rsidR="006206CE" w:rsidRPr="006206CE" w:rsidRDefault="006206CE" w:rsidP="006E56EA">
      <w:pPr>
        <w:shd w:val="clear" w:color="auto" w:fill="FFFFFF"/>
        <w:spacing w:after="0" w:line="480" w:lineRule="auto"/>
        <w:rPr>
          <w:rFonts w:ascii="Times New Roman" w:eastAsia="Times New Roman" w:hAnsi="Times New Roman" w:cs="Times New Roman"/>
          <w:color w:val="000000"/>
          <w:sz w:val="24"/>
          <w:szCs w:val="24"/>
        </w:rPr>
      </w:pPr>
      <w:r w:rsidRPr="006206CE">
        <w:rPr>
          <w:rFonts w:ascii="Times New Roman" w:eastAsia="Times New Roman" w:hAnsi="Times New Roman" w:cs="Times New Roman"/>
          <w:color w:val="000000"/>
          <w:sz w:val="24"/>
          <w:szCs w:val="24"/>
        </w:rPr>
        <w:t>To quantify the strength of encoding for each variable (reward magnitude, delay, and their interaction), we used omega squared (ω²), a measure of effect size that captures the proportion of variance in neural activity explained by each factor (see Methods).</w:t>
      </w:r>
    </w:p>
    <w:p w14:paraId="7AC9214E" w14:textId="47E58406" w:rsidR="008A7BC6" w:rsidRDefault="003E624A" w:rsidP="006E56EA">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w:t>
      </w:r>
      <w:r w:rsidRPr="00E21CE0">
        <w:rPr>
          <w:rFonts w:ascii="Times New Roman" w:eastAsia="Times New Roman" w:hAnsi="Times New Roman" w:cs="Times New Roman"/>
          <w:color w:val="000000"/>
          <w:sz w:val="24"/>
          <w:szCs w:val="24"/>
        </w:rPr>
        <w:t xml:space="preserve"> </w:t>
      </w:r>
      <w:del w:id="162" w:author="Mark Eldridge" w:date="2025-05-14T17:08:00Z" w16du:dateUtc="2025-05-14T16:08:00Z">
        <w:r w:rsidRPr="00E21CE0" w:rsidDel="00105B25">
          <w:rPr>
            <w:rFonts w:ascii="Times New Roman" w:eastAsia="Times New Roman" w:hAnsi="Times New Roman" w:cs="Times New Roman"/>
            <w:color w:val="000000"/>
            <w:sz w:val="24"/>
            <w:szCs w:val="24"/>
          </w:rPr>
          <w:delText>drop</w:delText>
        </w:r>
      </w:del>
      <w:ins w:id="163" w:author="Mark Eldridge" w:date="2025-05-14T17:08:00Z" w16du:dateUtc="2025-05-14T16:08:00Z">
        <w:r w:rsidR="00105B25">
          <w:rPr>
            <w:rFonts w:ascii="Times New Roman" w:eastAsia="Times New Roman" w:hAnsi="Times New Roman" w:cs="Times New Roman"/>
            <w:color w:val="000000"/>
            <w:sz w:val="24"/>
            <w:szCs w:val="24"/>
          </w:rPr>
          <w:t>magnitude</w:t>
        </w:r>
      </w:ins>
      <w:r w:rsidRPr="00E21CE0">
        <w:rPr>
          <w:rFonts w:ascii="Times New Roman" w:eastAsia="Times New Roman" w:hAnsi="Times New Roman" w:cs="Times New Roman"/>
          <w:color w:val="000000"/>
          <w:sz w:val="24"/>
          <w:szCs w:val="24"/>
        </w:rPr>
        <w:t>-related signal</w:t>
      </w:r>
      <w:r w:rsidR="006206CE">
        <w:rPr>
          <w:rFonts w:ascii="Times New Roman" w:eastAsia="Times New Roman" w:hAnsi="Times New Roman" w:cs="Times New Roman"/>
          <w:color w:val="000000"/>
          <w:sz w:val="24"/>
          <w:szCs w:val="24"/>
        </w:rPr>
        <w:t xml:space="preserve"> </w:t>
      </w:r>
      <w:r w:rsidR="005A3213">
        <w:rPr>
          <w:rFonts w:ascii="Times New Roman" w:eastAsia="Times New Roman" w:hAnsi="Times New Roman" w:cs="Times New Roman"/>
          <w:color w:val="000000"/>
          <w:sz w:val="24"/>
          <w:szCs w:val="24"/>
        </w:rPr>
        <w:t>began</w:t>
      </w:r>
      <w:r w:rsidR="005457B4" w:rsidRPr="00E21CE0">
        <w:rPr>
          <w:rFonts w:ascii="Times New Roman" w:eastAsia="Times New Roman" w:hAnsi="Times New Roman" w:cs="Times New Roman"/>
          <w:color w:val="000000"/>
          <w:sz w:val="24"/>
          <w:szCs w:val="24"/>
        </w:rPr>
        <w:t xml:space="preserve"> earlier </w:t>
      </w:r>
      <w:r w:rsidR="005457B4">
        <w:rPr>
          <w:rFonts w:ascii="Times New Roman" w:eastAsia="Times New Roman" w:hAnsi="Times New Roman" w:cs="Times New Roman"/>
          <w:color w:val="000000"/>
          <w:sz w:val="24"/>
          <w:szCs w:val="24"/>
        </w:rPr>
        <w:t xml:space="preserve">than </w:t>
      </w:r>
      <w:r w:rsidR="005A3213">
        <w:rPr>
          <w:rFonts w:ascii="Times New Roman" w:eastAsia="Times New Roman" w:hAnsi="Times New Roman" w:cs="Times New Roman"/>
          <w:color w:val="000000"/>
          <w:sz w:val="24"/>
          <w:szCs w:val="24"/>
        </w:rPr>
        <w:t>both t</w:t>
      </w:r>
      <w:r w:rsidR="005457B4">
        <w:rPr>
          <w:rFonts w:ascii="Times New Roman" w:eastAsia="Times New Roman" w:hAnsi="Times New Roman" w:cs="Times New Roman"/>
          <w:color w:val="000000"/>
          <w:sz w:val="24"/>
          <w:szCs w:val="24"/>
        </w:rPr>
        <w:t>he</w:t>
      </w:r>
      <w:r w:rsidR="005457B4" w:rsidRPr="00E21CE0">
        <w:rPr>
          <w:rFonts w:ascii="Times New Roman" w:eastAsia="Times New Roman" w:hAnsi="Times New Roman" w:cs="Times New Roman"/>
          <w:color w:val="000000"/>
          <w:sz w:val="24"/>
          <w:szCs w:val="24"/>
        </w:rPr>
        <w:t xml:space="preserve"> delay-related </w:t>
      </w:r>
      <w:r w:rsidR="0086578F">
        <w:rPr>
          <w:rFonts w:ascii="Times New Roman" w:eastAsia="Times New Roman" w:hAnsi="Times New Roman" w:cs="Times New Roman"/>
          <w:color w:val="000000"/>
          <w:sz w:val="24"/>
          <w:szCs w:val="24"/>
        </w:rPr>
        <w:t xml:space="preserve">and interaction-related </w:t>
      </w:r>
      <w:r w:rsidR="005457B4" w:rsidRPr="00E21CE0">
        <w:rPr>
          <w:rFonts w:ascii="Times New Roman" w:eastAsia="Times New Roman" w:hAnsi="Times New Roman" w:cs="Times New Roman"/>
          <w:color w:val="000000"/>
          <w:sz w:val="24"/>
          <w:szCs w:val="24"/>
        </w:rPr>
        <w:t>signal</w:t>
      </w:r>
      <w:r w:rsidR="0086578F">
        <w:rPr>
          <w:rFonts w:ascii="Times New Roman" w:eastAsia="Times New Roman" w:hAnsi="Times New Roman" w:cs="Times New Roman"/>
          <w:color w:val="000000"/>
          <w:sz w:val="24"/>
          <w:szCs w:val="24"/>
        </w:rPr>
        <w:t>s</w:t>
      </w:r>
      <w:r w:rsidR="005A3213">
        <w:rPr>
          <w:rFonts w:ascii="Times New Roman" w:eastAsia="Times New Roman" w:hAnsi="Times New Roman" w:cs="Times New Roman"/>
          <w:color w:val="000000"/>
          <w:sz w:val="24"/>
          <w:szCs w:val="24"/>
        </w:rPr>
        <w:t xml:space="preserve">. It was also </w:t>
      </w:r>
      <w:r w:rsidR="006E56EA">
        <w:rPr>
          <w:rFonts w:ascii="Times New Roman" w:eastAsia="Times New Roman" w:hAnsi="Times New Roman" w:cs="Times New Roman"/>
          <w:color w:val="000000"/>
          <w:sz w:val="24"/>
          <w:szCs w:val="24"/>
        </w:rPr>
        <w:t>stronger</w:t>
      </w:r>
      <w:r w:rsidR="005A3213">
        <w:rPr>
          <w:rFonts w:ascii="Times New Roman" w:eastAsia="Times New Roman" w:hAnsi="Times New Roman" w:cs="Times New Roman"/>
          <w:color w:val="000000"/>
          <w:sz w:val="24"/>
          <w:szCs w:val="24"/>
        </w:rPr>
        <w:t xml:space="preserve"> during the initial 500 </w:t>
      </w:r>
      <w:proofErr w:type="spellStart"/>
      <w:r w:rsidR="005A3213">
        <w:rPr>
          <w:rFonts w:ascii="Times New Roman" w:eastAsia="Times New Roman" w:hAnsi="Times New Roman" w:cs="Times New Roman"/>
          <w:color w:val="000000"/>
          <w:sz w:val="24"/>
          <w:szCs w:val="24"/>
        </w:rPr>
        <w:t>ms</w:t>
      </w:r>
      <w:proofErr w:type="spellEnd"/>
      <w:r w:rsidR="005A3213">
        <w:rPr>
          <w:rFonts w:ascii="Times New Roman" w:eastAsia="Times New Roman" w:hAnsi="Times New Roman" w:cs="Times New Roman"/>
          <w:color w:val="000000"/>
          <w:sz w:val="24"/>
          <w:szCs w:val="24"/>
        </w:rPr>
        <w:t xml:space="preserve"> of the offer period</w:t>
      </w:r>
      <w:r w:rsidR="0086578F">
        <w:rPr>
          <w:rFonts w:ascii="Times New Roman" w:eastAsia="Times New Roman" w:hAnsi="Times New Roman" w:cs="Times New Roman"/>
          <w:color w:val="000000"/>
          <w:sz w:val="24"/>
          <w:szCs w:val="24"/>
        </w:rPr>
        <w:t>, in monkey 1</w:t>
      </w:r>
      <w:r w:rsidR="005A3213">
        <w:rPr>
          <w:rFonts w:ascii="Times New Roman" w:eastAsia="Times New Roman" w:hAnsi="Times New Roman" w:cs="Times New Roman"/>
          <w:color w:val="000000"/>
          <w:sz w:val="24"/>
          <w:szCs w:val="24"/>
        </w:rPr>
        <w:t xml:space="preserve">, </w:t>
      </w:r>
      <w:r w:rsidR="005A3213" w:rsidRPr="005A3213">
        <w:rPr>
          <w:rFonts w:ascii="Times New Roman" w:eastAsia="Times New Roman" w:hAnsi="Times New Roman" w:cs="Times New Roman"/>
          <w:color w:val="000000"/>
          <w:sz w:val="24"/>
          <w:szCs w:val="24"/>
        </w:rPr>
        <w:t>before becoming similar to the other two signals</w:t>
      </w:r>
      <w:r w:rsidR="005457B4" w:rsidRPr="00E21CE0">
        <w:rPr>
          <w:rFonts w:ascii="Times New Roman" w:eastAsia="Times New Roman" w:hAnsi="Times New Roman" w:cs="Times New Roman"/>
          <w:color w:val="000000"/>
          <w:sz w:val="24"/>
          <w:szCs w:val="24"/>
        </w:rPr>
        <w:t xml:space="preserve">. </w:t>
      </w:r>
      <w:r w:rsidR="005A3213">
        <w:rPr>
          <w:rFonts w:ascii="Times New Roman" w:eastAsia="Times New Roman" w:hAnsi="Times New Roman" w:cs="Times New Roman"/>
          <w:color w:val="000000"/>
          <w:sz w:val="24"/>
          <w:szCs w:val="24"/>
        </w:rPr>
        <w:t>In Monkey 2</w:t>
      </w:r>
      <w:del w:id="164" w:author="Mark Eldridge" w:date="2025-05-14T17:08:00Z" w16du:dateUtc="2025-05-14T16:08:00Z">
        <w:r w:rsidR="005A3213" w:rsidDel="00B70325">
          <w:rPr>
            <w:rFonts w:ascii="Times New Roman" w:eastAsia="Times New Roman" w:hAnsi="Times New Roman" w:cs="Times New Roman"/>
            <w:color w:val="000000"/>
            <w:sz w:val="24"/>
            <w:szCs w:val="24"/>
          </w:rPr>
          <w:delText>, instead</w:delText>
        </w:r>
      </w:del>
      <w:r w:rsidR="005A3213">
        <w:rPr>
          <w:rFonts w:ascii="Times New Roman" w:eastAsia="Times New Roman" w:hAnsi="Times New Roman" w:cs="Times New Roman"/>
          <w:color w:val="000000"/>
          <w:sz w:val="24"/>
          <w:szCs w:val="24"/>
        </w:rPr>
        <w:t>, the delay-relate</w:t>
      </w:r>
      <w:r w:rsidR="003E65A9">
        <w:rPr>
          <w:rFonts w:ascii="Times New Roman" w:eastAsia="Times New Roman" w:hAnsi="Times New Roman" w:cs="Times New Roman"/>
          <w:color w:val="000000"/>
          <w:sz w:val="24"/>
          <w:szCs w:val="24"/>
        </w:rPr>
        <w:t>d</w:t>
      </w:r>
      <w:r w:rsidR="005A3213">
        <w:rPr>
          <w:rFonts w:ascii="Times New Roman" w:eastAsia="Times New Roman" w:hAnsi="Times New Roman" w:cs="Times New Roman"/>
          <w:color w:val="000000"/>
          <w:sz w:val="24"/>
          <w:szCs w:val="24"/>
        </w:rPr>
        <w:t xml:space="preserve"> </w:t>
      </w:r>
      <w:r w:rsidR="003E65A9">
        <w:rPr>
          <w:rFonts w:ascii="Times New Roman" w:eastAsia="Times New Roman" w:hAnsi="Times New Roman" w:cs="Times New Roman"/>
          <w:color w:val="000000"/>
          <w:sz w:val="24"/>
          <w:szCs w:val="24"/>
        </w:rPr>
        <w:t xml:space="preserve">signal </w:t>
      </w:r>
      <w:r w:rsidR="008F37EE">
        <w:rPr>
          <w:rFonts w:ascii="Times New Roman" w:eastAsia="Times New Roman" w:hAnsi="Times New Roman" w:cs="Times New Roman"/>
          <w:color w:val="000000"/>
          <w:sz w:val="24"/>
          <w:szCs w:val="24"/>
        </w:rPr>
        <w:t xml:space="preserve">was </w:t>
      </w:r>
      <w:commentRangeStart w:id="165"/>
      <w:r w:rsidR="008F37EE">
        <w:rPr>
          <w:rFonts w:ascii="Times New Roman" w:eastAsia="Times New Roman" w:hAnsi="Times New Roman" w:cs="Times New Roman"/>
          <w:color w:val="000000"/>
          <w:sz w:val="24"/>
          <w:szCs w:val="24"/>
        </w:rPr>
        <w:t xml:space="preserve">higher </w:t>
      </w:r>
      <w:commentRangeEnd w:id="165"/>
      <w:r w:rsidR="00B70325">
        <w:rPr>
          <w:rStyle w:val="CommentReference"/>
        </w:rPr>
        <w:commentReference w:id="165"/>
      </w:r>
      <w:r w:rsidR="008F37EE">
        <w:rPr>
          <w:rFonts w:ascii="Times New Roman" w:eastAsia="Times New Roman" w:hAnsi="Times New Roman" w:cs="Times New Roman"/>
          <w:color w:val="000000"/>
          <w:sz w:val="24"/>
          <w:szCs w:val="24"/>
        </w:rPr>
        <w:t xml:space="preserve">(Fig. </w:t>
      </w:r>
      <w:r>
        <w:rPr>
          <w:rFonts w:ascii="Times New Roman" w:eastAsia="Times New Roman" w:hAnsi="Times New Roman" w:cs="Times New Roman"/>
          <w:color w:val="000000"/>
          <w:sz w:val="24"/>
          <w:szCs w:val="24"/>
        </w:rPr>
        <w:t>S</w:t>
      </w:r>
      <w:r w:rsidR="00957C6D">
        <w:rPr>
          <w:rFonts w:ascii="Times New Roman" w:eastAsia="Times New Roman" w:hAnsi="Times New Roman" w:cs="Times New Roman"/>
          <w:color w:val="000000"/>
          <w:sz w:val="24"/>
          <w:szCs w:val="24"/>
        </w:rPr>
        <w:t>1A-B</w:t>
      </w:r>
      <w:r w:rsidR="008F37EE">
        <w:rPr>
          <w:rFonts w:ascii="Times New Roman" w:eastAsia="Times New Roman" w:hAnsi="Times New Roman" w:cs="Times New Roman"/>
          <w:color w:val="000000"/>
          <w:sz w:val="24"/>
          <w:szCs w:val="24"/>
        </w:rPr>
        <w:t xml:space="preserve">). </w:t>
      </w:r>
    </w:p>
    <w:p w14:paraId="243B9C49" w14:textId="27ABED84" w:rsidR="008A7BC6" w:rsidRDefault="00FF72FD" w:rsidP="00FF72FD">
      <w:pPr>
        <w:shd w:val="clear" w:color="auto" w:fill="FFFFFF"/>
        <w:spacing w:after="0" w:line="480" w:lineRule="auto"/>
        <w:jc w:val="center"/>
        <w:rPr>
          <w:rFonts w:ascii="Times New Roman" w:eastAsia="Times New Roman" w:hAnsi="Times New Roman" w:cs="Times New Roman"/>
          <w:color w:val="000000"/>
          <w:sz w:val="24"/>
          <w:szCs w:val="24"/>
        </w:rPr>
      </w:pPr>
      <w:commentRangeStart w:id="166"/>
      <w:r>
        <w:rPr>
          <w:rFonts w:ascii="Times New Roman" w:eastAsia="Times New Roman" w:hAnsi="Times New Roman" w:cs="Times New Roman"/>
          <w:noProof/>
          <w:color w:val="000000"/>
          <w:sz w:val="24"/>
          <w:szCs w:val="24"/>
        </w:rPr>
        <w:lastRenderedPageBreak/>
        <w:drawing>
          <wp:inline distT="0" distB="0" distL="0" distR="0" wp14:anchorId="5E12E747" wp14:editId="50618BB8">
            <wp:extent cx="3379996" cy="1753737"/>
            <wp:effectExtent l="0" t="0" r="0" b="0"/>
            <wp:docPr id="16538420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84073" cy="1755853"/>
                    </a:xfrm>
                    <a:prstGeom prst="rect">
                      <a:avLst/>
                    </a:prstGeom>
                    <a:noFill/>
                    <a:ln>
                      <a:noFill/>
                    </a:ln>
                  </pic:spPr>
                </pic:pic>
              </a:graphicData>
            </a:graphic>
          </wp:inline>
        </w:drawing>
      </w:r>
      <w:commentRangeEnd w:id="166"/>
      <w:r>
        <w:rPr>
          <w:rStyle w:val="CommentReference"/>
        </w:rPr>
        <w:commentReference w:id="166"/>
      </w:r>
    </w:p>
    <w:p w14:paraId="536D0F62" w14:textId="41ED9ABC" w:rsidR="005457B4" w:rsidRDefault="006E56EA" w:rsidP="006E56EA">
      <w:pPr>
        <w:shd w:val="clear" w:color="auto" w:fill="FFFFFF"/>
        <w:spacing w:after="0" w:line="480" w:lineRule="auto"/>
        <w:ind w:firstLine="426"/>
        <w:rPr>
          <w:rFonts w:ascii="Times New Roman" w:eastAsia="Times New Roman" w:hAnsi="Times New Roman" w:cs="Times New Roman"/>
          <w:sz w:val="24"/>
          <w:szCs w:val="24"/>
        </w:rPr>
      </w:pPr>
      <w:r w:rsidRPr="006E56EA">
        <w:rPr>
          <w:rFonts w:ascii="Times New Roman" w:eastAsia="Times New Roman" w:hAnsi="Times New Roman" w:cs="Times New Roman"/>
          <w:color w:val="000000"/>
          <w:sz w:val="24"/>
          <w:szCs w:val="24"/>
        </w:rPr>
        <w:t>For both animals, we did not observe</w:t>
      </w:r>
      <w:r w:rsidR="00004A48">
        <w:rPr>
          <w:rFonts w:ascii="Times New Roman" w:eastAsia="Times New Roman" w:hAnsi="Times New Roman" w:cs="Times New Roman"/>
          <w:color w:val="000000"/>
          <w:sz w:val="24"/>
          <w:szCs w:val="24"/>
        </w:rPr>
        <w:t xml:space="preserve"> </w:t>
      </w:r>
      <w:r w:rsidR="00B23580">
        <w:rPr>
          <w:rFonts w:ascii="Times New Roman" w:eastAsia="Times New Roman" w:hAnsi="Times New Roman" w:cs="Times New Roman"/>
          <w:color w:val="000000"/>
          <w:sz w:val="24"/>
          <w:szCs w:val="24"/>
        </w:rPr>
        <w:t>any</w:t>
      </w:r>
      <w:r w:rsidRPr="006E56EA">
        <w:rPr>
          <w:rFonts w:ascii="Times New Roman" w:eastAsia="Times New Roman" w:hAnsi="Times New Roman" w:cs="Times New Roman"/>
          <w:color w:val="000000"/>
          <w:sz w:val="24"/>
          <w:szCs w:val="24"/>
        </w:rPr>
        <w:t xml:space="preserve"> neurons </w:t>
      </w:r>
      <w:r w:rsidR="00B23580">
        <w:rPr>
          <w:rFonts w:ascii="Times New Roman" w:eastAsia="Times New Roman" w:hAnsi="Times New Roman" w:cs="Times New Roman"/>
          <w:color w:val="000000"/>
          <w:sz w:val="24"/>
          <w:szCs w:val="24"/>
        </w:rPr>
        <w:t xml:space="preserve">that </w:t>
      </w:r>
      <w:commentRangeStart w:id="167"/>
      <w:r w:rsidR="00B23580">
        <w:rPr>
          <w:rFonts w:ascii="Times New Roman" w:eastAsia="Times New Roman" w:hAnsi="Times New Roman" w:cs="Times New Roman"/>
          <w:color w:val="000000"/>
          <w:sz w:val="24"/>
          <w:szCs w:val="24"/>
        </w:rPr>
        <w:t xml:space="preserve">were above chance </w:t>
      </w:r>
      <w:commentRangeEnd w:id="167"/>
      <w:r w:rsidR="008A6BC8">
        <w:rPr>
          <w:rStyle w:val="CommentReference"/>
        </w:rPr>
        <w:commentReference w:id="167"/>
      </w:r>
      <w:r w:rsidR="00B23580">
        <w:rPr>
          <w:rFonts w:ascii="Times New Roman" w:eastAsia="Times New Roman" w:hAnsi="Times New Roman" w:cs="Times New Roman"/>
          <w:color w:val="000000"/>
          <w:sz w:val="24"/>
          <w:szCs w:val="24"/>
        </w:rPr>
        <w:t xml:space="preserve">in </w:t>
      </w:r>
      <w:r w:rsidRPr="006E56EA">
        <w:rPr>
          <w:rFonts w:ascii="Times New Roman" w:eastAsia="Times New Roman" w:hAnsi="Times New Roman" w:cs="Times New Roman"/>
          <w:color w:val="000000"/>
          <w:sz w:val="24"/>
          <w:szCs w:val="24"/>
        </w:rPr>
        <w:t>respon</w:t>
      </w:r>
      <w:r w:rsidR="00B23580">
        <w:rPr>
          <w:rFonts w:ascii="Times New Roman" w:eastAsia="Times New Roman" w:hAnsi="Times New Roman" w:cs="Times New Roman"/>
          <w:color w:val="000000"/>
          <w:sz w:val="24"/>
          <w:szCs w:val="24"/>
        </w:rPr>
        <w:t>se</w:t>
      </w:r>
      <w:r w:rsidRPr="006E56EA">
        <w:rPr>
          <w:rFonts w:ascii="Times New Roman" w:eastAsia="Times New Roman" w:hAnsi="Times New Roman" w:cs="Times New Roman"/>
          <w:color w:val="000000"/>
          <w:sz w:val="24"/>
          <w:szCs w:val="24"/>
        </w:rPr>
        <w:t xml:space="preserve"> to the choice, i.e., whether the animal chose to accept or reject the offer (</w:t>
      </w:r>
      <w:ins w:id="168" w:author="Rossella Falcone" w:date="2025-04-28T11:37:00Z" w16du:dateUtc="2025-04-28T15:37:00Z">
        <w:r w:rsidR="006A0058">
          <w:rPr>
            <w:rFonts w:ascii="Times New Roman" w:eastAsia="Times New Roman" w:hAnsi="Times New Roman" w:cs="Times New Roman"/>
            <w:color w:val="000000"/>
            <w:sz w:val="24"/>
            <w:szCs w:val="24"/>
          </w:rPr>
          <w:t xml:space="preserve">see Methods for details; </w:t>
        </w:r>
      </w:ins>
      <w:r w:rsidRPr="006E56EA">
        <w:rPr>
          <w:rFonts w:ascii="Times New Roman" w:eastAsia="Times New Roman" w:hAnsi="Times New Roman" w:cs="Times New Roman"/>
          <w:color w:val="000000"/>
          <w:sz w:val="24"/>
          <w:szCs w:val="24"/>
        </w:rPr>
        <w:t xml:space="preserve">Fig. </w:t>
      </w:r>
      <w:r w:rsidR="00DE4B6A">
        <w:rPr>
          <w:rFonts w:ascii="Times New Roman" w:eastAsia="Times New Roman" w:hAnsi="Times New Roman" w:cs="Times New Roman"/>
          <w:color w:val="000000"/>
          <w:sz w:val="24"/>
          <w:szCs w:val="24"/>
        </w:rPr>
        <w:t>4</w:t>
      </w:r>
      <w:r w:rsidR="00DE4B6A" w:rsidRPr="006E56EA">
        <w:rPr>
          <w:rFonts w:ascii="Times New Roman" w:eastAsia="Times New Roman" w:hAnsi="Times New Roman" w:cs="Times New Roman"/>
          <w:color w:val="000000"/>
          <w:sz w:val="24"/>
          <w:szCs w:val="24"/>
        </w:rPr>
        <w:t>C</w:t>
      </w:r>
      <w:r w:rsidRPr="006E56EA">
        <w:rPr>
          <w:rFonts w:ascii="Times New Roman" w:eastAsia="Times New Roman" w:hAnsi="Times New Roman" w:cs="Times New Roman"/>
          <w:color w:val="000000"/>
          <w:sz w:val="24"/>
          <w:szCs w:val="24"/>
        </w:rPr>
        <w:t xml:space="preserve">-D). To examine this further, we analyzed the data on a cell-by-cell basis for each offer with sufficient acceptance and rejections. </w:t>
      </w:r>
      <w:del w:id="169" w:author="Mark Eldridge" w:date="2025-05-14T17:11:00Z" w16du:dateUtc="2025-05-14T16:11:00Z">
        <w:r w:rsidR="005457B4" w:rsidDel="004E70EB">
          <w:rPr>
            <w:rFonts w:ascii="Times New Roman" w:eastAsia="Times New Roman" w:hAnsi="Times New Roman" w:cs="Times New Roman"/>
            <w:sz w:val="24"/>
            <w:szCs w:val="24"/>
          </w:rPr>
          <w:delText>Two separate</w:delText>
        </w:r>
        <w:r w:rsidR="005457B4" w:rsidRPr="00F50C2D" w:rsidDel="004E70EB">
          <w:rPr>
            <w:rFonts w:ascii="Times New Roman" w:eastAsia="Times New Roman" w:hAnsi="Times New Roman" w:cs="Times New Roman"/>
            <w:sz w:val="24"/>
            <w:szCs w:val="24"/>
          </w:rPr>
          <w:delText xml:space="preserve"> 1-way ANOVA</w:delText>
        </w:r>
        <w:r w:rsidR="005457B4" w:rsidDel="004E70EB">
          <w:rPr>
            <w:rFonts w:ascii="Times New Roman" w:eastAsia="Times New Roman" w:hAnsi="Times New Roman" w:cs="Times New Roman"/>
            <w:sz w:val="24"/>
            <w:szCs w:val="24"/>
          </w:rPr>
          <w:delText>s</w:delText>
        </w:r>
        <w:r w:rsidR="005457B4" w:rsidRPr="00F50C2D" w:rsidDel="004E70EB">
          <w:rPr>
            <w:rFonts w:ascii="Times New Roman" w:eastAsia="Times New Roman" w:hAnsi="Times New Roman" w:cs="Times New Roman"/>
            <w:sz w:val="24"/>
            <w:szCs w:val="24"/>
          </w:rPr>
          <w:delText xml:space="preserve"> (p &lt; 0.05</w:delText>
        </w:r>
        <w:r w:rsidR="00550479" w:rsidDel="004E70EB">
          <w:rPr>
            <w:rFonts w:ascii="Times New Roman" w:eastAsia="Times New Roman" w:hAnsi="Times New Roman" w:cs="Times New Roman"/>
            <w:sz w:val="24"/>
            <w:szCs w:val="24"/>
          </w:rPr>
          <w:delText>; see Methods</w:delText>
        </w:r>
      </w:del>
      <w:ins w:id="170" w:author="Rossella Falcone" w:date="2025-04-28T11:38:00Z" w16du:dateUtc="2025-04-28T15:38:00Z">
        <w:del w:id="171" w:author="Mark Eldridge" w:date="2025-05-14T17:11:00Z" w16du:dateUtc="2025-05-14T16:11:00Z">
          <w:r w:rsidR="006D3B73" w:rsidDel="004E70EB">
            <w:rPr>
              <w:rFonts w:ascii="Times New Roman" w:eastAsia="Times New Roman" w:hAnsi="Times New Roman" w:cs="Times New Roman"/>
              <w:sz w:val="24"/>
              <w:szCs w:val="24"/>
            </w:rPr>
            <w:delText xml:space="preserve"> for details</w:delText>
          </w:r>
        </w:del>
      </w:ins>
      <w:del w:id="172" w:author="Mark Eldridge" w:date="2025-05-14T17:11:00Z" w16du:dateUtc="2025-05-14T16:11:00Z">
        <w:r w:rsidR="005457B4" w:rsidRPr="00F50C2D" w:rsidDel="004E70EB">
          <w:rPr>
            <w:rFonts w:ascii="Times New Roman" w:eastAsia="Times New Roman" w:hAnsi="Times New Roman" w:cs="Times New Roman"/>
            <w:sz w:val="24"/>
            <w:szCs w:val="24"/>
          </w:rPr>
          <w:delText>)</w:delText>
        </w:r>
        <w:r w:rsidR="005457B4" w:rsidDel="004E70EB">
          <w:rPr>
            <w:rFonts w:ascii="Times New Roman" w:eastAsia="Times New Roman" w:hAnsi="Times New Roman" w:cs="Times New Roman"/>
            <w:sz w:val="24"/>
            <w:szCs w:val="24"/>
          </w:rPr>
          <w:delText xml:space="preserve"> showed that </w:delText>
        </w:r>
      </w:del>
      <w:ins w:id="173" w:author="Mark Eldridge" w:date="2025-05-14T17:11:00Z" w16du:dateUtc="2025-05-14T16:11:00Z">
        <w:r w:rsidR="004E70EB">
          <w:rPr>
            <w:rFonts w:ascii="Times New Roman" w:eastAsia="Times New Roman" w:hAnsi="Times New Roman" w:cs="Times New Roman"/>
            <w:sz w:val="24"/>
            <w:szCs w:val="24"/>
          </w:rPr>
          <w:t>I</w:t>
        </w:r>
      </w:ins>
      <w:del w:id="174" w:author="Mark Eldridge" w:date="2025-05-14T17:11:00Z" w16du:dateUtc="2025-05-14T16:11:00Z">
        <w:r w:rsidR="005457B4" w:rsidDel="004E70EB">
          <w:rPr>
            <w:rFonts w:ascii="Times New Roman" w:eastAsia="Times New Roman" w:hAnsi="Times New Roman" w:cs="Times New Roman"/>
            <w:sz w:val="24"/>
            <w:szCs w:val="24"/>
          </w:rPr>
          <w:delText>i</w:delText>
        </w:r>
      </w:del>
      <w:r w:rsidR="005457B4">
        <w:rPr>
          <w:rFonts w:ascii="Times New Roman" w:eastAsia="Times New Roman" w:hAnsi="Times New Roman" w:cs="Times New Roman"/>
          <w:sz w:val="24"/>
          <w:szCs w:val="24"/>
        </w:rPr>
        <w:t xml:space="preserve">n the offer period </w:t>
      </w:r>
      <w:commentRangeStart w:id="175"/>
      <w:commentRangeStart w:id="176"/>
      <w:r w:rsidR="005457B4">
        <w:rPr>
          <w:rFonts w:ascii="Times New Roman" w:eastAsia="Times New Roman" w:hAnsi="Times New Roman" w:cs="Times New Roman"/>
          <w:sz w:val="24"/>
          <w:szCs w:val="24"/>
        </w:rPr>
        <w:t xml:space="preserve">1) </w:t>
      </w:r>
      <w:r w:rsidR="005457B4" w:rsidRPr="00F50C2D">
        <w:rPr>
          <w:rFonts w:ascii="Times New Roman" w:eastAsia="Times New Roman" w:hAnsi="Times New Roman" w:cs="Times New Roman"/>
          <w:sz w:val="24"/>
          <w:szCs w:val="24"/>
        </w:rPr>
        <w:t xml:space="preserve">the neural response when the monkey accepted </w:t>
      </w:r>
      <w:r w:rsidR="005457B4">
        <w:rPr>
          <w:rFonts w:ascii="Times New Roman" w:eastAsia="Times New Roman" w:hAnsi="Times New Roman" w:cs="Times New Roman"/>
          <w:sz w:val="24"/>
          <w:szCs w:val="24"/>
        </w:rPr>
        <w:t xml:space="preserve">the offer </w:t>
      </w:r>
      <w:r w:rsidR="005457B4" w:rsidRPr="00F50C2D">
        <w:rPr>
          <w:rFonts w:ascii="Times New Roman" w:eastAsia="Times New Roman" w:hAnsi="Times New Roman" w:cs="Times New Roman"/>
          <w:sz w:val="24"/>
          <w:szCs w:val="24"/>
        </w:rPr>
        <w:t xml:space="preserve">was indistinguishable from that when the monkey refused </w:t>
      </w:r>
      <w:r w:rsidR="005457B4">
        <w:rPr>
          <w:rFonts w:ascii="Times New Roman" w:eastAsia="Times New Roman" w:hAnsi="Times New Roman" w:cs="Times New Roman"/>
          <w:sz w:val="24"/>
          <w:szCs w:val="24"/>
        </w:rPr>
        <w:t xml:space="preserve">the offer </w:t>
      </w:r>
      <w:r w:rsidR="005457B4" w:rsidRPr="00F50C2D">
        <w:rPr>
          <w:rFonts w:ascii="Times New Roman" w:eastAsia="Times New Roman" w:hAnsi="Times New Roman" w:cs="Times New Roman"/>
          <w:sz w:val="24"/>
          <w:szCs w:val="24"/>
        </w:rPr>
        <w:t>(</w:t>
      </w:r>
      <w:r w:rsidR="005457B4" w:rsidRPr="00CE0314">
        <w:rPr>
          <w:rFonts w:ascii="Times New Roman" w:eastAsia="Times New Roman" w:hAnsi="Times New Roman" w:cs="Times New Roman"/>
          <w:sz w:val="24"/>
          <w:szCs w:val="24"/>
        </w:rPr>
        <w:t>N = 770;</w:t>
      </w:r>
      <w:r w:rsidR="005457B4">
        <w:rPr>
          <w:rFonts w:ascii="Times New Roman" w:eastAsia="Times New Roman" w:hAnsi="Times New Roman" w:cs="Times New Roman"/>
          <w:sz w:val="24"/>
          <w:szCs w:val="24"/>
        </w:rPr>
        <w:t xml:space="preserve"> 35/598 for monkey 1 and 8/172 for monkey 2; </w:t>
      </w:r>
      <w:r w:rsidR="005457B4" w:rsidRPr="00F50C2D">
        <w:rPr>
          <w:rFonts w:ascii="Times New Roman" w:eastAsia="Times New Roman" w:hAnsi="Times New Roman" w:cs="Times New Roman"/>
          <w:sz w:val="24"/>
          <w:szCs w:val="24"/>
        </w:rPr>
        <w:t>Fig. S</w:t>
      </w:r>
      <w:r w:rsidR="001775D1">
        <w:rPr>
          <w:rFonts w:ascii="Times New Roman" w:eastAsia="Times New Roman" w:hAnsi="Times New Roman" w:cs="Times New Roman"/>
          <w:sz w:val="24"/>
          <w:szCs w:val="24"/>
        </w:rPr>
        <w:t>2</w:t>
      </w:r>
      <w:r w:rsidR="005457B4" w:rsidRPr="00F50C2D">
        <w:rPr>
          <w:rFonts w:ascii="Times New Roman" w:eastAsia="Times New Roman" w:hAnsi="Times New Roman" w:cs="Times New Roman"/>
          <w:sz w:val="24"/>
          <w:szCs w:val="24"/>
        </w:rPr>
        <w:t>A)</w:t>
      </w:r>
      <w:ins w:id="177" w:author="Mark Eldridge" w:date="2025-05-14T17:11:00Z" w16du:dateUtc="2025-05-14T16:11:00Z">
        <w:r w:rsidR="004E70EB">
          <w:rPr>
            <w:rFonts w:ascii="Times New Roman" w:eastAsia="Times New Roman" w:hAnsi="Times New Roman" w:cs="Times New Roman"/>
            <w:sz w:val="24"/>
            <w:szCs w:val="24"/>
          </w:rPr>
          <w:t>(</w:t>
        </w:r>
        <w:r w:rsidR="004E70EB" w:rsidRPr="004E70EB">
          <w:rPr>
            <w:rFonts w:ascii="Times New Roman" w:eastAsia="Times New Roman" w:hAnsi="Times New Roman" w:cs="Times New Roman"/>
            <w:sz w:val="24"/>
            <w:szCs w:val="24"/>
          </w:rPr>
          <w:t xml:space="preserve"> </w:t>
        </w:r>
        <w:r w:rsidR="004E70EB" w:rsidRPr="00F50C2D">
          <w:rPr>
            <w:rFonts w:ascii="Times New Roman" w:eastAsia="Times New Roman" w:hAnsi="Times New Roman" w:cs="Times New Roman"/>
            <w:sz w:val="24"/>
            <w:szCs w:val="24"/>
          </w:rPr>
          <w:t>1-way ANOVA</w:t>
        </w:r>
        <w:r w:rsidR="004E70EB">
          <w:rPr>
            <w:rFonts w:ascii="Times New Roman" w:eastAsia="Times New Roman" w:hAnsi="Times New Roman" w:cs="Times New Roman"/>
            <w:sz w:val="24"/>
            <w:szCs w:val="24"/>
          </w:rPr>
          <w:t>s</w:t>
        </w:r>
        <w:r w:rsidR="004E70EB" w:rsidRPr="00F50C2D">
          <w:rPr>
            <w:rFonts w:ascii="Times New Roman" w:eastAsia="Times New Roman" w:hAnsi="Times New Roman" w:cs="Times New Roman"/>
            <w:sz w:val="24"/>
            <w:szCs w:val="24"/>
          </w:rPr>
          <w:t xml:space="preserve"> (p &lt; 0.05</w:t>
        </w:r>
        <w:r w:rsidR="004E70EB">
          <w:rPr>
            <w:rFonts w:ascii="Times New Roman" w:eastAsia="Times New Roman" w:hAnsi="Times New Roman" w:cs="Times New Roman"/>
            <w:sz w:val="24"/>
            <w:szCs w:val="24"/>
          </w:rPr>
          <w:t>))</w:t>
        </w:r>
      </w:ins>
      <w:r w:rsidR="005457B4">
        <w:rPr>
          <w:rFonts w:ascii="Times New Roman" w:eastAsia="Times New Roman" w:hAnsi="Times New Roman" w:cs="Times New Roman"/>
          <w:sz w:val="24"/>
          <w:szCs w:val="24"/>
        </w:rPr>
        <w:t>, 2)</w:t>
      </w:r>
      <w:r w:rsidR="005457B4" w:rsidRPr="00ED7BE1">
        <w:rPr>
          <w:rFonts w:ascii="Times New Roman" w:eastAsia="Times New Roman" w:hAnsi="Times New Roman" w:cs="Times New Roman"/>
          <w:sz w:val="24"/>
          <w:szCs w:val="24"/>
        </w:rPr>
        <w:t xml:space="preserve"> </w:t>
      </w:r>
      <w:r w:rsidR="005457B4" w:rsidRPr="00F50C2D">
        <w:rPr>
          <w:rFonts w:ascii="Times New Roman" w:eastAsia="Times New Roman" w:hAnsi="Times New Roman" w:cs="Times New Roman"/>
          <w:sz w:val="24"/>
          <w:szCs w:val="24"/>
        </w:rPr>
        <w:t>the neural response when the animal released the bar after the first go signal was indistinguishable from that when the monkey released the bar after the second go signal (N = 1</w:t>
      </w:r>
      <w:r w:rsidR="005457B4">
        <w:rPr>
          <w:rFonts w:ascii="Times New Roman" w:eastAsia="Times New Roman" w:hAnsi="Times New Roman" w:cs="Times New Roman"/>
          <w:sz w:val="24"/>
          <w:szCs w:val="24"/>
        </w:rPr>
        <w:t>195</w:t>
      </w:r>
      <w:r w:rsidR="005457B4" w:rsidRPr="00F50C2D">
        <w:rPr>
          <w:rFonts w:ascii="Times New Roman" w:eastAsia="Times New Roman" w:hAnsi="Times New Roman" w:cs="Times New Roman"/>
          <w:sz w:val="24"/>
          <w:szCs w:val="24"/>
        </w:rPr>
        <w:t xml:space="preserve">; </w:t>
      </w:r>
      <w:r w:rsidR="005457B4">
        <w:rPr>
          <w:rFonts w:ascii="Times New Roman" w:eastAsia="Times New Roman" w:hAnsi="Times New Roman" w:cs="Times New Roman"/>
          <w:sz w:val="24"/>
          <w:szCs w:val="24"/>
        </w:rPr>
        <w:t>53/903 for monkey 1 and 16/292 for monkey 2</w:t>
      </w:r>
      <w:r w:rsidR="00550479">
        <w:rPr>
          <w:rFonts w:ascii="Times New Roman" w:eastAsia="Times New Roman" w:hAnsi="Times New Roman" w:cs="Times New Roman"/>
          <w:sz w:val="24"/>
          <w:szCs w:val="24"/>
        </w:rPr>
        <w:t xml:space="preserve">; </w:t>
      </w:r>
      <w:r w:rsidR="005457B4" w:rsidRPr="00F50C2D">
        <w:rPr>
          <w:rFonts w:ascii="Times New Roman" w:eastAsia="Times New Roman" w:hAnsi="Times New Roman" w:cs="Times New Roman"/>
          <w:sz w:val="24"/>
          <w:szCs w:val="24"/>
        </w:rPr>
        <w:t xml:space="preserve">Fig. </w:t>
      </w:r>
      <w:r w:rsidR="005457B4" w:rsidRPr="00EE58EC">
        <w:rPr>
          <w:rFonts w:ascii="Times New Roman" w:eastAsia="Times New Roman" w:hAnsi="Times New Roman" w:cs="Times New Roman"/>
          <w:sz w:val="24"/>
          <w:szCs w:val="24"/>
        </w:rPr>
        <w:t>S</w:t>
      </w:r>
      <w:r w:rsidR="001775D1">
        <w:rPr>
          <w:rFonts w:ascii="Times New Roman" w:eastAsia="Times New Roman" w:hAnsi="Times New Roman" w:cs="Times New Roman"/>
          <w:sz w:val="24"/>
          <w:szCs w:val="24"/>
        </w:rPr>
        <w:t>2</w:t>
      </w:r>
      <w:r w:rsidR="005457B4" w:rsidRPr="00EE58EC">
        <w:rPr>
          <w:rFonts w:ascii="Times New Roman" w:eastAsia="Times New Roman" w:hAnsi="Times New Roman" w:cs="Times New Roman"/>
          <w:sz w:val="24"/>
          <w:szCs w:val="24"/>
        </w:rPr>
        <w:t>B)</w:t>
      </w:r>
      <w:ins w:id="178" w:author="Mark Eldridge" w:date="2025-05-14T17:12:00Z" w16du:dateUtc="2025-05-14T16:12:00Z">
        <w:r w:rsidR="004E70EB" w:rsidRPr="004E70EB">
          <w:rPr>
            <w:rFonts w:ascii="Times New Roman" w:eastAsia="Times New Roman" w:hAnsi="Times New Roman" w:cs="Times New Roman"/>
            <w:sz w:val="24"/>
            <w:szCs w:val="24"/>
          </w:rPr>
          <w:t xml:space="preserve"> </w:t>
        </w:r>
        <w:r w:rsidR="003B26F9">
          <w:rPr>
            <w:rFonts w:ascii="Times New Roman" w:eastAsia="Times New Roman" w:hAnsi="Times New Roman" w:cs="Times New Roman"/>
            <w:sz w:val="24"/>
            <w:szCs w:val="24"/>
          </w:rPr>
          <w:t>(</w:t>
        </w:r>
        <w:r w:rsidR="004E70EB" w:rsidRPr="00F50C2D">
          <w:rPr>
            <w:rFonts w:ascii="Times New Roman" w:eastAsia="Times New Roman" w:hAnsi="Times New Roman" w:cs="Times New Roman"/>
            <w:sz w:val="24"/>
            <w:szCs w:val="24"/>
          </w:rPr>
          <w:t>1-way ANOVA</w:t>
        </w:r>
        <w:r w:rsidR="004E70EB">
          <w:rPr>
            <w:rFonts w:ascii="Times New Roman" w:eastAsia="Times New Roman" w:hAnsi="Times New Roman" w:cs="Times New Roman"/>
            <w:sz w:val="24"/>
            <w:szCs w:val="24"/>
          </w:rPr>
          <w:t>s</w:t>
        </w:r>
        <w:r w:rsidR="004E70EB" w:rsidRPr="00F50C2D">
          <w:rPr>
            <w:rFonts w:ascii="Times New Roman" w:eastAsia="Times New Roman" w:hAnsi="Times New Roman" w:cs="Times New Roman"/>
            <w:sz w:val="24"/>
            <w:szCs w:val="24"/>
          </w:rPr>
          <w:t xml:space="preserve"> (p &lt; 0.05</w:t>
        </w:r>
        <w:r w:rsidR="003B26F9">
          <w:rPr>
            <w:rFonts w:ascii="Times New Roman" w:eastAsia="Times New Roman" w:hAnsi="Times New Roman" w:cs="Times New Roman"/>
            <w:sz w:val="24"/>
            <w:szCs w:val="24"/>
          </w:rPr>
          <w:t>)</w:t>
        </w:r>
      </w:ins>
      <w:r w:rsidR="005457B4" w:rsidRPr="00EE58EC">
        <w:rPr>
          <w:rFonts w:ascii="Times New Roman" w:eastAsia="Times New Roman" w:hAnsi="Times New Roman" w:cs="Times New Roman"/>
          <w:sz w:val="24"/>
          <w:szCs w:val="24"/>
        </w:rPr>
        <w:t>.</w:t>
      </w:r>
      <w:commentRangeEnd w:id="175"/>
      <w:r w:rsidR="00943D97">
        <w:rPr>
          <w:rStyle w:val="CommentReference"/>
        </w:rPr>
        <w:commentReference w:id="175"/>
      </w:r>
      <w:commentRangeEnd w:id="176"/>
      <w:r w:rsidR="0095335A">
        <w:rPr>
          <w:rStyle w:val="CommentReference"/>
        </w:rPr>
        <w:commentReference w:id="176"/>
      </w:r>
    </w:p>
    <w:p w14:paraId="7096AAFD" w14:textId="77777777" w:rsidR="00C136F3" w:rsidRDefault="00C136F3" w:rsidP="00290FFF">
      <w:pPr>
        <w:shd w:val="clear" w:color="auto" w:fill="FFFFFF"/>
        <w:spacing w:after="0" w:line="480" w:lineRule="auto"/>
        <w:rPr>
          <w:rFonts w:ascii="Times New Roman" w:eastAsia="Times New Roman" w:hAnsi="Times New Roman" w:cs="Times New Roman"/>
          <w:sz w:val="24"/>
          <w:szCs w:val="24"/>
        </w:rPr>
      </w:pPr>
    </w:p>
    <w:p w14:paraId="61324D69" w14:textId="2693E0C7" w:rsidR="00A2789A" w:rsidRPr="006E56EA" w:rsidRDefault="00290FFF" w:rsidP="00712E81">
      <w:pPr>
        <w:shd w:val="clear" w:color="auto" w:fill="FFFFFF"/>
        <w:spacing w:after="0" w:line="480" w:lineRule="auto"/>
        <w:rPr>
          <w:rFonts w:ascii="Times New Roman" w:eastAsia="Times New Roman" w:hAnsi="Times New Roman" w:cs="Times New Roman"/>
          <w:color w:val="000000"/>
          <w:sz w:val="24"/>
          <w:szCs w:val="24"/>
        </w:rPr>
      </w:pPr>
      <w:commentRangeStart w:id="179"/>
      <w:r w:rsidRPr="00290FFF">
        <w:rPr>
          <w:rFonts w:ascii="Times New Roman" w:eastAsia="Times New Roman" w:hAnsi="Times New Roman" w:cs="Times New Roman"/>
          <w:noProof/>
          <w:sz w:val="24"/>
          <w:szCs w:val="24"/>
        </w:rPr>
        <w:drawing>
          <wp:inline distT="0" distB="0" distL="0" distR="0" wp14:anchorId="4D0938B1" wp14:editId="5106CC35">
            <wp:extent cx="5943600" cy="1945005"/>
            <wp:effectExtent l="0" t="0" r="0" b="0"/>
            <wp:docPr id="19152971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945005"/>
                    </a:xfrm>
                    <a:prstGeom prst="rect">
                      <a:avLst/>
                    </a:prstGeom>
                    <a:noFill/>
                    <a:ln>
                      <a:noFill/>
                    </a:ln>
                  </pic:spPr>
                </pic:pic>
              </a:graphicData>
            </a:graphic>
          </wp:inline>
        </w:drawing>
      </w:r>
      <w:commentRangeEnd w:id="179"/>
      <w:r>
        <w:rPr>
          <w:rStyle w:val="CommentReference"/>
        </w:rPr>
        <w:commentReference w:id="179"/>
      </w:r>
      <w:r w:rsidR="00712E81" w:rsidRPr="00712E81">
        <w:rPr>
          <w:rFonts w:ascii="Times New Roman" w:eastAsia="Times New Roman" w:hAnsi="Times New Roman" w:cs="Times New Roman"/>
          <w:color w:val="000000"/>
          <w:sz w:val="24"/>
          <w:szCs w:val="24"/>
        </w:rPr>
        <w:t xml:space="preserve">These results suggest that neural activity in the </w:t>
      </w:r>
      <w:proofErr w:type="spellStart"/>
      <w:r w:rsidR="00712E81" w:rsidRPr="00712E81">
        <w:rPr>
          <w:rFonts w:ascii="Times New Roman" w:eastAsia="Times New Roman" w:hAnsi="Times New Roman" w:cs="Times New Roman"/>
          <w:color w:val="000000"/>
          <w:sz w:val="24"/>
          <w:szCs w:val="24"/>
        </w:rPr>
        <w:t>dlPFC</w:t>
      </w:r>
      <w:proofErr w:type="spellEnd"/>
      <w:r w:rsidR="00712E81" w:rsidRPr="00712E81">
        <w:rPr>
          <w:rFonts w:ascii="Times New Roman" w:eastAsia="Times New Roman" w:hAnsi="Times New Roman" w:cs="Times New Roman"/>
          <w:color w:val="000000"/>
          <w:sz w:val="24"/>
          <w:szCs w:val="24"/>
        </w:rPr>
        <w:t xml:space="preserve"> during the offer period reflects the evaluation of the offer's value, </w:t>
      </w:r>
      <w:r w:rsidR="00712E81">
        <w:rPr>
          <w:rFonts w:ascii="Times New Roman" w:eastAsia="Times New Roman" w:hAnsi="Times New Roman" w:cs="Times New Roman"/>
          <w:color w:val="000000"/>
          <w:sz w:val="24"/>
          <w:szCs w:val="24"/>
        </w:rPr>
        <w:t>and not</w:t>
      </w:r>
      <w:r w:rsidR="00712E81" w:rsidRPr="00712E81">
        <w:rPr>
          <w:rFonts w:ascii="Times New Roman" w:eastAsia="Times New Roman" w:hAnsi="Times New Roman" w:cs="Times New Roman"/>
          <w:color w:val="000000"/>
          <w:sz w:val="24"/>
          <w:szCs w:val="24"/>
        </w:rPr>
        <w:t xml:space="preserve"> the upcoming choice</w:t>
      </w:r>
      <w:r w:rsidR="00712E81">
        <w:rPr>
          <w:rFonts w:ascii="Times New Roman" w:eastAsia="Times New Roman" w:hAnsi="Times New Roman" w:cs="Times New Roman"/>
          <w:color w:val="000000"/>
          <w:sz w:val="24"/>
          <w:szCs w:val="24"/>
        </w:rPr>
        <w:t xml:space="preserve"> (accept or reject)</w:t>
      </w:r>
      <w:r w:rsidR="00712E81" w:rsidRPr="00712E81">
        <w:rPr>
          <w:rFonts w:ascii="Times New Roman" w:eastAsia="Times New Roman" w:hAnsi="Times New Roman" w:cs="Times New Roman"/>
          <w:color w:val="000000"/>
          <w:sz w:val="24"/>
          <w:szCs w:val="24"/>
        </w:rPr>
        <w:t>.</w:t>
      </w:r>
    </w:p>
    <w:p w14:paraId="3C76D7F4" w14:textId="4ACE31E7" w:rsidR="00E26892" w:rsidRDefault="00CB11CC" w:rsidP="003D2D4D">
      <w:pPr>
        <w:shd w:val="clear" w:color="auto" w:fill="FFFFFF"/>
        <w:spacing w:after="0" w:line="480" w:lineRule="auto"/>
        <w:ind w:firstLine="360"/>
        <w:rPr>
          <w:rFonts w:ascii="Times New Roman" w:eastAsia="Times New Roman" w:hAnsi="Times New Roman" w:cs="Times New Roman"/>
          <w:sz w:val="24"/>
          <w:szCs w:val="24"/>
        </w:rPr>
      </w:pPr>
      <w:commentRangeStart w:id="180"/>
      <w:r>
        <w:rPr>
          <w:rFonts w:ascii="Times New Roman" w:eastAsia="Times New Roman" w:hAnsi="Times New Roman" w:cs="Times New Roman"/>
          <w:color w:val="000000"/>
          <w:sz w:val="24"/>
          <w:szCs w:val="24"/>
        </w:rPr>
        <w:lastRenderedPageBreak/>
        <w:t xml:space="preserve">As </w:t>
      </w:r>
      <w:commentRangeEnd w:id="180"/>
      <w:r w:rsidR="00860B97">
        <w:rPr>
          <w:rStyle w:val="CommentReference"/>
        </w:rPr>
        <w:commentReference w:id="180"/>
      </w:r>
      <w:r>
        <w:rPr>
          <w:rFonts w:ascii="Times New Roman" w:eastAsia="Times New Roman" w:hAnsi="Times New Roman" w:cs="Times New Roman"/>
          <w:color w:val="000000"/>
          <w:sz w:val="24"/>
          <w:szCs w:val="24"/>
        </w:rPr>
        <w:t xml:space="preserve">we saw from the behavior, both animals ranked the offers from lowest to highest valuable (Fig. 2A-B). </w:t>
      </w:r>
      <w:r w:rsidR="003D2D4D">
        <w:rPr>
          <w:rFonts w:ascii="Times New Roman" w:eastAsia="Times New Roman" w:hAnsi="Times New Roman" w:cs="Times New Roman"/>
          <w:color w:val="000000"/>
          <w:sz w:val="24"/>
          <w:szCs w:val="24"/>
        </w:rPr>
        <w:t xml:space="preserve">We </w:t>
      </w:r>
      <w:r w:rsidR="006E56EA">
        <w:rPr>
          <w:rFonts w:ascii="Times New Roman" w:eastAsia="Times New Roman" w:hAnsi="Times New Roman" w:cs="Times New Roman"/>
          <w:color w:val="000000"/>
          <w:sz w:val="24"/>
          <w:szCs w:val="24"/>
        </w:rPr>
        <w:t>observed</w:t>
      </w:r>
      <w:r w:rsidR="003D2D4D">
        <w:rPr>
          <w:rFonts w:ascii="Times New Roman" w:eastAsia="Times New Roman" w:hAnsi="Times New Roman" w:cs="Times New Roman"/>
          <w:color w:val="000000"/>
          <w:sz w:val="24"/>
          <w:szCs w:val="24"/>
        </w:rPr>
        <w:t xml:space="preserve"> similar ranking in the neural activity</w:t>
      </w:r>
      <w:ins w:id="181" w:author="Mark Eldridge" w:date="2025-05-14T17:14:00Z" w16du:dateUtc="2025-05-14T16:14:00Z">
        <w:r w:rsidR="00191F44">
          <w:rPr>
            <w:rFonts w:ascii="Times New Roman" w:eastAsia="Times New Roman" w:hAnsi="Times New Roman" w:cs="Times New Roman"/>
            <w:color w:val="000000"/>
            <w:sz w:val="24"/>
            <w:szCs w:val="24"/>
          </w:rPr>
          <w:t>;</w:t>
        </w:r>
      </w:ins>
      <w:del w:id="182" w:author="Mark Eldridge" w:date="2025-05-14T17:14:00Z" w16du:dateUtc="2025-05-14T16:14:00Z">
        <w:r w:rsidR="003D2D4D" w:rsidDel="00191F44">
          <w:rPr>
            <w:rFonts w:ascii="Times New Roman" w:eastAsia="Times New Roman" w:hAnsi="Times New Roman" w:cs="Times New Roman"/>
            <w:color w:val="000000"/>
            <w:sz w:val="24"/>
            <w:szCs w:val="24"/>
          </w:rPr>
          <w:delText>,</w:delText>
        </w:r>
      </w:del>
      <w:r w:rsidR="003D2D4D">
        <w:rPr>
          <w:rFonts w:ascii="Times New Roman" w:eastAsia="Times New Roman" w:hAnsi="Times New Roman" w:cs="Times New Roman"/>
          <w:color w:val="000000"/>
          <w:sz w:val="24"/>
          <w:szCs w:val="24"/>
        </w:rPr>
        <w:t xml:space="preserve"> </w:t>
      </w:r>
      <w:ins w:id="183" w:author="Mark Eldridge" w:date="2025-05-14T17:15:00Z" w16du:dateUtc="2025-05-14T16:15:00Z">
        <w:r w:rsidR="00191F44">
          <w:rPr>
            <w:rFonts w:ascii="Times New Roman" w:eastAsia="Times New Roman" w:hAnsi="Times New Roman" w:cs="Times New Roman"/>
            <w:color w:val="000000"/>
            <w:sz w:val="24"/>
            <w:szCs w:val="24"/>
          </w:rPr>
          <w:t xml:space="preserve">many </w:t>
        </w:r>
      </w:ins>
      <w:del w:id="184" w:author="Mark Eldridge" w:date="2025-05-14T17:14:00Z" w16du:dateUtc="2025-05-14T16:14:00Z">
        <w:r w:rsidR="003D2D4D" w:rsidDel="00191F44">
          <w:rPr>
            <w:rFonts w:ascii="Times New Roman" w:eastAsia="Times New Roman" w:hAnsi="Times New Roman" w:cs="Times New Roman"/>
            <w:color w:val="000000"/>
            <w:sz w:val="24"/>
            <w:szCs w:val="24"/>
          </w:rPr>
          <w:delText xml:space="preserve">with </w:delText>
        </w:r>
      </w:del>
      <w:r w:rsidR="003D2D4D">
        <w:rPr>
          <w:rFonts w:ascii="Times New Roman" w:eastAsia="Times New Roman" w:hAnsi="Times New Roman" w:cs="Times New Roman"/>
          <w:color w:val="000000"/>
          <w:sz w:val="24"/>
          <w:szCs w:val="24"/>
        </w:rPr>
        <w:t xml:space="preserve">neurons </w:t>
      </w:r>
      <w:del w:id="185" w:author="Mark Eldridge" w:date="2025-05-14T17:15:00Z" w16du:dateUtc="2025-05-14T16:15:00Z">
        <w:r w:rsidR="003D2D4D" w:rsidDel="00191F44">
          <w:rPr>
            <w:rFonts w:ascii="Times New Roman" w:eastAsia="Times New Roman" w:hAnsi="Times New Roman" w:cs="Times New Roman"/>
            <w:color w:val="000000"/>
            <w:sz w:val="24"/>
            <w:szCs w:val="24"/>
          </w:rPr>
          <w:delText xml:space="preserve">that </w:delText>
        </w:r>
      </w:del>
      <w:r>
        <w:rPr>
          <w:rFonts w:ascii="Times New Roman" w:eastAsia="Times New Roman" w:hAnsi="Times New Roman" w:cs="Times New Roman"/>
          <w:sz w:val="24"/>
          <w:szCs w:val="24"/>
        </w:rPr>
        <w:t>increased or decreased their firing rate as the offer became more valuable (</w:t>
      </w:r>
      <w:r w:rsidRPr="001037E0">
        <w:rPr>
          <w:rFonts w:ascii="Times New Roman" w:eastAsia="Times New Roman" w:hAnsi="Times New Roman" w:cs="Times New Roman"/>
          <w:sz w:val="24"/>
          <w:szCs w:val="24"/>
          <w:highlight w:val="yellow"/>
        </w:rPr>
        <w:t>put a percentage</w:t>
      </w:r>
      <w:r>
        <w:rPr>
          <w:rFonts w:ascii="Times New Roman" w:eastAsia="Times New Roman" w:hAnsi="Times New Roman" w:cs="Times New Roman"/>
          <w:sz w:val="24"/>
          <w:szCs w:val="24"/>
        </w:rPr>
        <w:t>; Fig. S</w:t>
      </w:r>
      <w:r w:rsidR="000439A0">
        <w:rPr>
          <w:rFonts w:ascii="Times New Roman" w:eastAsia="Times New Roman" w:hAnsi="Times New Roman" w:cs="Times New Roman"/>
          <w:sz w:val="24"/>
          <w:szCs w:val="24"/>
        </w:rPr>
        <w:t>3</w:t>
      </w:r>
      <w:r>
        <w:rPr>
          <w:rFonts w:ascii="Times New Roman" w:eastAsia="Times New Roman" w:hAnsi="Times New Roman" w:cs="Times New Roman"/>
          <w:sz w:val="24"/>
          <w:szCs w:val="24"/>
        </w:rPr>
        <w:t>A-B)</w:t>
      </w:r>
      <w:r w:rsidR="003D2D4D">
        <w:rPr>
          <w:rFonts w:ascii="Times New Roman" w:eastAsia="Times New Roman" w:hAnsi="Times New Roman" w:cs="Times New Roman"/>
          <w:sz w:val="24"/>
          <w:szCs w:val="24"/>
        </w:rPr>
        <w:t>. O</w:t>
      </w:r>
      <w:r>
        <w:rPr>
          <w:rFonts w:ascii="Times New Roman" w:eastAsia="Times New Roman" w:hAnsi="Times New Roman" w:cs="Times New Roman"/>
          <w:sz w:val="24"/>
          <w:szCs w:val="24"/>
        </w:rPr>
        <w:t xml:space="preserve">ther neurons showed more idiosyncratic </w:t>
      </w:r>
      <w:r w:rsidR="00CA2A09">
        <w:rPr>
          <w:rFonts w:ascii="Times New Roman" w:eastAsia="Times New Roman" w:hAnsi="Times New Roman" w:cs="Times New Roman"/>
          <w:sz w:val="24"/>
          <w:szCs w:val="24"/>
        </w:rPr>
        <w:t xml:space="preserve">response </w:t>
      </w:r>
      <w:r w:rsidR="006E56EA">
        <w:rPr>
          <w:rFonts w:ascii="Times New Roman" w:eastAsia="Times New Roman" w:hAnsi="Times New Roman" w:cs="Times New Roman"/>
          <w:sz w:val="24"/>
          <w:szCs w:val="24"/>
        </w:rPr>
        <w:t>across different</w:t>
      </w:r>
      <w:r>
        <w:rPr>
          <w:rFonts w:ascii="Times New Roman" w:eastAsia="Times New Roman" w:hAnsi="Times New Roman" w:cs="Times New Roman"/>
          <w:sz w:val="24"/>
          <w:szCs w:val="24"/>
        </w:rPr>
        <w:t xml:space="preserve"> offers (</w:t>
      </w:r>
      <w:r w:rsidRPr="001037E0">
        <w:rPr>
          <w:rFonts w:ascii="Times New Roman" w:eastAsia="Times New Roman" w:hAnsi="Times New Roman" w:cs="Times New Roman"/>
          <w:sz w:val="24"/>
          <w:szCs w:val="24"/>
          <w:highlight w:val="yellow"/>
        </w:rPr>
        <w:t>put a percentage;</w:t>
      </w:r>
      <w:r>
        <w:rPr>
          <w:rFonts w:ascii="Times New Roman" w:eastAsia="Times New Roman" w:hAnsi="Times New Roman" w:cs="Times New Roman"/>
          <w:sz w:val="24"/>
          <w:szCs w:val="24"/>
        </w:rPr>
        <w:t xml:space="preserve"> Fig. S</w:t>
      </w:r>
      <w:r w:rsidR="000439A0">
        <w:rPr>
          <w:rFonts w:ascii="Times New Roman" w:eastAsia="Times New Roman" w:hAnsi="Times New Roman" w:cs="Times New Roman"/>
          <w:sz w:val="24"/>
          <w:szCs w:val="24"/>
        </w:rPr>
        <w:t>3</w:t>
      </w:r>
      <w:r>
        <w:rPr>
          <w:rFonts w:ascii="Times New Roman" w:eastAsia="Times New Roman" w:hAnsi="Times New Roman" w:cs="Times New Roman"/>
          <w:sz w:val="24"/>
          <w:szCs w:val="24"/>
        </w:rPr>
        <w:t>C).</w:t>
      </w:r>
    </w:p>
    <w:p w14:paraId="47292835" w14:textId="77777777" w:rsidR="00AD3683" w:rsidRDefault="00AD3683" w:rsidP="00AD3683">
      <w:pPr>
        <w:shd w:val="clear" w:color="auto" w:fill="FFFFFF"/>
        <w:spacing w:after="0" w:line="480" w:lineRule="auto"/>
        <w:ind w:firstLine="426"/>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Mettere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figura</w:t>
      </w:r>
      <w:proofErr w:type="spellEnd"/>
      <w:r>
        <w:rPr>
          <w:rFonts w:ascii="Times New Roman" w:eastAsia="Times New Roman" w:hAnsi="Times New Roman" w:cs="Times New Roman"/>
          <w:sz w:val="24"/>
          <w:szCs w:val="24"/>
        </w:rPr>
        <w:t>!</w:t>
      </w:r>
    </w:p>
    <w:p w14:paraId="48278F50" w14:textId="77777777" w:rsidR="00147F81" w:rsidRDefault="00147F81" w:rsidP="00D02894">
      <w:pPr>
        <w:shd w:val="clear" w:color="auto" w:fill="FFFFFF"/>
        <w:spacing w:after="0" w:line="480" w:lineRule="auto"/>
        <w:rPr>
          <w:rFonts w:ascii="Times New Roman" w:eastAsia="Times New Roman" w:hAnsi="Times New Roman" w:cs="Times New Roman"/>
          <w:b/>
          <w:sz w:val="24"/>
          <w:szCs w:val="24"/>
        </w:rPr>
      </w:pPr>
    </w:p>
    <w:p w14:paraId="227A8430" w14:textId="6561BE4F" w:rsidR="00D02894" w:rsidRDefault="00D02894" w:rsidP="00D02894">
      <w:pPr>
        <w:shd w:val="clear" w:color="auto" w:fill="FFFFFF"/>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Reward magnitude</w:t>
      </w:r>
      <w:r w:rsidRPr="00623B49">
        <w:rPr>
          <w:rFonts w:ascii="Times New Roman" w:eastAsia="Times New Roman" w:hAnsi="Times New Roman" w:cs="Times New Roman"/>
          <w:b/>
          <w:sz w:val="24"/>
          <w:szCs w:val="24"/>
        </w:rPr>
        <w:t xml:space="preserve"> and </w:t>
      </w:r>
      <w:r>
        <w:rPr>
          <w:rFonts w:ascii="Times New Roman" w:eastAsia="Times New Roman" w:hAnsi="Times New Roman" w:cs="Times New Roman"/>
          <w:b/>
          <w:sz w:val="24"/>
          <w:szCs w:val="24"/>
        </w:rPr>
        <w:t>d</w:t>
      </w:r>
      <w:r w:rsidRPr="00623B49">
        <w:rPr>
          <w:rFonts w:ascii="Times New Roman" w:eastAsia="Times New Roman" w:hAnsi="Times New Roman" w:cs="Times New Roman"/>
          <w:b/>
          <w:sz w:val="24"/>
          <w:szCs w:val="24"/>
        </w:rPr>
        <w:t xml:space="preserve">elay </w:t>
      </w:r>
      <w:r>
        <w:rPr>
          <w:rFonts w:ascii="Times New Roman" w:eastAsia="Times New Roman" w:hAnsi="Times New Roman" w:cs="Times New Roman"/>
          <w:b/>
          <w:sz w:val="24"/>
          <w:szCs w:val="24"/>
        </w:rPr>
        <w:t>d</w:t>
      </w:r>
      <w:r w:rsidRPr="00623B49">
        <w:rPr>
          <w:rFonts w:ascii="Times New Roman" w:eastAsia="Times New Roman" w:hAnsi="Times New Roman" w:cs="Times New Roman"/>
          <w:b/>
          <w:sz w:val="24"/>
          <w:szCs w:val="24"/>
        </w:rPr>
        <w:t xml:space="preserve">rive </w:t>
      </w:r>
      <w:r>
        <w:rPr>
          <w:rFonts w:ascii="Times New Roman" w:eastAsia="Times New Roman" w:hAnsi="Times New Roman" w:cs="Times New Roman"/>
          <w:b/>
          <w:sz w:val="24"/>
          <w:szCs w:val="24"/>
        </w:rPr>
        <w:t>o</w:t>
      </w:r>
      <w:r w:rsidRPr="00623B49">
        <w:rPr>
          <w:rFonts w:ascii="Times New Roman" w:eastAsia="Times New Roman" w:hAnsi="Times New Roman" w:cs="Times New Roman"/>
          <w:b/>
          <w:sz w:val="24"/>
          <w:szCs w:val="24"/>
        </w:rPr>
        <w:t>pposi</w:t>
      </w:r>
      <w:r>
        <w:rPr>
          <w:rFonts w:ascii="Times New Roman" w:eastAsia="Times New Roman" w:hAnsi="Times New Roman" w:cs="Times New Roman"/>
          <w:b/>
          <w:sz w:val="24"/>
          <w:szCs w:val="24"/>
        </w:rPr>
        <w:t>ng</w:t>
      </w:r>
      <w:r w:rsidRPr="00623B49">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s</w:t>
      </w:r>
      <w:r w:rsidRPr="00623B49">
        <w:rPr>
          <w:rFonts w:ascii="Times New Roman" w:eastAsia="Times New Roman" w:hAnsi="Times New Roman" w:cs="Times New Roman"/>
          <w:b/>
          <w:sz w:val="24"/>
          <w:szCs w:val="24"/>
        </w:rPr>
        <w:t xml:space="preserve">hifts </w:t>
      </w:r>
      <w:r>
        <w:rPr>
          <w:rFonts w:ascii="Times New Roman" w:eastAsia="Times New Roman" w:hAnsi="Times New Roman" w:cs="Times New Roman"/>
          <w:b/>
          <w:sz w:val="24"/>
          <w:szCs w:val="24"/>
        </w:rPr>
        <w:t>d</w:t>
      </w:r>
      <w:r w:rsidRPr="00623B49">
        <w:rPr>
          <w:rFonts w:ascii="Times New Roman" w:eastAsia="Times New Roman" w:hAnsi="Times New Roman" w:cs="Times New Roman"/>
          <w:b/>
          <w:sz w:val="24"/>
          <w:szCs w:val="24"/>
        </w:rPr>
        <w:t xml:space="preserve">uring </w:t>
      </w:r>
      <w:r>
        <w:rPr>
          <w:rFonts w:ascii="Times New Roman" w:eastAsia="Times New Roman" w:hAnsi="Times New Roman" w:cs="Times New Roman"/>
          <w:b/>
          <w:sz w:val="24"/>
          <w:szCs w:val="24"/>
        </w:rPr>
        <w:t>t</w:t>
      </w:r>
      <w:r w:rsidRPr="00623B49">
        <w:rPr>
          <w:rFonts w:ascii="Times New Roman" w:eastAsia="Times New Roman" w:hAnsi="Times New Roman" w:cs="Times New Roman"/>
          <w:b/>
          <w:sz w:val="24"/>
          <w:szCs w:val="24"/>
        </w:rPr>
        <w:t xml:space="preserve">emporal </w:t>
      </w:r>
      <w:r>
        <w:rPr>
          <w:rFonts w:ascii="Times New Roman" w:eastAsia="Times New Roman" w:hAnsi="Times New Roman" w:cs="Times New Roman"/>
          <w:b/>
          <w:sz w:val="24"/>
          <w:szCs w:val="24"/>
        </w:rPr>
        <w:t>d</w:t>
      </w:r>
      <w:r w:rsidRPr="00623B49">
        <w:rPr>
          <w:rFonts w:ascii="Times New Roman" w:eastAsia="Times New Roman" w:hAnsi="Times New Roman" w:cs="Times New Roman"/>
          <w:b/>
          <w:sz w:val="24"/>
          <w:szCs w:val="24"/>
        </w:rPr>
        <w:t>iscounting</w:t>
      </w:r>
      <w:r>
        <w:rPr>
          <w:rFonts w:ascii="Times New Roman" w:eastAsia="Times New Roman" w:hAnsi="Times New Roman" w:cs="Times New Roman"/>
          <w:b/>
          <w:sz w:val="24"/>
          <w:szCs w:val="24"/>
        </w:rPr>
        <w:t xml:space="preserve"> </w:t>
      </w:r>
      <w:ins w:id="186" w:author="Mark Eldridge" w:date="2025-05-14T17:17:00Z" w16du:dateUtc="2025-05-14T16:17:00Z">
        <w:r w:rsidR="005B45C2">
          <w:rPr>
            <w:rFonts w:ascii="Times New Roman" w:eastAsia="Times New Roman" w:hAnsi="Times New Roman" w:cs="Times New Roman"/>
            <w:b/>
            <w:sz w:val="24"/>
            <w:szCs w:val="24"/>
          </w:rPr>
          <w:t>[make clear that this is neural data]</w:t>
        </w:r>
      </w:ins>
    </w:p>
    <w:p w14:paraId="481F3643" w14:textId="77777777" w:rsidR="00C73F0D" w:rsidRDefault="00D02894" w:rsidP="00D02894">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w:t>
      </w:r>
      <w:r w:rsidR="00C1704D">
        <w:rPr>
          <w:rFonts w:ascii="Times New Roman" w:eastAsia="Times New Roman" w:hAnsi="Times New Roman" w:cs="Times New Roman"/>
          <w:color w:val="000000"/>
          <w:sz w:val="24"/>
          <w:szCs w:val="24"/>
        </w:rPr>
        <w:t>investigated</w:t>
      </w:r>
      <w:r>
        <w:rPr>
          <w:rFonts w:ascii="Times New Roman" w:eastAsia="Times New Roman" w:hAnsi="Times New Roman" w:cs="Times New Roman"/>
          <w:color w:val="000000"/>
          <w:sz w:val="24"/>
          <w:szCs w:val="24"/>
        </w:rPr>
        <w:t xml:space="preserve"> when and how </w:t>
      </w:r>
      <w:r w:rsidR="00C1704D">
        <w:rPr>
          <w:rFonts w:ascii="Times New Roman" w:eastAsia="Times New Roman" w:hAnsi="Times New Roman" w:cs="Times New Roman"/>
          <w:color w:val="000000"/>
          <w:sz w:val="24"/>
          <w:szCs w:val="24"/>
        </w:rPr>
        <w:t xml:space="preserve">the </w:t>
      </w:r>
      <w:commentRangeStart w:id="187"/>
      <w:r w:rsidR="00C1704D">
        <w:rPr>
          <w:rFonts w:ascii="Times New Roman" w:eastAsia="Times New Roman" w:hAnsi="Times New Roman" w:cs="Times New Roman"/>
          <w:color w:val="000000"/>
          <w:sz w:val="24"/>
          <w:szCs w:val="24"/>
        </w:rPr>
        <w:t>reward</w:t>
      </w:r>
      <w:r>
        <w:rPr>
          <w:rFonts w:ascii="Times New Roman" w:eastAsia="Times New Roman" w:hAnsi="Times New Roman" w:cs="Times New Roman"/>
          <w:color w:val="000000"/>
          <w:sz w:val="24"/>
          <w:szCs w:val="24"/>
        </w:rPr>
        <w:t xml:space="preserve"> magnitude and delay became correlated</w:t>
      </w:r>
      <w:commentRangeEnd w:id="187"/>
      <w:r w:rsidR="00F751C7">
        <w:rPr>
          <w:rStyle w:val="CommentReference"/>
        </w:rPr>
        <w:commentReference w:id="187"/>
      </w:r>
      <w:r>
        <w:rPr>
          <w:rFonts w:ascii="Times New Roman" w:eastAsia="Times New Roman" w:hAnsi="Times New Roman" w:cs="Times New Roman"/>
          <w:color w:val="000000"/>
          <w:sz w:val="24"/>
          <w:szCs w:val="24"/>
        </w:rPr>
        <w:t xml:space="preserve">, if at all, </w:t>
      </w:r>
      <w:r w:rsidR="00147F81">
        <w:rPr>
          <w:rFonts w:ascii="Times New Roman" w:eastAsia="Times New Roman" w:hAnsi="Times New Roman" w:cs="Times New Roman"/>
          <w:color w:val="000000"/>
          <w:sz w:val="24"/>
          <w:szCs w:val="24"/>
        </w:rPr>
        <w:t xml:space="preserve">during the </w:t>
      </w:r>
      <w:r w:rsidR="00C1704D">
        <w:rPr>
          <w:rFonts w:ascii="Times New Roman" w:eastAsia="Times New Roman" w:hAnsi="Times New Roman" w:cs="Times New Roman"/>
          <w:color w:val="000000"/>
          <w:sz w:val="24"/>
          <w:szCs w:val="24"/>
        </w:rPr>
        <w:t>offer period</w:t>
      </w:r>
      <w:r>
        <w:rPr>
          <w:rFonts w:ascii="Times New Roman" w:eastAsia="Times New Roman" w:hAnsi="Times New Roman" w:cs="Times New Roman"/>
          <w:color w:val="000000"/>
          <w:sz w:val="24"/>
          <w:szCs w:val="24"/>
        </w:rPr>
        <w:t xml:space="preserve">. </w:t>
      </w:r>
    </w:p>
    <w:p w14:paraId="0BA3B5D8" w14:textId="36046EAF" w:rsidR="001977AB" w:rsidRPr="001977AB" w:rsidRDefault="001977AB" w:rsidP="00D02894">
      <w:pPr>
        <w:shd w:val="clear" w:color="auto" w:fill="FFFFFF"/>
        <w:spacing w:after="0" w:line="480" w:lineRule="auto"/>
        <w:rPr>
          <w:rFonts w:ascii="Times New Roman" w:eastAsia="Times New Roman" w:hAnsi="Times New Roman" w:cs="Times New Roman"/>
          <w:color w:val="FF0000"/>
          <w:sz w:val="24"/>
          <w:szCs w:val="24"/>
        </w:rPr>
      </w:pPr>
      <w:commentRangeStart w:id="188"/>
      <w:r w:rsidRPr="001977AB">
        <w:rPr>
          <w:rFonts w:ascii="Times New Roman" w:eastAsia="Times New Roman" w:hAnsi="Times New Roman" w:cs="Times New Roman"/>
          <w:color w:val="FF0000"/>
          <w:sz w:val="24"/>
          <w:szCs w:val="24"/>
          <w:highlight w:val="yellow"/>
        </w:rPr>
        <w:t>We computed a time-resolved correlation across the population between each neuron's beta coefficients for reward magnitude and delay (from a sliding window regression</w:t>
      </w:r>
      <w:r w:rsidR="00BD1786">
        <w:rPr>
          <w:rFonts w:ascii="Times New Roman" w:eastAsia="Times New Roman" w:hAnsi="Times New Roman" w:cs="Times New Roman"/>
          <w:color w:val="FF0000"/>
          <w:sz w:val="24"/>
          <w:szCs w:val="24"/>
          <w:highlight w:val="yellow"/>
        </w:rPr>
        <w:t>; see Methods</w:t>
      </w:r>
      <w:ins w:id="189" w:author="Rossella Falcone" w:date="2025-04-28T11:40:00Z" w16du:dateUtc="2025-04-28T15:40:00Z">
        <w:r w:rsidR="006D254B">
          <w:rPr>
            <w:rFonts w:ascii="Times New Roman" w:eastAsia="Times New Roman" w:hAnsi="Times New Roman" w:cs="Times New Roman"/>
            <w:color w:val="FF0000"/>
            <w:sz w:val="24"/>
            <w:szCs w:val="24"/>
            <w:highlight w:val="yellow"/>
          </w:rPr>
          <w:t xml:space="preserve"> for details</w:t>
        </w:r>
      </w:ins>
      <w:r w:rsidRPr="001977AB">
        <w:rPr>
          <w:rFonts w:ascii="Times New Roman" w:eastAsia="Times New Roman" w:hAnsi="Times New Roman" w:cs="Times New Roman"/>
          <w:color w:val="FF0000"/>
          <w:sz w:val="24"/>
          <w:szCs w:val="24"/>
          <w:highlight w:val="yellow"/>
        </w:rPr>
        <w:t>).</w:t>
      </w:r>
      <w:r w:rsidRPr="001977AB">
        <w:rPr>
          <w:rFonts w:ascii="Times New Roman" w:eastAsia="Times New Roman" w:hAnsi="Times New Roman" w:cs="Times New Roman"/>
          <w:color w:val="FF0000"/>
          <w:sz w:val="24"/>
          <w:szCs w:val="24"/>
        </w:rPr>
        <w:t xml:space="preserve"> </w:t>
      </w:r>
      <w:commentRangeEnd w:id="188"/>
      <w:r>
        <w:rPr>
          <w:rStyle w:val="CommentReference"/>
        </w:rPr>
        <w:commentReference w:id="188"/>
      </w:r>
    </w:p>
    <w:p w14:paraId="0FEB8CD8" w14:textId="24396C5E" w:rsidR="00F86A6E" w:rsidRDefault="00FF0549" w:rsidP="00D02894">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w:t>
      </w:r>
      <w:r w:rsidR="001977AB">
        <w:rPr>
          <w:rFonts w:ascii="Times New Roman" w:eastAsia="Times New Roman" w:hAnsi="Times New Roman" w:cs="Times New Roman"/>
          <w:color w:val="000000"/>
          <w:sz w:val="24"/>
          <w:szCs w:val="24"/>
        </w:rPr>
        <w:t>observed</w:t>
      </w:r>
      <w:r w:rsidR="00852EC9">
        <w:rPr>
          <w:rFonts w:ascii="Times New Roman" w:eastAsia="Times New Roman" w:hAnsi="Times New Roman" w:cs="Times New Roman"/>
          <w:color w:val="000000"/>
          <w:sz w:val="24"/>
          <w:szCs w:val="24"/>
        </w:rPr>
        <w:t xml:space="preserve"> </w:t>
      </w:r>
      <w:del w:id="190" w:author="Mark Eldridge" w:date="2025-05-14T17:15:00Z" w16du:dateUtc="2025-05-14T16:15:00Z">
        <w:r w:rsidR="002567CE" w:rsidDel="00183195">
          <w:rPr>
            <w:rFonts w:ascii="Times New Roman" w:eastAsia="Times New Roman" w:hAnsi="Times New Roman" w:cs="Times New Roman"/>
            <w:color w:val="000000"/>
            <w:sz w:val="24"/>
            <w:szCs w:val="24"/>
          </w:rPr>
          <w:delText xml:space="preserve">stronger </w:delText>
        </w:r>
      </w:del>
      <w:ins w:id="191" w:author="Mark Eldridge" w:date="2025-05-14T17:15:00Z" w16du:dateUtc="2025-05-14T16:15:00Z">
        <w:r w:rsidR="00183195">
          <w:rPr>
            <w:rFonts w:ascii="Times New Roman" w:eastAsia="Times New Roman" w:hAnsi="Times New Roman" w:cs="Times New Roman"/>
            <w:color w:val="000000"/>
            <w:sz w:val="24"/>
            <w:szCs w:val="24"/>
          </w:rPr>
          <w:t>a</w:t>
        </w:r>
        <w:r w:rsidR="00183195">
          <w:rPr>
            <w:rFonts w:ascii="Times New Roman" w:eastAsia="Times New Roman" w:hAnsi="Times New Roman" w:cs="Times New Roman"/>
            <w:color w:val="000000"/>
            <w:sz w:val="24"/>
            <w:szCs w:val="24"/>
          </w:rPr>
          <w:t xml:space="preserve"> </w:t>
        </w:r>
      </w:ins>
      <w:r w:rsidR="00852EC9">
        <w:rPr>
          <w:rFonts w:ascii="Times New Roman" w:eastAsia="Times New Roman" w:hAnsi="Times New Roman" w:cs="Times New Roman"/>
          <w:color w:val="000000"/>
          <w:sz w:val="24"/>
          <w:szCs w:val="24"/>
        </w:rPr>
        <w:t>negative</w:t>
      </w:r>
      <w:r w:rsidR="001977AB">
        <w:rPr>
          <w:rFonts w:ascii="Times New Roman" w:eastAsia="Times New Roman" w:hAnsi="Times New Roman" w:cs="Times New Roman"/>
          <w:color w:val="000000"/>
          <w:sz w:val="24"/>
          <w:szCs w:val="24"/>
        </w:rPr>
        <w:t xml:space="preserve"> </w:t>
      </w:r>
      <w:r w:rsidR="002567CE">
        <w:rPr>
          <w:rFonts w:ascii="Times New Roman" w:eastAsia="Times New Roman" w:hAnsi="Times New Roman" w:cs="Times New Roman"/>
          <w:color w:val="000000"/>
          <w:sz w:val="24"/>
          <w:szCs w:val="24"/>
        </w:rPr>
        <w:t>correlation</w:t>
      </w:r>
      <w:ins w:id="192" w:author="Mark Eldridge" w:date="2025-05-14T17:17:00Z" w16du:dateUtc="2025-05-14T16:17:00Z">
        <w:r w:rsidR="00F751C7">
          <w:rPr>
            <w:rFonts w:ascii="Times New Roman" w:eastAsia="Times New Roman" w:hAnsi="Times New Roman" w:cs="Times New Roman"/>
            <w:color w:val="000000"/>
            <w:sz w:val="24"/>
            <w:szCs w:val="24"/>
          </w:rPr>
          <w:t xml:space="preserve"> [betw</w:t>
        </w:r>
      </w:ins>
      <w:ins w:id="193" w:author="Mark Eldridge" w:date="2025-05-14T17:18:00Z" w16du:dateUtc="2025-05-14T16:18:00Z">
        <w:r w:rsidR="00F751C7">
          <w:rPr>
            <w:rFonts w:ascii="Times New Roman" w:eastAsia="Times New Roman" w:hAnsi="Times New Roman" w:cs="Times New Roman"/>
            <w:color w:val="000000"/>
            <w:sz w:val="24"/>
            <w:szCs w:val="24"/>
          </w:rPr>
          <w:t>een what and what?]</w:t>
        </w:r>
      </w:ins>
      <w:r w:rsidR="00852EC9">
        <w:rPr>
          <w:rFonts w:ascii="Times New Roman" w:eastAsia="Times New Roman" w:hAnsi="Times New Roman" w:cs="Times New Roman"/>
          <w:color w:val="000000"/>
          <w:sz w:val="24"/>
          <w:szCs w:val="24"/>
        </w:rPr>
        <w:t xml:space="preserve"> between</w:t>
      </w:r>
      <w:r w:rsidRPr="00D02894">
        <w:rPr>
          <w:rFonts w:ascii="Times New Roman" w:eastAsia="Times New Roman" w:hAnsi="Times New Roman" w:cs="Times New Roman"/>
          <w:color w:val="000000"/>
          <w:sz w:val="24"/>
          <w:szCs w:val="24"/>
        </w:rPr>
        <w:t xml:space="preserve"> 750-1000 </w:t>
      </w:r>
      <w:proofErr w:type="spellStart"/>
      <w:r w:rsidRPr="00D02894">
        <w:rPr>
          <w:rFonts w:ascii="Times New Roman" w:eastAsia="Times New Roman" w:hAnsi="Times New Roman" w:cs="Times New Roman"/>
          <w:color w:val="000000"/>
          <w:sz w:val="24"/>
          <w:szCs w:val="24"/>
        </w:rPr>
        <w:t>ms</w:t>
      </w:r>
      <w:proofErr w:type="spellEnd"/>
      <w:r w:rsidR="00C1704D">
        <w:rPr>
          <w:rFonts w:ascii="Times New Roman" w:eastAsia="Times New Roman" w:hAnsi="Times New Roman" w:cs="Times New Roman"/>
          <w:color w:val="000000"/>
          <w:sz w:val="24"/>
          <w:szCs w:val="24"/>
        </w:rPr>
        <w:t xml:space="preserve"> </w:t>
      </w:r>
      <w:r w:rsidR="00C1704D" w:rsidRPr="00C1704D">
        <w:rPr>
          <w:rFonts w:ascii="Times New Roman" w:eastAsia="Times New Roman" w:hAnsi="Times New Roman" w:cs="Times New Roman"/>
          <w:color w:val="000000"/>
          <w:sz w:val="24"/>
          <w:szCs w:val="24"/>
        </w:rPr>
        <w:t>after the onset of the offer</w:t>
      </w:r>
      <w:r w:rsidR="00852EC9">
        <w:rPr>
          <w:rFonts w:ascii="Times New Roman" w:eastAsia="Times New Roman" w:hAnsi="Times New Roman" w:cs="Times New Roman"/>
          <w:color w:val="000000"/>
          <w:sz w:val="24"/>
          <w:szCs w:val="24"/>
        </w:rPr>
        <w:t xml:space="preserve"> (Fig. </w:t>
      </w:r>
      <w:r w:rsidR="008E07AB">
        <w:rPr>
          <w:rFonts w:ascii="Times New Roman" w:eastAsia="Times New Roman" w:hAnsi="Times New Roman" w:cs="Times New Roman"/>
          <w:color w:val="000000"/>
          <w:sz w:val="24"/>
          <w:szCs w:val="24"/>
        </w:rPr>
        <w:t>5A</w:t>
      </w:r>
      <w:r w:rsidR="00852EC9">
        <w:rPr>
          <w:rFonts w:ascii="Times New Roman" w:eastAsia="Times New Roman" w:hAnsi="Times New Roman" w:cs="Times New Roman"/>
          <w:color w:val="000000"/>
          <w:sz w:val="24"/>
          <w:szCs w:val="24"/>
        </w:rPr>
        <w:t>-B)</w:t>
      </w:r>
      <w:r w:rsidRPr="00D02894">
        <w:rPr>
          <w:rFonts w:ascii="Times New Roman" w:eastAsia="Times New Roman" w:hAnsi="Times New Roman" w:cs="Times New Roman"/>
          <w:color w:val="000000"/>
          <w:sz w:val="24"/>
          <w:szCs w:val="24"/>
        </w:rPr>
        <w:t>, in both monkeys</w:t>
      </w:r>
      <w:r w:rsidR="00C1704D">
        <w:rPr>
          <w:rFonts w:ascii="Times New Roman" w:eastAsia="Times New Roman" w:hAnsi="Times New Roman" w:cs="Times New Roman"/>
          <w:color w:val="000000"/>
          <w:sz w:val="24"/>
          <w:szCs w:val="24"/>
        </w:rPr>
        <w:t xml:space="preserve">. </w:t>
      </w:r>
    </w:p>
    <w:p w14:paraId="053530A9" w14:textId="7A880C2E" w:rsidR="00F86A6E" w:rsidRDefault="004312F2" w:rsidP="008826C3">
      <w:pPr>
        <w:shd w:val="clear" w:color="auto" w:fill="FFFFFF"/>
        <w:spacing w:after="0" w:line="480" w:lineRule="auto"/>
        <w:jc w:val="center"/>
        <w:rPr>
          <w:rFonts w:ascii="Times New Roman" w:eastAsia="Times New Roman" w:hAnsi="Times New Roman" w:cs="Times New Roman"/>
          <w:color w:val="000000"/>
          <w:sz w:val="24"/>
          <w:szCs w:val="24"/>
        </w:rPr>
      </w:pPr>
      <w:commentRangeStart w:id="194"/>
      <w:r>
        <w:rPr>
          <w:rFonts w:ascii="Times New Roman" w:eastAsia="Times New Roman" w:hAnsi="Times New Roman" w:cs="Times New Roman"/>
          <w:noProof/>
          <w:color w:val="000000"/>
          <w:sz w:val="24"/>
          <w:szCs w:val="24"/>
        </w:rPr>
        <w:drawing>
          <wp:inline distT="0" distB="0" distL="0" distR="0" wp14:anchorId="7FD641B0" wp14:editId="6A1451CB">
            <wp:extent cx="4251278" cy="2230716"/>
            <wp:effectExtent l="0" t="0" r="0" b="0"/>
            <wp:docPr id="204534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60914" cy="2235772"/>
                    </a:xfrm>
                    <a:prstGeom prst="rect">
                      <a:avLst/>
                    </a:prstGeom>
                    <a:noFill/>
                    <a:ln>
                      <a:noFill/>
                    </a:ln>
                  </pic:spPr>
                </pic:pic>
              </a:graphicData>
            </a:graphic>
          </wp:inline>
        </w:drawing>
      </w:r>
      <w:commentRangeEnd w:id="194"/>
      <w:r>
        <w:rPr>
          <w:rStyle w:val="CommentReference"/>
        </w:rPr>
        <w:commentReference w:id="194"/>
      </w:r>
    </w:p>
    <w:p w14:paraId="0F984201" w14:textId="71CD9E6C" w:rsidR="00C1704D" w:rsidRDefault="00C1704D" w:rsidP="00D02894">
      <w:pPr>
        <w:shd w:val="clear" w:color="auto" w:fill="FFFFFF"/>
        <w:spacing w:after="0" w:line="480" w:lineRule="auto"/>
        <w:rPr>
          <w:rFonts w:ascii="Times New Roman" w:eastAsia="Times New Roman" w:hAnsi="Times New Roman" w:cs="Times New Roman"/>
          <w:color w:val="000000"/>
          <w:sz w:val="24"/>
          <w:szCs w:val="24"/>
        </w:rPr>
      </w:pPr>
      <w:commentRangeStart w:id="195"/>
      <w:commentRangeStart w:id="196"/>
      <w:del w:id="197" w:author="Mark Eldridge" w:date="2025-05-14T17:16:00Z" w16du:dateUtc="2025-05-14T16:16:00Z">
        <w:r w:rsidDel="00630E30">
          <w:rPr>
            <w:rFonts w:ascii="Times New Roman" w:eastAsia="Times New Roman" w:hAnsi="Times New Roman" w:cs="Times New Roman"/>
            <w:color w:val="000000"/>
            <w:sz w:val="24"/>
            <w:szCs w:val="24"/>
          </w:rPr>
          <w:lastRenderedPageBreak/>
          <w:delText>Specifically,</w:delText>
        </w:r>
        <w:r w:rsidR="00FF0549" w:rsidRPr="00D02894" w:rsidDel="00630E30">
          <w:rPr>
            <w:rFonts w:ascii="Times New Roman" w:eastAsia="Times New Roman" w:hAnsi="Times New Roman" w:cs="Times New Roman"/>
            <w:color w:val="000000"/>
            <w:sz w:val="24"/>
            <w:szCs w:val="24"/>
          </w:rPr>
          <w:delText xml:space="preserve"> </w:delText>
        </w:r>
      </w:del>
      <w:r w:rsidR="00FF0549" w:rsidRPr="00D02894">
        <w:rPr>
          <w:rFonts w:ascii="Times New Roman" w:eastAsia="Times New Roman" w:hAnsi="Times New Roman" w:cs="Times New Roman"/>
          <w:color w:val="000000"/>
          <w:sz w:val="24"/>
          <w:szCs w:val="24"/>
        </w:rPr>
        <w:t>Monkey 1 show</w:t>
      </w:r>
      <w:r>
        <w:rPr>
          <w:rFonts w:ascii="Times New Roman" w:eastAsia="Times New Roman" w:hAnsi="Times New Roman" w:cs="Times New Roman"/>
          <w:color w:val="000000"/>
          <w:sz w:val="24"/>
          <w:szCs w:val="24"/>
        </w:rPr>
        <w:t>ed</w:t>
      </w:r>
      <w:r w:rsidR="00FF0549" w:rsidRPr="00D02894">
        <w:rPr>
          <w:rFonts w:ascii="Times New Roman" w:eastAsia="Times New Roman" w:hAnsi="Times New Roman" w:cs="Times New Roman"/>
          <w:color w:val="000000"/>
          <w:sz w:val="24"/>
          <w:szCs w:val="24"/>
        </w:rPr>
        <w:t xml:space="preserve"> </w:t>
      </w:r>
      <w:r w:rsidR="00852EC9" w:rsidRPr="00D02894">
        <w:rPr>
          <w:rFonts w:ascii="Times New Roman" w:eastAsia="Times New Roman" w:hAnsi="Times New Roman" w:cs="Times New Roman"/>
          <w:color w:val="000000"/>
          <w:sz w:val="24"/>
          <w:szCs w:val="24"/>
        </w:rPr>
        <w:t>this</w:t>
      </w:r>
      <w:r w:rsidR="00852EC9">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negative correlation as</w:t>
      </w:r>
      <w:r w:rsidR="00852EC9">
        <w:rPr>
          <w:rFonts w:ascii="Times New Roman" w:eastAsia="Times New Roman" w:hAnsi="Times New Roman" w:cs="Times New Roman"/>
          <w:color w:val="000000"/>
          <w:sz w:val="24"/>
          <w:szCs w:val="24"/>
        </w:rPr>
        <w:t xml:space="preserve"> soon as the cue appeared on the screen, </w:t>
      </w:r>
      <w:r w:rsidR="00C80F7C">
        <w:rPr>
          <w:rFonts w:ascii="Times New Roman" w:eastAsia="Times New Roman" w:hAnsi="Times New Roman" w:cs="Times New Roman"/>
          <w:color w:val="000000"/>
          <w:sz w:val="24"/>
          <w:szCs w:val="24"/>
        </w:rPr>
        <w:t xml:space="preserve">that became </w:t>
      </w:r>
      <w:r w:rsidR="008826C3">
        <w:rPr>
          <w:rFonts w:ascii="Times New Roman" w:eastAsia="Times New Roman" w:hAnsi="Times New Roman" w:cs="Times New Roman"/>
          <w:color w:val="000000"/>
          <w:sz w:val="24"/>
          <w:szCs w:val="24"/>
        </w:rPr>
        <w:t xml:space="preserve">even </w:t>
      </w:r>
      <w:r w:rsidR="00C80F7C">
        <w:rPr>
          <w:rFonts w:ascii="Times New Roman" w:eastAsia="Times New Roman" w:hAnsi="Times New Roman" w:cs="Times New Roman"/>
          <w:color w:val="000000"/>
          <w:sz w:val="24"/>
          <w:szCs w:val="24"/>
        </w:rPr>
        <w:t>stronger later.</w:t>
      </w:r>
      <w:r w:rsidR="00852EC9">
        <w:rPr>
          <w:rFonts w:ascii="Times New Roman" w:eastAsia="Times New Roman" w:hAnsi="Times New Roman" w:cs="Times New Roman"/>
          <w:color w:val="000000"/>
          <w:sz w:val="24"/>
          <w:szCs w:val="24"/>
        </w:rPr>
        <w:t xml:space="preserve"> </w:t>
      </w:r>
      <w:commentRangeEnd w:id="195"/>
      <w:r w:rsidR="00DE5A55">
        <w:rPr>
          <w:rStyle w:val="CommentReference"/>
        </w:rPr>
        <w:commentReference w:id="195"/>
      </w:r>
      <w:commentRangeEnd w:id="196"/>
      <w:r w:rsidR="00D35D1D">
        <w:rPr>
          <w:rStyle w:val="CommentReference"/>
        </w:rPr>
        <w:commentReference w:id="196"/>
      </w:r>
      <w:r w:rsidR="00852EC9">
        <w:rPr>
          <w:rFonts w:ascii="Times New Roman" w:eastAsia="Times New Roman" w:hAnsi="Times New Roman" w:cs="Times New Roman"/>
          <w:color w:val="000000"/>
          <w:sz w:val="24"/>
          <w:szCs w:val="24"/>
        </w:rPr>
        <w:t xml:space="preserve">Monkey 2 showed </w:t>
      </w:r>
      <w:r w:rsidR="004C1691">
        <w:rPr>
          <w:rFonts w:ascii="Times New Roman" w:eastAsia="Times New Roman" w:hAnsi="Times New Roman" w:cs="Times New Roman"/>
          <w:color w:val="000000"/>
          <w:sz w:val="24"/>
          <w:szCs w:val="24"/>
        </w:rPr>
        <w:t xml:space="preserve">a similar </w:t>
      </w:r>
      <w:r w:rsidR="00852EC9">
        <w:rPr>
          <w:rFonts w:ascii="Times New Roman" w:eastAsia="Times New Roman" w:hAnsi="Times New Roman" w:cs="Times New Roman"/>
          <w:color w:val="000000"/>
          <w:sz w:val="24"/>
          <w:szCs w:val="24"/>
        </w:rPr>
        <w:t>trend</w:t>
      </w:r>
      <w:r>
        <w:rPr>
          <w:rFonts w:ascii="Times New Roman" w:eastAsia="Times New Roman" w:hAnsi="Times New Roman" w:cs="Times New Roman"/>
          <w:color w:val="000000"/>
          <w:sz w:val="24"/>
          <w:szCs w:val="24"/>
        </w:rPr>
        <w:t xml:space="preserve">, </w:t>
      </w:r>
      <w:r w:rsidRPr="00C1704D">
        <w:rPr>
          <w:rFonts w:ascii="Times New Roman" w:eastAsia="Times New Roman" w:hAnsi="Times New Roman" w:cs="Times New Roman"/>
          <w:color w:val="000000"/>
          <w:sz w:val="24"/>
          <w:szCs w:val="24"/>
        </w:rPr>
        <w:t>though it did not reach statistical significance</w:t>
      </w:r>
      <w:r w:rsidR="00852EC9">
        <w:rPr>
          <w:rFonts w:ascii="Times New Roman" w:eastAsia="Times New Roman" w:hAnsi="Times New Roman" w:cs="Times New Roman"/>
          <w:color w:val="000000"/>
          <w:sz w:val="24"/>
          <w:szCs w:val="24"/>
        </w:rPr>
        <w:t xml:space="preserve"> (</w:t>
      </w:r>
      <w:commentRangeStart w:id="198"/>
      <w:r w:rsidR="00852EC9">
        <w:rPr>
          <w:rFonts w:ascii="Times New Roman" w:eastAsia="Times New Roman" w:hAnsi="Times New Roman" w:cs="Times New Roman"/>
          <w:color w:val="000000"/>
          <w:sz w:val="24"/>
          <w:szCs w:val="24"/>
        </w:rPr>
        <w:t>Fig</w:t>
      </w:r>
      <w:commentRangeEnd w:id="198"/>
      <w:r w:rsidR="00B416BF">
        <w:rPr>
          <w:rStyle w:val="CommentReference"/>
        </w:rPr>
        <w:commentReference w:id="198"/>
      </w:r>
      <w:r w:rsidR="00852EC9">
        <w:rPr>
          <w:rFonts w:ascii="Times New Roman" w:eastAsia="Times New Roman" w:hAnsi="Times New Roman" w:cs="Times New Roman"/>
          <w:color w:val="000000"/>
          <w:sz w:val="24"/>
          <w:szCs w:val="24"/>
        </w:rPr>
        <w:t>. S</w:t>
      </w:r>
      <w:r w:rsidR="00D5221D">
        <w:rPr>
          <w:rFonts w:ascii="Times New Roman" w:eastAsia="Times New Roman" w:hAnsi="Times New Roman" w:cs="Times New Roman"/>
          <w:color w:val="000000"/>
          <w:sz w:val="24"/>
          <w:szCs w:val="24"/>
        </w:rPr>
        <w:t>4</w:t>
      </w:r>
      <w:r w:rsidR="009A61BB">
        <w:rPr>
          <w:rFonts w:ascii="Times New Roman" w:eastAsia="Times New Roman" w:hAnsi="Times New Roman" w:cs="Times New Roman"/>
          <w:color w:val="000000"/>
          <w:sz w:val="24"/>
          <w:szCs w:val="24"/>
        </w:rPr>
        <w:t>B-D</w:t>
      </w:r>
      <w:r w:rsidR="00642A60">
        <w:rPr>
          <w:rFonts w:ascii="Times New Roman" w:eastAsia="Times New Roman" w:hAnsi="Times New Roman" w:cs="Times New Roman"/>
          <w:color w:val="000000"/>
          <w:sz w:val="24"/>
          <w:szCs w:val="24"/>
        </w:rPr>
        <w:t xml:space="preserve"> and</w:t>
      </w:r>
      <w:r w:rsidR="003E636C">
        <w:rPr>
          <w:rFonts w:ascii="Times New Roman" w:eastAsia="Times New Roman" w:hAnsi="Times New Roman" w:cs="Times New Roman"/>
          <w:color w:val="000000"/>
          <w:sz w:val="24"/>
          <w:szCs w:val="24"/>
        </w:rPr>
        <w:t xml:space="preserve"> G-I</w:t>
      </w:r>
      <w:r w:rsidR="00852EC9">
        <w:rPr>
          <w:rFonts w:ascii="Times New Roman" w:eastAsia="Times New Roman" w:hAnsi="Times New Roman" w:cs="Times New Roman"/>
          <w:color w:val="000000"/>
          <w:sz w:val="24"/>
          <w:szCs w:val="24"/>
        </w:rPr>
        <w:t xml:space="preserve">). </w:t>
      </w:r>
    </w:p>
    <w:commentRangeStart w:id="199"/>
    <w:p w14:paraId="02733108" w14:textId="4F5FA8D6" w:rsidR="004312F2" w:rsidRDefault="00387863" w:rsidP="00D02894">
      <w:pPr>
        <w:shd w:val="clear" w:color="auto" w:fill="FFFFFF"/>
        <w:spacing w:after="0" w:line="480" w:lineRule="auto"/>
        <w:rPr>
          <w:rFonts w:ascii="Times New Roman" w:eastAsia="Times New Roman" w:hAnsi="Times New Roman" w:cs="Times New Roman"/>
          <w:color w:val="000000"/>
          <w:sz w:val="24"/>
          <w:szCs w:val="24"/>
        </w:rPr>
      </w:pPr>
      <w:r w:rsidRPr="006E28A7">
        <w:rPr>
          <w:rFonts w:ascii="Times New Roman" w:eastAsia="Times New Roman" w:hAnsi="Times New Roman" w:cs="Times New Roman"/>
          <w:noProof/>
          <w:color w:val="000000"/>
          <w:sz w:val="24"/>
          <w:szCs w:val="24"/>
        </w:rPr>
        <mc:AlternateContent>
          <mc:Choice Requires="wpg">
            <w:drawing>
              <wp:anchor distT="0" distB="0" distL="114300" distR="114300" simplePos="0" relativeHeight="251659264" behindDoc="0" locked="0" layoutInCell="1" allowOverlap="1" wp14:anchorId="2D3487B9" wp14:editId="11730CEC">
                <wp:simplePos x="0" y="0"/>
                <wp:positionH relativeFrom="margin">
                  <wp:align>center</wp:align>
                </wp:positionH>
                <wp:positionV relativeFrom="paragraph">
                  <wp:posOffset>4445</wp:posOffset>
                </wp:positionV>
                <wp:extent cx="5522976" cy="2611526"/>
                <wp:effectExtent l="0" t="0" r="1905" b="0"/>
                <wp:wrapNone/>
                <wp:docPr id="29" name="Group 28">
                  <a:extLst xmlns:a="http://schemas.openxmlformats.org/drawingml/2006/main">
                    <a:ext uri="{FF2B5EF4-FFF2-40B4-BE49-F238E27FC236}">
                      <a16:creationId xmlns:a16="http://schemas.microsoft.com/office/drawing/2014/main" id="{422C4CCD-74FD-2E6A-1F3D-3411AB8DCFB1}"/>
                    </a:ext>
                  </a:extLst>
                </wp:docPr>
                <wp:cNvGraphicFramePr/>
                <a:graphic xmlns:a="http://schemas.openxmlformats.org/drawingml/2006/main">
                  <a:graphicData uri="http://schemas.microsoft.com/office/word/2010/wordprocessingGroup">
                    <wpg:wgp>
                      <wpg:cNvGrpSpPr/>
                      <wpg:grpSpPr>
                        <a:xfrm>
                          <a:off x="0" y="0"/>
                          <a:ext cx="5522976" cy="2611526"/>
                          <a:chOff x="0" y="0"/>
                          <a:chExt cx="12477369" cy="5776355"/>
                        </a:xfrm>
                      </wpg:grpSpPr>
                      <wpg:grpSp>
                        <wpg:cNvPr id="1937525966" name="Group 1937525966">
                          <a:extLst>
                            <a:ext uri="{FF2B5EF4-FFF2-40B4-BE49-F238E27FC236}">
                              <a16:creationId xmlns:a16="http://schemas.microsoft.com/office/drawing/2014/main" id="{AA3CBCED-38E8-67F5-D6D5-9F4D72F8802F}"/>
                            </a:ext>
                          </a:extLst>
                        </wpg:cNvPr>
                        <wpg:cNvGrpSpPr/>
                        <wpg:grpSpPr>
                          <a:xfrm>
                            <a:off x="0" y="0"/>
                            <a:ext cx="10073114" cy="5776355"/>
                            <a:chOff x="0" y="0"/>
                            <a:chExt cx="10073114" cy="5776355"/>
                          </a:xfrm>
                        </wpg:grpSpPr>
                        <pic:pic xmlns:pic="http://schemas.openxmlformats.org/drawingml/2006/picture">
                          <pic:nvPicPr>
                            <pic:cNvPr id="1091600135" name="Picture 1091600135">
                              <a:extLst>
                                <a:ext uri="{FF2B5EF4-FFF2-40B4-BE49-F238E27FC236}">
                                  <a16:creationId xmlns:a16="http://schemas.microsoft.com/office/drawing/2014/main" id="{04CB5A93-59E1-B389-86D6-1E946DD8D917}"/>
                                </a:ext>
                              </a:extLst>
                            </pic:cNvPr>
                            <pic:cNvPicPr>
                              <a:picLocks noChangeAspect="1"/>
                            </pic:cNvPicPr>
                          </pic:nvPicPr>
                          <pic:blipFill>
                            <a:blip r:embed="rId20"/>
                            <a:stretch>
                              <a:fillRect/>
                            </a:stretch>
                          </pic:blipFill>
                          <pic:spPr>
                            <a:xfrm>
                              <a:off x="0" y="410767"/>
                              <a:ext cx="2351043" cy="2478016"/>
                            </a:xfrm>
                            <a:prstGeom prst="rect">
                              <a:avLst/>
                            </a:prstGeom>
                          </pic:spPr>
                        </pic:pic>
                        <pic:pic xmlns:pic="http://schemas.openxmlformats.org/drawingml/2006/picture">
                          <pic:nvPicPr>
                            <pic:cNvPr id="1248747499" name="Picture 1248747499">
                              <a:extLst>
                                <a:ext uri="{FF2B5EF4-FFF2-40B4-BE49-F238E27FC236}">
                                  <a16:creationId xmlns:a16="http://schemas.microsoft.com/office/drawing/2014/main" id="{45CF22E7-4FF8-A9AE-F253-5A6D98D33CD5}"/>
                                </a:ext>
                              </a:extLst>
                            </pic:cNvPr>
                            <pic:cNvPicPr>
                              <a:picLocks noChangeAspect="1"/>
                            </pic:cNvPicPr>
                          </pic:nvPicPr>
                          <pic:blipFill>
                            <a:blip r:embed="rId21"/>
                            <a:stretch>
                              <a:fillRect/>
                            </a:stretch>
                          </pic:blipFill>
                          <pic:spPr>
                            <a:xfrm>
                              <a:off x="0" y="3601438"/>
                              <a:ext cx="2384044" cy="2174917"/>
                            </a:xfrm>
                            <a:prstGeom prst="rect">
                              <a:avLst/>
                            </a:prstGeom>
                          </pic:spPr>
                        </pic:pic>
                        <pic:pic xmlns:pic="http://schemas.openxmlformats.org/drawingml/2006/picture">
                          <pic:nvPicPr>
                            <pic:cNvPr id="1725074128" name="Picture 1725074128">
                              <a:extLst>
                                <a:ext uri="{FF2B5EF4-FFF2-40B4-BE49-F238E27FC236}">
                                  <a16:creationId xmlns:a16="http://schemas.microsoft.com/office/drawing/2014/main" id="{3385DA3E-06F4-AAFF-2D58-F81B70B889DD}"/>
                                </a:ext>
                              </a:extLst>
                            </pic:cNvPr>
                            <pic:cNvPicPr>
                              <a:picLocks noChangeAspect="1"/>
                            </pic:cNvPicPr>
                          </pic:nvPicPr>
                          <pic:blipFill>
                            <a:blip r:embed="rId22"/>
                            <a:stretch>
                              <a:fillRect/>
                            </a:stretch>
                          </pic:blipFill>
                          <pic:spPr>
                            <a:xfrm>
                              <a:off x="2468614" y="369332"/>
                              <a:ext cx="2436163" cy="2519451"/>
                            </a:xfrm>
                            <a:prstGeom prst="rect">
                              <a:avLst/>
                            </a:prstGeom>
                          </pic:spPr>
                        </pic:pic>
                        <pic:pic xmlns:pic="http://schemas.openxmlformats.org/drawingml/2006/picture">
                          <pic:nvPicPr>
                            <pic:cNvPr id="59169208" name="Picture 59169208">
                              <a:extLst>
                                <a:ext uri="{FF2B5EF4-FFF2-40B4-BE49-F238E27FC236}">
                                  <a16:creationId xmlns:a16="http://schemas.microsoft.com/office/drawing/2014/main" id="{0CAA0997-50A3-6849-969E-3FCF18531693}"/>
                                </a:ext>
                              </a:extLst>
                            </pic:cNvPr>
                            <pic:cNvPicPr>
                              <a:picLocks noChangeAspect="1"/>
                            </pic:cNvPicPr>
                          </pic:nvPicPr>
                          <pic:blipFill>
                            <a:blip r:embed="rId23"/>
                            <a:stretch>
                              <a:fillRect/>
                            </a:stretch>
                          </pic:blipFill>
                          <pic:spPr>
                            <a:xfrm>
                              <a:off x="2468614" y="3420272"/>
                              <a:ext cx="2244543" cy="2336627"/>
                            </a:xfrm>
                            <a:prstGeom prst="rect">
                              <a:avLst/>
                            </a:prstGeom>
                          </pic:spPr>
                        </pic:pic>
                        <pic:pic xmlns:pic="http://schemas.openxmlformats.org/drawingml/2006/picture">
                          <pic:nvPicPr>
                            <pic:cNvPr id="1287122170" name="Picture 1287122170">
                              <a:extLst>
                                <a:ext uri="{FF2B5EF4-FFF2-40B4-BE49-F238E27FC236}">
                                  <a16:creationId xmlns:a16="http://schemas.microsoft.com/office/drawing/2014/main" id="{4266886F-CABC-A55F-6033-A9BFF8F447DC}"/>
                                </a:ext>
                              </a:extLst>
                            </pic:cNvPr>
                            <pic:cNvPicPr>
                              <a:picLocks noChangeAspect="1"/>
                            </pic:cNvPicPr>
                          </pic:nvPicPr>
                          <pic:blipFill>
                            <a:blip r:embed="rId24"/>
                            <a:stretch>
                              <a:fillRect/>
                            </a:stretch>
                          </pic:blipFill>
                          <pic:spPr>
                            <a:xfrm>
                              <a:off x="4966409" y="354472"/>
                              <a:ext cx="2440695" cy="2549170"/>
                            </a:xfrm>
                            <a:prstGeom prst="rect">
                              <a:avLst/>
                            </a:prstGeom>
                          </pic:spPr>
                        </pic:pic>
                        <pic:pic xmlns:pic="http://schemas.openxmlformats.org/drawingml/2006/picture">
                          <pic:nvPicPr>
                            <pic:cNvPr id="1774404354" name="Picture 1774404354">
                              <a:extLst>
                                <a:ext uri="{FF2B5EF4-FFF2-40B4-BE49-F238E27FC236}">
                                  <a16:creationId xmlns:a16="http://schemas.microsoft.com/office/drawing/2014/main" id="{1E61C218-5817-FDEB-A1B9-0836EC6DEB56}"/>
                                </a:ext>
                              </a:extLst>
                            </pic:cNvPr>
                            <pic:cNvPicPr>
                              <a:picLocks noChangeAspect="1"/>
                            </pic:cNvPicPr>
                          </pic:nvPicPr>
                          <pic:blipFill>
                            <a:blip r:embed="rId25"/>
                            <a:stretch>
                              <a:fillRect/>
                            </a:stretch>
                          </pic:blipFill>
                          <pic:spPr>
                            <a:xfrm>
                              <a:off x="5144653" y="3420271"/>
                              <a:ext cx="2289263" cy="2336627"/>
                            </a:xfrm>
                            <a:prstGeom prst="rect">
                              <a:avLst/>
                            </a:prstGeom>
                          </pic:spPr>
                        </pic:pic>
                        <pic:pic xmlns:pic="http://schemas.openxmlformats.org/drawingml/2006/picture">
                          <pic:nvPicPr>
                            <pic:cNvPr id="1036997780" name="Picture 1036997780">
                              <a:extLst>
                                <a:ext uri="{FF2B5EF4-FFF2-40B4-BE49-F238E27FC236}">
                                  <a16:creationId xmlns:a16="http://schemas.microsoft.com/office/drawing/2014/main" id="{3E2629C1-EB1A-A2D2-D93B-15B874C97C41}"/>
                                </a:ext>
                              </a:extLst>
                            </pic:cNvPr>
                            <pic:cNvPicPr>
                              <a:picLocks noChangeAspect="1"/>
                            </pic:cNvPicPr>
                          </pic:nvPicPr>
                          <pic:blipFill>
                            <a:blip r:embed="rId26"/>
                            <a:stretch>
                              <a:fillRect/>
                            </a:stretch>
                          </pic:blipFill>
                          <pic:spPr>
                            <a:xfrm>
                              <a:off x="7407104" y="356482"/>
                              <a:ext cx="2419834" cy="2549170"/>
                            </a:xfrm>
                            <a:prstGeom prst="rect">
                              <a:avLst/>
                            </a:prstGeom>
                          </pic:spPr>
                        </pic:pic>
                        <pic:pic xmlns:pic="http://schemas.openxmlformats.org/drawingml/2006/picture">
                          <pic:nvPicPr>
                            <pic:cNvPr id="1138838184" name="Picture 1138838184">
                              <a:extLst>
                                <a:ext uri="{FF2B5EF4-FFF2-40B4-BE49-F238E27FC236}">
                                  <a16:creationId xmlns:a16="http://schemas.microsoft.com/office/drawing/2014/main" id="{17A21058-91A6-449B-4A72-A15DB5BC114E}"/>
                                </a:ext>
                              </a:extLst>
                            </pic:cNvPr>
                            <pic:cNvPicPr>
                              <a:picLocks noChangeAspect="1"/>
                            </pic:cNvPicPr>
                          </pic:nvPicPr>
                          <pic:blipFill>
                            <a:blip r:embed="rId27"/>
                            <a:stretch>
                              <a:fillRect/>
                            </a:stretch>
                          </pic:blipFill>
                          <pic:spPr>
                            <a:xfrm>
                              <a:off x="7762280" y="3363111"/>
                              <a:ext cx="2310834" cy="2393787"/>
                            </a:xfrm>
                            <a:prstGeom prst="rect">
                              <a:avLst/>
                            </a:prstGeom>
                          </pic:spPr>
                        </pic:pic>
                        <wps:wsp>
                          <wps:cNvPr id="249147073" name="TextBox 19">
                            <a:extLst>
                              <a:ext uri="{FF2B5EF4-FFF2-40B4-BE49-F238E27FC236}">
                                <a16:creationId xmlns:a16="http://schemas.microsoft.com/office/drawing/2014/main" id="{03355900-D28D-24EC-2A4F-F2B59E39F76D}"/>
                              </a:ext>
                            </a:extLst>
                          </wps:cNvPr>
                          <wps:cNvSpPr txBox="1"/>
                          <wps:spPr>
                            <a:xfrm>
                              <a:off x="894536" y="54919"/>
                              <a:ext cx="1167130" cy="539115"/>
                            </a:xfrm>
                            <a:prstGeom prst="rect">
                              <a:avLst/>
                            </a:prstGeom>
                            <a:noFill/>
                          </wps:spPr>
                          <wps:txbx>
                            <w:txbxContent>
                              <w:p w14:paraId="69418A75" w14:textId="77777777" w:rsidR="006E28A7" w:rsidRPr="006E28A7" w:rsidRDefault="006E28A7" w:rsidP="006E28A7">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 xml:space="preserve">-250:0 </w:t>
                                </w:r>
                                <w:proofErr w:type="spellStart"/>
                                <w:r w:rsidRPr="006E28A7">
                                  <w:rPr>
                                    <w:rFonts w:asciiTheme="minorHAnsi" w:hAnsi="Aptos" w:cstheme="minorBidi"/>
                                    <w:color w:val="000000" w:themeColor="text1"/>
                                    <w:kern w:val="24"/>
                                    <w:sz w:val="18"/>
                                    <w:szCs w:val="18"/>
                                  </w:rPr>
                                  <w:t>ms</w:t>
                                </w:r>
                                <w:proofErr w:type="spellEnd"/>
                              </w:p>
                            </w:txbxContent>
                          </wps:txbx>
                          <wps:bodyPr wrap="square" rtlCol="0">
                            <a:noAutofit/>
                          </wps:bodyPr>
                        </wps:wsp>
                        <wps:wsp>
                          <wps:cNvPr id="127439137" name="TextBox 20">
                            <a:extLst>
                              <a:ext uri="{FF2B5EF4-FFF2-40B4-BE49-F238E27FC236}">
                                <a16:creationId xmlns:a16="http://schemas.microsoft.com/office/drawing/2014/main" id="{428F750B-5009-D9E3-5437-AB0CF6832BEE}"/>
                              </a:ext>
                            </a:extLst>
                          </wps:cNvPr>
                          <wps:cNvSpPr txBox="1"/>
                          <wps:spPr>
                            <a:xfrm>
                              <a:off x="3280408" y="54901"/>
                              <a:ext cx="1624033" cy="539114"/>
                            </a:xfrm>
                            <a:prstGeom prst="rect">
                              <a:avLst/>
                            </a:prstGeom>
                            <a:noFill/>
                          </wps:spPr>
                          <wps:txbx>
                            <w:txbxContent>
                              <w:p w14:paraId="1269A5EA" w14:textId="77777777" w:rsidR="006E28A7" w:rsidRPr="006E28A7" w:rsidRDefault="006E28A7" w:rsidP="006E28A7">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75:250ms</w:t>
                                </w:r>
                              </w:p>
                            </w:txbxContent>
                          </wps:txbx>
                          <wps:bodyPr wrap="square" rtlCol="0">
                            <a:noAutofit/>
                          </wps:bodyPr>
                        </wps:wsp>
                        <wps:wsp>
                          <wps:cNvPr id="1380138900" name="TextBox 21">
                            <a:extLst>
                              <a:ext uri="{FF2B5EF4-FFF2-40B4-BE49-F238E27FC236}">
                                <a16:creationId xmlns:a16="http://schemas.microsoft.com/office/drawing/2014/main" id="{B5240BF6-CF07-E5F6-CEFD-DF827BB0F59C}"/>
                              </a:ext>
                            </a:extLst>
                          </wps:cNvPr>
                          <wps:cNvSpPr txBox="1"/>
                          <wps:spPr>
                            <a:xfrm>
                              <a:off x="5687222" y="0"/>
                              <a:ext cx="1369514" cy="539114"/>
                            </a:xfrm>
                            <a:prstGeom prst="rect">
                              <a:avLst/>
                            </a:prstGeom>
                            <a:noFill/>
                          </wps:spPr>
                          <wps:txbx>
                            <w:txbxContent>
                              <w:p w14:paraId="7A0EBBB3" w14:textId="77777777" w:rsidR="006E28A7" w:rsidRPr="006E28A7" w:rsidRDefault="006E28A7" w:rsidP="006E28A7">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 xml:space="preserve">250:500 </w:t>
                                </w:r>
                                <w:proofErr w:type="spellStart"/>
                                <w:r w:rsidRPr="006E28A7">
                                  <w:rPr>
                                    <w:rFonts w:asciiTheme="minorHAnsi" w:hAnsi="Aptos" w:cstheme="minorBidi"/>
                                    <w:color w:val="000000" w:themeColor="text1"/>
                                    <w:kern w:val="24"/>
                                    <w:sz w:val="18"/>
                                    <w:szCs w:val="18"/>
                                  </w:rPr>
                                  <w:t>ms</w:t>
                                </w:r>
                                <w:proofErr w:type="spellEnd"/>
                              </w:p>
                            </w:txbxContent>
                          </wps:txbx>
                          <wps:bodyPr wrap="square" rtlCol="0">
                            <a:noAutofit/>
                          </wps:bodyPr>
                        </wps:wsp>
                        <wps:wsp>
                          <wps:cNvPr id="1576013234" name="TextBox 22">
                            <a:extLst>
                              <a:ext uri="{FF2B5EF4-FFF2-40B4-BE49-F238E27FC236}">
                                <a16:creationId xmlns:a16="http://schemas.microsoft.com/office/drawing/2014/main" id="{6DB35E15-49BA-28EE-285A-9359E957DE1E}"/>
                              </a:ext>
                            </a:extLst>
                          </wps:cNvPr>
                          <wps:cNvSpPr txBox="1"/>
                          <wps:spPr>
                            <a:xfrm>
                              <a:off x="8265073" y="7362"/>
                              <a:ext cx="1333500" cy="539115"/>
                            </a:xfrm>
                            <a:prstGeom prst="rect">
                              <a:avLst/>
                            </a:prstGeom>
                            <a:noFill/>
                          </wps:spPr>
                          <wps:txbx>
                            <w:txbxContent>
                              <w:p w14:paraId="2243BCFD" w14:textId="77777777" w:rsidR="006E28A7" w:rsidRPr="006E28A7" w:rsidRDefault="006E28A7" w:rsidP="006E28A7">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 xml:space="preserve">500:750 </w:t>
                                </w:r>
                                <w:proofErr w:type="spellStart"/>
                                <w:r w:rsidRPr="006E28A7">
                                  <w:rPr>
                                    <w:rFonts w:asciiTheme="minorHAnsi" w:hAnsi="Aptos" w:cstheme="minorBidi"/>
                                    <w:color w:val="000000" w:themeColor="text1"/>
                                    <w:kern w:val="24"/>
                                    <w:sz w:val="18"/>
                                    <w:szCs w:val="18"/>
                                  </w:rPr>
                                  <w:t>ms</w:t>
                                </w:r>
                                <w:proofErr w:type="spellEnd"/>
                              </w:p>
                            </w:txbxContent>
                          </wps:txbx>
                          <wps:bodyPr wrap="square" rtlCol="0">
                            <a:noAutofit/>
                          </wps:bodyPr>
                        </wps:wsp>
                      </wpg:grpSp>
                      <pic:pic xmlns:pic="http://schemas.openxmlformats.org/drawingml/2006/picture">
                        <pic:nvPicPr>
                          <pic:cNvPr id="1244337117" name="Picture 1244337117">
                            <a:extLst>
                              <a:ext uri="{FF2B5EF4-FFF2-40B4-BE49-F238E27FC236}">
                                <a16:creationId xmlns:a16="http://schemas.microsoft.com/office/drawing/2014/main" id="{C40F994F-8B71-C6A8-D14F-EA5E8B74EFC4}"/>
                              </a:ext>
                            </a:extLst>
                          </pic:cNvPr>
                          <pic:cNvPicPr>
                            <a:picLocks noChangeAspect="1"/>
                          </pic:cNvPicPr>
                        </pic:nvPicPr>
                        <pic:blipFill>
                          <a:blip r:embed="rId28"/>
                          <a:stretch>
                            <a:fillRect/>
                          </a:stretch>
                        </pic:blipFill>
                        <pic:spPr>
                          <a:xfrm>
                            <a:off x="9904454" y="444065"/>
                            <a:ext cx="2572915" cy="2494247"/>
                          </a:xfrm>
                          <a:prstGeom prst="rect">
                            <a:avLst/>
                          </a:prstGeom>
                        </pic:spPr>
                      </pic:pic>
                      <pic:pic xmlns:pic="http://schemas.openxmlformats.org/drawingml/2006/picture">
                        <pic:nvPicPr>
                          <pic:cNvPr id="1617453579" name="Picture 1617453579">
                            <a:extLst>
                              <a:ext uri="{FF2B5EF4-FFF2-40B4-BE49-F238E27FC236}">
                                <a16:creationId xmlns:a16="http://schemas.microsoft.com/office/drawing/2014/main" id="{28E5242E-9A5E-1B9D-4B4B-AC018C4E5BE2}"/>
                              </a:ext>
                            </a:extLst>
                          </pic:cNvPr>
                          <pic:cNvPicPr>
                            <a:picLocks noChangeAspect="1"/>
                          </pic:cNvPicPr>
                        </pic:nvPicPr>
                        <pic:blipFill>
                          <a:blip r:embed="rId29"/>
                          <a:stretch>
                            <a:fillRect/>
                          </a:stretch>
                        </pic:blipFill>
                        <pic:spPr>
                          <a:xfrm>
                            <a:off x="10188197" y="3581981"/>
                            <a:ext cx="2289172" cy="2174917"/>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D3487B9" id="Group 28" o:spid="_x0000_s1026" style="position:absolute;margin-left:0;margin-top:.35pt;width:434.9pt;height:205.65pt;z-index:251659264;mso-position-horizontal:center;mso-position-horizontal-relative:margin;mso-width-relative:margin;mso-height-relative:margin" coordsize="124773,577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">
                <v:group id="Group 1937525966" o:spid="_x0000_s1027" style="position:absolute;width:100731;height:57763" coordsize="100731,57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&#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91600135" o:spid="_x0000_s1028" type="#_x0000_t75" style="position:absolute;top:4107;width:23510;height:24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">
                    <v:imagedata r:id="rId30" o:title=""/>
                  </v:shape>
                  <v:shape id="Picture 1248747499" o:spid="_x0000_s1029" type="#_x0000_t75" style="position:absolute;top:36014;width:23840;height:21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">
                    <v:imagedata r:id="rId31" o:title=""/>
                  </v:shape>
                  <v:shape id="Picture 1725074128" o:spid="_x0000_s1030" type="#_x0000_t75" style="position:absolute;left:24686;top:3693;width:24361;height:25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">
                    <v:imagedata r:id="rId32" o:title=""/>
                  </v:shape>
                  <v:shape id="Picture 59169208" o:spid="_x0000_s1031" type="#_x0000_t75" style="position:absolute;left:24686;top:34202;width:22445;height:23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">
                    <v:imagedata r:id="rId33" o:title=""/>
                  </v:shape>
                  <v:shape id="Picture 1287122170" o:spid="_x0000_s1032" type="#_x0000_t75" style="position:absolute;left:49664;top:3544;width:24407;height:25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">
                    <v:imagedata r:id="rId34" o:title=""/>
                  </v:shape>
                  <v:shape id="Picture 1774404354" o:spid="_x0000_s1033" type="#_x0000_t75" style="position:absolute;left:51446;top:34202;width:22893;height:23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">
                    <v:imagedata r:id="rId35" o:title=""/>
                  </v:shape>
                  <v:shape id="Picture 1036997780" o:spid="_x0000_s1034" type="#_x0000_t75" style="position:absolute;left:74071;top:3564;width:24198;height:25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">
                    <v:imagedata r:id="rId36" o:title=""/>
                  </v:shape>
                  <v:shape id="Picture 1138838184" o:spid="_x0000_s1035" type="#_x0000_t75" style="position:absolute;left:77622;top:33631;width:23109;height:23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">
                    <v:imagedata r:id="rId37" o:title=""/>
                  </v:shape>
                  <v:shapetype id="_x0000_t202" coordsize="21600,21600" o:spt="202" path="m,l,21600r21600,l21600,xe">
                    <v:stroke joinstyle="miter"/>
                    <v:path gradientshapeok="t" o:connecttype="rect"/>
                  </v:shapetype>
                  <v:shape id="TextBox 19" o:spid="_x0000_s1036" type="#_x0000_t202" style="position:absolute;left:8945;top:549;width:11671;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" filled="f" stroked="f">
                    <v:textbox>
                      <w:txbxContent>
                        <w:p w14:paraId="69418A75" w14:textId="77777777" w:rsidR="006E28A7" w:rsidRPr="006E28A7" w:rsidRDefault="006E28A7" w:rsidP="006E28A7">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 xml:space="preserve">-250:0 </w:t>
                          </w:r>
                          <w:proofErr w:type="spellStart"/>
                          <w:r w:rsidRPr="006E28A7">
                            <w:rPr>
                              <w:rFonts w:asciiTheme="minorHAnsi" w:hAnsi="Aptos" w:cstheme="minorBidi"/>
                              <w:color w:val="000000" w:themeColor="text1"/>
                              <w:kern w:val="24"/>
                              <w:sz w:val="18"/>
                              <w:szCs w:val="18"/>
                            </w:rPr>
                            <w:t>ms</w:t>
                          </w:r>
                          <w:proofErr w:type="spellEnd"/>
                        </w:p>
                      </w:txbxContent>
                    </v:textbox>
                  </v:shape>
                  <v:shape id="TextBox 20" o:spid="_x0000_s1037" type="#_x0000_t202" style="position:absolute;left:32804;top:549;width:16240;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" filled="f" stroked="f">
                    <v:textbox>
                      <w:txbxContent>
                        <w:p w14:paraId="1269A5EA" w14:textId="77777777" w:rsidR="006E28A7" w:rsidRPr="006E28A7" w:rsidRDefault="006E28A7" w:rsidP="006E28A7">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75:250ms</w:t>
                          </w:r>
                        </w:p>
                      </w:txbxContent>
                    </v:textbox>
                  </v:shape>
                  <v:shape id="TextBox 21" o:spid="_x0000_s1038" type="#_x0000_t202" style="position:absolute;left:56872;width:13695;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" filled="f" stroked="f">
                    <v:textbox>
                      <w:txbxContent>
                        <w:p w14:paraId="7A0EBBB3" w14:textId="77777777" w:rsidR="006E28A7" w:rsidRPr="006E28A7" w:rsidRDefault="006E28A7" w:rsidP="006E28A7">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 xml:space="preserve">250:500 </w:t>
                          </w:r>
                          <w:proofErr w:type="spellStart"/>
                          <w:r w:rsidRPr="006E28A7">
                            <w:rPr>
                              <w:rFonts w:asciiTheme="minorHAnsi" w:hAnsi="Aptos" w:cstheme="minorBidi"/>
                              <w:color w:val="000000" w:themeColor="text1"/>
                              <w:kern w:val="24"/>
                              <w:sz w:val="18"/>
                              <w:szCs w:val="18"/>
                            </w:rPr>
                            <w:t>ms</w:t>
                          </w:r>
                          <w:proofErr w:type="spellEnd"/>
                        </w:p>
                      </w:txbxContent>
                    </v:textbox>
                  </v:shape>
                  <v:shape id="TextBox 22" o:spid="_x0000_s1039" type="#_x0000_t202" style="position:absolute;left:82650;top:73;width:13335;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" filled="f" stroked="f">
                    <v:textbox>
                      <w:txbxContent>
                        <w:p w14:paraId="2243BCFD" w14:textId="77777777" w:rsidR="006E28A7" w:rsidRPr="006E28A7" w:rsidRDefault="006E28A7" w:rsidP="006E28A7">
                          <w:pPr>
                            <w:rPr>
                              <w:rFonts w:asciiTheme="minorHAnsi" w:hAnsi="Aptos" w:cstheme="minorBidi"/>
                              <w:color w:val="000000" w:themeColor="text1"/>
                              <w:kern w:val="24"/>
                              <w:sz w:val="18"/>
                              <w:szCs w:val="18"/>
                            </w:rPr>
                          </w:pPr>
                          <w:r w:rsidRPr="006E28A7">
                            <w:rPr>
                              <w:rFonts w:asciiTheme="minorHAnsi" w:hAnsi="Aptos" w:cstheme="minorBidi"/>
                              <w:color w:val="000000" w:themeColor="text1"/>
                              <w:kern w:val="24"/>
                              <w:sz w:val="18"/>
                              <w:szCs w:val="18"/>
                            </w:rPr>
                            <w:t xml:space="preserve">500:750 </w:t>
                          </w:r>
                          <w:proofErr w:type="spellStart"/>
                          <w:r w:rsidRPr="006E28A7">
                            <w:rPr>
                              <w:rFonts w:asciiTheme="minorHAnsi" w:hAnsi="Aptos" w:cstheme="minorBidi"/>
                              <w:color w:val="000000" w:themeColor="text1"/>
                              <w:kern w:val="24"/>
                              <w:sz w:val="18"/>
                              <w:szCs w:val="18"/>
                            </w:rPr>
                            <w:t>ms</w:t>
                          </w:r>
                          <w:proofErr w:type="spellEnd"/>
                        </w:p>
                      </w:txbxContent>
                    </v:textbox>
                  </v:shape>
                </v:group>
                <v:shape id="Picture 1244337117" o:spid="_x0000_s1040" type="#_x0000_t75" style="position:absolute;left:99044;top:4440;width:25729;height:24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">
                  <v:imagedata r:id="rId38" o:title=""/>
                </v:shape>
                <v:shape id="Picture 1617453579" o:spid="_x0000_s1041" type="#_x0000_t75" style="position:absolute;left:101881;top:35819;width:22892;height:217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">
                  <v:imagedata r:id="rId39" o:title=""/>
                </v:shape>
                <w10:wrap anchorx="margin"/>
              </v:group>
            </w:pict>
          </mc:Fallback>
        </mc:AlternateContent>
      </w:r>
      <w:commentRangeEnd w:id="199"/>
      <w:r w:rsidR="002371A0">
        <w:rPr>
          <w:rStyle w:val="CommentReference"/>
        </w:rPr>
        <w:commentReference w:id="199"/>
      </w:r>
    </w:p>
    <w:p w14:paraId="7E008E91" w14:textId="43906717" w:rsidR="00231C8B" w:rsidRDefault="00231C8B" w:rsidP="00D02894">
      <w:pPr>
        <w:shd w:val="clear" w:color="auto" w:fill="FFFFFF"/>
        <w:spacing w:after="0" w:line="480" w:lineRule="auto"/>
        <w:rPr>
          <w:rFonts w:ascii="Times New Roman" w:eastAsia="Times New Roman" w:hAnsi="Times New Roman" w:cs="Times New Roman"/>
          <w:color w:val="000000"/>
          <w:sz w:val="24"/>
          <w:szCs w:val="24"/>
        </w:rPr>
      </w:pPr>
    </w:p>
    <w:p w14:paraId="67BBF8C3" w14:textId="0B06C2F8" w:rsidR="00231C8B" w:rsidRDefault="00231C8B" w:rsidP="00D02894">
      <w:pPr>
        <w:shd w:val="clear" w:color="auto" w:fill="FFFFFF"/>
        <w:spacing w:after="0" w:line="480" w:lineRule="auto"/>
        <w:rPr>
          <w:rFonts w:ascii="Times New Roman" w:eastAsia="Times New Roman" w:hAnsi="Times New Roman" w:cs="Times New Roman"/>
          <w:color w:val="000000"/>
          <w:sz w:val="24"/>
          <w:szCs w:val="24"/>
        </w:rPr>
      </w:pPr>
    </w:p>
    <w:p w14:paraId="0FD9479D" w14:textId="7CC95B29" w:rsidR="004312F2" w:rsidRDefault="004312F2" w:rsidP="00D02894">
      <w:pPr>
        <w:shd w:val="clear" w:color="auto" w:fill="FFFFFF"/>
        <w:spacing w:after="0" w:line="480" w:lineRule="auto"/>
        <w:rPr>
          <w:rFonts w:ascii="Times New Roman" w:eastAsia="Times New Roman" w:hAnsi="Times New Roman" w:cs="Times New Roman"/>
          <w:color w:val="000000"/>
          <w:sz w:val="24"/>
          <w:szCs w:val="24"/>
        </w:rPr>
      </w:pPr>
    </w:p>
    <w:p w14:paraId="2F4D5D35" w14:textId="61F2CC61" w:rsidR="004312F2" w:rsidRDefault="004312F2" w:rsidP="00D02894">
      <w:pPr>
        <w:shd w:val="clear" w:color="auto" w:fill="FFFFFF"/>
        <w:spacing w:after="0" w:line="480" w:lineRule="auto"/>
        <w:rPr>
          <w:rFonts w:ascii="Times New Roman" w:eastAsia="Times New Roman" w:hAnsi="Times New Roman" w:cs="Times New Roman"/>
          <w:color w:val="000000"/>
          <w:sz w:val="24"/>
          <w:szCs w:val="24"/>
        </w:rPr>
      </w:pPr>
    </w:p>
    <w:p w14:paraId="298C4C65" w14:textId="21596519" w:rsidR="004312F2" w:rsidRDefault="004312F2" w:rsidP="00D02894">
      <w:pPr>
        <w:shd w:val="clear" w:color="auto" w:fill="FFFFFF"/>
        <w:spacing w:after="0" w:line="480" w:lineRule="auto"/>
        <w:rPr>
          <w:rFonts w:ascii="Times New Roman" w:eastAsia="Times New Roman" w:hAnsi="Times New Roman" w:cs="Times New Roman"/>
          <w:color w:val="000000"/>
          <w:sz w:val="24"/>
          <w:szCs w:val="24"/>
        </w:rPr>
      </w:pPr>
    </w:p>
    <w:p w14:paraId="27AF302E" w14:textId="77777777" w:rsidR="008B094E" w:rsidRDefault="008B094E" w:rsidP="00D02894">
      <w:pPr>
        <w:shd w:val="clear" w:color="auto" w:fill="FFFFFF"/>
        <w:spacing w:after="0" w:line="480" w:lineRule="auto"/>
        <w:rPr>
          <w:rFonts w:ascii="Times New Roman" w:eastAsia="Times New Roman" w:hAnsi="Times New Roman" w:cs="Times New Roman"/>
          <w:color w:val="000000"/>
          <w:sz w:val="24"/>
          <w:szCs w:val="24"/>
        </w:rPr>
      </w:pPr>
    </w:p>
    <w:p w14:paraId="2C1AC528" w14:textId="77777777" w:rsidR="00CF0A8F" w:rsidRDefault="00CF0A8F" w:rsidP="00D02894">
      <w:pPr>
        <w:shd w:val="clear" w:color="auto" w:fill="FFFFFF"/>
        <w:spacing w:after="0" w:line="480" w:lineRule="auto"/>
        <w:rPr>
          <w:rFonts w:ascii="Times New Roman" w:eastAsia="Times New Roman" w:hAnsi="Times New Roman" w:cs="Times New Roman"/>
          <w:color w:val="000000"/>
          <w:sz w:val="24"/>
          <w:szCs w:val="24"/>
        </w:rPr>
      </w:pPr>
    </w:p>
    <w:p w14:paraId="7E4D4289" w14:textId="2AD79924" w:rsidR="006E28A7" w:rsidRDefault="00C1704D" w:rsidP="00D02894">
      <w:pPr>
        <w:shd w:val="clear" w:color="auto" w:fill="FFFFFF"/>
        <w:spacing w:after="0" w:line="480" w:lineRule="auto"/>
        <w:rPr>
          <w:rFonts w:ascii="Times New Roman" w:eastAsia="Times New Roman" w:hAnsi="Times New Roman" w:cs="Times New Roman"/>
          <w:color w:val="000000"/>
          <w:sz w:val="24"/>
          <w:szCs w:val="24"/>
        </w:rPr>
      </w:pPr>
      <w:r w:rsidRPr="00C1704D">
        <w:rPr>
          <w:rFonts w:ascii="Times New Roman" w:eastAsia="Times New Roman" w:hAnsi="Times New Roman" w:cs="Times New Roman"/>
          <w:color w:val="000000"/>
          <w:sz w:val="24"/>
          <w:szCs w:val="24"/>
        </w:rPr>
        <w:t>Further analysis confirmed this negative correlation over time reinforcing the observed shift in encoding during temporal discounting</w:t>
      </w:r>
      <w:r w:rsidR="00321D9F">
        <w:rPr>
          <w:rFonts w:ascii="Times New Roman" w:eastAsia="Times New Roman" w:hAnsi="Times New Roman" w:cs="Times New Roman"/>
          <w:color w:val="000000"/>
          <w:sz w:val="24"/>
          <w:szCs w:val="24"/>
        </w:rPr>
        <w:t xml:space="preserve"> </w:t>
      </w:r>
      <w:r w:rsidR="00321D9F" w:rsidRPr="00C1704D">
        <w:rPr>
          <w:rFonts w:ascii="Times New Roman" w:eastAsia="Times New Roman" w:hAnsi="Times New Roman" w:cs="Times New Roman"/>
          <w:color w:val="000000"/>
          <w:sz w:val="24"/>
          <w:szCs w:val="24"/>
        </w:rPr>
        <w:t>(Fig. S</w:t>
      </w:r>
      <w:r w:rsidR="00321D9F">
        <w:rPr>
          <w:rFonts w:ascii="Times New Roman" w:eastAsia="Times New Roman" w:hAnsi="Times New Roman" w:cs="Times New Roman"/>
          <w:color w:val="000000"/>
          <w:sz w:val="24"/>
          <w:szCs w:val="24"/>
        </w:rPr>
        <w:t>3F&amp;L</w:t>
      </w:r>
      <w:r w:rsidR="00321D9F" w:rsidRPr="00C1704D">
        <w:rPr>
          <w:rFonts w:ascii="Times New Roman" w:eastAsia="Times New Roman" w:hAnsi="Times New Roman" w:cs="Times New Roman"/>
          <w:color w:val="000000"/>
          <w:sz w:val="24"/>
          <w:szCs w:val="24"/>
        </w:rPr>
        <w:t>)</w:t>
      </w:r>
      <w:r w:rsidRPr="00C1704D">
        <w:rPr>
          <w:rFonts w:ascii="Times New Roman" w:eastAsia="Times New Roman" w:hAnsi="Times New Roman" w:cs="Times New Roman"/>
          <w:color w:val="000000"/>
          <w:sz w:val="24"/>
          <w:szCs w:val="24"/>
        </w:rPr>
        <w:t>.</w:t>
      </w:r>
    </w:p>
    <w:p w14:paraId="71402A94" w14:textId="1EB5814C" w:rsidR="00516BAF" w:rsidRDefault="00636213" w:rsidP="00636213">
      <w:pPr>
        <w:shd w:val="clear" w:color="auto" w:fill="FFFFFF"/>
        <w:spacing w:after="0" w:line="480" w:lineRule="auto"/>
        <w:ind w:firstLine="360"/>
        <w:rPr>
          <w:rFonts w:ascii="Times New Roman" w:eastAsia="Times New Roman" w:hAnsi="Times New Roman" w:cs="Times New Roman"/>
          <w:color w:val="000000"/>
          <w:sz w:val="24"/>
          <w:szCs w:val="24"/>
        </w:rPr>
      </w:pPr>
      <w:r w:rsidRPr="00636213">
        <w:rPr>
          <w:rFonts w:ascii="Times New Roman" w:eastAsia="Times New Roman" w:hAnsi="Times New Roman" w:cs="Times New Roman"/>
          <w:color w:val="000000"/>
          <w:sz w:val="24"/>
          <w:szCs w:val="24"/>
        </w:rPr>
        <w:t xml:space="preserve">In the 250 </w:t>
      </w:r>
      <w:proofErr w:type="spellStart"/>
      <w:r w:rsidRPr="00636213">
        <w:rPr>
          <w:rFonts w:ascii="Times New Roman" w:eastAsia="Times New Roman" w:hAnsi="Times New Roman" w:cs="Times New Roman"/>
          <w:color w:val="000000"/>
          <w:sz w:val="24"/>
          <w:szCs w:val="24"/>
        </w:rPr>
        <w:t>ms</w:t>
      </w:r>
      <w:proofErr w:type="spellEnd"/>
      <w:r w:rsidRPr="00636213">
        <w:rPr>
          <w:rFonts w:ascii="Times New Roman" w:eastAsia="Times New Roman" w:hAnsi="Times New Roman" w:cs="Times New Roman"/>
          <w:color w:val="000000"/>
          <w:sz w:val="24"/>
          <w:szCs w:val="24"/>
        </w:rPr>
        <w:t xml:space="preserve"> immediately preceding the appearance of the offer, the two factors were not significantly correlated</w:t>
      </w:r>
      <w:ins w:id="200" w:author="Mark Eldridge" w:date="2025-05-14T17:21:00Z" w16du:dateUtc="2025-05-14T16:21:00Z">
        <w:r w:rsidR="0073450C">
          <w:rPr>
            <w:rFonts w:ascii="Times New Roman" w:eastAsia="Times New Roman" w:hAnsi="Times New Roman" w:cs="Times New Roman"/>
            <w:color w:val="000000"/>
            <w:sz w:val="24"/>
            <w:szCs w:val="24"/>
          </w:rPr>
          <w:t>.</w:t>
        </w:r>
      </w:ins>
      <w:del w:id="201" w:author="Mark Eldridge" w:date="2025-05-14T17:21:00Z" w16du:dateUtc="2025-05-14T16:21:00Z">
        <w:r w:rsidRPr="00636213" w:rsidDel="0073450C">
          <w:rPr>
            <w:rFonts w:ascii="Times New Roman" w:eastAsia="Times New Roman" w:hAnsi="Times New Roman" w:cs="Times New Roman"/>
            <w:color w:val="000000"/>
            <w:sz w:val="24"/>
            <w:szCs w:val="24"/>
          </w:rPr>
          <w:delText>,</w:delText>
        </w:r>
      </w:del>
      <w:r w:rsidRPr="00636213">
        <w:rPr>
          <w:rFonts w:ascii="Times New Roman" w:eastAsia="Times New Roman" w:hAnsi="Times New Roman" w:cs="Times New Roman"/>
          <w:color w:val="000000"/>
          <w:sz w:val="24"/>
          <w:szCs w:val="24"/>
        </w:rPr>
        <w:t xml:space="preserve"> </w:t>
      </w:r>
      <w:del w:id="202" w:author="Mark Eldridge" w:date="2025-05-14T17:21:00Z" w16du:dateUtc="2025-05-14T16:21:00Z">
        <w:r w:rsidRPr="00636213" w:rsidDel="0073450C">
          <w:rPr>
            <w:rFonts w:ascii="Times New Roman" w:eastAsia="Times New Roman" w:hAnsi="Times New Roman" w:cs="Times New Roman"/>
            <w:color w:val="000000"/>
            <w:sz w:val="24"/>
            <w:szCs w:val="24"/>
          </w:rPr>
          <w:delText>although a positive trend was observed</w:delText>
        </w:r>
        <w:r w:rsidR="00F86A6E" w:rsidDel="0073450C">
          <w:rPr>
            <w:rFonts w:ascii="Times New Roman" w:eastAsia="Times New Roman" w:hAnsi="Times New Roman" w:cs="Times New Roman"/>
            <w:color w:val="000000"/>
            <w:sz w:val="24"/>
            <w:szCs w:val="24"/>
          </w:rPr>
          <w:delText xml:space="preserve"> </w:delText>
        </w:r>
        <w:r w:rsidR="00CC4F09" w:rsidDel="0073450C">
          <w:rPr>
            <w:rFonts w:ascii="Times New Roman" w:eastAsia="Times New Roman" w:hAnsi="Times New Roman" w:cs="Times New Roman"/>
            <w:color w:val="000000"/>
            <w:sz w:val="24"/>
            <w:szCs w:val="24"/>
          </w:rPr>
          <w:delText xml:space="preserve">in both monkeys </w:delText>
        </w:r>
        <w:r w:rsidR="00F86A6E" w:rsidDel="0073450C">
          <w:rPr>
            <w:rFonts w:ascii="Times New Roman" w:eastAsia="Times New Roman" w:hAnsi="Times New Roman" w:cs="Times New Roman"/>
            <w:color w:val="000000"/>
            <w:sz w:val="24"/>
            <w:szCs w:val="24"/>
          </w:rPr>
          <w:delText xml:space="preserve">(Fig </w:delText>
        </w:r>
        <w:r w:rsidR="00C51AB1" w:rsidDel="0073450C">
          <w:rPr>
            <w:rFonts w:ascii="Times New Roman" w:eastAsia="Times New Roman" w:hAnsi="Times New Roman" w:cs="Times New Roman"/>
            <w:color w:val="000000"/>
            <w:sz w:val="24"/>
            <w:szCs w:val="24"/>
          </w:rPr>
          <w:delText>S3</w:delText>
        </w:r>
        <w:r w:rsidR="00ED210A" w:rsidDel="0073450C">
          <w:rPr>
            <w:rFonts w:ascii="Times New Roman" w:eastAsia="Times New Roman" w:hAnsi="Times New Roman" w:cs="Times New Roman"/>
            <w:color w:val="000000"/>
            <w:sz w:val="24"/>
            <w:szCs w:val="24"/>
          </w:rPr>
          <w:delText>A</w:delText>
        </w:r>
        <w:r w:rsidR="00CC4F09" w:rsidDel="0073450C">
          <w:rPr>
            <w:rFonts w:ascii="Times New Roman" w:eastAsia="Times New Roman" w:hAnsi="Times New Roman" w:cs="Times New Roman"/>
            <w:color w:val="000000"/>
            <w:sz w:val="24"/>
            <w:szCs w:val="24"/>
          </w:rPr>
          <w:delText>&amp;</w:delText>
        </w:r>
        <w:r w:rsidR="00ED210A" w:rsidDel="0073450C">
          <w:rPr>
            <w:rFonts w:ascii="Times New Roman" w:eastAsia="Times New Roman" w:hAnsi="Times New Roman" w:cs="Times New Roman"/>
            <w:color w:val="000000"/>
            <w:sz w:val="24"/>
            <w:szCs w:val="24"/>
          </w:rPr>
          <w:delText xml:space="preserve"> </w:delText>
        </w:r>
        <w:commentRangeStart w:id="203"/>
        <w:commentRangeStart w:id="204"/>
        <w:commentRangeStart w:id="205"/>
        <w:commentRangeStart w:id="206"/>
        <w:r w:rsidR="00ED210A" w:rsidDel="0073450C">
          <w:rPr>
            <w:rFonts w:ascii="Times New Roman" w:eastAsia="Times New Roman" w:hAnsi="Times New Roman" w:cs="Times New Roman"/>
            <w:color w:val="000000"/>
            <w:sz w:val="24"/>
            <w:szCs w:val="24"/>
          </w:rPr>
          <w:delText>F</w:delText>
        </w:r>
        <w:commentRangeEnd w:id="203"/>
        <w:r w:rsidR="005D4663" w:rsidDel="0073450C">
          <w:rPr>
            <w:rStyle w:val="CommentReference"/>
          </w:rPr>
          <w:commentReference w:id="203"/>
        </w:r>
        <w:commentRangeEnd w:id="204"/>
        <w:r w:rsidR="004606FA" w:rsidDel="0073450C">
          <w:rPr>
            <w:rStyle w:val="CommentReference"/>
          </w:rPr>
          <w:commentReference w:id="204"/>
        </w:r>
        <w:commentRangeEnd w:id="205"/>
        <w:r w:rsidR="00364486" w:rsidDel="0073450C">
          <w:rPr>
            <w:rStyle w:val="CommentReference"/>
          </w:rPr>
          <w:commentReference w:id="205"/>
        </w:r>
        <w:commentRangeEnd w:id="206"/>
        <w:r w:rsidR="0084749B" w:rsidDel="0073450C">
          <w:rPr>
            <w:rStyle w:val="CommentReference"/>
          </w:rPr>
          <w:commentReference w:id="206"/>
        </w:r>
        <w:r w:rsidR="00C51AB1" w:rsidDel="0073450C">
          <w:rPr>
            <w:rFonts w:ascii="Times New Roman" w:eastAsia="Times New Roman" w:hAnsi="Times New Roman" w:cs="Times New Roman"/>
            <w:color w:val="000000"/>
            <w:sz w:val="24"/>
            <w:szCs w:val="24"/>
          </w:rPr>
          <w:delText>)</w:delText>
        </w:r>
        <w:r w:rsidRPr="00636213" w:rsidDel="0073450C">
          <w:rPr>
            <w:rFonts w:ascii="Times New Roman" w:eastAsia="Times New Roman" w:hAnsi="Times New Roman" w:cs="Times New Roman"/>
            <w:color w:val="000000"/>
            <w:sz w:val="24"/>
            <w:szCs w:val="24"/>
          </w:rPr>
          <w:delText>.</w:delText>
        </w:r>
      </w:del>
    </w:p>
    <w:p w14:paraId="6982B2E4" w14:textId="77777777" w:rsidR="00636213" w:rsidRDefault="00636213" w:rsidP="005457B4">
      <w:pPr>
        <w:shd w:val="clear" w:color="auto" w:fill="FFFFFF"/>
        <w:spacing w:after="0" w:line="480" w:lineRule="auto"/>
        <w:rPr>
          <w:rFonts w:ascii="Times New Roman" w:eastAsia="Times New Roman" w:hAnsi="Times New Roman" w:cs="Times New Roman"/>
          <w:color w:val="000000"/>
          <w:sz w:val="24"/>
          <w:szCs w:val="24"/>
        </w:rPr>
      </w:pPr>
    </w:p>
    <w:p w14:paraId="7F7DE2CB" w14:textId="493C13EB" w:rsidR="00740C0C" w:rsidRDefault="00740C0C" w:rsidP="00740C0C">
      <w:pPr>
        <w:shd w:val="clear" w:color="auto" w:fill="FFFFFF"/>
        <w:spacing w:after="0" w:line="480" w:lineRule="auto"/>
        <w:rPr>
          <w:rFonts w:ascii="Times New Roman" w:eastAsia="Times New Roman" w:hAnsi="Times New Roman" w:cs="Times New Roman"/>
          <w:b/>
          <w:sz w:val="24"/>
          <w:szCs w:val="24"/>
        </w:rPr>
      </w:pPr>
      <w:r w:rsidRPr="002E658E">
        <w:rPr>
          <w:rFonts w:ascii="Times New Roman" w:eastAsia="Times New Roman" w:hAnsi="Times New Roman" w:cs="Times New Roman"/>
          <w:b/>
          <w:sz w:val="24"/>
          <w:szCs w:val="24"/>
        </w:rPr>
        <w:t xml:space="preserve">Effects of </w:t>
      </w:r>
      <w:r w:rsidR="008C01A4">
        <w:rPr>
          <w:rFonts w:ascii="Times New Roman" w:eastAsia="Times New Roman" w:hAnsi="Times New Roman" w:cs="Times New Roman"/>
          <w:b/>
          <w:sz w:val="24"/>
          <w:szCs w:val="24"/>
        </w:rPr>
        <w:t>the yellow</w:t>
      </w:r>
      <w:r w:rsidRPr="002E658E">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g</w:t>
      </w:r>
      <w:r w:rsidRPr="002E658E">
        <w:rPr>
          <w:rFonts w:ascii="Times New Roman" w:eastAsia="Times New Roman" w:hAnsi="Times New Roman" w:cs="Times New Roman"/>
          <w:b/>
          <w:sz w:val="24"/>
          <w:szCs w:val="24"/>
        </w:rPr>
        <w:t>o-</w:t>
      </w:r>
      <w:r>
        <w:rPr>
          <w:rFonts w:ascii="Times New Roman" w:eastAsia="Times New Roman" w:hAnsi="Times New Roman" w:cs="Times New Roman"/>
          <w:b/>
          <w:sz w:val="24"/>
          <w:szCs w:val="24"/>
        </w:rPr>
        <w:t>s</w:t>
      </w:r>
      <w:r w:rsidRPr="002E658E">
        <w:rPr>
          <w:rFonts w:ascii="Times New Roman" w:eastAsia="Times New Roman" w:hAnsi="Times New Roman" w:cs="Times New Roman"/>
          <w:b/>
          <w:sz w:val="24"/>
          <w:szCs w:val="24"/>
        </w:rPr>
        <w:t xml:space="preserve">ignal </w:t>
      </w:r>
      <w:r>
        <w:rPr>
          <w:rFonts w:ascii="Times New Roman" w:eastAsia="Times New Roman" w:hAnsi="Times New Roman" w:cs="Times New Roman"/>
          <w:b/>
          <w:sz w:val="24"/>
          <w:szCs w:val="24"/>
        </w:rPr>
        <w:t>on reward magnitude and delay e</w:t>
      </w:r>
      <w:r w:rsidRPr="002E658E">
        <w:rPr>
          <w:rFonts w:ascii="Times New Roman" w:eastAsia="Times New Roman" w:hAnsi="Times New Roman" w:cs="Times New Roman"/>
          <w:b/>
          <w:sz w:val="24"/>
          <w:szCs w:val="24"/>
        </w:rPr>
        <w:t xml:space="preserve">ncoding </w:t>
      </w:r>
    </w:p>
    <w:p w14:paraId="1B7287E6" w14:textId="45B3E70C" w:rsidR="00740C0C" w:rsidRDefault="00740C0C" w:rsidP="00740C0C">
      <w:pPr>
        <w:shd w:val="clear" w:color="auto" w:fill="FFFFFF"/>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From the behavior, w</w:t>
      </w:r>
      <w:r w:rsidRPr="002E7BB2">
        <w:rPr>
          <w:rFonts w:ascii="Times New Roman" w:eastAsia="Times New Roman" w:hAnsi="Times New Roman" w:cs="Times New Roman"/>
          <w:sz w:val="24"/>
          <w:szCs w:val="24"/>
        </w:rPr>
        <w:t xml:space="preserve">e observed that monkeys accepted offers more often </w:t>
      </w:r>
      <w:r>
        <w:rPr>
          <w:rFonts w:ascii="Times New Roman" w:eastAsia="Times New Roman" w:hAnsi="Times New Roman" w:cs="Times New Roman"/>
          <w:sz w:val="24"/>
          <w:szCs w:val="24"/>
        </w:rPr>
        <w:t>when</w:t>
      </w:r>
      <w:r w:rsidRPr="002E7BB2">
        <w:rPr>
          <w:rFonts w:ascii="Times New Roman" w:eastAsia="Times New Roman" w:hAnsi="Times New Roman" w:cs="Times New Roman"/>
          <w:sz w:val="24"/>
          <w:szCs w:val="24"/>
        </w:rPr>
        <w:t xml:space="preserve"> the first go-cue was purple</w:t>
      </w:r>
      <w:r>
        <w:rPr>
          <w:rFonts w:ascii="Times New Roman" w:eastAsia="Times New Roman" w:hAnsi="Times New Roman" w:cs="Times New Roman"/>
          <w:sz w:val="24"/>
          <w:szCs w:val="24"/>
        </w:rPr>
        <w:t xml:space="preserve"> </w:t>
      </w:r>
      <w:r w:rsidRPr="002E7BB2">
        <w:rPr>
          <w:rFonts w:ascii="Times New Roman" w:eastAsia="Times New Roman" w:hAnsi="Times New Roman" w:cs="Times New Roman"/>
          <w:sz w:val="24"/>
          <w:szCs w:val="24"/>
        </w:rPr>
        <w:t>compared to yellow</w:t>
      </w:r>
      <w:r>
        <w:rPr>
          <w:rFonts w:ascii="Times New Roman" w:eastAsia="Times New Roman" w:hAnsi="Times New Roman" w:cs="Times New Roman"/>
          <w:sz w:val="24"/>
          <w:szCs w:val="24"/>
        </w:rPr>
        <w:t xml:space="preserve"> (Fig </w:t>
      </w:r>
      <w:r w:rsidR="00C374F5">
        <w:rPr>
          <w:rFonts w:ascii="Times New Roman" w:eastAsia="Times New Roman" w:hAnsi="Times New Roman" w:cs="Times New Roman"/>
          <w:sz w:val="24"/>
          <w:szCs w:val="24"/>
        </w:rPr>
        <w:t>3A-B</w:t>
      </w:r>
      <w:r>
        <w:rPr>
          <w:rFonts w:ascii="Times New Roman" w:eastAsia="Times New Roman" w:hAnsi="Times New Roman" w:cs="Times New Roman"/>
          <w:sz w:val="24"/>
          <w:szCs w:val="24"/>
        </w:rPr>
        <w:t>)</w:t>
      </w:r>
      <w:r w:rsidRPr="002E7BB2">
        <w:rPr>
          <w:rFonts w:ascii="Times New Roman" w:eastAsia="Times New Roman" w:hAnsi="Times New Roman" w:cs="Times New Roman"/>
          <w:sz w:val="24"/>
          <w:szCs w:val="24"/>
        </w:rPr>
        <w:t xml:space="preserve">. This is </w:t>
      </w:r>
      <w:r>
        <w:rPr>
          <w:rFonts w:ascii="Times New Roman" w:eastAsia="Times New Roman" w:hAnsi="Times New Roman" w:cs="Times New Roman"/>
          <w:sz w:val="24"/>
          <w:szCs w:val="24"/>
        </w:rPr>
        <w:t xml:space="preserve">plausible </w:t>
      </w:r>
      <w:r w:rsidRPr="002E7BB2">
        <w:rPr>
          <w:rFonts w:ascii="Times New Roman" w:eastAsia="Times New Roman" w:hAnsi="Times New Roman" w:cs="Times New Roman"/>
          <w:sz w:val="24"/>
          <w:szCs w:val="24"/>
        </w:rPr>
        <w:t>because</w:t>
      </w:r>
      <w:r>
        <w:rPr>
          <w:rFonts w:ascii="Times New Roman" w:eastAsia="Times New Roman" w:hAnsi="Times New Roman" w:cs="Times New Roman"/>
          <w:sz w:val="24"/>
          <w:szCs w:val="24"/>
        </w:rPr>
        <w:t>,</w:t>
      </w:r>
      <w:r w:rsidRPr="002E7BB2">
        <w:rPr>
          <w:rFonts w:ascii="Times New Roman" w:eastAsia="Times New Roman" w:hAnsi="Times New Roman" w:cs="Times New Roman"/>
          <w:sz w:val="24"/>
          <w:szCs w:val="24"/>
        </w:rPr>
        <w:t xml:space="preserve"> after the purple </w:t>
      </w:r>
      <w:r>
        <w:rPr>
          <w:rFonts w:ascii="Times New Roman" w:eastAsia="Times New Roman" w:hAnsi="Times New Roman" w:cs="Times New Roman"/>
          <w:sz w:val="24"/>
          <w:szCs w:val="24"/>
        </w:rPr>
        <w:t>go-signal</w:t>
      </w:r>
      <w:r w:rsidRPr="002E7BB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w:t>
      </w:r>
      <w:r w:rsidRPr="002E7BB2">
        <w:rPr>
          <w:rFonts w:ascii="Times New Roman" w:eastAsia="Times New Roman" w:hAnsi="Times New Roman" w:cs="Times New Roman"/>
          <w:sz w:val="24"/>
          <w:szCs w:val="24"/>
        </w:rPr>
        <w:t>monkeys c</w:t>
      </w:r>
      <w:r>
        <w:rPr>
          <w:rFonts w:ascii="Times New Roman" w:eastAsia="Times New Roman" w:hAnsi="Times New Roman" w:cs="Times New Roman"/>
          <w:sz w:val="24"/>
          <w:szCs w:val="24"/>
        </w:rPr>
        <w:t>ould</w:t>
      </w:r>
      <w:r w:rsidRPr="002E7BB2">
        <w:rPr>
          <w:rFonts w:ascii="Times New Roman" w:eastAsia="Times New Roman" w:hAnsi="Times New Roman" w:cs="Times New Roman"/>
          <w:sz w:val="24"/>
          <w:szCs w:val="24"/>
        </w:rPr>
        <w:t xml:space="preserve"> accept the offer </w:t>
      </w:r>
      <w:r>
        <w:rPr>
          <w:rFonts w:ascii="Times New Roman" w:eastAsia="Times New Roman" w:hAnsi="Times New Roman" w:cs="Times New Roman"/>
          <w:sz w:val="24"/>
          <w:szCs w:val="24"/>
        </w:rPr>
        <w:t xml:space="preserve">and receive the reward, </w:t>
      </w:r>
      <w:r w:rsidRPr="00F84A59">
        <w:rPr>
          <w:rFonts w:ascii="Times New Roman" w:eastAsia="Times New Roman" w:hAnsi="Times New Roman" w:cs="Times New Roman"/>
          <w:sz w:val="24"/>
          <w:szCs w:val="24"/>
        </w:rPr>
        <w:t xml:space="preserve">though </w:t>
      </w:r>
      <w:r>
        <w:rPr>
          <w:rFonts w:ascii="Times New Roman" w:eastAsia="Times New Roman" w:hAnsi="Times New Roman" w:cs="Times New Roman"/>
          <w:sz w:val="24"/>
          <w:szCs w:val="24"/>
        </w:rPr>
        <w:t>with a</w:t>
      </w:r>
      <w:r w:rsidRPr="00F84A59">
        <w:rPr>
          <w:rFonts w:ascii="Times New Roman" w:eastAsia="Times New Roman" w:hAnsi="Times New Roman" w:cs="Times New Roman"/>
          <w:sz w:val="24"/>
          <w:szCs w:val="24"/>
        </w:rPr>
        <w:t xml:space="preserve"> delay based on the offer</w:t>
      </w:r>
      <w:r>
        <w:rPr>
          <w:rFonts w:ascii="Times New Roman" w:eastAsia="Times New Roman" w:hAnsi="Times New Roman" w:cs="Times New Roman"/>
          <w:sz w:val="24"/>
          <w:szCs w:val="24"/>
        </w:rPr>
        <w:t xml:space="preserve">. In contrast, when </w:t>
      </w:r>
      <w:r w:rsidRPr="002E7BB2">
        <w:rPr>
          <w:rFonts w:ascii="Times New Roman" w:eastAsia="Times New Roman" w:hAnsi="Times New Roman" w:cs="Times New Roman"/>
          <w:sz w:val="24"/>
          <w:szCs w:val="24"/>
        </w:rPr>
        <w:t xml:space="preserve">the yellow </w:t>
      </w:r>
      <w:r>
        <w:rPr>
          <w:rFonts w:ascii="Times New Roman" w:eastAsia="Times New Roman" w:hAnsi="Times New Roman" w:cs="Times New Roman"/>
          <w:sz w:val="24"/>
          <w:szCs w:val="24"/>
        </w:rPr>
        <w:t>go-signal appeared first</w:t>
      </w:r>
      <w:r w:rsidRPr="002E7BB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w:t>
      </w:r>
      <w:r w:rsidRPr="002E7BB2">
        <w:rPr>
          <w:rFonts w:ascii="Times New Roman" w:eastAsia="Times New Roman" w:hAnsi="Times New Roman" w:cs="Times New Roman"/>
          <w:sz w:val="24"/>
          <w:szCs w:val="24"/>
        </w:rPr>
        <w:t xml:space="preserve">monkeys </w:t>
      </w:r>
      <w:r>
        <w:rPr>
          <w:rFonts w:ascii="Times New Roman" w:eastAsia="Times New Roman" w:hAnsi="Times New Roman" w:cs="Times New Roman"/>
          <w:sz w:val="24"/>
          <w:szCs w:val="24"/>
        </w:rPr>
        <w:t xml:space="preserve">had to wait an </w:t>
      </w:r>
      <w:r w:rsidRPr="002E7BB2">
        <w:rPr>
          <w:rFonts w:ascii="Times New Roman" w:eastAsia="Times New Roman" w:hAnsi="Times New Roman" w:cs="Times New Roman"/>
          <w:sz w:val="24"/>
          <w:szCs w:val="24"/>
        </w:rPr>
        <w:t xml:space="preserve">additional </w:t>
      </w:r>
      <w:r>
        <w:rPr>
          <w:rFonts w:ascii="Times New Roman" w:eastAsia="Times New Roman" w:hAnsi="Times New Roman" w:cs="Times New Roman"/>
          <w:sz w:val="24"/>
          <w:szCs w:val="24"/>
        </w:rPr>
        <w:t>period</w:t>
      </w:r>
      <w:r w:rsidRPr="002E7BB2">
        <w:rPr>
          <w:rFonts w:ascii="Times New Roman" w:eastAsia="Times New Roman" w:hAnsi="Times New Roman" w:cs="Times New Roman"/>
          <w:sz w:val="24"/>
          <w:szCs w:val="24"/>
        </w:rPr>
        <w:t xml:space="preserve"> for the yellow s</w:t>
      </w:r>
      <w:r>
        <w:rPr>
          <w:rFonts w:ascii="Times New Roman" w:eastAsia="Times New Roman" w:hAnsi="Times New Roman" w:cs="Times New Roman"/>
          <w:sz w:val="24"/>
          <w:szCs w:val="24"/>
        </w:rPr>
        <w:t>ignal</w:t>
      </w:r>
      <w:r w:rsidRPr="002E7BB2">
        <w:rPr>
          <w:rFonts w:ascii="Times New Roman" w:eastAsia="Times New Roman" w:hAnsi="Times New Roman" w:cs="Times New Roman"/>
          <w:sz w:val="24"/>
          <w:szCs w:val="24"/>
        </w:rPr>
        <w:t xml:space="preserve"> to </w:t>
      </w:r>
      <w:r>
        <w:rPr>
          <w:rFonts w:ascii="Times New Roman" w:eastAsia="Times New Roman" w:hAnsi="Times New Roman" w:cs="Times New Roman"/>
          <w:sz w:val="24"/>
          <w:szCs w:val="24"/>
        </w:rPr>
        <w:t>change to</w:t>
      </w:r>
      <w:r w:rsidRPr="002E7BB2">
        <w:rPr>
          <w:rFonts w:ascii="Times New Roman" w:eastAsia="Times New Roman" w:hAnsi="Times New Roman" w:cs="Times New Roman"/>
          <w:sz w:val="24"/>
          <w:szCs w:val="24"/>
        </w:rPr>
        <w:t xml:space="preserve"> purple before they could accept the offer</w:t>
      </w:r>
      <w:r>
        <w:rPr>
          <w:rFonts w:ascii="Times New Roman" w:eastAsia="Times New Roman" w:hAnsi="Times New Roman" w:cs="Times New Roman"/>
          <w:sz w:val="24"/>
          <w:szCs w:val="24"/>
        </w:rPr>
        <w:t xml:space="preserve">, resulting in a longer delay before receiving the reward. </w:t>
      </w:r>
    </w:p>
    <w:p w14:paraId="0D260AD9" w14:textId="7F12AF81" w:rsidR="00151BC2" w:rsidRDefault="00740C0C" w:rsidP="00740C0C">
      <w:pPr>
        <w:shd w:val="clear" w:color="auto" w:fill="FFFFFF"/>
        <w:spacing w:after="0" w:line="480" w:lineRule="auto"/>
        <w:rPr>
          <w:rFonts w:ascii="Times New Roman" w:eastAsia="Times New Roman" w:hAnsi="Times New Roman" w:cs="Times New Roman"/>
          <w:sz w:val="24"/>
          <w:szCs w:val="24"/>
        </w:rPr>
      </w:pPr>
      <w:r w:rsidRPr="002E7BB2">
        <w:rPr>
          <w:rFonts w:ascii="Times New Roman" w:eastAsia="Times New Roman" w:hAnsi="Times New Roman" w:cs="Times New Roman"/>
          <w:sz w:val="24"/>
          <w:szCs w:val="24"/>
        </w:rPr>
        <w:lastRenderedPageBreak/>
        <w:t>We</w:t>
      </w:r>
      <w:r>
        <w:rPr>
          <w:rFonts w:ascii="Times New Roman" w:eastAsia="Times New Roman" w:hAnsi="Times New Roman" w:cs="Times New Roman"/>
          <w:sz w:val="24"/>
          <w:szCs w:val="24"/>
        </w:rPr>
        <w:t xml:space="preserve"> </w:t>
      </w:r>
      <w:del w:id="207" w:author="Mark Eldridge" w:date="2025-05-14T17:21:00Z" w16du:dateUtc="2025-05-14T16:21:00Z">
        <w:r w:rsidDel="00C67C3F">
          <w:rPr>
            <w:rFonts w:ascii="Times New Roman" w:eastAsia="Times New Roman" w:hAnsi="Times New Roman" w:cs="Times New Roman"/>
            <w:sz w:val="24"/>
            <w:szCs w:val="24"/>
          </w:rPr>
          <w:delText xml:space="preserve">then </w:delText>
        </w:r>
      </w:del>
      <w:r>
        <w:rPr>
          <w:rFonts w:ascii="Times New Roman" w:eastAsia="Times New Roman" w:hAnsi="Times New Roman" w:cs="Times New Roman"/>
          <w:sz w:val="24"/>
          <w:szCs w:val="24"/>
        </w:rPr>
        <w:t>investigated</w:t>
      </w:r>
      <w:r w:rsidRPr="002E7BB2">
        <w:rPr>
          <w:rFonts w:ascii="Times New Roman" w:eastAsia="Times New Roman" w:hAnsi="Times New Roman" w:cs="Times New Roman"/>
          <w:sz w:val="24"/>
          <w:szCs w:val="24"/>
        </w:rPr>
        <w:t xml:space="preserve"> how</w:t>
      </w:r>
      <w:r>
        <w:rPr>
          <w:rFonts w:ascii="Times New Roman" w:eastAsia="Times New Roman" w:hAnsi="Times New Roman" w:cs="Times New Roman"/>
          <w:sz w:val="24"/>
          <w:szCs w:val="24"/>
        </w:rPr>
        <w:t xml:space="preserve"> the encoding of</w:t>
      </w:r>
      <w:r w:rsidRPr="002E7BB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reward magnitude and delay </w:t>
      </w:r>
      <w:r w:rsidRPr="002E7BB2">
        <w:rPr>
          <w:rFonts w:ascii="Times New Roman" w:eastAsia="Times New Roman" w:hAnsi="Times New Roman" w:cs="Times New Roman"/>
          <w:sz w:val="24"/>
          <w:szCs w:val="24"/>
        </w:rPr>
        <w:t>change</w:t>
      </w:r>
      <w:r>
        <w:rPr>
          <w:rFonts w:ascii="Times New Roman" w:eastAsia="Times New Roman" w:hAnsi="Times New Roman" w:cs="Times New Roman"/>
          <w:sz w:val="24"/>
          <w:szCs w:val="24"/>
        </w:rPr>
        <w:t xml:space="preserve">d when the </w:t>
      </w:r>
      <w:r w:rsidRPr="002E7BB2">
        <w:rPr>
          <w:rFonts w:ascii="Times New Roman" w:eastAsia="Times New Roman" w:hAnsi="Times New Roman" w:cs="Times New Roman"/>
          <w:sz w:val="24"/>
          <w:szCs w:val="24"/>
        </w:rPr>
        <w:t>go-signal</w:t>
      </w:r>
      <w:r w:rsidR="00710E51">
        <w:rPr>
          <w:rFonts w:ascii="Times New Roman" w:eastAsia="Times New Roman" w:hAnsi="Times New Roman" w:cs="Times New Roman"/>
          <w:sz w:val="24"/>
          <w:szCs w:val="24"/>
        </w:rPr>
        <w:t>s</w:t>
      </w:r>
      <w:r w:rsidR="00BF1AF1">
        <w:rPr>
          <w:rFonts w:ascii="Times New Roman" w:eastAsia="Times New Roman" w:hAnsi="Times New Roman" w:cs="Times New Roman"/>
          <w:sz w:val="24"/>
          <w:szCs w:val="24"/>
        </w:rPr>
        <w:t xml:space="preserve"> </w:t>
      </w:r>
      <w:r w:rsidR="00710E51">
        <w:rPr>
          <w:rFonts w:ascii="Times New Roman" w:eastAsia="Times New Roman" w:hAnsi="Times New Roman" w:cs="Times New Roman"/>
          <w:sz w:val="24"/>
          <w:szCs w:val="24"/>
        </w:rPr>
        <w:t xml:space="preserve">were </w:t>
      </w:r>
      <w:r>
        <w:rPr>
          <w:rFonts w:ascii="Times New Roman" w:eastAsia="Times New Roman" w:hAnsi="Times New Roman" w:cs="Times New Roman"/>
          <w:sz w:val="24"/>
          <w:szCs w:val="24"/>
        </w:rPr>
        <w:t xml:space="preserve">also considered. For Monkey 1, we found that </w:t>
      </w:r>
      <w:r w:rsidR="00361D60">
        <w:rPr>
          <w:rFonts w:ascii="Times New Roman" w:eastAsia="Times New Roman" w:hAnsi="Times New Roman" w:cs="Times New Roman"/>
          <w:sz w:val="24"/>
          <w:szCs w:val="24"/>
        </w:rPr>
        <w:t xml:space="preserve">reward magnitude encoding increased when </w:t>
      </w:r>
      <w:r w:rsidR="00912061">
        <w:rPr>
          <w:rFonts w:ascii="Times New Roman" w:eastAsia="Times New Roman" w:hAnsi="Times New Roman" w:cs="Times New Roman"/>
          <w:sz w:val="24"/>
          <w:szCs w:val="24"/>
        </w:rPr>
        <w:t xml:space="preserve">the first go-signal was yellow </w:t>
      </w:r>
      <w:r>
        <w:rPr>
          <w:rFonts w:ascii="Times New Roman" w:eastAsia="Times New Roman" w:hAnsi="Times New Roman" w:cs="Times New Roman"/>
          <w:sz w:val="24"/>
          <w:szCs w:val="24"/>
        </w:rPr>
        <w:t>(Fig</w:t>
      </w:r>
      <w:r w:rsidR="00DA4AA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DA4AA0">
        <w:rPr>
          <w:rFonts w:ascii="Times New Roman" w:eastAsia="Times New Roman" w:hAnsi="Times New Roman" w:cs="Times New Roman"/>
          <w:sz w:val="24"/>
          <w:szCs w:val="24"/>
        </w:rPr>
        <w:t>6</w:t>
      </w:r>
      <w:r>
        <w:rPr>
          <w:rFonts w:ascii="Times New Roman" w:eastAsia="Times New Roman" w:hAnsi="Times New Roman" w:cs="Times New Roman"/>
          <w:sz w:val="24"/>
          <w:szCs w:val="24"/>
        </w:rPr>
        <w:t>A)</w:t>
      </w:r>
      <w:r w:rsidR="00912061">
        <w:rPr>
          <w:rFonts w:ascii="Times New Roman" w:eastAsia="Times New Roman" w:hAnsi="Times New Roman" w:cs="Times New Roman"/>
          <w:sz w:val="24"/>
          <w:szCs w:val="24"/>
        </w:rPr>
        <w:t xml:space="preserve">, </w:t>
      </w:r>
      <w:r w:rsidR="00912061" w:rsidRPr="00912061">
        <w:rPr>
          <w:rFonts w:ascii="Times New Roman" w:eastAsia="Times New Roman" w:hAnsi="Times New Roman" w:cs="Times New Roman"/>
          <w:sz w:val="24"/>
          <w:szCs w:val="24"/>
        </w:rPr>
        <w:t>suggesting that the neural representation of value became stronger when the wait time before a possible acceptance was extended</w:t>
      </w:r>
      <w:r>
        <w:rPr>
          <w:rFonts w:ascii="Times New Roman" w:eastAsia="Times New Roman" w:hAnsi="Times New Roman" w:cs="Times New Roman"/>
          <w:sz w:val="24"/>
          <w:szCs w:val="24"/>
        </w:rPr>
        <w:t xml:space="preserve">. </w:t>
      </w:r>
      <w:r w:rsidR="00270387" w:rsidRPr="00270387">
        <w:rPr>
          <w:rFonts w:ascii="Times New Roman" w:eastAsia="Times New Roman" w:hAnsi="Times New Roman" w:cs="Times New Roman"/>
          <w:sz w:val="24"/>
          <w:szCs w:val="24"/>
        </w:rPr>
        <w:t xml:space="preserve">In contrast, delay encoding decreased with longer yellow-to-purple delays, consistent with a dynamic reweighting of value components based on anticipated wait time </w:t>
      </w:r>
      <w:r w:rsidRPr="00270387">
        <w:rPr>
          <w:rFonts w:ascii="Times New Roman" w:eastAsia="Times New Roman" w:hAnsi="Times New Roman" w:cs="Times New Roman"/>
          <w:sz w:val="24"/>
          <w:szCs w:val="24"/>
        </w:rPr>
        <w:t xml:space="preserve">(Fig. </w:t>
      </w:r>
      <w:r w:rsidR="001C6728">
        <w:rPr>
          <w:rFonts w:ascii="Times New Roman" w:eastAsia="Times New Roman" w:hAnsi="Times New Roman" w:cs="Times New Roman"/>
          <w:sz w:val="24"/>
          <w:szCs w:val="24"/>
        </w:rPr>
        <w:t>6</w:t>
      </w:r>
      <w:r w:rsidR="001C6728" w:rsidRPr="00270387">
        <w:rPr>
          <w:rFonts w:ascii="Times New Roman" w:eastAsia="Times New Roman" w:hAnsi="Times New Roman" w:cs="Times New Roman"/>
          <w:sz w:val="24"/>
          <w:szCs w:val="24"/>
        </w:rPr>
        <w:t>B</w:t>
      </w:r>
      <w:r w:rsidRPr="0027038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For Monkey 2, we did not observe any significant correlations in neural activity, although there was a positive trend in the encoding of reward magnitude</w:t>
      </w:r>
      <w:del w:id="208" w:author="Mark Eldridge" w:date="2025-05-14T17:22:00Z" w16du:dateUtc="2025-05-14T16:22:00Z">
        <w:r w:rsidDel="0078554C">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w:t>
      </w:r>
      <w:del w:id="209" w:author="Mark Eldridge" w:date="2025-05-14T17:22:00Z" w16du:dateUtc="2025-05-14T16:22:00Z">
        <w:r w:rsidDel="0078554C">
          <w:rPr>
            <w:rFonts w:ascii="Times New Roman" w:eastAsia="Times New Roman" w:hAnsi="Times New Roman" w:cs="Times New Roman"/>
            <w:sz w:val="24"/>
            <w:szCs w:val="24"/>
          </w:rPr>
          <w:delText xml:space="preserve">it did not reach statistical significance </w:delText>
        </w:r>
      </w:del>
      <w:r>
        <w:rPr>
          <w:rFonts w:ascii="Times New Roman" w:eastAsia="Times New Roman" w:hAnsi="Times New Roman" w:cs="Times New Roman"/>
          <w:sz w:val="24"/>
          <w:szCs w:val="24"/>
        </w:rPr>
        <w:t xml:space="preserve">(Fig. </w:t>
      </w:r>
      <w:r w:rsidR="001C6728">
        <w:rPr>
          <w:rFonts w:ascii="Times New Roman" w:eastAsia="Times New Roman" w:hAnsi="Times New Roman" w:cs="Times New Roman"/>
          <w:sz w:val="24"/>
          <w:szCs w:val="24"/>
        </w:rPr>
        <w:t>6C</w:t>
      </w:r>
      <w:r>
        <w:rPr>
          <w:rFonts w:ascii="Times New Roman" w:eastAsia="Times New Roman" w:hAnsi="Times New Roman" w:cs="Times New Roman"/>
          <w:sz w:val="24"/>
          <w:szCs w:val="24"/>
        </w:rPr>
        <w:t xml:space="preserve">-D). </w:t>
      </w:r>
    </w:p>
    <w:p w14:paraId="5CB50855" w14:textId="28999D10" w:rsidR="00151BC2" w:rsidRDefault="00151BC2" w:rsidP="001C6728">
      <w:pPr>
        <w:shd w:val="clear" w:color="auto" w:fill="FFFFFF"/>
        <w:spacing w:after="0" w:line="480" w:lineRule="auto"/>
        <w:jc w:val="center"/>
        <w:rPr>
          <w:rFonts w:ascii="Times New Roman" w:eastAsia="Times New Roman" w:hAnsi="Times New Roman" w:cs="Times New Roman"/>
          <w:sz w:val="24"/>
          <w:szCs w:val="24"/>
        </w:rPr>
      </w:pPr>
      <w:commentRangeStart w:id="210"/>
      <w:r>
        <w:rPr>
          <w:rFonts w:ascii="Times New Roman" w:eastAsia="Times New Roman" w:hAnsi="Times New Roman" w:cs="Times New Roman"/>
          <w:b/>
          <w:noProof/>
          <w:sz w:val="24"/>
          <w:szCs w:val="24"/>
        </w:rPr>
        <w:drawing>
          <wp:inline distT="0" distB="0" distL="0" distR="0" wp14:anchorId="282B3F23" wp14:editId="5E884CD9">
            <wp:extent cx="2972727" cy="2845558"/>
            <wp:effectExtent l="0" t="0" r="0" b="0"/>
            <wp:docPr id="1387503420" name="Picture 6" descr="A group of graphs showing different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09231" name="Picture 6" descr="A group of graphs showing different numbers&#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977388" cy="2850020"/>
                    </a:xfrm>
                    <a:prstGeom prst="rect">
                      <a:avLst/>
                    </a:prstGeom>
                    <a:noFill/>
                    <a:ln>
                      <a:noFill/>
                    </a:ln>
                  </pic:spPr>
                </pic:pic>
              </a:graphicData>
            </a:graphic>
          </wp:inline>
        </w:drawing>
      </w:r>
      <w:commentRangeEnd w:id="210"/>
      <w:r w:rsidR="001C6728">
        <w:rPr>
          <w:rStyle w:val="CommentReference"/>
        </w:rPr>
        <w:commentReference w:id="210"/>
      </w:r>
    </w:p>
    <w:p w14:paraId="1FC1C3AB" w14:textId="77777777" w:rsidR="0099051B" w:rsidRDefault="0099051B" w:rsidP="00740C0C">
      <w:pPr>
        <w:shd w:val="clear" w:color="auto" w:fill="FFFFFF"/>
        <w:spacing w:after="0" w:line="480" w:lineRule="auto"/>
        <w:rPr>
          <w:rFonts w:ascii="Times New Roman" w:eastAsia="Times New Roman" w:hAnsi="Times New Roman" w:cs="Times New Roman"/>
          <w:sz w:val="24"/>
          <w:szCs w:val="24"/>
        </w:rPr>
      </w:pPr>
    </w:p>
    <w:p w14:paraId="13D449AA" w14:textId="70D5C784" w:rsidR="00740C0C" w:rsidRDefault="00740C0C" w:rsidP="00740C0C">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Correlations over time </w:t>
      </w:r>
      <w:r w:rsidR="00E60CEE">
        <w:rPr>
          <w:rFonts w:ascii="Times New Roman" w:eastAsia="Times New Roman" w:hAnsi="Times New Roman" w:cs="Times New Roman"/>
          <w:sz w:val="24"/>
          <w:szCs w:val="24"/>
        </w:rPr>
        <w:t xml:space="preserve">for each monkey </w:t>
      </w:r>
      <w:r>
        <w:rPr>
          <w:rFonts w:ascii="Times New Roman" w:eastAsia="Times New Roman" w:hAnsi="Times New Roman" w:cs="Times New Roman"/>
          <w:sz w:val="24"/>
          <w:szCs w:val="24"/>
        </w:rPr>
        <w:t xml:space="preserve">are represented in the </w:t>
      </w:r>
      <w:commentRangeStart w:id="211"/>
      <w:r>
        <w:rPr>
          <w:rFonts w:ascii="Times New Roman" w:eastAsia="Times New Roman" w:hAnsi="Times New Roman" w:cs="Times New Roman"/>
          <w:sz w:val="24"/>
          <w:szCs w:val="24"/>
        </w:rPr>
        <w:t xml:space="preserve">heatmap </w:t>
      </w:r>
      <w:commentRangeEnd w:id="211"/>
      <w:r w:rsidR="008D50BE">
        <w:rPr>
          <w:rStyle w:val="CommentReference"/>
        </w:rPr>
        <w:commentReference w:id="211"/>
      </w:r>
      <w:r>
        <w:rPr>
          <w:rFonts w:ascii="Times New Roman" w:eastAsia="Times New Roman" w:hAnsi="Times New Roman" w:cs="Times New Roman"/>
          <w:sz w:val="24"/>
          <w:szCs w:val="24"/>
        </w:rPr>
        <w:t>(Fig</w:t>
      </w:r>
      <w:r w:rsidR="0099051B">
        <w:rPr>
          <w:rFonts w:ascii="Times New Roman" w:eastAsia="Times New Roman" w:hAnsi="Times New Roman" w:cs="Times New Roman"/>
          <w:sz w:val="24"/>
          <w:szCs w:val="24"/>
        </w:rPr>
        <w:t>. S</w:t>
      </w:r>
      <w:r w:rsidR="005E5C22">
        <w:rPr>
          <w:rFonts w:ascii="Times New Roman" w:eastAsia="Times New Roman" w:hAnsi="Times New Roman" w:cs="Times New Roman"/>
          <w:sz w:val="24"/>
          <w:szCs w:val="24"/>
        </w:rPr>
        <w:t>4 A-D)</w:t>
      </w:r>
      <w:r w:rsidR="00E60CEE">
        <w:rPr>
          <w:rFonts w:ascii="Times New Roman" w:eastAsia="Times New Roman" w:hAnsi="Times New Roman" w:cs="Times New Roman"/>
          <w:sz w:val="24"/>
          <w:szCs w:val="24"/>
        </w:rPr>
        <w:t>.</w:t>
      </w:r>
    </w:p>
    <w:p w14:paraId="521AC0B2" w14:textId="77777777" w:rsidR="00740C0C" w:rsidRDefault="00740C0C" w:rsidP="00740C0C">
      <w:pPr>
        <w:shd w:val="clear" w:color="auto" w:fill="FFFFFF"/>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p>
    <w:p w14:paraId="675F4082" w14:textId="0E8FD53A" w:rsidR="00740C0C" w:rsidRDefault="00740C0C" w:rsidP="005E5C22">
      <w:pPr>
        <w:shd w:val="clear" w:color="auto" w:fill="FFFFFF"/>
        <w:spacing w:after="0" w:line="480" w:lineRule="auto"/>
        <w:jc w:val="center"/>
        <w:rPr>
          <w:rFonts w:ascii="Times New Roman" w:eastAsia="Times New Roman" w:hAnsi="Times New Roman" w:cs="Times New Roman"/>
          <w:b/>
          <w:sz w:val="24"/>
          <w:szCs w:val="24"/>
        </w:rPr>
      </w:pPr>
      <w:commentRangeStart w:id="212"/>
      <w:commentRangeStart w:id="213"/>
      <w:commentRangeStart w:id="214"/>
      <w:commentRangeEnd w:id="212"/>
      <w:r>
        <w:rPr>
          <w:rStyle w:val="CommentReference"/>
        </w:rPr>
        <w:lastRenderedPageBreak/>
        <w:commentReference w:id="212"/>
      </w:r>
      <w:commentRangeEnd w:id="213"/>
      <w:r w:rsidR="00640328">
        <w:rPr>
          <w:rStyle w:val="CommentReference"/>
        </w:rPr>
        <w:commentReference w:id="213"/>
      </w:r>
      <w:commentRangeEnd w:id="214"/>
      <w:r w:rsidR="00151BC2">
        <w:rPr>
          <w:rStyle w:val="CommentReference"/>
        </w:rPr>
        <w:commentReference w:id="214"/>
      </w:r>
      <w:r>
        <w:rPr>
          <w:rFonts w:ascii="Times New Roman" w:eastAsia="Times New Roman" w:hAnsi="Times New Roman" w:cs="Times New Roman"/>
          <w:b/>
          <w:noProof/>
          <w:sz w:val="24"/>
          <w:szCs w:val="24"/>
        </w:rPr>
        <w:drawing>
          <wp:inline distT="0" distB="0" distL="0" distR="0" wp14:anchorId="70D7777E" wp14:editId="5F539987">
            <wp:extent cx="2767220" cy="2667229"/>
            <wp:effectExtent l="0" t="0" r="0" b="0"/>
            <wp:docPr id="1432272368" name="Picture 7" descr="A group of images of different colored sp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72368" name="Picture 7" descr="A group of images of different colored spots&#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768769" cy="2668722"/>
                    </a:xfrm>
                    <a:prstGeom prst="rect">
                      <a:avLst/>
                    </a:prstGeom>
                    <a:noFill/>
                    <a:ln>
                      <a:noFill/>
                    </a:ln>
                  </pic:spPr>
                </pic:pic>
              </a:graphicData>
            </a:graphic>
          </wp:inline>
        </w:drawing>
      </w:r>
    </w:p>
    <w:p w14:paraId="78F2DCC7" w14:textId="13191F4A" w:rsidR="005457B4" w:rsidRDefault="005457B4" w:rsidP="005457B4">
      <w:pPr>
        <w:shd w:val="clear" w:color="auto" w:fill="FFFFFF"/>
        <w:spacing w:after="0" w:line="480" w:lineRule="auto"/>
        <w:rPr>
          <w:rFonts w:ascii="Times New Roman" w:eastAsia="Times New Roman" w:hAnsi="Times New Roman" w:cs="Times New Roman"/>
          <w:b/>
          <w:bCs/>
          <w:color w:val="000000"/>
          <w:sz w:val="24"/>
          <w:szCs w:val="24"/>
        </w:rPr>
      </w:pPr>
      <w:commentRangeStart w:id="215"/>
      <w:r w:rsidRPr="0061144F">
        <w:rPr>
          <w:rFonts w:ascii="Times New Roman" w:eastAsia="Times New Roman" w:hAnsi="Times New Roman" w:cs="Times New Roman"/>
          <w:b/>
          <w:bCs/>
          <w:color w:val="000000"/>
          <w:sz w:val="24"/>
          <w:szCs w:val="24"/>
        </w:rPr>
        <w:t>The int</w:t>
      </w:r>
      <w:r>
        <w:rPr>
          <w:rFonts w:ascii="Times New Roman" w:eastAsia="Times New Roman" w:hAnsi="Times New Roman" w:cs="Times New Roman"/>
          <w:b/>
          <w:bCs/>
          <w:color w:val="000000"/>
          <w:sz w:val="24"/>
          <w:szCs w:val="24"/>
        </w:rPr>
        <w:t xml:space="preserve">egrated </w:t>
      </w:r>
      <w:r w:rsidRPr="0061144F">
        <w:rPr>
          <w:rFonts w:ascii="Times New Roman" w:eastAsia="Times New Roman" w:hAnsi="Times New Roman" w:cs="Times New Roman"/>
          <w:b/>
          <w:bCs/>
          <w:color w:val="000000"/>
          <w:sz w:val="24"/>
          <w:szCs w:val="24"/>
        </w:rPr>
        <w:t xml:space="preserve">information goes beyond the </w:t>
      </w:r>
      <w:r w:rsidR="001C15A1">
        <w:rPr>
          <w:rFonts w:ascii="Times New Roman" w:eastAsia="Times New Roman" w:hAnsi="Times New Roman" w:cs="Times New Roman"/>
          <w:b/>
          <w:bCs/>
          <w:color w:val="000000"/>
          <w:sz w:val="24"/>
          <w:szCs w:val="24"/>
        </w:rPr>
        <w:t>separated representation of reward magnitude and delay</w:t>
      </w:r>
      <w:r w:rsidR="00216909">
        <w:rPr>
          <w:rFonts w:ascii="Times New Roman" w:eastAsia="Times New Roman" w:hAnsi="Times New Roman" w:cs="Times New Roman"/>
          <w:b/>
          <w:bCs/>
          <w:color w:val="000000"/>
          <w:sz w:val="24"/>
          <w:szCs w:val="24"/>
        </w:rPr>
        <w:t xml:space="preserve"> in monkey 1</w:t>
      </w:r>
      <w:r w:rsidRPr="0061144F">
        <w:rPr>
          <w:rFonts w:ascii="Times New Roman" w:eastAsia="Times New Roman" w:hAnsi="Times New Roman" w:cs="Times New Roman"/>
          <w:b/>
          <w:bCs/>
          <w:color w:val="000000"/>
          <w:sz w:val="24"/>
          <w:szCs w:val="24"/>
        </w:rPr>
        <w:t>.</w:t>
      </w:r>
      <w:commentRangeEnd w:id="215"/>
      <w:r w:rsidR="008D50BE">
        <w:rPr>
          <w:rStyle w:val="CommentReference"/>
        </w:rPr>
        <w:commentReference w:id="215"/>
      </w:r>
    </w:p>
    <w:p w14:paraId="41E13F68" w14:textId="2C3EE2EF" w:rsidR="00117504" w:rsidRDefault="00117504" w:rsidP="00117504">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test to what degree we can decode </w:t>
      </w:r>
      <w:r w:rsidR="005A1C05">
        <w:rPr>
          <w:rFonts w:ascii="Times New Roman" w:eastAsia="Times New Roman" w:hAnsi="Times New Roman" w:cs="Times New Roman"/>
          <w:color w:val="000000"/>
          <w:sz w:val="24"/>
          <w:szCs w:val="24"/>
        </w:rPr>
        <w:t xml:space="preserve">reward magnitude </w:t>
      </w:r>
      <w:r>
        <w:rPr>
          <w:rFonts w:ascii="Times New Roman" w:eastAsia="Times New Roman" w:hAnsi="Times New Roman" w:cs="Times New Roman"/>
          <w:color w:val="000000"/>
          <w:sz w:val="24"/>
          <w:szCs w:val="24"/>
        </w:rPr>
        <w:t>and delay information from the neural population, we performed a moving window decoding analysis with cross-validation on the pseudo population (see Methods</w:t>
      </w:r>
      <w:r w:rsidR="00941EDB">
        <w:rPr>
          <w:rFonts w:ascii="Times New Roman" w:eastAsia="Times New Roman" w:hAnsi="Times New Roman" w:cs="Times New Roman"/>
          <w:color w:val="000000"/>
          <w:sz w:val="24"/>
          <w:szCs w:val="24"/>
        </w:rPr>
        <w:t xml:space="preserve"> for details</w:t>
      </w:r>
      <w:r>
        <w:rPr>
          <w:rFonts w:ascii="Times New Roman" w:eastAsia="Times New Roman" w:hAnsi="Times New Roman" w:cs="Times New Roman"/>
          <w:color w:val="000000"/>
          <w:sz w:val="24"/>
          <w:szCs w:val="24"/>
        </w:rPr>
        <w:t xml:space="preserve">). For each animal, the testing accuracy was significantly above chance for all three variables (drops, delay and their interaction). We can decode drops and delay with a peak accuracy of 80% (chance is 33%), and their interaction at above 60% (chance is 11%) (Figure </w:t>
      </w:r>
      <w:r w:rsidR="00941EDB">
        <w:rPr>
          <w:rFonts w:ascii="Times New Roman" w:eastAsia="Times New Roman" w:hAnsi="Times New Roman" w:cs="Times New Roman"/>
          <w:color w:val="000000"/>
          <w:sz w:val="24"/>
          <w:szCs w:val="24"/>
        </w:rPr>
        <w:t>7</w:t>
      </w:r>
      <w:r>
        <w:rPr>
          <w:rFonts w:ascii="Times New Roman" w:eastAsia="Times New Roman" w:hAnsi="Times New Roman" w:cs="Times New Roman"/>
          <w:color w:val="000000"/>
          <w:sz w:val="24"/>
          <w:szCs w:val="24"/>
        </w:rPr>
        <w:t>A</w:t>
      </w:r>
      <w:r w:rsidR="00D714DA">
        <w:rPr>
          <w:rFonts w:ascii="Times New Roman" w:eastAsia="Times New Roman" w:hAnsi="Times New Roman" w:cs="Times New Roman"/>
          <w:color w:val="000000"/>
          <w:sz w:val="24"/>
          <w:szCs w:val="24"/>
        </w:rPr>
        <w:t>-C</w:t>
      </w:r>
      <w:r>
        <w:rPr>
          <w:rFonts w:ascii="Times New Roman" w:eastAsia="Times New Roman" w:hAnsi="Times New Roman" w:cs="Times New Roman"/>
          <w:color w:val="000000"/>
          <w:sz w:val="24"/>
          <w:szCs w:val="24"/>
        </w:rPr>
        <w:t xml:space="preserve">, colored lines). </w:t>
      </w:r>
    </w:p>
    <w:p w14:paraId="3DCEF129" w14:textId="602235C5" w:rsidR="00A35AF8" w:rsidRPr="00A35AF8" w:rsidRDefault="00117504" w:rsidP="00A35AF8">
      <w:pPr>
        <w:shd w:val="clear" w:color="auto" w:fill="FFFFFF"/>
        <w:spacing w:after="0" w:line="480" w:lineRule="auto"/>
        <w:rPr>
          <w:rFonts w:ascii="Times New Roman" w:eastAsia="Times New Roman" w:hAnsi="Times New Roman" w:cs="Times New Roman"/>
          <w:color w:val="000000"/>
          <w:sz w:val="24"/>
          <w:szCs w:val="24"/>
        </w:rPr>
      </w:pPr>
      <w:del w:id="216" w:author="Mark Eldridge" w:date="2025-05-14T17:24:00Z" w16du:dateUtc="2025-05-14T16:24:00Z">
        <w:r w:rsidRPr="006D5A15" w:rsidDel="003646CA">
          <w:rPr>
            <w:rFonts w:ascii="Times New Roman" w:eastAsia="Times New Roman" w:hAnsi="Times New Roman" w:cs="Times New Roman"/>
            <w:color w:val="000000"/>
            <w:sz w:val="24"/>
            <w:szCs w:val="24"/>
          </w:rPr>
          <w:delText>Next</w:delText>
        </w:r>
      </w:del>
      <w:ins w:id="217" w:author="Mark Eldridge" w:date="2025-05-14T17:24:00Z" w16du:dateUtc="2025-05-14T16:24:00Z">
        <w:r w:rsidR="003646CA">
          <w:rPr>
            <w:rFonts w:ascii="Times New Roman" w:eastAsia="Times New Roman" w:hAnsi="Times New Roman" w:cs="Times New Roman"/>
            <w:color w:val="000000"/>
            <w:sz w:val="24"/>
            <w:szCs w:val="24"/>
          </w:rPr>
          <w:t>T</w:t>
        </w:r>
      </w:ins>
      <w:del w:id="218" w:author="Mark Eldridge" w:date="2025-05-14T17:24:00Z" w16du:dateUtc="2025-05-14T16:24:00Z">
        <w:r w:rsidRPr="006D5A15" w:rsidDel="003646CA">
          <w:rPr>
            <w:rFonts w:ascii="Times New Roman" w:eastAsia="Times New Roman" w:hAnsi="Times New Roman" w:cs="Times New Roman"/>
            <w:color w:val="000000"/>
            <w:sz w:val="24"/>
            <w:szCs w:val="24"/>
          </w:rPr>
          <w:delText xml:space="preserve">, </w:delText>
        </w:r>
        <w:r w:rsidR="00A35AF8" w:rsidDel="003646CA">
          <w:rPr>
            <w:rFonts w:ascii="Times New Roman" w:eastAsia="Times New Roman" w:hAnsi="Times New Roman" w:cs="Times New Roman"/>
            <w:color w:val="000000"/>
            <w:sz w:val="24"/>
            <w:szCs w:val="24"/>
          </w:rPr>
          <w:delText>t</w:delText>
        </w:r>
      </w:del>
      <w:r w:rsidR="00A35AF8" w:rsidRPr="00A35AF8">
        <w:rPr>
          <w:rFonts w:ascii="Times New Roman" w:eastAsia="Times New Roman" w:hAnsi="Times New Roman" w:cs="Times New Roman"/>
          <w:color w:val="000000"/>
          <w:sz w:val="24"/>
          <w:szCs w:val="24"/>
        </w:rPr>
        <w:t>o test whether the neural representation of value reflects integrated processing of reward magnitude and delay</w:t>
      </w:r>
      <w:r w:rsidR="00E05DB9">
        <w:rPr>
          <w:rFonts w:ascii="Times New Roman" w:eastAsia="Times New Roman" w:hAnsi="Times New Roman" w:cs="Times New Roman"/>
          <w:color w:val="000000"/>
          <w:sz w:val="24"/>
          <w:szCs w:val="24"/>
        </w:rPr>
        <w:t xml:space="preserve">, </w:t>
      </w:r>
      <w:r w:rsidR="00A35AF8" w:rsidRPr="00A35AF8">
        <w:rPr>
          <w:rFonts w:ascii="Times New Roman" w:eastAsia="Times New Roman" w:hAnsi="Times New Roman" w:cs="Times New Roman"/>
          <w:color w:val="000000"/>
          <w:sz w:val="24"/>
          <w:szCs w:val="24"/>
        </w:rPr>
        <w:t>or whether these features are encoded independently</w:t>
      </w:r>
      <w:r w:rsidR="00E05DB9">
        <w:rPr>
          <w:rFonts w:ascii="Times New Roman" w:eastAsia="Times New Roman" w:hAnsi="Times New Roman" w:cs="Times New Roman"/>
          <w:color w:val="000000"/>
          <w:sz w:val="24"/>
          <w:szCs w:val="24"/>
        </w:rPr>
        <w:t xml:space="preserve">, </w:t>
      </w:r>
      <w:r w:rsidR="00A35AF8" w:rsidRPr="00A35AF8">
        <w:rPr>
          <w:rFonts w:ascii="Times New Roman" w:eastAsia="Times New Roman" w:hAnsi="Times New Roman" w:cs="Times New Roman"/>
          <w:color w:val="000000"/>
          <w:sz w:val="24"/>
          <w:szCs w:val="24"/>
        </w:rPr>
        <w:t>we performed a decoding analysis on the neural population.</w:t>
      </w:r>
    </w:p>
    <w:p w14:paraId="794A5551" w14:textId="62BC4A92" w:rsidR="00117504" w:rsidRDefault="00A1118E" w:rsidP="00117504">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If </w:t>
      </w:r>
      <w:r w:rsidR="00E05DB9">
        <w:rPr>
          <w:rFonts w:ascii="Times New Roman" w:eastAsia="Times New Roman" w:hAnsi="Times New Roman" w:cs="Times New Roman"/>
          <w:color w:val="000000"/>
          <w:sz w:val="24"/>
          <w:szCs w:val="24"/>
        </w:rPr>
        <w:t xml:space="preserve">the neural population is </w:t>
      </w:r>
      <w:del w:id="219" w:author="Mark Eldridge" w:date="2025-05-14T17:24:00Z" w16du:dateUtc="2025-05-14T16:24:00Z">
        <w:r w:rsidR="00E05DB9" w:rsidDel="003646CA">
          <w:rPr>
            <w:rFonts w:ascii="Times New Roman" w:eastAsia="Times New Roman" w:hAnsi="Times New Roman" w:cs="Times New Roman"/>
            <w:color w:val="000000"/>
            <w:sz w:val="24"/>
            <w:szCs w:val="24"/>
          </w:rPr>
          <w:delText xml:space="preserve">simply </w:delText>
        </w:r>
      </w:del>
      <w:r w:rsidR="00E05DB9">
        <w:rPr>
          <w:rFonts w:ascii="Times New Roman" w:eastAsia="Times New Roman" w:hAnsi="Times New Roman" w:cs="Times New Roman"/>
          <w:color w:val="000000"/>
          <w:sz w:val="24"/>
          <w:szCs w:val="24"/>
        </w:rPr>
        <w:t>encoding delay and drops independently, without interacting</w:t>
      </w:r>
      <w:del w:id="220" w:author="Mark Eldridge" w:date="2025-05-14T17:24:00Z" w16du:dateUtc="2025-05-14T16:24:00Z">
        <w:r w:rsidR="00E05DB9" w:rsidDel="003646CA">
          <w:rPr>
            <w:rFonts w:ascii="Times New Roman" w:eastAsia="Times New Roman" w:hAnsi="Times New Roman" w:cs="Times New Roman"/>
            <w:color w:val="000000"/>
            <w:sz w:val="24"/>
            <w:szCs w:val="24"/>
          </w:rPr>
          <w:delText xml:space="preserve"> with one another</w:delText>
        </w:r>
      </w:del>
      <w:r w:rsidR="00E05DB9">
        <w:rPr>
          <w:rFonts w:ascii="Times New Roman" w:eastAsia="Times New Roman" w:hAnsi="Times New Roman" w:cs="Times New Roman"/>
          <w:color w:val="000000"/>
          <w:sz w:val="24"/>
          <w:szCs w:val="24"/>
        </w:rPr>
        <w:t xml:space="preserve">, </w:t>
      </w:r>
      <w:r w:rsidR="00117504">
        <w:rPr>
          <w:rFonts w:ascii="Times New Roman" w:eastAsia="Times New Roman" w:hAnsi="Times New Roman" w:cs="Times New Roman"/>
          <w:color w:val="000000"/>
          <w:sz w:val="24"/>
          <w:szCs w:val="24"/>
        </w:rPr>
        <w:t>then we would expect that the ability to decode the interaction between drops and delay can be perfectly predicted by how well the networks decodes delay and drops individually. In other words, we would predict that:</w:t>
      </w:r>
    </w:p>
    <w:p w14:paraId="33B7EAC7" w14:textId="77777777" w:rsidR="00117504" w:rsidRPr="00531EEE" w:rsidRDefault="008D50BE" w:rsidP="00117504">
      <w:pPr>
        <w:shd w:val="clear" w:color="auto" w:fill="FFFFFF"/>
        <w:spacing w:after="0" w:line="480" w:lineRule="auto"/>
        <w:rPr>
          <w:rFonts w:ascii="Times New Roman" w:eastAsia="Times New Roman" w:hAnsi="Times New Roman" w:cs="Times New Roman"/>
          <w:color w:val="000000"/>
          <w:sz w:val="24"/>
          <w:szCs w:val="24"/>
        </w:rPr>
      </w:pPr>
      <m:oMathPara>
        <m:oMath>
          <m:acc>
            <m:accPr>
              <m:chr m:val="̅"/>
              <m:ctrlPr>
                <w:rPr>
                  <w:rFonts w:ascii="Cambria Math" w:eastAsia="Times New Roman" w:hAnsi="Cambria Math" w:cs="Times New Roman"/>
                  <w:i/>
                  <w:color w:val="000000"/>
                  <w:sz w:val="24"/>
                  <w:szCs w:val="24"/>
                </w:rPr>
              </m:ctrlPr>
            </m:accPr>
            <m:e>
              <m:r>
                <w:rPr>
                  <w:rFonts w:ascii="Cambria Math" w:eastAsia="Times New Roman" w:hAnsi="Cambria Math" w:cs="Times New Roman"/>
                  <w:color w:val="000000"/>
                  <w:sz w:val="24"/>
                  <w:szCs w:val="24"/>
                </w:rPr>
                <m:t>P</m:t>
              </m:r>
            </m:e>
          </m:acc>
          <m:r>
            <w:rPr>
              <w:rFonts w:ascii="Cambria Math" w:eastAsia="Times New Roman" w:hAnsi="Cambria Math" w:cs="Times New Roman"/>
              <w:color w:val="000000"/>
              <w:sz w:val="24"/>
              <w:szCs w:val="24"/>
            </w:rPr>
            <m:t>(interaction) = P(delay) x P(drops)</m:t>
          </m:r>
        </m:oMath>
      </m:oMathPara>
    </w:p>
    <w:p w14:paraId="31B6B2EE" w14:textId="77777777" w:rsidR="00117504" w:rsidRDefault="00117504" w:rsidP="00117504">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Here, </w:t>
      </w:r>
      <m:oMath>
        <m:r>
          <w:rPr>
            <w:rFonts w:ascii="Cambria Math" w:eastAsia="Times New Roman" w:hAnsi="Cambria Math" w:cs="Times New Roman"/>
            <w:color w:val="000000"/>
            <w:sz w:val="24"/>
            <w:szCs w:val="24"/>
          </w:rPr>
          <m:t>P</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interaction</m:t>
            </m:r>
          </m:e>
        </m:d>
        <m:r>
          <w:rPr>
            <w:rFonts w:ascii="Cambria Math" w:eastAsia="Times New Roman" w:hAnsi="Cambria Math" w:cs="Times New Roman"/>
            <w:color w:val="000000"/>
            <w:sz w:val="24"/>
            <w:szCs w:val="24"/>
          </w:rPr>
          <m:t>, P</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delay</m:t>
            </m:r>
          </m:e>
        </m:d>
        <m:r>
          <w:rPr>
            <w:rFonts w:ascii="Cambria Math" w:eastAsia="Times New Roman" w:hAnsi="Cambria Math" w:cs="Times New Roman"/>
            <w:color w:val="000000"/>
            <w:sz w:val="24"/>
            <w:szCs w:val="24"/>
          </w:rPr>
          <m:t>,P(drops)</m:t>
        </m:r>
      </m:oMath>
      <w:r>
        <w:rPr>
          <w:rFonts w:ascii="Times New Roman" w:eastAsia="Times New Roman" w:hAnsi="Times New Roman" w:cs="Times New Roman"/>
          <w:color w:val="000000"/>
          <w:sz w:val="24"/>
          <w:szCs w:val="24"/>
        </w:rPr>
        <w:t xml:space="preserve"> are the decoding performance for each factor, </w:t>
      </w:r>
      <m:oMath>
        <m:acc>
          <m:accPr>
            <m:chr m:val="̅"/>
            <m:ctrlPr>
              <w:rPr>
                <w:rFonts w:ascii="Cambria Math" w:eastAsia="Times New Roman" w:hAnsi="Cambria Math" w:cs="Times New Roman"/>
                <w:i/>
                <w:color w:val="000000"/>
                <w:sz w:val="24"/>
                <w:szCs w:val="24"/>
              </w:rPr>
            </m:ctrlPr>
          </m:accPr>
          <m:e>
            <m:r>
              <w:rPr>
                <w:rFonts w:ascii="Cambria Math" w:eastAsia="Times New Roman" w:hAnsi="Cambria Math" w:cs="Times New Roman"/>
                <w:color w:val="000000"/>
                <w:sz w:val="24"/>
                <w:szCs w:val="24"/>
              </w:rPr>
              <m:t>P</m:t>
            </m:r>
          </m:e>
        </m:acc>
        <m:r>
          <w:rPr>
            <w:rFonts w:ascii="Cambria Math" w:eastAsia="Times New Roman" w:hAnsi="Cambria Math" w:cs="Times New Roman"/>
            <w:color w:val="000000"/>
            <w:sz w:val="24"/>
            <w:szCs w:val="24"/>
          </w:rPr>
          <m:t>(interaction)</m:t>
        </m:r>
      </m:oMath>
      <w:r>
        <w:rPr>
          <w:rFonts w:ascii="Times New Roman" w:eastAsia="Times New Roman" w:hAnsi="Times New Roman" w:cs="Times New Roman"/>
          <w:color w:val="000000"/>
          <w:sz w:val="24"/>
          <w:szCs w:val="24"/>
        </w:rPr>
        <w:t xml:space="preserve"> refers to the predicted decoding performance assuming independent representation of delay and drop. </w:t>
      </w:r>
    </w:p>
    <w:p w14:paraId="587E0494" w14:textId="27C3A286" w:rsidR="004F3C5A" w:rsidRDefault="00117504" w:rsidP="005457B4">
      <w:pPr>
        <w:shd w:val="clear" w:color="auto" w:fill="FFFFFF"/>
        <w:spacing w:after="0" w:line="480" w:lineRule="auto"/>
        <w:rPr>
          <w:rFonts w:ascii="Times New Roman" w:eastAsia="Times New Roman" w:hAnsi="Times New Roman" w:cs="Times New Roman"/>
          <w:color w:val="000000"/>
          <w:sz w:val="24"/>
          <w:szCs w:val="24"/>
        </w:rPr>
      </w:pPr>
      <w:r w:rsidRPr="008B7927">
        <w:rPr>
          <w:rFonts w:ascii="Times New Roman" w:eastAsia="Times New Roman" w:hAnsi="Times New Roman" w:cs="Times New Roman"/>
          <w:color w:val="000000"/>
          <w:sz w:val="24"/>
          <w:szCs w:val="24"/>
        </w:rPr>
        <w:t xml:space="preserve">If the actual decoding performance </w:t>
      </w:r>
      <w:r>
        <w:rPr>
          <w:rFonts w:ascii="Times New Roman" w:eastAsia="Times New Roman" w:hAnsi="Times New Roman" w:cs="Times New Roman"/>
          <w:color w:val="000000"/>
          <w:sz w:val="24"/>
          <w:szCs w:val="24"/>
        </w:rPr>
        <w:t xml:space="preserve">is higher than the </w:t>
      </w:r>
      <w:r w:rsidRPr="008B7927">
        <w:rPr>
          <w:rFonts w:ascii="Times New Roman" w:eastAsia="Times New Roman" w:hAnsi="Times New Roman" w:cs="Times New Roman"/>
          <w:color w:val="000000"/>
          <w:sz w:val="24"/>
          <w:szCs w:val="24"/>
        </w:rPr>
        <w:t>predicted performance from the independent encoding</w:t>
      </w:r>
      <w:r w:rsidRPr="0029296A">
        <w:rPr>
          <w:rFonts w:ascii="Times New Roman" w:eastAsia="Times New Roman" w:hAnsi="Times New Roman" w:cs="Times New Roman"/>
          <w:color w:val="000000"/>
          <w:sz w:val="24"/>
          <w:szCs w:val="24"/>
        </w:rPr>
        <w:t xml:space="preserve"> </w:t>
      </w:r>
      <w:r w:rsidRPr="008B7927">
        <w:rPr>
          <w:rFonts w:ascii="Times New Roman" w:eastAsia="Times New Roman" w:hAnsi="Times New Roman" w:cs="Times New Roman"/>
          <w:color w:val="000000"/>
          <w:sz w:val="24"/>
          <w:szCs w:val="24"/>
        </w:rPr>
        <w:t>of each factor</w:t>
      </w:r>
      <w:r>
        <w:rPr>
          <w:rFonts w:ascii="Times New Roman" w:eastAsia="Times New Roman" w:hAnsi="Times New Roman" w:cs="Times New Roman"/>
          <w:color w:val="000000"/>
          <w:sz w:val="24"/>
          <w:szCs w:val="24"/>
        </w:rPr>
        <w:t>, t</w:t>
      </w:r>
      <w:r w:rsidRPr="008B7927">
        <w:rPr>
          <w:rFonts w:ascii="Times New Roman" w:eastAsia="Times New Roman" w:hAnsi="Times New Roman" w:cs="Times New Roman"/>
          <w:color w:val="000000"/>
          <w:sz w:val="24"/>
          <w:szCs w:val="24"/>
        </w:rPr>
        <w:t>his would indicate integration of the two factors in the neural representation</w:t>
      </w:r>
      <w:r>
        <w:rPr>
          <w:rFonts w:ascii="Times New Roman" w:eastAsia="Times New Roman" w:hAnsi="Times New Roman" w:cs="Times New Roman"/>
          <w:color w:val="000000"/>
          <w:sz w:val="24"/>
          <w:szCs w:val="24"/>
        </w:rPr>
        <w:t xml:space="preserve"> </w:t>
      </w:r>
      <w:r w:rsidRPr="00352B6A">
        <w:rPr>
          <w:rFonts w:ascii="Times New Roman" w:eastAsia="Times New Roman" w:hAnsi="Times New Roman" w:cs="Times New Roman"/>
          <w:color w:val="000000"/>
          <w:sz w:val="24"/>
          <w:szCs w:val="24"/>
        </w:rPr>
        <w:t>beyond just encoding them separately</w:t>
      </w:r>
      <w:r w:rsidRPr="008B7927">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We </w:t>
      </w:r>
      <w:del w:id="221" w:author="Mark Eldridge" w:date="2025-05-14T17:25:00Z" w16du:dateUtc="2025-05-14T16:25:00Z">
        <w:r w:rsidDel="003646CA">
          <w:rPr>
            <w:rFonts w:ascii="Times New Roman" w:eastAsia="Times New Roman" w:hAnsi="Times New Roman" w:cs="Times New Roman"/>
            <w:color w:val="000000"/>
            <w:sz w:val="24"/>
            <w:szCs w:val="24"/>
          </w:rPr>
          <w:delText xml:space="preserve">then </w:delText>
        </w:r>
      </w:del>
      <w:r>
        <w:rPr>
          <w:rFonts w:ascii="Times New Roman" w:eastAsia="Times New Roman" w:hAnsi="Times New Roman" w:cs="Times New Roman"/>
          <w:color w:val="000000"/>
          <w:sz w:val="24"/>
          <w:szCs w:val="24"/>
        </w:rPr>
        <w:t xml:space="preserve">compare the predicted decoding performance of cue </w:t>
      </w:r>
      <m:oMath>
        <m:acc>
          <m:accPr>
            <m:chr m:val="̅"/>
            <m:ctrlPr>
              <w:rPr>
                <w:rFonts w:ascii="Cambria Math" w:eastAsia="Times New Roman" w:hAnsi="Cambria Math" w:cs="Times New Roman"/>
                <w:i/>
                <w:color w:val="000000"/>
                <w:sz w:val="24"/>
                <w:szCs w:val="24"/>
              </w:rPr>
            </m:ctrlPr>
          </m:accPr>
          <m:e>
            <m:r>
              <w:rPr>
                <w:rFonts w:ascii="Cambria Math" w:eastAsia="Times New Roman" w:hAnsi="Cambria Math" w:cs="Times New Roman"/>
                <w:color w:val="000000"/>
                <w:sz w:val="24"/>
                <w:szCs w:val="24"/>
              </w:rPr>
              <m:t>P</m:t>
            </m:r>
          </m:e>
        </m:acc>
        <m:r>
          <w:rPr>
            <w:rFonts w:ascii="Cambria Math" w:eastAsia="Times New Roman" w:hAnsi="Cambria Math" w:cs="Times New Roman"/>
            <w:color w:val="000000"/>
            <w:sz w:val="24"/>
            <w:szCs w:val="24"/>
          </w:rPr>
          <m:t>(interaction)</m:t>
        </m:r>
      </m:oMath>
      <w:r>
        <w:rPr>
          <w:rFonts w:ascii="Times New Roman" w:eastAsia="Times New Roman" w:hAnsi="Times New Roman" w:cs="Times New Roman"/>
          <w:color w:val="000000"/>
          <w:sz w:val="24"/>
          <w:szCs w:val="24"/>
        </w:rPr>
        <w:t xml:space="preserve"> with the actual decoding performance </w:t>
      </w:r>
      <m:oMath>
        <m:r>
          <w:rPr>
            <w:rFonts w:ascii="Cambria Math" w:eastAsia="Times New Roman" w:hAnsi="Cambria Math" w:cs="Times New Roman"/>
            <w:color w:val="000000"/>
            <w:sz w:val="24"/>
            <w:szCs w:val="24"/>
          </w:rPr>
          <m:t>P</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cue</m:t>
            </m:r>
          </m:e>
        </m:d>
      </m:oMath>
      <w:r>
        <w:rPr>
          <w:rFonts w:ascii="Times New Roman" w:eastAsia="Times New Roman" w:hAnsi="Times New Roman" w:cs="Times New Roman"/>
          <w:color w:val="000000"/>
          <w:sz w:val="24"/>
          <w:szCs w:val="24"/>
        </w:rPr>
        <w:t xml:space="preserve">. We found that </w:t>
      </w:r>
      <m:oMath>
        <m:r>
          <w:rPr>
            <w:rFonts w:ascii="Cambria Math" w:eastAsia="Times New Roman" w:hAnsi="Cambria Math" w:cs="Times New Roman"/>
            <w:color w:val="000000"/>
            <w:sz w:val="24"/>
            <w:szCs w:val="24"/>
          </w:rPr>
          <m:t>P</m:t>
        </m:r>
        <m:d>
          <m:dPr>
            <m:ctrlPr>
              <w:rPr>
                <w:rFonts w:ascii="Cambria Math" w:eastAsia="Times New Roman" w:hAnsi="Cambria Math" w:cs="Times New Roman"/>
                <w:i/>
                <w:color w:val="000000"/>
                <w:sz w:val="24"/>
                <w:szCs w:val="24"/>
              </w:rPr>
            </m:ctrlPr>
          </m:dPr>
          <m:e>
            <m:r>
              <w:ins w:id="222" w:author="Mark Eldridge" w:date="2025-05-14T17:25:00Z" w16du:dateUtc="2025-05-14T16:25:00Z">
                <w:rPr>
                  <w:rFonts w:ascii="Cambria Math" w:eastAsia="Times New Roman" w:hAnsi="Cambria Math" w:cs="Times New Roman"/>
                  <w:color w:val="000000"/>
                  <w:sz w:val="24"/>
                  <w:szCs w:val="24"/>
                </w:rPr>
                <m:t>cue</m:t>
              </w:ins>
            </m:r>
            <m:r>
              <w:del w:id="223" w:author="Mark Eldridge" w:date="2025-05-14T17:25:00Z" w16du:dateUtc="2025-05-14T16:25:00Z">
                <w:rPr>
                  <w:rFonts w:ascii="Cambria Math" w:eastAsia="Times New Roman" w:hAnsi="Cambria Math" w:cs="Times New Roman"/>
                  <w:color w:val="000000"/>
                  <w:sz w:val="24"/>
                  <w:szCs w:val="24"/>
                </w:rPr>
                <m:t>interaction</m:t>
              </w:del>
            </m:r>
          </m:e>
        </m:d>
      </m:oMath>
      <w:r>
        <w:rPr>
          <w:rFonts w:ascii="Times New Roman" w:eastAsia="Times New Roman" w:hAnsi="Times New Roman" w:cs="Times New Roman"/>
          <w:color w:val="000000"/>
          <w:sz w:val="24"/>
          <w:szCs w:val="24"/>
        </w:rPr>
        <w:t xml:space="preserve"> is significantly higher than </w:t>
      </w:r>
      <m:oMath>
        <m:acc>
          <m:accPr>
            <m:chr m:val="̅"/>
            <m:ctrlPr>
              <w:rPr>
                <w:rFonts w:ascii="Cambria Math" w:eastAsia="Times New Roman" w:hAnsi="Cambria Math" w:cs="Times New Roman"/>
                <w:i/>
                <w:color w:val="000000"/>
                <w:sz w:val="24"/>
                <w:szCs w:val="24"/>
              </w:rPr>
            </m:ctrlPr>
          </m:accPr>
          <m:e>
            <m:r>
              <w:rPr>
                <w:rFonts w:ascii="Cambria Math" w:eastAsia="Times New Roman" w:hAnsi="Cambria Math" w:cs="Times New Roman"/>
                <w:color w:val="000000"/>
                <w:sz w:val="24"/>
                <w:szCs w:val="24"/>
              </w:rPr>
              <m:t>P</m:t>
            </m:r>
          </m:e>
        </m:acc>
        <m:r>
          <w:rPr>
            <w:rFonts w:ascii="Cambria Math" w:eastAsia="Times New Roman" w:hAnsi="Cambria Math" w:cs="Times New Roman"/>
            <w:color w:val="000000"/>
            <w:sz w:val="24"/>
            <w:szCs w:val="24"/>
          </w:rPr>
          <m:t>(interaction)</m:t>
        </m:r>
      </m:oMath>
      <w:r>
        <w:rPr>
          <w:rFonts w:ascii="Times New Roman" w:eastAsia="Times New Roman" w:hAnsi="Times New Roman" w:cs="Times New Roman"/>
          <w:color w:val="000000"/>
          <w:sz w:val="24"/>
          <w:szCs w:val="24"/>
        </w:rPr>
        <w:t xml:space="preserve"> in Monkey </w:t>
      </w:r>
      <w:r w:rsidR="00BF069A">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 xml:space="preserve">, from around 200ms after cue onset (Fig. </w:t>
      </w:r>
      <w:r w:rsidR="00D714DA">
        <w:rPr>
          <w:rFonts w:ascii="Times New Roman" w:eastAsia="Times New Roman" w:hAnsi="Times New Roman" w:cs="Times New Roman"/>
          <w:color w:val="000000"/>
          <w:sz w:val="24"/>
          <w:szCs w:val="24"/>
        </w:rPr>
        <w:t>7C</w:t>
      </w:r>
      <w:r>
        <w:rPr>
          <w:rFonts w:ascii="Times New Roman" w:eastAsia="Times New Roman" w:hAnsi="Times New Roman" w:cs="Times New Roman"/>
          <w:color w:val="000000"/>
          <w:sz w:val="24"/>
          <w:szCs w:val="24"/>
        </w:rPr>
        <w:t xml:space="preserve">, </w:t>
      </w:r>
      <w:r w:rsidR="00BB41CC">
        <w:rPr>
          <w:rFonts w:ascii="Times New Roman" w:eastAsia="Times New Roman" w:hAnsi="Times New Roman" w:cs="Times New Roman"/>
          <w:color w:val="000000"/>
          <w:sz w:val="24"/>
          <w:szCs w:val="24"/>
        </w:rPr>
        <w:t>left</w:t>
      </w:r>
      <w:r>
        <w:rPr>
          <w:rFonts w:ascii="Times New Roman" w:eastAsia="Times New Roman" w:hAnsi="Times New Roman" w:cs="Times New Roman"/>
          <w:color w:val="000000"/>
          <w:sz w:val="24"/>
          <w:szCs w:val="24"/>
        </w:rPr>
        <w:t xml:space="preserve"> panel).</w:t>
      </w:r>
      <w:r w:rsidR="00145BAE">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Monkey </w:t>
      </w:r>
      <w:r w:rsidR="00BF069A">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 xml:space="preserve"> did not show such a difference</w:t>
      </w:r>
      <w:r w:rsidR="00BB41CC">
        <w:rPr>
          <w:rFonts w:ascii="Times New Roman" w:eastAsia="Times New Roman" w:hAnsi="Times New Roman" w:cs="Times New Roman"/>
          <w:color w:val="000000"/>
          <w:sz w:val="24"/>
          <w:szCs w:val="24"/>
        </w:rPr>
        <w:t xml:space="preserve"> (Fig. </w:t>
      </w:r>
      <w:r w:rsidR="000E0949">
        <w:rPr>
          <w:rFonts w:ascii="Times New Roman" w:eastAsia="Times New Roman" w:hAnsi="Times New Roman" w:cs="Times New Roman"/>
          <w:color w:val="000000"/>
          <w:sz w:val="24"/>
          <w:szCs w:val="24"/>
        </w:rPr>
        <w:t>7C</w:t>
      </w:r>
      <w:r w:rsidR="00BB41CC">
        <w:rPr>
          <w:rFonts w:ascii="Times New Roman" w:eastAsia="Times New Roman" w:hAnsi="Times New Roman" w:cs="Times New Roman"/>
          <w:color w:val="000000"/>
          <w:sz w:val="24"/>
          <w:szCs w:val="24"/>
        </w:rPr>
        <w:t>, right panel)</w:t>
      </w:r>
      <w:r>
        <w:rPr>
          <w:rFonts w:ascii="Times New Roman" w:eastAsia="Times New Roman" w:hAnsi="Times New Roman" w:cs="Times New Roman"/>
          <w:color w:val="000000"/>
          <w:sz w:val="24"/>
          <w:szCs w:val="24"/>
        </w:rPr>
        <w:t xml:space="preserve">. </w:t>
      </w:r>
    </w:p>
    <w:p w14:paraId="16BE88D3" w14:textId="2F3FD971" w:rsidR="008048B1" w:rsidRDefault="00D8640C" w:rsidP="0022668B">
      <w:pPr>
        <w:shd w:val="clear" w:color="auto" w:fill="FFFFFF"/>
        <w:spacing w:after="0" w:line="480" w:lineRule="auto"/>
        <w:jc w:val="center"/>
        <w:rPr>
          <w:rFonts w:ascii="Times New Roman" w:eastAsia="Times New Roman" w:hAnsi="Times New Roman" w:cs="Times New Roman"/>
          <w:b/>
          <w:sz w:val="24"/>
          <w:szCs w:val="24"/>
        </w:rPr>
      </w:pPr>
      <w:commentRangeStart w:id="224"/>
      <w:r>
        <w:rPr>
          <w:rFonts w:ascii="Times New Roman" w:eastAsia="Times New Roman" w:hAnsi="Times New Roman" w:cs="Times New Roman"/>
          <w:b/>
          <w:noProof/>
          <w:sz w:val="24"/>
          <w:szCs w:val="24"/>
        </w:rPr>
        <w:drawing>
          <wp:inline distT="0" distB="0" distL="0" distR="0" wp14:anchorId="2BBCD6F4" wp14:editId="6DA9DDC3">
            <wp:extent cx="2463421" cy="3738297"/>
            <wp:effectExtent l="0" t="0" r="0" b="0"/>
            <wp:docPr id="1160704934" name="Picture 4" descr="A graph of a number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04934" name="Picture 4" descr="A graph of a number of numbers&#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503266" cy="3798763"/>
                    </a:xfrm>
                    <a:prstGeom prst="rect">
                      <a:avLst/>
                    </a:prstGeom>
                    <a:noFill/>
                    <a:ln>
                      <a:noFill/>
                    </a:ln>
                  </pic:spPr>
                </pic:pic>
              </a:graphicData>
            </a:graphic>
          </wp:inline>
        </w:drawing>
      </w:r>
      <w:commentRangeEnd w:id="224"/>
      <w:r w:rsidR="004A5464">
        <w:rPr>
          <w:rStyle w:val="CommentReference"/>
        </w:rPr>
        <w:commentReference w:id="224"/>
      </w:r>
    </w:p>
    <w:p w14:paraId="0C66B504" w14:textId="77777777" w:rsidR="008048B1" w:rsidRDefault="008048B1" w:rsidP="005457B4">
      <w:pPr>
        <w:shd w:val="clear" w:color="auto" w:fill="FFFFFF"/>
        <w:spacing w:after="0" w:line="480" w:lineRule="auto"/>
        <w:rPr>
          <w:rFonts w:ascii="Times New Roman" w:eastAsia="Times New Roman" w:hAnsi="Times New Roman" w:cs="Times New Roman"/>
          <w:b/>
          <w:sz w:val="24"/>
          <w:szCs w:val="24"/>
        </w:rPr>
      </w:pPr>
    </w:p>
    <w:p w14:paraId="79CB3646" w14:textId="39EF0E52" w:rsidR="008E760B" w:rsidRDefault="009D40DE" w:rsidP="005457B4">
      <w:pPr>
        <w:shd w:val="clear" w:color="auto" w:fill="FFFFFF"/>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Discussion</w:t>
      </w:r>
    </w:p>
    <w:p w14:paraId="2896C545" w14:textId="62DE5179" w:rsidR="003C1DE0" w:rsidRDefault="008A4A77" w:rsidP="008A4A77">
      <w:pPr>
        <w:shd w:val="clear" w:color="auto" w:fill="FFFFFF"/>
        <w:spacing w:after="0" w:line="480" w:lineRule="auto"/>
        <w:rPr>
          <w:rFonts w:ascii="Times New Roman" w:eastAsia="Times New Roman" w:hAnsi="Times New Roman" w:cs="Times New Roman"/>
          <w:bCs/>
          <w:sz w:val="24"/>
          <w:szCs w:val="24"/>
        </w:rPr>
      </w:pPr>
      <w:r w:rsidRPr="008A4A77">
        <w:rPr>
          <w:rFonts w:ascii="Times New Roman" w:eastAsia="Times New Roman" w:hAnsi="Times New Roman" w:cs="Times New Roman"/>
          <w:bCs/>
          <w:sz w:val="24"/>
          <w:szCs w:val="24"/>
        </w:rPr>
        <w:lastRenderedPageBreak/>
        <w:t xml:space="preserve">In this study, we investigated how the </w:t>
      </w:r>
      <w:commentRangeStart w:id="225"/>
      <w:r w:rsidRPr="008A4A77">
        <w:rPr>
          <w:rFonts w:ascii="Times New Roman" w:eastAsia="Times New Roman" w:hAnsi="Times New Roman" w:cs="Times New Roman"/>
          <w:bCs/>
          <w:sz w:val="24"/>
          <w:szCs w:val="24"/>
        </w:rPr>
        <w:t>dorsolateral prefrontal cortex (</w:t>
      </w:r>
      <w:proofErr w:type="spellStart"/>
      <w:r w:rsidRPr="008A4A77">
        <w:rPr>
          <w:rFonts w:ascii="Times New Roman" w:eastAsia="Times New Roman" w:hAnsi="Times New Roman" w:cs="Times New Roman"/>
          <w:bCs/>
          <w:sz w:val="24"/>
          <w:szCs w:val="24"/>
        </w:rPr>
        <w:t>dlPFC</w:t>
      </w:r>
      <w:proofErr w:type="spellEnd"/>
      <w:r w:rsidRPr="008A4A77">
        <w:rPr>
          <w:rFonts w:ascii="Times New Roman" w:eastAsia="Times New Roman" w:hAnsi="Times New Roman" w:cs="Times New Roman"/>
          <w:bCs/>
          <w:sz w:val="24"/>
          <w:szCs w:val="24"/>
        </w:rPr>
        <w:t xml:space="preserve">) </w:t>
      </w:r>
      <w:commentRangeEnd w:id="225"/>
      <w:r w:rsidR="00DF08DF">
        <w:rPr>
          <w:rStyle w:val="CommentReference"/>
        </w:rPr>
        <w:commentReference w:id="225"/>
      </w:r>
      <w:r w:rsidRPr="008A4A77">
        <w:rPr>
          <w:rFonts w:ascii="Times New Roman" w:eastAsia="Times New Roman" w:hAnsi="Times New Roman" w:cs="Times New Roman"/>
          <w:bCs/>
          <w:sz w:val="24"/>
          <w:szCs w:val="24"/>
        </w:rPr>
        <w:t>encodes reward magnitude and delay</w:t>
      </w:r>
      <w:r w:rsidR="00187E11">
        <w:rPr>
          <w:rFonts w:ascii="Times New Roman" w:eastAsia="Times New Roman" w:hAnsi="Times New Roman" w:cs="Times New Roman"/>
          <w:bCs/>
          <w:sz w:val="24"/>
          <w:szCs w:val="24"/>
        </w:rPr>
        <w:t xml:space="preserve"> </w:t>
      </w:r>
      <w:r w:rsidRPr="008A4A77">
        <w:rPr>
          <w:rFonts w:ascii="Times New Roman" w:eastAsia="Times New Roman" w:hAnsi="Times New Roman" w:cs="Times New Roman"/>
          <w:bCs/>
          <w:sz w:val="24"/>
          <w:szCs w:val="24"/>
        </w:rPr>
        <w:t xml:space="preserve">during a temporal discounting task, and how these neural </w:t>
      </w:r>
      <w:r w:rsidR="00637EF2">
        <w:rPr>
          <w:rFonts w:ascii="Times New Roman" w:eastAsia="Times New Roman" w:hAnsi="Times New Roman" w:cs="Times New Roman"/>
          <w:bCs/>
          <w:sz w:val="24"/>
          <w:szCs w:val="24"/>
        </w:rPr>
        <w:t xml:space="preserve">signals </w:t>
      </w:r>
      <w:r w:rsidRPr="008A4A77">
        <w:rPr>
          <w:rFonts w:ascii="Times New Roman" w:eastAsia="Times New Roman" w:hAnsi="Times New Roman" w:cs="Times New Roman"/>
          <w:bCs/>
          <w:sz w:val="24"/>
          <w:szCs w:val="24"/>
        </w:rPr>
        <w:t xml:space="preserve">relate to </w:t>
      </w:r>
      <w:r w:rsidR="00637EF2">
        <w:rPr>
          <w:rFonts w:ascii="Times New Roman" w:eastAsia="Times New Roman" w:hAnsi="Times New Roman" w:cs="Times New Roman"/>
          <w:bCs/>
          <w:sz w:val="24"/>
          <w:szCs w:val="24"/>
        </w:rPr>
        <w:t>behavior</w:t>
      </w:r>
      <w:r w:rsidR="00240CE9">
        <w:rPr>
          <w:rFonts w:ascii="Times New Roman" w:eastAsia="Times New Roman" w:hAnsi="Times New Roman" w:cs="Times New Roman"/>
          <w:bCs/>
          <w:sz w:val="24"/>
          <w:szCs w:val="24"/>
        </w:rPr>
        <w:t>al preferences</w:t>
      </w:r>
      <w:r w:rsidR="00637EF2">
        <w:rPr>
          <w:rFonts w:ascii="Times New Roman" w:eastAsia="Times New Roman" w:hAnsi="Times New Roman" w:cs="Times New Roman"/>
          <w:bCs/>
          <w:sz w:val="24"/>
          <w:szCs w:val="24"/>
        </w:rPr>
        <w:t>.</w:t>
      </w:r>
      <w:r w:rsidRPr="008A4A77">
        <w:rPr>
          <w:rFonts w:ascii="Times New Roman" w:eastAsia="Times New Roman" w:hAnsi="Times New Roman" w:cs="Times New Roman"/>
          <w:bCs/>
          <w:sz w:val="24"/>
          <w:szCs w:val="24"/>
        </w:rPr>
        <w:t xml:space="preserve"> </w:t>
      </w:r>
      <w:r w:rsidR="007D1CCF" w:rsidRPr="00683CA2">
        <w:rPr>
          <w:rFonts w:ascii="Times New Roman" w:eastAsia="Times New Roman" w:hAnsi="Times New Roman" w:cs="Times New Roman"/>
          <w:bCs/>
          <w:sz w:val="24"/>
          <w:szCs w:val="24"/>
        </w:rPr>
        <w:t>We also</w:t>
      </w:r>
      <w:r w:rsidR="005F0D40" w:rsidRPr="005F0D40">
        <w:rPr>
          <w:rFonts w:ascii="Times New Roman" w:eastAsia="Times New Roman" w:hAnsi="Times New Roman" w:cs="Times New Roman"/>
          <w:sz w:val="24"/>
          <w:szCs w:val="24"/>
        </w:rPr>
        <w:t xml:space="preserve"> </w:t>
      </w:r>
      <w:r w:rsidR="00240CE9">
        <w:rPr>
          <w:rFonts w:ascii="Times New Roman" w:eastAsia="Times New Roman" w:hAnsi="Times New Roman" w:cs="Times New Roman"/>
          <w:sz w:val="24"/>
          <w:szCs w:val="24"/>
        </w:rPr>
        <w:t>examined</w:t>
      </w:r>
      <w:r w:rsidR="005F0D40">
        <w:rPr>
          <w:rFonts w:ascii="Times New Roman" w:eastAsia="Times New Roman" w:hAnsi="Times New Roman" w:cs="Times New Roman"/>
          <w:sz w:val="24"/>
          <w:szCs w:val="24"/>
        </w:rPr>
        <w:t xml:space="preserve"> </w:t>
      </w:r>
      <w:r w:rsidR="005F0D40" w:rsidRPr="0065490A">
        <w:rPr>
          <w:rFonts w:ascii="Times New Roman" w:eastAsia="Times New Roman" w:hAnsi="Times New Roman" w:cs="Times New Roman"/>
          <w:sz w:val="24"/>
          <w:szCs w:val="24"/>
        </w:rPr>
        <w:t xml:space="preserve">how </w:t>
      </w:r>
      <w:r w:rsidR="001A2B81">
        <w:rPr>
          <w:rFonts w:ascii="Times New Roman" w:eastAsia="Times New Roman" w:hAnsi="Times New Roman" w:cs="Times New Roman"/>
          <w:sz w:val="24"/>
          <w:szCs w:val="24"/>
        </w:rPr>
        <w:t xml:space="preserve">the </w:t>
      </w:r>
      <w:r w:rsidR="005F0D40" w:rsidRPr="0065490A">
        <w:rPr>
          <w:rFonts w:ascii="Times New Roman" w:eastAsia="Times New Roman" w:hAnsi="Times New Roman" w:cs="Times New Roman"/>
          <w:sz w:val="24"/>
          <w:szCs w:val="24"/>
        </w:rPr>
        <w:t xml:space="preserve">additional </w:t>
      </w:r>
      <w:r w:rsidR="001A2B81">
        <w:rPr>
          <w:rFonts w:ascii="Times New Roman" w:eastAsia="Times New Roman" w:hAnsi="Times New Roman" w:cs="Times New Roman"/>
          <w:sz w:val="24"/>
          <w:szCs w:val="24"/>
        </w:rPr>
        <w:t xml:space="preserve">time </w:t>
      </w:r>
      <w:r w:rsidR="0055439F">
        <w:rPr>
          <w:rFonts w:ascii="Times New Roman" w:eastAsia="Times New Roman" w:hAnsi="Times New Roman" w:cs="Times New Roman"/>
          <w:sz w:val="24"/>
          <w:szCs w:val="24"/>
        </w:rPr>
        <w:t>to take an</w:t>
      </w:r>
      <w:r w:rsidR="005F0D40" w:rsidRPr="0065490A">
        <w:rPr>
          <w:rFonts w:ascii="Times New Roman" w:eastAsia="Times New Roman" w:hAnsi="Times New Roman" w:cs="Times New Roman"/>
          <w:sz w:val="24"/>
          <w:szCs w:val="24"/>
        </w:rPr>
        <w:t xml:space="preserve"> action </w:t>
      </w:r>
      <w:r w:rsidR="00683CA2">
        <w:rPr>
          <w:rFonts w:ascii="Times New Roman" w:eastAsia="Times New Roman" w:hAnsi="Times New Roman" w:cs="Times New Roman"/>
          <w:sz w:val="24"/>
          <w:szCs w:val="24"/>
        </w:rPr>
        <w:t xml:space="preserve">modulates value computations in the </w:t>
      </w:r>
      <w:proofErr w:type="spellStart"/>
      <w:r w:rsidR="00683CA2">
        <w:rPr>
          <w:rFonts w:ascii="Times New Roman" w:eastAsia="Times New Roman" w:hAnsi="Times New Roman" w:cs="Times New Roman"/>
          <w:sz w:val="24"/>
          <w:szCs w:val="24"/>
        </w:rPr>
        <w:t>dlPFC</w:t>
      </w:r>
      <w:proofErr w:type="spellEnd"/>
      <w:r w:rsidR="005F0D40" w:rsidRPr="0065490A">
        <w:rPr>
          <w:rFonts w:ascii="Times New Roman" w:eastAsia="Times New Roman" w:hAnsi="Times New Roman" w:cs="Times New Roman"/>
          <w:sz w:val="24"/>
          <w:szCs w:val="24"/>
        </w:rPr>
        <w:t>.</w:t>
      </w:r>
    </w:p>
    <w:p w14:paraId="7C62F1B1" w14:textId="0108CFCD" w:rsidR="008A4A77" w:rsidRPr="008A4A77" w:rsidRDefault="008A4A77" w:rsidP="003C1DE0">
      <w:pPr>
        <w:shd w:val="clear" w:color="auto" w:fill="FFFFFF"/>
        <w:spacing w:after="0" w:line="480" w:lineRule="auto"/>
        <w:ind w:firstLine="360"/>
        <w:rPr>
          <w:rFonts w:ascii="Times New Roman" w:eastAsia="Times New Roman" w:hAnsi="Times New Roman" w:cs="Times New Roman"/>
          <w:bCs/>
          <w:sz w:val="24"/>
          <w:szCs w:val="24"/>
        </w:rPr>
      </w:pPr>
      <w:r w:rsidRPr="008A4A77">
        <w:rPr>
          <w:rFonts w:ascii="Times New Roman" w:eastAsia="Times New Roman" w:hAnsi="Times New Roman" w:cs="Times New Roman"/>
          <w:bCs/>
          <w:sz w:val="24"/>
          <w:szCs w:val="24"/>
        </w:rPr>
        <w:t xml:space="preserve">Using single-neuron recordings </w:t>
      </w:r>
      <w:r w:rsidR="00B90FC3">
        <w:rPr>
          <w:rFonts w:ascii="Times New Roman" w:eastAsia="Times New Roman" w:hAnsi="Times New Roman" w:cs="Times New Roman"/>
          <w:bCs/>
          <w:sz w:val="24"/>
          <w:szCs w:val="24"/>
        </w:rPr>
        <w:t>from</w:t>
      </w:r>
      <w:r w:rsidRPr="008A4A77">
        <w:rPr>
          <w:rFonts w:ascii="Times New Roman" w:eastAsia="Times New Roman" w:hAnsi="Times New Roman" w:cs="Times New Roman"/>
          <w:bCs/>
          <w:sz w:val="24"/>
          <w:szCs w:val="24"/>
        </w:rPr>
        <w:t xml:space="preserve"> two monkeys performing a task that required </w:t>
      </w:r>
      <w:r w:rsidR="006A194E">
        <w:rPr>
          <w:rFonts w:ascii="Times New Roman" w:eastAsia="Times New Roman" w:hAnsi="Times New Roman" w:cs="Times New Roman"/>
          <w:bCs/>
          <w:sz w:val="24"/>
          <w:szCs w:val="24"/>
        </w:rPr>
        <w:t xml:space="preserve">evaluating </w:t>
      </w:r>
      <w:r w:rsidR="001C3778">
        <w:rPr>
          <w:rFonts w:ascii="Times New Roman" w:eastAsia="Times New Roman" w:hAnsi="Times New Roman" w:cs="Times New Roman"/>
          <w:bCs/>
          <w:sz w:val="24"/>
          <w:szCs w:val="24"/>
        </w:rPr>
        <w:t>different</w:t>
      </w:r>
      <w:r w:rsidRPr="008A4A77">
        <w:rPr>
          <w:rFonts w:ascii="Times New Roman" w:eastAsia="Times New Roman" w:hAnsi="Times New Roman" w:cs="Times New Roman"/>
          <w:bCs/>
          <w:sz w:val="24"/>
          <w:szCs w:val="24"/>
        </w:rPr>
        <w:t xml:space="preserve"> reward</w:t>
      </w:r>
      <w:r w:rsidR="006A194E">
        <w:rPr>
          <w:rFonts w:ascii="Times New Roman" w:eastAsia="Times New Roman" w:hAnsi="Times New Roman" w:cs="Times New Roman"/>
          <w:bCs/>
          <w:sz w:val="24"/>
          <w:szCs w:val="24"/>
        </w:rPr>
        <w:t>s of different sizes</w:t>
      </w:r>
      <w:r w:rsidRPr="008A4A77">
        <w:rPr>
          <w:rFonts w:ascii="Times New Roman" w:eastAsia="Times New Roman" w:hAnsi="Times New Roman" w:cs="Times New Roman"/>
          <w:bCs/>
          <w:sz w:val="24"/>
          <w:szCs w:val="24"/>
        </w:rPr>
        <w:t xml:space="preserve"> </w:t>
      </w:r>
      <w:r w:rsidR="006A194E">
        <w:rPr>
          <w:rFonts w:ascii="Times New Roman" w:eastAsia="Times New Roman" w:hAnsi="Times New Roman" w:cs="Times New Roman"/>
          <w:bCs/>
          <w:sz w:val="24"/>
          <w:szCs w:val="24"/>
        </w:rPr>
        <w:t>available after varying</w:t>
      </w:r>
      <w:r w:rsidRPr="008A4A77">
        <w:rPr>
          <w:rFonts w:ascii="Times New Roman" w:eastAsia="Times New Roman" w:hAnsi="Times New Roman" w:cs="Times New Roman"/>
          <w:bCs/>
          <w:sz w:val="24"/>
          <w:szCs w:val="24"/>
        </w:rPr>
        <w:t xml:space="preserve"> delays, we found that </w:t>
      </w:r>
      <w:proofErr w:type="spellStart"/>
      <w:r w:rsidRPr="008A4A77">
        <w:rPr>
          <w:rFonts w:ascii="Times New Roman" w:eastAsia="Times New Roman" w:hAnsi="Times New Roman" w:cs="Times New Roman"/>
          <w:bCs/>
          <w:sz w:val="24"/>
          <w:szCs w:val="24"/>
        </w:rPr>
        <w:t>dlPFC</w:t>
      </w:r>
      <w:proofErr w:type="spellEnd"/>
      <w:r w:rsidRPr="008A4A77">
        <w:rPr>
          <w:rFonts w:ascii="Times New Roman" w:eastAsia="Times New Roman" w:hAnsi="Times New Roman" w:cs="Times New Roman"/>
          <w:bCs/>
          <w:sz w:val="24"/>
          <w:szCs w:val="24"/>
        </w:rPr>
        <w:t xml:space="preserve"> </w:t>
      </w:r>
      <w:r w:rsidR="00B676E6">
        <w:rPr>
          <w:rFonts w:ascii="Times New Roman" w:eastAsia="Times New Roman" w:hAnsi="Times New Roman" w:cs="Times New Roman"/>
          <w:bCs/>
          <w:sz w:val="24"/>
          <w:szCs w:val="24"/>
        </w:rPr>
        <w:t xml:space="preserve">neurons </w:t>
      </w:r>
      <w:r w:rsidRPr="008A4A77">
        <w:rPr>
          <w:rFonts w:ascii="Times New Roman" w:eastAsia="Times New Roman" w:hAnsi="Times New Roman" w:cs="Times New Roman"/>
          <w:bCs/>
          <w:sz w:val="24"/>
          <w:szCs w:val="24"/>
        </w:rPr>
        <w:t xml:space="preserve">encoded reward </w:t>
      </w:r>
      <w:r w:rsidR="00B676E6">
        <w:rPr>
          <w:rFonts w:ascii="Times New Roman" w:eastAsia="Times New Roman" w:hAnsi="Times New Roman" w:cs="Times New Roman"/>
          <w:bCs/>
          <w:sz w:val="24"/>
          <w:szCs w:val="24"/>
        </w:rPr>
        <w:t>size</w:t>
      </w:r>
      <w:r w:rsidRPr="008A4A77">
        <w:rPr>
          <w:rFonts w:ascii="Times New Roman" w:eastAsia="Times New Roman" w:hAnsi="Times New Roman" w:cs="Times New Roman"/>
          <w:bCs/>
          <w:sz w:val="24"/>
          <w:szCs w:val="24"/>
        </w:rPr>
        <w:t xml:space="preserve"> and delay in opposing directions. </w:t>
      </w:r>
      <w:r w:rsidR="00794486">
        <w:rPr>
          <w:rFonts w:ascii="Times New Roman" w:eastAsia="Times New Roman" w:hAnsi="Times New Roman" w:cs="Times New Roman"/>
          <w:bCs/>
          <w:sz w:val="24"/>
          <w:szCs w:val="24"/>
        </w:rPr>
        <w:t xml:space="preserve">This pattern </w:t>
      </w:r>
      <w:r w:rsidR="00FF20BC">
        <w:rPr>
          <w:rFonts w:ascii="Times New Roman" w:eastAsia="Times New Roman" w:hAnsi="Times New Roman" w:cs="Times New Roman"/>
          <w:bCs/>
          <w:sz w:val="24"/>
          <w:szCs w:val="24"/>
        </w:rPr>
        <w:t>correlates</w:t>
      </w:r>
      <w:r w:rsidR="00D26F57">
        <w:rPr>
          <w:rFonts w:ascii="Times New Roman" w:eastAsia="Times New Roman" w:hAnsi="Times New Roman" w:cs="Times New Roman"/>
          <w:bCs/>
          <w:sz w:val="24"/>
          <w:szCs w:val="24"/>
        </w:rPr>
        <w:t xml:space="preserve"> with temporal </w:t>
      </w:r>
      <w:r w:rsidR="00794486">
        <w:rPr>
          <w:rFonts w:ascii="Times New Roman" w:eastAsia="Times New Roman" w:hAnsi="Times New Roman" w:cs="Times New Roman"/>
          <w:bCs/>
          <w:sz w:val="24"/>
          <w:szCs w:val="24"/>
        </w:rPr>
        <w:t xml:space="preserve">discounting, where the value </w:t>
      </w:r>
      <w:r w:rsidR="004A1A71">
        <w:rPr>
          <w:rFonts w:ascii="Times New Roman" w:eastAsia="Times New Roman" w:hAnsi="Times New Roman" w:cs="Times New Roman"/>
          <w:bCs/>
          <w:sz w:val="24"/>
          <w:szCs w:val="24"/>
        </w:rPr>
        <w:t xml:space="preserve">of a reward decreases with increasing </w:t>
      </w:r>
      <w:r w:rsidR="00FF20BC">
        <w:rPr>
          <w:rFonts w:ascii="Times New Roman" w:eastAsia="Times New Roman" w:hAnsi="Times New Roman" w:cs="Times New Roman"/>
          <w:bCs/>
          <w:sz w:val="24"/>
          <w:szCs w:val="24"/>
        </w:rPr>
        <w:t>delays</w:t>
      </w:r>
      <w:r w:rsidR="004A1A71">
        <w:rPr>
          <w:rFonts w:ascii="Times New Roman" w:eastAsia="Times New Roman" w:hAnsi="Times New Roman" w:cs="Times New Roman"/>
          <w:bCs/>
          <w:sz w:val="24"/>
          <w:szCs w:val="24"/>
        </w:rPr>
        <w:t xml:space="preserve">. It </w:t>
      </w:r>
      <w:r w:rsidRPr="008A4A77">
        <w:rPr>
          <w:rFonts w:ascii="Times New Roman" w:eastAsia="Times New Roman" w:hAnsi="Times New Roman" w:cs="Times New Roman"/>
          <w:bCs/>
          <w:sz w:val="24"/>
          <w:szCs w:val="24"/>
        </w:rPr>
        <w:t xml:space="preserve">is </w:t>
      </w:r>
      <w:r w:rsidR="004A1A71">
        <w:rPr>
          <w:rFonts w:ascii="Times New Roman" w:eastAsia="Times New Roman" w:hAnsi="Times New Roman" w:cs="Times New Roman"/>
          <w:bCs/>
          <w:sz w:val="24"/>
          <w:szCs w:val="24"/>
        </w:rPr>
        <w:t xml:space="preserve">also </w:t>
      </w:r>
      <w:r w:rsidRPr="008A4A77">
        <w:rPr>
          <w:rFonts w:ascii="Times New Roman" w:eastAsia="Times New Roman" w:hAnsi="Times New Roman" w:cs="Times New Roman"/>
          <w:bCs/>
          <w:sz w:val="24"/>
          <w:szCs w:val="24"/>
        </w:rPr>
        <w:t xml:space="preserve">consistent with previous studies showing that </w:t>
      </w:r>
      <w:r w:rsidR="00E9365C">
        <w:rPr>
          <w:rFonts w:ascii="Times New Roman" w:eastAsia="Times New Roman" w:hAnsi="Times New Roman" w:cs="Times New Roman"/>
          <w:bCs/>
          <w:sz w:val="24"/>
          <w:szCs w:val="24"/>
        </w:rPr>
        <w:t xml:space="preserve">a </w:t>
      </w:r>
      <w:r w:rsidR="00E9365C" w:rsidRPr="00E9365C">
        <w:rPr>
          <w:rFonts w:ascii="Times New Roman" w:eastAsia="Times New Roman" w:hAnsi="Times New Roman" w:cs="Times New Roman"/>
          <w:bCs/>
          <w:sz w:val="24"/>
          <w:szCs w:val="24"/>
        </w:rPr>
        <w:t>variety of brain regions</w:t>
      </w:r>
      <w:r w:rsidR="00E9365C">
        <w:rPr>
          <w:rFonts w:ascii="Times New Roman" w:eastAsia="Times New Roman" w:hAnsi="Times New Roman" w:cs="Times New Roman"/>
          <w:bCs/>
          <w:sz w:val="24"/>
          <w:szCs w:val="24"/>
        </w:rPr>
        <w:t xml:space="preserve"> </w:t>
      </w:r>
      <w:r w:rsidRPr="008A4A77">
        <w:rPr>
          <w:rFonts w:ascii="Times New Roman" w:eastAsia="Times New Roman" w:hAnsi="Times New Roman" w:cs="Times New Roman"/>
          <w:bCs/>
          <w:sz w:val="24"/>
          <w:szCs w:val="24"/>
        </w:rPr>
        <w:t>often represent reward and delay with opposi</w:t>
      </w:r>
      <w:r w:rsidR="005F72D0">
        <w:rPr>
          <w:rFonts w:ascii="Times New Roman" w:eastAsia="Times New Roman" w:hAnsi="Times New Roman" w:cs="Times New Roman"/>
          <w:bCs/>
          <w:sz w:val="24"/>
          <w:szCs w:val="24"/>
        </w:rPr>
        <w:t>ng</w:t>
      </w:r>
      <w:r w:rsidRPr="008A4A77">
        <w:rPr>
          <w:rFonts w:ascii="Times New Roman" w:eastAsia="Times New Roman" w:hAnsi="Times New Roman" w:cs="Times New Roman"/>
          <w:bCs/>
          <w:sz w:val="24"/>
          <w:szCs w:val="24"/>
        </w:rPr>
        <w:t xml:space="preserve"> tuning (</w:t>
      </w:r>
      <w:commentRangeStart w:id="226"/>
      <w:r w:rsidR="00CD71B5">
        <w:rPr>
          <w:rFonts w:ascii="Times New Roman" w:eastAsia="Times New Roman" w:hAnsi="Times New Roman" w:cs="Times New Roman"/>
          <w:bCs/>
          <w:sz w:val="24"/>
          <w:szCs w:val="24"/>
        </w:rPr>
        <w:t xml:space="preserve">Hori et al., 2021; </w:t>
      </w:r>
      <w:commentRangeEnd w:id="226"/>
      <w:r w:rsidR="00CD71B5">
        <w:rPr>
          <w:rStyle w:val="CommentReference"/>
        </w:rPr>
        <w:commentReference w:id="226"/>
      </w:r>
      <w:r w:rsidRPr="008A4A77">
        <w:rPr>
          <w:rFonts w:ascii="Times New Roman" w:eastAsia="Times New Roman" w:hAnsi="Times New Roman" w:cs="Times New Roman"/>
          <w:bCs/>
          <w:sz w:val="24"/>
          <w:szCs w:val="24"/>
        </w:rPr>
        <w:t xml:space="preserve">Kim et al., 2008), </w:t>
      </w:r>
      <w:r w:rsidR="00FF20BC">
        <w:rPr>
          <w:rFonts w:ascii="Times New Roman" w:eastAsia="Times New Roman" w:hAnsi="Times New Roman" w:cs="Times New Roman"/>
          <w:bCs/>
          <w:sz w:val="24"/>
          <w:szCs w:val="24"/>
        </w:rPr>
        <w:t>suggesting a shared</w:t>
      </w:r>
      <w:r w:rsidRPr="008A4A77">
        <w:rPr>
          <w:rFonts w:ascii="Times New Roman" w:eastAsia="Times New Roman" w:hAnsi="Times New Roman" w:cs="Times New Roman"/>
          <w:bCs/>
          <w:sz w:val="24"/>
          <w:szCs w:val="24"/>
        </w:rPr>
        <w:t xml:space="preserve"> </w:t>
      </w:r>
      <w:r w:rsidR="008B08AA">
        <w:rPr>
          <w:rFonts w:ascii="Times New Roman" w:eastAsia="Times New Roman" w:hAnsi="Times New Roman" w:cs="Times New Roman"/>
          <w:bCs/>
          <w:sz w:val="24"/>
          <w:szCs w:val="24"/>
        </w:rPr>
        <w:t xml:space="preserve">neural </w:t>
      </w:r>
      <w:r w:rsidRPr="008A4A77">
        <w:rPr>
          <w:rFonts w:ascii="Times New Roman" w:eastAsia="Times New Roman" w:hAnsi="Times New Roman" w:cs="Times New Roman"/>
          <w:bCs/>
          <w:sz w:val="24"/>
          <w:szCs w:val="24"/>
        </w:rPr>
        <w:t>coding mechanism for integrating temporally discounted value.</w:t>
      </w:r>
    </w:p>
    <w:p w14:paraId="49B42A8D" w14:textId="77777777" w:rsidR="00DA0CF4" w:rsidRPr="00DA0CF4" w:rsidRDefault="00DA0CF4" w:rsidP="00DA0CF4">
      <w:pPr>
        <w:shd w:val="clear" w:color="auto" w:fill="FFFFFF"/>
        <w:spacing w:after="0" w:line="480" w:lineRule="auto"/>
        <w:rPr>
          <w:rFonts w:ascii="Times New Roman" w:eastAsia="Times New Roman" w:hAnsi="Times New Roman" w:cs="Times New Roman"/>
          <w:bCs/>
          <w:sz w:val="24"/>
          <w:szCs w:val="24"/>
        </w:rPr>
      </w:pPr>
      <w:r w:rsidRPr="00DA0CF4">
        <w:rPr>
          <w:rFonts w:ascii="Times New Roman" w:eastAsia="Times New Roman" w:hAnsi="Times New Roman" w:cs="Times New Roman"/>
          <w:bCs/>
          <w:sz w:val="24"/>
          <w:szCs w:val="24"/>
        </w:rPr>
        <w:t>Importantly, this tuning evolved over time rather than remaining constant throughout the trial.</w:t>
      </w:r>
    </w:p>
    <w:p w14:paraId="7BCE2487" w14:textId="77777777" w:rsidR="00C3046A" w:rsidRPr="00C3046A" w:rsidRDefault="00AB26C9" w:rsidP="00C3046A">
      <w:pPr>
        <w:shd w:val="clear" w:color="auto" w:fill="FFFFFF"/>
        <w:spacing w:after="0" w:line="480" w:lineRule="auto"/>
        <w:rPr>
          <w:rFonts w:eastAsia="Times New Roman"/>
          <w:bCs/>
        </w:rPr>
      </w:pPr>
      <w:r>
        <w:rPr>
          <w:rFonts w:ascii="Times New Roman" w:eastAsia="Times New Roman" w:hAnsi="Times New Roman" w:cs="Times New Roman"/>
          <w:bCs/>
          <w:sz w:val="24"/>
          <w:szCs w:val="24"/>
        </w:rPr>
        <w:t xml:space="preserve">In particular, the negative correlation </w:t>
      </w:r>
      <w:r w:rsidR="00922C22">
        <w:rPr>
          <w:rFonts w:ascii="Times New Roman" w:eastAsia="Times New Roman" w:hAnsi="Times New Roman" w:cs="Times New Roman"/>
          <w:bCs/>
          <w:sz w:val="24"/>
          <w:szCs w:val="24"/>
        </w:rPr>
        <w:t>between reward magnitude and delay</w:t>
      </w:r>
      <w:r w:rsidR="00922C22" w:rsidRPr="00C3046A">
        <w:rPr>
          <w:rFonts w:ascii="Times New Roman" w:eastAsia="Times New Roman" w:hAnsi="Times New Roman" w:cs="Times New Roman"/>
          <w:bCs/>
          <w:sz w:val="28"/>
          <w:szCs w:val="28"/>
        </w:rPr>
        <w:t xml:space="preserve"> </w:t>
      </w:r>
      <w:r w:rsidR="00C3046A" w:rsidRPr="00C3046A">
        <w:rPr>
          <w:rFonts w:ascii="Times New Roman" w:eastAsia="Times New Roman" w:hAnsi="Times New Roman" w:cs="Times New Roman"/>
          <w:bCs/>
          <w:sz w:val="24"/>
          <w:szCs w:val="24"/>
        </w:rPr>
        <w:t>strengthened</w:t>
      </w:r>
    </w:p>
    <w:p w14:paraId="6081B726" w14:textId="14307496" w:rsidR="00B360F9" w:rsidRPr="00B360F9" w:rsidRDefault="008A4A77" w:rsidP="00B360F9">
      <w:pPr>
        <w:shd w:val="clear" w:color="auto" w:fill="FFFFFF"/>
        <w:spacing w:after="0" w:line="480" w:lineRule="auto"/>
        <w:rPr>
          <w:rFonts w:eastAsia="Times New Roman"/>
        </w:rPr>
      </w:pPr>
      <w:r w:rsidRPr="008A4A77">
        <w:rPr>
          <w:rFonts w:ascii="Times New Roman" w:eastAsia="Times New Roman" w:hAnsi="Times New Roman" w:cs="Times New Roman"/>
          <w:bCs/>
          <w:sz w:val="24"/>
          <w:szCs w:val="24"/>
        </w:rPr>
        <w:t>as the animals approached the decision point</w:t>
      </w:r>
      <w:r w:rsidR="00F95AE5">
        <w:rPr>
          <w:rFonts w:ascii="Times New Roman" w:eastAsia="Times New Roman" w:hAnsi="Times New Roman" w:cs="Times New Roman"/>
          <w:bCs/>
          <w:sz w:val="24"/>
          <w:szCs w:val="24"/>
        </w:rPr>
        <w:t>, indicating</w:t>
      </w:r>
      <w:r w:rsidRPr="008A4A77">
        <w:rPr>
          <w:rFonts w:ascii="Times New Roman" w:eastAsia="Times New Roman" w:hAnsi="Times New Roman" w:cs="Times New Roman"/>
          <w:bCs/>
          <w:sz w:val="24"/>
          <w:szCs w:val="24"/>
        </w:rPr>
        <w:t xml:space="preserve"> dynamic integration </w:t>
      </w:r>
      <w:r w:rsidR="00442FED">
        <w:rPr>
          <w:rFonts w:ascii="Times New Roman" w:eastAsia="Times New Roman" w:hAnsi="Times New Roman" w:cs="Times New Roman"/>
          <w:bCs/>
          <w:sz w:val="24"/>
          <w:szCs w:val="24"/>
        </w:rPr>
        <w:t xml:space="preserve">process in the </w:t>
      </w:r>
      <w:proofErr w:type="spellStart"/>
      <w:r w:rsidR="00442FED">
        <w:rPr>
          <w:rFonts w:ascii="Times New Roman" w:eastAsia="Times New Roman" w:hAnsi="Times New Roman" w:cs="Times New Roman"/>
          <w:bCs/>
          <w:sz w:val="24"/>
          <w:szCs w:val="24"/>
        </w:rPr>
        <w:t>dlPFC</w:t>
      </w:r>
      <w:proofErr w:type="spellEnd"/>
      <w:r w:rsidR="00442FED">
        <w:rPr>
          <w:rFonts w:ascii="Times New Roman" w:eastAsia="Times New Roman" w:hAnsi="Times New Roman" w:cs="Times New Roman"/>
          <w:bCs/>
          <w:sz w:val="24"/>
          <w:szCs w:val="24"/>
        </w:rPr>
        <w:t xml:space="preserve">, </w:t>
      </w:r>
      <w:r w:rsidR="001253D7">
        <w:rPr>
          <w:rFonts w:ascii="Times New Roman" w:eastAsia="Times New Roman" w:hAnsi="Times New Roman" w:cs="Times New Roman"/>
          <w:bCs/>
          <w:sz w:val="24"/>
          <w:szCs w:val="24"/>
        </w:rPr>
        <w:t>in which</w:t>
      </w:r>
      <w:r w:rsidR="00442FED">
        <w:rPr>
          <w:rFonts w:ascii="Times New Roman" w:eastAsia="Times New Roman" w:hAnsi="Times New Roman" w:cs="Times New Roman"/>
          <w:bCs/>
          <w:sz w:val="24"/>
          <w:szCs w:val="24"/>
        </w:rPr>
        <w:t xml:space="preserve"> the </w:t>
      </w:r>
      <w:r w:rsidRPr="008A4A77">
        <w:rPr>
          <w:rFonts w:ascii="Times New Roman" w:eastAsia="Times New Roman" w:hAnsi="Times New Roman" w:cs="Times New Roman"/>
          <w:bCs/>
          <w:sz w:val="24"/>
          <w:szCs w:val="24"/>
        </w:rPr>
        <w:t>value-</w:t>
      </w:r>
      <w:r w:rsidR="001253D7">
        <w:rPr>
          <w:rFonts w:ascii="Times New Roman" w:eastAsia="Times New Roman" w:hAnsi="Times New Roman" w:cs="Times New Roman"/>
          <w:bCs/>
          <w:sz w:val="24"/>
          <w:szCs w:val="24"/>
        </w:rPr>
        <w:t>related signal</w:t>
      </w:r>
      <w:r w:rsidRPr="008A4A77">
        <w:rPr>
          <w:rFonts w:ascii="Times New Roman" w:eastAsia="Times New Roman" w:hAnsi="Times New Roman" w:cs="Times New Roman"/>
          <w:bCs/>
          <w:sz w:val="24"/>
          <w:szCs w:val="24"/>
        </w:rPr>
        <w:t xml:space="preserve"> </w:t>
      </w:r>
      <w:r w:rsidR="009F12A7">
        <w:rPr>
          <w:rFonts w:ascii="Times New Roman" w:eastAsia="Times New Roman" w:hAnsi="Times New Roman" w:cs="Times New Roman"/>
          <w:bCs/>
          <w:sz w:val="24"/>
          <w:szCs w:val="24"/>
        </w:rPr>
        <w:t xml:space="preserve">becomes more refined </w:t>
      </w:r>
      <w:r w:rsidRPr="008A4A77">
        <w:rPr>
          <w:rFonts w:ascii="Times New Roman" w:eastAsia="Times New Roman" w:hAnsi="Times New Roman" w:cs="Times New Roman"/>
          <w:bCs/>
          <w:sz w:val="24"/>
          <w:szCs w:val="24"/>
        </w:rPr>
        <w:t>over time</w:t>
      </w:r>
      <w:r w:rsidR="009F12A7">
        <w:rPr>
          <w:rFonts w:ascii="Times New Roman" w:eastAsia="Times New Roman" w:hAnsi="Times New Roman" w:cs="Times New Roman"/>
          <w:bCs/>
          <w:sz w:val="24"/>
          <w:szCs w:val="24"/>
        </w:rPr>
        <w:t xml:space="preserve">, possibly reflecting </w:t>
      </w:r>
      <w:r w:rsidR="00A45069">
        <w:rPr>
          <w:rFonts w:ascii="Times New Roman" w:eastAsia="Times New Roman" w:hAnsi="Times New Roman" w:cs="Times New Roman"/>
          <w:bCs/>
          <w:sz w:val="24"/>
          <w:szCs w:val="24"/>
        </w:rPr>
        <w:t xml:space="preserve">an internal </w:t>
      </w:r>
      <w:r w:rsidR="00B13C0B">
        <w:rPr>
          <w:rFonts w:ascii="Times New Roman" w:eastAsia="Times New Roman" w:hAnsi="Times New Roman" w:cs="Times New Roman"/>
          <w:bCs/>
          <w:sz w:val="24"/>
          <w:szCs w:val="24"/>
        </w:rPr>
        <w:t>commitment to act</w:t>
      </w:r>
      <w:r w:rsidR="00A45069">
        <w:rPr>
          <w:rFonts w:ascii="Times New Roman" w:eastAsia="Times New Roman" w:hAnsi="Times New Roman" w:cs="Times New Roman"/>
          <w:bCs/>
          <w:sz w:val="24"/>
          <w:szCs w:val="24"/>
        </w:rPr>
        <w:t xml:space="preserve">. </w:t>
      </w:r>
      <w:r w:rsidR="003C2550" w:rsidRPr="00CD6505">
        <w:rPr>
          <w:rFonts w:ascii="Times New Roman" w:eastAsia="Times New Roman" w:hAnsi="Times New Roman" w:cs="Times New Roman"/>
          <w:sz w:val="24"/>
          <w:szCs w:val="24"/>
        </w:rPr>
        <w:t>In</w:t>
      </w:r>
      <w:r w:rsidR="00953BBF" w:rsidRPr="00CD6505">
        <w:rPr>
          <w:rFonts w:ascii="Times New Roman" w:eastAsia="Times New Roman" w:hAnsi="Times New Roman" w:cs="Times New Roman"/>
          <w:sz w:val="24"/>
          <w:szCs w:val="24"/>
        </w:rPr>
        <w:t xml:space="preserve"> monkey 1 </w:t>
      </w:r>
      <w:r w:rsidR="00BC3A02" w:rsidRPr="00CD6505">
        <w:rPr>
          <w:rFonts w:ascii="Times New Roman" w:eastAsia="Times New Roman" w:hAnsi="Times New Roman" w:cs="Times New Roman"/>
          <w:sz w:val="24"/>
          <w:szCs w:val="24"/>
        </w:rPr>
        <w:t xml:space="preserve">this integration appeared to begin early and </w:t>
      </w:r>
      <w:r w:rsidR="00953BBF" w:rsidRPr="00CD6505">
        <w:rPr>
          <w:rFonts w:ascii="Times New Roman" w:eastAsia="Times New Roman" w:hAnsi="Times New Roman" w:cs="Times New Roman"/>
          <w:sz w:val="24"/>
          <w:szCs w:val="24"/>
        </w:rPr>
        <w:t>bec</w:t>
      </w:r>
      <w:r w:rsidR="00BC3A02" w:rsidRPr="00CD6505">
        <w:rPr>
          <w:rFonts w:ascii="Times New Roman" w:eastAsia="Times New Roman" w:hAnsi="Times New Roman" w:cs="Times New Roman"/>
          <w:sz w:val="24"/>
          <w:szCs w:val="24"/>
        </w:rPr>
        <w:t xml:space="preserve">ame </w:t>
      </w:r>
      <w:r w:rsidR="00953BBF" w:rsidRPr="00CD6505">
        <w:rPr>
          <w:rFonts w:ascii="Times New Roman" w:eastAsia="Times New Roman" w:hAnsi="Times New Roman" w:cs="Times New Roman"/>
          <w:sz w:val="24"/>
          <w:szCs w:val="24"/>
        </w:rPr>
        <w:t>stronger later</w:t>
      </w:r>
      <w:r w:rsidR="00BC3A02" w:rsidRPr="00CD6505">
        <w:rPr>
          <w:rFonts w:ascii="Times New Roman" w:eastAsia="Times New Roman" w:hAnsi="Times New Roman" w:cs="Times New Roman"/>
          <w:sz w:val="24"/>
          <w:szCs w:val="24"/>
        </w:rPr>
        <w:t xml:space="preserve"> </w:t>
      </w:r>
      <w:r w:rsidR="00CD6505" w:rsidRPr="00CD6505">
        <w:rPr>
          <w:rFonts w:ascii="Times New Roman" w:eastAsia="Times New Roman" w:hAnsi="Times New Roman" w:cs="Times New Roman"/>
          <w:sz w:val="24"/>
          <w:szCs w:val="24"/>
        </w:rPr>
        <w:t xml:space="preserve">from 750 </w:t>
      </w:r>
      <w:proofErr w:type="spellStart"/>
      <w:r w:rsidR="00CD6505" w:rsidRPr="00CD6505">
        <w:rPr>
          <w:rFonts w:ascii="Times New Roman" w:eastAsia="Times New Roman" w:hAnsi="Times New Roman" w:cs="Times New Roman"/>
          <w:sz w:val="24"/>
          <w:szCs w:val="24"/>
        </w:rPr>
        <w:t>ms</w:t>
      </w:r>
      <w:proofErr w:type="spellEnd"/>
      <w:r w:rsidR="00CD6505" w:rsidRPr="00CD6505">
        <w:rPr>
          <w:rFonts w:ascii="Times New Roman" w:eastAsia="Times New Roman" w:hAnsi="Times New Roman" w:cs="Times New Roman"/>
          <w:sz w:val="24"/>
          <w:szCs w:val="24"/>
        </w:rPr>
        <w:t xml:space="preserve"> post-cue.</w:t>
      </w:r>
      <w:r w:rsidR="00CD6505">
        <w:rPr>
          <w:rFonts w:eastAsia="Times New Roman"/>
        </w:rPr>
        <w:t xml:space="preserve"> </w:t>
      </w:r>
      <w:r w:rsidR="00A542E8" w:rsidRPr="00F822DE">
        <w:rPr>
          <w:rFonts w:ascii="Times New Roman" w:eastAsia="Times New Roman" w:hAnsi="Times New Roman" w:cs="Times New Roman"/>
          <w:sz w:val="24"/>
          <w:szCs w:val="24"/>
        </w:rPr>
        <w:t>I</w:t>
      </w:r>
      <w:r w:rsidR="00953BBF" w:rsidRPr="00F822DE">
        <w:rPr>
          <w:rFonts w:ascii="Times New Roman" w:eastAsia="Times New Roman" w:hAnsi="Times New Roman" w:cs="Times New Roman"/>
          <w:sz w:val="24"/>
          <w:szCs w:val="24"/>
        </w:rPr>
        <w:t>n monkey 2,</w:t>
      </w:r>
      <w:r w:rsidR="00A542E8" w:rsidRPr="00F822DE">
        <w:rPr>
          <w:rFonts w:ascii="Times New Roman" w:eastAsia="Times New Roman" w:hAnsi="Times New Roman" w:cs="Times New Roman"/>
          <w:sz w:val="24"/>
          <w:szCs w:val="24"/>
        </w:rPr>
        <w:t xml:space="preserve"> emerged only later in the trial from 750 </w:t>
      </w:r>
      <w:proofErr w:type="spellStart"/>
      <w:r w:rsidR="00A542E8" w:rsidRPr="00F822DE">
        <w:rPr>
          <w:rFonts w:ascii="Times New Roman" w:eastAsia="Times New Roman" w:hAnsi="Times New Roman" w:cs="Times New Roman"/>
          <w:sz w:val="24"/>
          <w:szCs w:val="24"/>
        </w:rPr>
        <w:t>ms</w:t>
      </w:r>
      <w:proofErr w:type="spellEnd"/>
      <w:r w:rsidR="00A542E8" w:rsidRPr="00F822DE">
        <w:rPr>
          <w:rFonts w:ascii="Times New Roman" w:eastAsia="Times New Roman" w:hAnsi="Times New Roman" w:cs="Times New Roman"/>
          <w:sz w:val="24"/>
          <w:szCs w:val="24"/>
        </w:rPr>
        <w:t xml:space="preserve"> post-cue</w:t>
      </w:r>
      <w:r w:rsidR="00E7429D">
        <w:rPr>
          <w:rFonts w:ascii="Times New Roman" w:eastAsia="Times New Roman" w:hAnsi="Times New Roman" w:cs="Times New Roman"/>
          <w:sz w:val="24"/>
          <w:szCs w:val="24"/>
        </w:rPr>
        <w:t>.</w:t>
      </w:r>
      <w:r w:rsidR="00E7429D" w:rsidRPr="00B360F9">
        <w:rPr>
          <w:rFonts w:ascii="Times New Roman" w:eastAsia="Times New Roman" w:hAnsi="Times New Roman" w:cs="Times New Roman"/>
          <w:sz w:val="24"/>
          <w:szCs w:val="24"/>
        </w:rPr>
        <w:t xml:space="preserve"> These results </w:t>
      </w:r>
      <w:r w:rsidR="00953BBF" w:rsidRPr="00B360F9">
        <w:rPr>
          <w:rFonts w:ascii="Times New Roman" w:eastAsia="Times New Roman" w:hAnsi="Times New Roman" w:cs="Times New Roman"/>
          <w:sz w:val="24"/>
          <w:szCs w:val="24"/>
        </w:rPr>
        <w:t xml:space="preserve">could suggest </w:t>
      </w:r>
      <w:r w:rsidR="00B360F9" w:rsidRPr="00B360F9">
        <w:rPr>
          <w:rFonts w:ascii="Times New Roman" w:eastAsia="Times New Roman" w:hAnsi="Times New Roman" w:cs="Times New Roman"/>
          <w:sz w:val="24"/>
          <w:szCs w:val="24"/>
        </w:rPr>
        <w:t>that value computation is flexible and context-sensitive, occurring only when needed rather than preemptively.</w:t>
      </w:r>
    </w:p>
    <w:p w14:paraId="29F92BEC" w14:textId="77777777" w:rsidR="008D6BA7" w:rsidRPr="008D6BA7" w:rsidRDefault="008D6BA7" w:rsidP="008D6BA7">
      <w:pPr>
        <w:shd w:val="clear" w:color="auto" w:fill="FFFFFF"/>
        <w:spacing w:after="0" w:line="480" w:lineRule="auto"/>
        <w:rPr>
          <w:rFonts w:ascii="Times New Roman" w:eastAsia="Times New Roman" w:hAnsi="Times New Roman" w:cs="Times New Roman"/>
          <w:sz w:val="24"/>
          <w:szCs w:val="24"/>
        </w:rPr>
      </w:pPr>
      <w:r w:rsidRPr="008D6BA7">
        <w:rPr>
          <w:rFonts w:ascii="Times New Roman" w:eastAsia="Times New Roman" w:hAnsi="Times New Roman" w:cs="Times New Roman"/>
          <w:sz w:val="24"/>
          <w:szCs w:val="24"/>
        </w:rPr>
        <w:t xml:space="preserve">This supports the idea that </w:t>
      </w:r>
      <w:proofErr w:type="spellStart"/>
      <w:r w:rsidRPr="008D6BA7">
        <w:rPr>
          <w:rFonts w:ascii="Times New Roman" w:eastAsia="Times New Roman" w:hAnsi="Times New Roman" w:cs="Times New Roman"/>
          <w:sz w:val="24"/>
          <w:szCs w:val="24"/>
        </w:rPr>
        <w:t>dlPFC</w:t>
      </w:r>
      <w:proofErr w:type="spellEnd"/>
      <w:r w:rsidRPr="008D6BA7">
        <w:rPr>
          <w:rFonts w:ascii="Times New Roman" w:eastAsia="Times New Roman" w:hAnsi="Times New Roman" w:cs="Times New Roman"/>
          <w:sz w:val="24"/>
          <w:szCs w:val="24"/>
        </w:rPr>
        <w:t xml:space="preserve"> engages in an efficient encoding strategy, optimizing resource use based on behavioral relevance.</w:t>
      </w:r>
    </w:p>
    <w:p w14:paraId="3D9A9CCF" w14:textId="1DF9E949" w:rsidR="008A5F3B" w:rsidRPr="00DF5718" w:rsidRDefault="00BF725A" w:rsidP="008A5F3B">
      <w:pPr>
        <w:shd w:val="clear" w:color="auto" w:fill="FFFFFF"/>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This</w:t>
      </w:r>
      <w:r w:rsidR="00E509D9">
        <w:rPr>
          <w:rFonts w:ascii="Times New Roman" w:eastAsia="Times New Roman" w:hAnsi="Times New Roman" w:cs="Times New Roman"/>
          <w:bCs/>
          <w:sz w:val="24"/>
          <w:szCs w:val="24"/>
        </w:rPr>
        <w:t xml:space="preserve"> </w:t>
      </w:r>
      <w:r w:rsidR="00BE219B">
        <w:rPr>
          <w:rFonts w:ascii="Times New Roman" w:eastAsia="Times New Roman" w:hAnsi="Times New Roman" w:cs="Times New Roman"/>
          <w:bCs/>
          <w:sz w:val="24"/>
          <w:szCs w:val="24"/>
        </w:rPr>
        <w:t xml:space="preserve">interpretation </w:t>
      </w:r>
      <w:r w:rsidR="00E509D9">
        <w:rPr>
          <w:rFonts w:ascii="Times New Roman" w:eastAsia="Times New Roman" w:hAnsi="Times New Roman" w:cs="Times New Roman"/>
          <w:bCs/>
          <w:sz w:val="24"/>
          <w:szCs w:val="24"/>
        </w:rPr>
        <w:t>align</w:t>
      </w:r>
      <w:r>
        <w:rPr>
          <w:rFonts w:ascii="Times New Roman" w:eastAsia="Times New Roman" w:hAnsi="Times New Roman" w:cs="Times New Roman"/>
          <w:bCs/>
          <w:sz w:val="24"/>
          <w:szCs w:val="24"/>
        </w:rPr>
        <w:t>s</w:t>
      </w:r>
      <w:r w:rsidR="00A45069">
        <w:rPr>
          <w:rFonts w:ascii="Times New Roman" w:eastAsia="Times New Roman" w:hAnsi="Times New Roman" w:cs="Times New Roman"/>
          <w:bCs/>
          <w:sz w:val="24"/>
          <w:szCs w:val="24"/>
        </w:rPr>
        <w:t xml:space="preserve"> </w:t>
      </w:r>
      <w:r w:rsidR="00BE219B">
        <w:rPr>
          <w:rFonts w:ascii="Times New Roman" w:eastAsia="Times New Roman" w:hAnsi="Times New Roman" w:cs="Times New Roman"/>
          <w:bCs/>
          <w:sz w:val="24"/>
          <w:szCs w:val="24"/>
        </w:rPr>
        <w:t xml:space="preserve">with </w:t>
      </w:r>
      <w:r>
        <w:rPr>
          <w:rFonts w:ascii="Times New Roman" w:eastAsia="Times New Roman" w:hAnsi="Times New Roman" w:cs="Times New Roman"/>
          <w:bCs/>
          <w:sz w:val="24"/>
          <w:szCs w:val="24"/>
        </w:rPr>
        <w:t>models of</w:t>
      </w:r>
      <w:r w:rsidR="006B32FA">
        <w:rPr>
          <w:rFonts w:ascii="Times New Roman" w:eastAsia="Times New Roman" w:hAnsi="Times New Roman" w:cs="Times New Roman"/>
          <w:bCs/>
          <w:sz w:val="24"/>
          <w:szCs w:val="24"/>
        </w:rPr>
        <w:t xml:space="preserve"> </w:t>
      </w:r>
      <w:r w:rsidR="00F7406F">
        <w:rPr>
          <w:rFonts w:ascii="Times New Roman" w:eastAsia="Times New Roman" w:hAnsi="Times New Roman" w:cs="Times New Roman"/>
          <w:bCs/>
          <w:sz w:val="24"/>
          <w:szCs w:val="24"/>
        </w:rPr>
        <w:t>evidence accumulation</w:t>
      </w:r>
      <w:r w:rsidR="005C088F">
        <w:rPr>
          <w:rFonts w:ascii="Times New Roman" w:eastAsia="Times New Roman" w:hAnsi="Times New Roman" w:cs="Times New Roman"/>
          <w:bCs/>
          <w:sz w:val="24"/>
          <w:szCs w:val="24"/>
        </w:rPr>
        <w:t xml:space="preserve"> </w:t>
      </w:r>
      <w:r w:rsidR="001A42CA">
        <w:rPr>
          <w:rFonts w:ascii="Times New Roman" w:eastAsia="Times New Roman" w:hAnsi="Times New Roman" w:cs="Times New Roman"/>
          <w:bCs/>
          <w:sz w:val="24"/>
          <w:szCs w:val="24"/>
        </w:rPr>
        <w:t>(</w:t>
      </w:r>
      <w:commentRangeStart w:id="227"/>
      <w:r w:rsidR="001A42CA">
        <w:rPr>
          <w:rFonts w:ascii="Times New Roman" w:eastAsia="Times New Roman" w:hAnsi="Times New Roman" w:cs="Times New Roman"/>
          <w:bCs/>
          <w:sz w:val="24"/>
          <w:szCs w:val="24"/>
        </w:rPr>
        <w:t>Brody and Hans, 201</w:t>
      </w:r>
      <w:r w:rsidR="00CC15BE">
        <w:rPr>
          <w:rFonts w:ascii="Times New Roman" w:eastAsia="Times New Roman" w:hAnsi="Times New Roman" w:cs="Times New Roman"/>
          <w:bCs/>
          <w:sz w:val="24"/>
          <w:szCs w:val="24"/>
        </w:rPr>
        <w:t>6</w:t>
      </w:r>
      <w:commentRangeEnd w:id="227"/>
      <w:r w:rsidR="00A92453">
        <w:rPr>
          <w:rStyle w:val="CommentReference"/>
        </w:rPr>
        <w:commentReference w:id="227"/>
      </w:r>
      <w:r w:rsidR="001A42CA">
        <w:rPr>
          <w:rFonts w:ascii="Times New Roman" w:eastAsia="Times New Roman" w:hAnsi="Times New Roman" w:cs="Times New Roman"/>
          <w:bCs/>
          <w:sz w:val="24"/>
          <w:szCs w:val="24"/>
        </w:rPr>
        <w:t>)</w:t>
      </w:r>
      <w:r>
        <w:rPr>
          <w:rFonts w:ascii="Times New Roman" w:eastAsia="Times New Roman" w:hAnsi="Times New Roman" w:cs="Times New Roman"/>
          <w:bCs/>
          <w:sz w:val="24"/>
          <w:szCs w:val="24"/>
        </w:rPr>
        <w:t xml:space="preserve">, where </w:t>
      </w:r>
      <w:r w:rsidR="002624DD" w:rsidRPr="001A60BF">
        <w:rPr>
          <w:rFonts w:ascii="Times New Roman" w:eastAsia="Times New Roman" w:hAnsi="Times New Roman" w:cs="Times New Roman"/>
          <w:bCs/>
          <w:sz w:val="24"/>
          <w:szCs w:val="24"/>
        </w:rPr>
        <w:t xml:space="preserve">the gradual accumulation of information favoring one option over another </w:t>
      </w:r>
      <w:r w:rsidR="001117D1" w:rsidRPr="001A60BF">
        <w:rPr>
          <w:rFonts w:ascii="Times New Roman" w:eastAsia="Times New Roman" w:hAnsi="Times New Roman" w:cs="Times New Roman"/>
          <w:bCs/>
          <w:sz w:val="24"/>
          <w:szCs w:val="24"/>
        </w:rPr>
        <w:t>over time</w:t>
      </w:r>
      <w:r w:rsidR="0061183F" w:rsidRPr="001A60BF">
        <w:rPr>
          <w:rFonts w:ascii="Times New Roman" w:eastAsia="Times New Roman" w:hAnsi="Times New Roman" w:cs="Times New Roman"/>
          <w:bCs/>
          <w:sz w:val="24"/>
          <w:szCs w:val="24"/>
        </w:rPr>
        <w:t xml:space="preserve"> until the </w:t>
      </w:r>
      <w:r w:rsidR="0061183F" w:rsidRPr="001A60BF">
        <w:rPr>
          <w:rFonts w:ascii="Times New Roman" w:eastAsia="Times New Roman" w:hAnsi="Times New Roman" w:cs="Times New Roman"/>
          <w:bCs/>
          <w:sz w:val="24"/>
          <w:szCs w:val="24"/>
        </w:rPr>
        <w:lastRenderedPageBreak/>
        <w:t xml:space="preserve">decision threshold is </w:t>
      </w:r>
      <w:r w:rsidR="002E0B6E" w:rsidRPr="001A60BF">
        <w:rPr>
          <w:rFonts w:ascii="Times New Roman" w:eastAsia="Times New Roman" w:hAnsi="Times New Roman" w:cs="Times New Roman"/>
          <w:bCs/>
          <w:sz w:val="24"/>
          <w:szCs w:val="24"/>
        </w:rPr>
        <w:t>reached,</w:t>
      </w:r>
      <w:r w:rsidR="0061183F" w:rsidRPr="001A60BF">
        <w:rPr>
          <w:rFonts w:ascii="Times New Roman" w:eastAsia="Times New Roman" w:hAnsi="Times New Roman" w:cs="Times New Roman"/>
          <w:bCs/>
          <w:sz w:val="24"/>
          <w:szCs w:val="24"/>
        </w:rPr>
        <w:t xml:space="preserve"> </w:t>
      </w:r>
      <w:r w:rsidR="001A60BF" w:rsidRPr="001A60BF">
        <w:rPr>
          <w:rFonts w:ascii="Times New Roman" w:eastAsia="Times New Roman" w:hAnsi="Times New Roman" w:cs="Times New Roman"/>
          <w:bCs/>
          <w:sz w:val="24"/>
          <w:szCs w:val="24"/>
        </w:rPr>
        <w:t xml:space="preserve">and a choice is made </w:t>
      </w:r>
      <w:r w:rsidR="002624DD" w:rsidRPr="001A60BF">
        <w:rPr>
          <w:rFonts w:ascii="Times New Roman" w:eastAsia="Times New Roman" w:hAnsi="Times New Roman" w:cs="Times New Roman"/>
          <w:bCs/>
          <w:sz w:val="24"/>
          <w:szCs w:val="24"/>
        </w:rPr>
        <w:t>(</w:t>
      </w:r>
      <w:commentRangeStart w:id="228"/>
      <w:proofErr w:type="spellStart"/>
      <w:r w:rsidR="002624DD" w:rsidRPr="001A60BF">
        <w:rPr>
          <w:rFonts w:ascii="Times New Roman" w:eastAsia="Times New Roman" w:hAnsi="Times New Roman" w:cs="Times New Roman"/>
          <w:bCs/>
          <w:sz w:val="24"/>
          <w:szCs w:val="24"/>
        </w:rPr>
        <w:t>Shadlen</w:t>
      </w:r>
      <w:proofErr w:type="spellEnd"/>
      <w:r w:rsidR="002624DD" w:rsidRPr="001A60BF">
        <w:rPr>
          <w:rFonts w:ascii="Times New Roman" w:eastAsia="Times New Roman" w:hAnsi="Times New Roman" w:cs="Times New Roman"/>
          <w:bCs/>
          <w:sz w:val="24"/>
          <w:szCs w:val="24"/>
        </w:rPr>
        <w:t xml:space="preserve"> &amp; Newsome, 2001</w:t>
      </w:r>
      <w:commentRangeEnd w:id="228"/>
      <w:r w:rsidR="0000289D" w:rsidRPr="001A60BF">
        <w:rPr>
          <w:rStyle w:val="CommentReference"/>
          <w:rFonts w:ascii="Times New Roman" w:hAnsi="Times New Roman" w:cs="Times New Roman"/>
          <w:sz w:val="24"/>
          <w:szCs w:val="24"/>
        </w:rPr>
        <w:commentReference w:id="228"/>
      </w:r>
      <w:r w:rsidR="002624DD" w:rsidRPr="001A60BF">
        <w:rPr>
          <w:rFonts w:ascii="Times New Roman" w:eastAsia="Times New Roman" w:hAnsi="Times New Roman" w:cs="Times New Roman"/>
          <w:bCs/>
          <w:sz w:val="24"/>
          <w:szCs w:val="24"/>
        </w:rPr>
        <w:t xml:space="preserve">; </w:t>
      </w:r>
      <w:commentRangeStart w:id="229"/>
      <w:r w:rsidR="002624DD" w:rsidRPr="001A60BF">
        <w:rPr>
          <w:rFonts w:ascii="Times New Roman" w:eastAsia="Times New Roman" w:hAnsi="Times New Roman" w:cs="Times New Roman"/>
          <w:bCs/>
          <w:sz w:val="24"/>
          <w:szCs w:val="24"/>
        </w:rPr>
        <w:t xml:space="preserve">Gold &amp; </w:t>
      </w:r>
      <w:proofErr w:type="spellStart"/>
      <w:r w:rsidR="002624DD" w:rsidRPr="001A60BF">
        <w:rPr>
          <w:rFonts w:ascii="Times New Roman" w:eastAsia="Times New Roman" w:hAnsi="Times New Roman" w:cs="Times New Roman"/>
          <w:bCs/>
          <w:sz w:val="24"/>
          <w:szCs w:val="24"/>
        </w:rPr>
        <w:t>Shadlen</w:t>
      </w:r>
      <w:proofErr w:type="spellEnd"/>
      <w:r w:rsidR="002624DD" w:rsidRPr="001A60BF">
        <w:rPr>
          <w:rFonts w:ascii="Times New Roman" w:eastAsia="Times New Roman" w:hAnsi="Times New Roman" w:cs="Times New Roman"/>
          <w:bCs/>
          <w:sz w:val="24"/>
          <w:szCs w:val="24"/>
        </w:rPr>
        <w:t>, 2007</w:t>
      </w:r>
      <w:commentRangeEnd w:id="229"/>
      <w:r w:rsidR="0000289D" w:rsidRPr="001A60BF">
        <w:rPr>
          <w:rStyle w:val="CommentReference"/>
          <w:rFonts w:ascii="Times New Roman" w:hAnsi="Times New Roman" w:cs="Times New Roman"/>
          <w:sz w:val="24"/>
          <w:szCs w:val="24"/>
        </w:rPr>
        <w:commentReference w:id="229"/>
      </w:r>
      <w:r w:rsidR="002624DD" w:rsidRPr="001A60BF">
        <w:rPr>
          <w:rFonts w:ascii="Times New Roman" w:eastAsia="Times New Roman" w:hAnsi="Times New Roman" w:cs="Times New Roman"/>
          <w:bCs/>
          <w:sz w:val="24"/>
          <w:szCs w:val="24"/>
        </w:rPr>
        <w:t>)</w:t>
      </w:r>
      <w:r w:rsidR="00A91422" w:rsidRPr="001A60BF">
        <w:rPr>
          <w:rFonts w:ascii="Times New Roman" w:eastAsia="Times New Roman" w:hAnsi="Times New Roman" w:cs="Times New Roman"/>
          <w:bCs/>
          <w:sz w:val="24"/>
          <w:szCs w:val="24"/>
        </w:rPr>
        <w:t>.</w:t>
      </w:r>
      <w:r w:rsidR="00B73EF6">
        <w:rPr>
          <w:rFonts w:ascii="Times New Roman" w:eastAsia="Times New Roman" w:hAnsi="Times New Roman" w:cs="Times New Roman"/>
          <w:bCs/>
          <w:sz w:val="24"/>
          <w:szCs w:val="24"/>
        </w:rPr>
        <w:t xml:space="preserve"> </w:t>
      </w:r>
      <w:commentRangeStart w:id="230"/>
      <w:r w:rsidR="00F13E49" w:rsidRPr="002065DF">
        <w:rPr>
          <w:rFonts w:ascii="Times New Roman" w:eastAsia="Times New Roman" w:hAnsi="Times New Roman" w:cs="Times New Roman"/>
          <w:bCs/>
          <w:sz w:val="24"/>
          <w:szCs w:val="24"/>
        </w:rPr>
        <w:t>Hunt and colleagues (2012</w:t>
      </w:r>
      <w:r w:rsidR="00C25E0F" w:rsidRPr="002065DF">
        <w:rPr>
          <w:rFonts w:ascii="Times New Roman" w:eastAsia="Times New Roman" w:hAnsi="Times New Roman" w:cs="Times New Roman"/>
          <w:bCs/>
          <w:sz w:val="24"/>
          <w:szCs w:val="24"/>
        </w:rPr>
        <w:t>, 2014</w:t>
      </w:r>
      <w:r w:rsidR="00F13E49" w:rsidRPr="002065DF">
        <w:rPr>
          <w:rFonts w:ascii="Times New Roman" w:eastAsia="Times New Roman" w:hAnsi="Times New Roman" w:cs="Times New Roman"/>
          <w:bCs/>
          <w:sz w:val="24"/>
          <w:szCs w:val="24"/>
        </w:rPr>
        <w:t xml:space="preserve">) </w:t>
      </w:r>
      <w:commentRangeEnd w:id="230"/>
      <w:r w:rsidR="00E27FE2" w:rsidRPr="002065DF">
        <w:rPr>
          <w:rStyle w:val="CommentReference"/>
          <w:rFonts w:ascii="Times New Roman" w:hAnsi="Times New Roman" w:cs="Times New Roman"/>
          <w:sz w:val="24"/>
          <w:szCs w:val="24"/>
        </w:rPr>
        <w:commentReference w:id="230"/>
      </w:r>
      <w:r w:rsidR="00E0111D" w:rsidRPr="002065DF">
        <w:rPr>
          <w:rFonts w:ascii="Times New Roman" w:eastAsia="Times New Roman" w:hAnsi="Times New Roman" w:cs="Times New Roman"/>
          <w:bCs/>
          <w:sz w:val="24"/>
          <w:szCs w:val="24"/>
        </w:rPr>
        <w:t xml:space="preserve">and </w:t>
      </w:r>
      <w:commentRangeStart w:id="231"/>
      <w:r w:rsidR="00E0111D" w:rsidRPr="002065DF">
        <w:rPr>
          <w:rFonts w:ascii="Times New Roman" w:eastAsia="Times New Roman" w:hAnsi="Times New Roman" w:cs="Times New Roman"/>
          <w:bCs/>
          <w:sz w:val="24"/>
          <w:szCs w:val="24"/>
        </w:rPr>
        <w:t xml:space="preserve">Yoo and Hayden (2020) </w:t>
      </w:r>
      <w:commentRangeEnd w:id="231"/>
      <w:r w:rsidR="00E0111D" w:rsidRPr="002065DF">
        <w:rPr>
          <w:rStyle w:val="CommentReference"/>
          <w:rFonts w:ascii="Times New Roman" w:hAnsi="Times New Roman" w:cs="Times New Roman"/>
          <w:sz w:val="24"/>
          <w:szCs w:val="24"/>
        </w:rPr>
        <w:commentReference w:id="231"/>
      </w:r>
      <w:r w:rsidR="00E0111D" w:rsidRPr="002065DF">
        <w:rPr>
          <w:rFonts w:ascii="Times New Roman" w:eastAsia="Times New Roman" w:hAnsi="Times New Roman" w:cs="Times New Roman"/>
          <w:bCs/>
          <w:sz w:val="24"/>
          <w:szCs w:val="24"/>
        </w:rPr>
        <w:t xml:space="preserve"> have shown</w:t>
      </w:r>
      <w:r w:rsidR="001A5ED4" w:rsidRPr="002065DF">
        <w:rPr>
          <w:rFonts w:ascii="Times New Roman" w:eastAsia="Times New Roman" w:hAnsi="Times New Roman" w:cs="Times New Roman"/>
          <w:bCs/>
          <w:sz w:val="24"/>
          <w:szCs w:val="24"/>
        </w:rPr>
        <w:t xml:space="preserve"> that value representations in the prefrontal cortex </w:t>
      </w:r>
      <w:r w:rsidR="002065DF" w:rsidRPr="002065DF">
        <w:rPr>
          <w:rFonts w:ascii="Times New Roman" w:eastAsia="Times New Roman" w:hAnsi="Times New Roman" w:cs="Times New Roman"/>
          <w:bCs/>
          <w:sz w:val="24"/>
          <w:szCs w:val="24"/>
        </w:rPr>
        <w:t>evolve dynamically and depend on deliberation demands, subspace reorganization, and attribute-specific integration.</w:t>
      </w:r>
      <w:r w:rsidR="00C33F18">
        <w:rPr>
          <w:rFonts w:ascii="Times New Roman" w:eastAsia="Times New Roman" w:hAnsi="Times New Roman" w:cs="Times New Roman"/>
          <w:bCs/>
          <w:sz w:val="24"/>
          <w:szCs w:val="24"/>
        </w:rPr>
        <w:t xml:space="preserve"> </w:t>
      </w:r>
      <w:commentRangeStart w:id="232"/>
      <w:r w:rsidR="00C33F18">
        <w:rPr>
          <w:rFonts w:ascii="Times New Roman" w:eastAsia="Times New Roman" w:hAnsi="Times New Roman" w:cs="Times New Roman"/>
          <w:bCs/>
          <w:sz w:val="24"/>
          <w:szCs w:val="24"/>
        </w:rPr>
        <w:t>Rich &amp; Wallis (2016)</w:t>
      </w:r>
      <w:r w:rsidR="00321BB2">
        <w:rPr>
          <w:rFonts w:ascii="Times New Roman" w:eastAsia="Times New Roman" w:hAnsi="Times New Roman" w:cs="Times New Roman"/>
          <w:bCs/>
          <w:sz w:val="24"/>
          <w:szCs w:val="24"/>
        </w:rPr>
        <w:t xml:space="preserve">, </w:t>
      </w:r>
      <w:commentRangeEnd w:id="232"/>
      <w:r w:rsidR="007E1580">
        <w:rPr>
          <w:rStyle w:val="CommentReference"/>
        </w:rPr>
        <w:commentReference w:id="232"/>
      </w:r>
      <w:r w:rsidR="008A5F3B" w:rsidRPr="008A5F3B">
        <w:rPr>
          <w:rFonts w:ascii="Times New Roman" w:eastAsia="Times New Roman" w:hAnsi="Times New Roman" w:cs="Times New Roman"/>
          <w:sz w:val="24"/>
          <w:szCs w:val="24"/>
        </w:rPr>
        <w:t xml:space="preserve"> </w:t>
      </w:r>
      <w:r w:rsidR="008A5F3B" w:rsidRPr="008A5F3B">
        <w:rPr>
          <w:rFonts w:ascii="Times New Roman" w:eastAsia="Times New Roman" w:hAnsi="Times New Roman" w:cs="Times New Roman"/>
          <w:bCs/>
          <w:sz w:val="24"/>
          <w:szCs w:val="24"/>
        </w:rPr>
        <w:t xml:space="preserve">further demonstrated that orbitofrontal value representations emerge only after deliberation </w:t>
      </w:r>
      <w:r w:rsidR="008A5F3B" w:rsidRPr="00DF5718">
        <w:rPr>
          <w:rFonts w:ascii="Times New Roman" w:eastAsia="Times New Roman" w:hAnsi="Times New Roman" w:cs="Times New Roman"/>
          <w:bCs/>
          <w:sz w:val="24"/>
          <w:szCs w:val="24"/>
        </w:rPr>
        <w:t>begins, highlighting the temporal and contextual flexibility of value computation.</w:t>
      </w:r>
    </w:p>
    <w:p w14:paraId="312FB307" w14:textId="77777777" w:rsidR="008F77AA" w:rsidRDefault="0090751D" w:rsidP="008F77AA">
      <w:pPr>
        <w:spacing w:after="0" w:line="480" w:lineRule="auto"/>
      </w:pPr>
      <w:r w:rsidRPr="00DF5718">
        <w:rPr>
          <w:rFonts w:ascii="Times New Roman" w:eastAsia="Times New Roman" w:hAnsi="Times New Roman" w:cs="Times New Roman"/>
          <w:bCs/>
          <w:sz w:val="24"/>
          <w:szCs w:val="24"/>
        </w:rPr>
        <w:t>Th</w:t>
      </w:r>
      <w:r w:rsidR="00DF5718" w:rsidRPr="00DF5718">
        <w:rPr>
          <w:rFonts w:ascii="Times New Roman" w:eastAsia="Times New Roman" w:hAnsi="Times New Roman" w:cs="Times New Roman"/>
          <w:bCs/>
          <w:sz w:val="24"/>
          <w:szCs w:val="24"/>
        </w:rPr>
        <w:t>ese</w:t>
      </w:r>
      <w:r w:rsidRPr="00DF5718">
        <w:rPr>
          <w:rFonts w:ascii="Times New Roman" w:eastAsia="Times New Roman" w:hAnsi="Times New Roman" w:cs="Times New Roman"/>
          <w:bCs/>
          <w:sz w:val="24"/>
          <w:szCs w:val="24"/>
        </w:rPr>
        <w:t xml:space="preserve"> dynamic</w:t>
      </w:r>
      <w:r w:rsidR="00DF5718" w:rsidRPr="00DF5718">
        <w:rPr>
          <w:rFonts w:ascii="Times New Roman" w:eastAsia="Times New Roman" w:hAnsi="Times New Roman" w:cs="Times New Roman"/>
          <w:bCs/>
          <w:sz w:val="24"/>
          <w:szCs w:val="24"/>
        </w:rPr>
        <w:t xml:space="preserve"> patterns may</w:t>
      </w:r>
      <w:r w:rsidR="005F2B78" w:rsidRPr="00DF5718">
        <w:rPr>
          <w:rFonts w:ascii="Times New Roman" w:eastAsia="Times New Roman" w:hAnsi="Times New Roman" w:cs="Times New Roman"/>
          <w:bCs/>
          <w:sz w:val="24"/>
          <w:szCs w:val="24"/>
        </w:rPr>
        <w:t xml:space="preserve"> </w:t>
      </w:r>
      <w:r w:rsidR="00DF5718" w:rsidRPr="00DF5718">
        <w:rPr>
          <w:rFonts w:ascii="Times New Roman" w:eastAsia="Times New Roman" w:hAnsi="Times New Roman" w:cs="Times New Roman"/>
          <w:bCs/>
          <w:sz w:val="24"/>
          <w:szCs w:val="24"/>
        </w:rPr>
        <w:t>reflect</w:t>
      </w:r>
      <w:r w:rsidR="005F2B78" w:rsidRPr="00DF5718">
        <w:rPr>
          <w:rFonts w:ascii="Times New Roman" w:eastAsia="Times New Roman" w:hAnsi="Times New Roman" w:cs="Times New Roman"/>
          <w:bCs/>
          <w:sz w:val="24"/>
          <w:szCs w:val="24"/>
        </w:rPr>
        <w:t xml:space="preserve"> attractor-like dynamics in prefrontal circuits </w:t>
      </w:r>
      <w:r w:rsidR="00DF5718" w:rsidRPr="00DF5718">
        <w:rPr>
          <w:rFonts w:ascii="Times New Roman" w:eastAsia="Times New Roman" w:hAnsi="Times New Roman" w:cs="Times New Roman"/>
          <w:bCs/>
          <w:sz w:val="24"/>
          <w:szCs w:val="24"/>
        </w:rPr>
        <w:t xml:space="preserve">linked to emerging decision confidence. In our previous work </w:t>
      </w:r>
      <w:r w:rsidR="005F2B78" w:rsidRPr="00DF5718">
        <w:rPr>
          <w:rFonts w:ascii="Times New Roman" w:eastAsia="Times New Roman" w:hAnsi="Times New Roman" w:cs="Times New Roman"/>
          <w:bCs/>
          <w:sz w:val="24"/>
          <w:szCs w:val="24"/>
        </w:rPr>
        <w:t xml:space="preserve">(Wang </w:t>
      </w:r>
      <w:r w:rsidR="00091A7B" w:rsidRPr="00DF5718">
        <w:rPr>
          <w:rFonts w:ascii="Times New Roman" w:eastAsia="Times New Roman" w:hAnsi="Times New Roman" w:cs="Times New Roman"/>
          <w:bCs/>
          <w:sz w:val="24"/>
          <w:szCs w:val="24"/>
        </w:rPr>
        <w:t xml:space="preserve">and Falcone </w:t>
      </w:r>
      <w:r w:rsidR="005F2B78" w:rsidRPr="00DF5718">
        <w:rPr>
          <w:rFonts w:ascii="Times New Roman" w:eastAsia="Times New Roman" w:hAnsi="Times New Roman" w:cs="Times New Roman"/>
          <w:bCs/>
          <w:sz w:val="24"/>
          <w:szCs w:val="24"/>
        </w:rPr>
        <w:t>et al., 2023)</w:t>
      </w:r>
      <w:r w:rsidR="00DF5718" w:rsidRPr="00DF5718">
        <w:rPr>
          <w:rFonts w:ascii="Times New Roman" w:eastAsia="Times New Roman" w:hAnsi="Times New Roman" w:cs="Times New Roman"/>
          <w:bCs/>
          <w:sz w:val="24"/>
          <w:szCs w:val="24"/>
        </w:rPr>
        <w:t xml:space="preserve">, we found </w:t>
      </w:r>
      <w:r w:rsidR="00DF5718" w:rsidRPr="008F77AA">
        <w:rPr>
          <w:rFonts w:ascii="Times New Roman" w:eastAsia="Times New Roman" w:hAnsi="Times New Roman" w:cs="Times New Roman"/>
          <w:bCs/>
          <w:sz w:val="24"/>
          <w:szCs w:val="24"/>
        </w:rPr>
        <w:t xml:space="preserve">that </w:t>
      </w:r>
      <w:r w:rsidR="005F2B78" w:rsidRPr="008F77AA">
        <w:rPr>
          <w:rFonts w:ascii="Times New Roman" w:eastAsia="Times New Roman" w:hAnsi="Times New Roman" w:cs="Times New Roman"/>
          <w:bCs/>
          <w:sz w:val="24"/>
          <w:szCs w:val="24"/>
        </w:rPr>
        <w:t xml:space="preserve">prefrontal </w:t>
      </w:r>
      <w:r w:rsidR="00DF5718" w:rsidRPr="008F77AA">
        <w:rPr>
          <w:rFonts w:ascii="Times New Roman" w:eastAsia="Times New Roman" w:hAnsi="Times New Roman" w:cs="Times New Roman"/>
          <w:bCs/>
          <w:sz w:val="24"/>
          <w:szCs w:val="24"/>
        </w:rPr>
        <w:t>activity</w:t>
      </w:r>
      <w:r w:rsidR="005F2B78" w:rsidRPr="008F77AA">
        <w:rPr>
          <w:rFonts w:ascii="Times New Roman" w:eastAsia="Times New Roman" w:hAnsi="Times New Roman" w:cs="Times New Roman"/>
          <w:bCs/>
          <w:sz w:val="24"/>
          <w:szCs w:val="24"/>
        </w:rPr>
        <w:t xml:space="preserve"> shifted toward </w:t>
      </w:r>
      <w:r w:rsidR="0060367A" w:rsidRPr="008F77AA">
        <w:rPr>
          <w:rFonts w:ascii="Times New Roman" w:eastAsia="Times New Roman" w:hAnsi="Times New Roman" w:cs="Times New Roman"/>
          <w:bCs/>
          <w:sz w:val="24"/>
          <w:szCs w:val="24"/>
        </w:rPr>
        <w:t>distinct trajectories based on internal confidence, s</w:t>
      </w:r>
      <w:r w:rsidR="005F2B78" w:rsidRPr="008F77AA">
        <w:rPr>
          <w:rFonts w:ascii="Times New Roman" w:eastAsia="Times New Roman" w:hAnsi="Times New Roman" w:cs="Times New Roman"/>
          <w:bCs/>
          <w:sz w:val="24"/>
          <w:szCs w:val="24"/>
        </w:rPr>
        <w:t xml:space="preserve">uggesting that internal state and temporal dynamics </w:t>
      </w:r>
      <w:r w:rsidR="00ED5776" w:rsidRPr="008F77AA">
        <w:rPr>
          <w:rFonts w:ascii="Times New Roman" w:eastAsia="Times New Roman" w:hAnsi="Times New Roman" w:cs="Times New Roman"/>
          <w:bCs/>
          <w:sz w:val="24"/>
          <w:szCs w:val="24"/>
        </w:rPr>
        <w:t xml:space="preserve">co-contribute to commitment signals during choice. Moreover, </w:t>
      </w:r>
      <w:commentRangeStart w:id="233"/>
      <w:r w:rsidR="0018599D" w:rsidRPr="008F77AA">
        <w:rPr>
          <w:rFonts w:ascii="Times New Roman" w:eastAsia="Times New Roman" w:hAnsi="Times New Roman" w:cs="Times New Roman"/>
          <w:bCs/>
          <w:sz w:val="24"/>
          <w:szCs w:val="24"/>
        </w:rPr>
        <w:t>Tang and colleagues (202</w:t>
      </w:r>
      <w:r w:rsidR="0063386E" w:rsidRPr="008F77AA">
        <w:rPr>
          <w:rFonts w:ascii="Times New Roman" w:eastAsia="Times New Roman" w:hAnsi="Times New Roman" w:cs="Times New Roman"/>
          <w:bCs/>
          <w:sz w:val="24"/>
          <w:szCs w:val="24"/>
        </w:rPr>
        <w:t>1</w:t>
      </w:r>
      <w:r w:rsidR="0018599D" w:rsidRPr="008F77AA">
        <w:rPr>
          <w:rFonts w:ascii="Times New Roman" w:eastAsia="Times New Roman" w:hAnsi="Times New Roman" w:cs="Times New Roman"/>
          <w:bCs/>
          <w:sz w:val="24"/>
          <w:szCs w:val="24"/>
        </w:rPr>
        <w:t xml:space="preserve">) </w:t>
      </w:r>
      <w:commentRangeEnd w:id="233"/>
      <w:r w:rsidR="00D55D25" w:rsidRPr="008F77AA">
        <w:rPr>
          <w:rStyle w:val="CommentReference"/>
          <w:rFonts w:ascii="Times New Roman" w:hAnsi="Times New Roman" w:cs="Times New Roman"/>
          <w:sz w:val="24"/>
          <w:szCs w:val="24"/>
        </w:rPr>
        <w:commentReference w:id="233"/>
      </w:r>
      <w:r w:rsidR="0018599D" w:rsidRPr="008F77AA">
        <w:rPr>
          <w:rFonts w:ascii="Times New Roman" w:eastAsia="Times New Roman" w:hAnsi="Times New Roman" w:cs="Times New Roman"/>
          <w:bCs/>
          <w:sz w:val="24"/>
          <w:szCs w:val="24"/>
        </w:rPr>
        <w:t xml:space="preserve">showed that </w:t>
      </w:r>
      <w:r w:rsidR="006C7123" w:rsidRPr="008F77AA">
        <w:rPr>
          <w:rFonts w:ascii="Times New Roman" w:hAnsi="Times New Roman" w:cs="Times New Roman"/>
          <w:sz w:val="24"/>
          <w:szCs w:val="24"/>
        </w:rPr>
        <w:t xml:space="preserve">the flow of information between </w:t>
      </w:r>
      <w:r w:rsidR="00C87BF1" w:rsidRPr="008F77AA">
        <w:rPr>
          <w:rFonts w:ascii="Times New Roman" w:hAnsi="Times New Roman" w:cs="Times New Roman"/>
          <w:sz w:val="24"/>
          <w:szCs w:val="24"/>
        </w:rPr>
        <w:t>l</w:t>
      </w:r>
      <w:r w:rsidR="006C7123" w:rsidRPr="008F77AA">
        <w:rPr>
          <w:rFonts w:ascii="Times New Roman" w:hAnsi="Times New Roman" w:cs="Times New Roman"/>
          <w:sz w:val="24"/>
          <w:szCs w:val="24"/>
        </w:rPr>
        <w:t xml:space="preserve">PFC subregions is </w:t>
      </w:r>
      <w:r w:rsidR="008F77AA" w:rsidRPr="008F77AA">
        <w:rPr>
          <w:rFonts w:ascii="Times New Roman" w:hAnsi="Times New Roman" w:cs="Times New Roman"/>
          <w:sz w:val="24"/>
          <w:szCs w:val="24"/>
        </w:rPr>
        <w:t>dynamically modulated by the decision type, further supporting the context-dependent nature of prefrontal value processing.</w:t>
      </w:r>
    </w:p>
    <w:p w14:paraId="7FBBF63D" w14:textId="4CD5955C" w:rsidR="00DF63CF" w:rsidRPr="00DF63CF" w:rsidRDefault="00DF63CF" w:rsidP="00DF63CF">
      <w:pPr>
        <w:shd w:val="clear" w:color="auto" w:fill="FFFFFF"/>
        <w:spacing w:after="0" w:line="480" w:lineRule="auto"/>
        <w:rPr>
          <w:rFonts w:ascii="Times New Roman" w:eastAsia="Times New Roman" w:hAnsi="Times New Roman" w:cs="Times New Roman"/>
          <w:bCs/>
          <w:sz w:val="24"/>
          <w:szCs w:val="24"/>
        </w:rPr>
      </w:pPr>
      <w:r w:rsidRPr="00DF63CF">
        <w:rPr>
          <w:rFonts w:ascii="Times New Roman" w:eastAsia="Times New Roman" w:hAnsi="Times New Roman" w:cs="Times New Roman"/>
          <w:bCs/>
          <w:sz w:val="24"/>
          <w:szCs w:val="24"/>
        </w:rPr>
        <w:t>Although both monkeys exhibited a discounting-like signal</w:t>
      </w:r>
      <w:r>
        <w:rPr>
          <w:rFonts w:ascii="Times New Roman" w:eastAsia="Times New Roman" w:hAnsi="Times New Roman" w:cs="Times New Roman"/>
          <w:bCs/>
          <w:sz w:val="24"/>
          <w:szCs w:val="24"/>
        </w:rPr>
        <w:t xml:space="preserve">, </w:t>
      </w:r>
      <w:r w:rsidRPr="00DF63CF">
        <w:rPr>
          <w:rFonts w:ascii="Times New Roman" w:eastAsia="Times New Roman" w:hAnsi="Times New Roman" w:cs="Times New Roman"/>
          <w:bCs/>
          <w:sz w:val="24"/>
          <w:szCs w:val="24"/>
        </w:rPr>
        <w:t>opposing tuning for reward and delay</w:t>
      </w:r>
      <w:r>
        <w:rPr>
          <w:rFonts w:ascii="Times New Roman" w:eastAsia="Times New Roman" w:hAnsi="Times New Roman" w:cs="Times New Roman"/>
          <w:bCs/>
          <w:sz w:val="24"/>
          <w:szCs w:val="24"/>
        </w:rPr>
        <w:t xml:space="preserve">, </w:t>
      </w:r>
      <w:r w:rsidRPr="00DF63CF">
        <w:rPr>
          <w:rFonts w:ascii="Times New Roman" w:eastAsia="Times New Roman" w:hAnsi="Times New Roman" w:cs="Times New Roman"/>
          <w:bCs/>
          <w:sz w:val="24"/>
          <w:szCs w:val="24"/>
        </w:rPr>
        <w:t xml:space="preserve">the timing and strength of integration varied. </w:t>
      </w:r>
    </w:p>
    <w:p w14:paraId="38001819" w14:textId="2F52FDFA" w:rsidR="00893F5B" w:rsidRDefault="00920D30" w:rsidP="00893F5B">
      <w:pPr>
        <w:shd w:val="clear" w:color="auto" w:fill="FFFFFF"/>
        <w:spacing w:after="0" w:line="480" w:lineRule="auto"/>
        <w:rPr>
          <w:rFonts w:ascii="Times New Roman" w:eastAsia="Times New Roman" w:hAnsi="Times New Roman" w:cs="Times New Roman"/>
          <w:bCs/>
          <w:sz w:val="24"/>
          <w:szCs w:val="24"/>
        </w:rPr>
      </w:pPr>
      <w:r w:rsidRPr="00893F5B">
        <w:rPr>
          <w:rFonts w:ascii="Times New Roman" w:eastAsia="Times New Roman" w:hAnsi="Times New Roman" w:cs="Times New Roman"/>
          <w:bCs/>
          <w:sz w:val="24"/>
          <w:szCs w:val="24"/>
        </w:rPr>
        <w:t>Monkey 1</w:t>
      </w:r>
      <w:r w:rsidR="006C255B" w:rsidRPr="00893F5B">
        <w:rPr>
          <w:rFonts w:ascii="Times New Roman" w:eastAsia="Times New Roman" w:hAnsi="Times New Roman" w:cs="Times New Roman"/>
          <w:bCs/>
          <w:sz w:val="24"/>
          <w:szCs w:val="24"/>
        </w:rPr>
        <w:t xml:space="preserve"> </w:t>
      </w:r>
      <w:r w:rsidR="00893F5B" w:rsidRPr="00893F5B">
        <w:rPr>
          <w:rFonts w:ascii="Times New Roman" w:eastAsia="Times New Roman" w:hAnsi="Times New Roman" w:cs="Times New Roman"/>
          <w:bCs/>
          <w:sz w:val="24"/>
          <w:szCs w:val="24"/>
        </w:rPr>
        <w:t>showed early and strengthening integration, consistent with more consistent and refined behavior.</w:t>
      </w:r>
    </w:p>
    <w:p w14:paraId="0FABC1DE" w14:textId="2D1E05EF" w:rsidR="00D95E51" w:rsidRDefault="00920D30" w:rsidP="008A4A77">
      <w:pPr>
        <w:shd w:val="clear" w:color="auto" w:fill="FFFFFF"/>
        <w:spacing w:after="0" w:line="480" w:lineRule="auto"/>
        <w:rPr>
          <w:rFonts w:ascii="Times New Roman" w:eastAsia="Times New Roman" w:hAnsi="Times New Roman" w:cs="Times New Roman"/>
          <w:bCs/>
          <w:sz w:val="24"/>
          <w:szCs w:val="24"/>
        </w:rPr>
      </w:pPr>
      <w:r w:rsidRPr="00920D30">
        <w:rPr>
          <w:rFonts w:ascii="Times New Roman" w:eastAsia="Times New Roman" w:hAnsi="Times New Roman" w:cs="Times New Roman"/>
          <w:bCs/>
          <w:sz w:val="24"/>
          <w:szCs w:val="24"/>
        </w:rPr>
        <w:t xml:space="preserve">Monkey 2, in contrast, showed delayed and weaker integration, possibly reflecting greater uncertainty, ongoing learning, or lower motivation. Monkey 2 also exhibited more variable choices, frequently </w:t>
      </w:r>
      <w:r w:rsidR="00657E04">
        <w:rPr>
          <w:rFonts w:ascii="Times New Roman" w:eastAsia="Times New Roman" w:hAnsi="Times New Roman" w:cs="Times New Roman"/>
          <w:bCs/>
          <w:sz w:val="24"/>
          <w:szCs w:val="24"/>
        </w:rPr>
        <w:t>accepting</w:t>
      </w:r>
      <w:r w:rsidRPr="00920D30">
        <w:rPr>
          <w:rFonts w:ascii="Times New Roman" w:eastAsia="Times New Roman" w:hAnsi="Times New Roman" w:cs="Times New Roman"/>
          <w:bCs/>
          <w:sz w:val="24"/>
          <w:szCs w:val="24"/>
        </w:rPr>
        <w:t xml:space="preserve"> the least valuable options, which may point to exploration strategies or inconsistent value computation.</w:t>
      </w:r>
    </w:p>
    <w:p w14:paraId="41F726E0" w14:textId="77777777" w:rsidR="00B2776E" w:rsidRPr="00B2776E" w:rsidRDefault="00B2776E" w:rsidP="00B2776E">
      <w:pPr>
        <w:shd w:val="clear" w:color="auto" w:fill="FFFFFF"/>
        <w:spacing w:after="0" w:line="480" w:lineRule="auto"/>
        <w:rPr>
          <w:rFonts w:ascii="Times New Roman" w:eastAsia="Times New Roman" w:hAnsi="Times New Roman" w:cs="Times New Roman"/>
          <w:bCs/>
          <w:sz w:val="24"/>
          <w:szCs w:val="24"/>
        </w:rPr>
      </w:pPr>
      <w:r w:rsidRPr="00B2776E">
        <w:rPr>
          <w:rFonts w:ascii="Times New Roman" w:eastAsia="Times New Roman" w:hAnsi="Times New Roman" w:cs="Times New Roman"/>
          <w:bCs/>
          <w:sz w:val="24"/>
          <w:szCs w:val="24"/>
        </w:rPr>
        <w:t xml:space="preserve">These individual differences suggest that while </w:t>
      </w:r>
      <w:proofErr w:type="spellStart"/>
      <w:r w:rsidRPr="00B2776E">
        <w:rPr>
          <w:rFonts w:ascii="Times New Roman" w:eastAsia="Times New Roman" w:hAnsi="Times New Roman" w:cs="Times New Roman"/>
          <w:bCs/>
          <w:sz w:val="24"/>
          <w:szCs w:val="24"/>
        </w:rPr>
        <w:t>dlPFC</w:t>
      </w:r>
      <w:proofErr w:type="spellEnd"/>
      <w:r w:rsidRPr="00B2776E">
        <w:rPr>
          <w:rFonts w:ascii="Times New Roman" w:eastAsia="Times New Roman" w:hAnsi="Times New Roman" w:cs="Times New Roman"/>
          <w:bCs/>
          <w:sz w:val="24"/>
          <w:szCs w:val="24"/>
        </w:rPr>
        <w:t xml:space="preserve"> supports a general mechanism for value integration, the timing and efficiency of this process may be subject-specific. </w:t>
      </w:r>
    </w:p>
    <w:p w14:paraId="7BA8FB63" w14:textId="331FA66F" w:rsidR="00005E13" w:rsidRDefault="008A4A77" w:rsidP="009C0B4B">
      <w:pPr>
        <w:shd w:val="clear" w:color="auto" w:fill="FFFFFF"/>
        <w:spacing w:after="0" w:line="480" w:lineRule="auto"/>
        <w:ind w:firstLine="360"/>
        <w:rPr>
          <w:rFonts w:ascii="Times New Roman" w:eastAsia="Times New Roman" w:hAnsi="Times New Roman" w:cs="Times New Roman"/>
          <w:bCs/>
          <w:sz w:val="24"/>
          <w:szCs w:val="24"/>
        </w:rPr>
      </w:pPr>
      <w:r w:rsidRPr="008A4A77">
        <w:rPr>
          <w:rFonts w:ascii="Times New Roman" w:eastAsia="Times New Roman" w:hAnsi="Times New Roman" w:cs="Times New Roman"/>
          <w:bCs/>
          <w:sz w:val="24"/>
          <w:szCs w:val="24"/>
        </w:rPr>
        <w:lastRenderedPageBreak/>
        <w:t xml:space="preserve">This </w:t>
      </w:r>
      <w:r w:rsidR="004F0B74">
        <w:rPr>
          <w:rFonts w:ascii="Times New Roman" w:eastAsia="Times New Roman" w:hAnsi="Times New Roman" w:cs="Times New Roman"/>
          <w:bCs/>
          <w:sz w:val="24"/>
          <w:szCs w:val="24"/>
        </w:rPr>
        <w:t>interpretation</w:t>
      </w:r>
      <w:r w:rsidRPr="008A4A77">
        <w:rPr>
          <w:rFonts w:ascii="Times New Roman" w:eastAsia="Times New Roman" w:hAnsi="Times New Roman" w:cs="Times New Roman"/>
          <w:bCs/>
          <w:sz w:val="24"/>
          <w:szCs w:val="24"/>
        </w:rPr>
        <w:t xml:space="preserve"> is supported by previous studies </w:t>
      </w:r>
      <w:r w:rsidR="00C102F7">
        <w:rPr>
          <w:rFonts w:ascii="Times New Roman" w:eastAsia="Times New Roman" w:hAnsi="Times New Roman" w:cs="Times New Roman"/>
          <w:bCs/>
          <w:sz w:val="24"/>
          <w:szCs w:val="24"/>
        </w:rPr>
        <w:t>showing that</w:t>
      </w:r>
      <w:r w:rsidRPr="008A4A77">
        <w:rPr>
          <w:rFonts w:ascii="Times New Roman" w:eastAsia="Times New Roman" w:hAnsi="Times New Roman" w:cs="Times New Roman"/>
          <w:bCs/>
          <w:sz w:val="24"/>
          <w:szCs w:val="24"/>
        </w:rPr>
        <w:t xml:space="preserve"> individual differences in the </w:t>
      </w:r>
      <w:r w:rsidR="00662C3F">
        <w:rPr>
          <w:rFonts w:ascii="Times New Roman" w:eastAsia="Times New Roman" w:hAnsi="Times New Roman" w:cs="Times New Roman"/>
          <w:bCs/>
          <w:sz w:val="24"/>
          <w:szCs w:val="24"/>
        </w:rPr>
        <w:t>s</w:t>
      </w:r>
      <w:r w:rsidR="00D0189F">
        <w:rPr>
          <w:rFonts w:ascii="Times New Roman" w:eastAsia="Times New Roman" w:hAnsi="Times New Roman" w:cs="Times New Roman"/>
          <w:bCs/>
          <w:sz w:val="24"/>
          <w:szCs w:val="24"/>
        </w:rPr>
        <w:t>tability of prefrontal neural dynamics ca</w:t>
      </w:r>
      <w:r w:rsidR="00662C3F">
        <w:rPr>
          <w:rFonts w:ascii="Times New Roman" w:eastAsia="Times New Roman" w:hAnsi="Times New Roman" w:cs="Times New Roman"/>
          <w:bCs/>
          <w:sz w:val="24"/>
          <w:szCs w:val="24"/>
        </w:rPr>
        <w:t>n</w:t>
      </w:r>
      <w:r w:rsidR="00D0189F">
        <w:rPr>
          <w:rFonts w:ascii="Times New Roman" w:eastAsia="Times New Roman" w:hAnsi="Times New Roman" w:cs="Times New Roman"/>
          <w:bCs/>
          <w:sz w:val="24"/>
          <w:szCs w:val="24"/>
        </w:rPr>
        <w:t xml:space="preserve"> lead to variability in decision</w:t>
      </w:r>
      <w:r w:rsidR="00662C3F">
        <w:rPr>
          <w:rFonts w:ascii="Times New Roman" w:eastAsia="Times New Roman" w:hAnsi="Times New Roman" w:cs="Times New Roman"/>
          <w:bCs/>
          <w:sz w:val="24"/>
          <w:szCs w:val="24"/>
        </w:rPr>
        <w:t>-</w:t>
      </w:r>
      <w:r w:rsidR="00D0189F">
        <w:rPr>
          <w:rFonts w:ascii="Times New Roman" w:eastAsia="Times New Roman" w:hAnsi="Times New Roman" w:cs="Times New Roman"/>
          <w:bCs/>
          <w:sz w:val="24"/>
          <w:szCs w:val="24"/>
        </w:rPr>
        <w:t>making behavior (</w:t>
      </w:r>
      <w:r w:rsidR="005C0F0B">
        <w:rPr>
          <w:rFonts w:ascii="Times New Roman" w:eastAsia="Times New Roman" w:hAnsi="Times New Roman" w:cs="Times New Roman"/>
          <w:sz w:val="24"/>
          <w:szCs w:val="24"/>
        </w:rPr>
        <w:t>Kurokawa</w:t>
      </w:r>
      <w:commentRangeStart w:id="234"/>
      <w:r w:rsidR="001F55A1" w:rsidRPr="00F43F24">
        <w:rPr>
          <w:rFonts w:ascii="Times New Roman" w:eastAsia="Times New Roman" w:hAnsi="Times New Roman" w:cs="Times New Roman"/>
          <w:sz w:val="24"/>
          <w:szCs w:val="24"/>
        </w:rPr>
        <w:t xml:space="preserve"> </w:t>
      </w:r>
      <w:r w:rsidR="00D0189F">
        <w:rPr>
          <w:rFonts w:ascii="Times New Roman" w:eastAsia="Times New Roman" w:hAnsi="Times New Roman" w:cs="Times New Roman"/>
          <w:sz w:val="24"/>
          <w:szCs w:val="24"/>
        </w:rPr>
        <w:t>et al</w:t>
      </w:r>
      <w:r w:rsidR="00662C3F">
        <w:rPr>
          <w:rFonts w:ascii="Times New Roman" w:eastAsia="Times New Roman" w:hAnsi="Times New Roman" w:cs="Times New Roman"/>
          <w:sz w:val="24"/>
          <w:szCs w:val="24"/>
        </w:rPr>
        <w:t>.,</w:t>
      </w:r>
      <w:r w:rsidR="00F43F24">
        <w:rPr>
          <w:rFonts w:ascii="Times New Roman" w:eastAsia="Times New Roman" w:hAnsi="Times New Roman" w:cs="Times New Roman"/>
          <w:sz w:val="24"/>
          <w:szCs w:val="24"/>
        </w:rPr>
        <w:t xml:space="preserve"> </w:t>
      </w:r>
      <w:r w:rsidR="001F55A1" w:rsidRPr="00F43F24">
        <w:rPr>
          <w:rFonts w:ascii="Times New Roman" w:eastAsia="Times New Roman" w:hAnsi="Times New Roman" w:cs="Times New Roman"/>
          <w:sz w:val="24"/>
          <w:szCs w:val="24"/>
        </w:rPr>
        <w:t>(2018)</w:t>
      </w:r>
      <w:r w:rsidR="001F55A1" w:rsidRPr="001F55A1">
        <w:rPr>
          <w:rFonts w:ascii="Times New Roman" w:eastAsia="Times New Roman" w:hAnsi="Times New Roman" w:cs="Times New Roman"/>
          <w:bCs/>
          <w:sz w:val="24"/>
          <w:szCs w:val="24"/>
        </w:rPr>
        <w:t xml:space="preserve"> </w:t>
      </w:r>
      <w:commentRangeEnd w:id="234"/>
      <w:r w:rsidR="00713FC1">
        <w:rPr>
          <w:rStyle w:val="CommentReference"/>
        </w:rPr>
        <w:commentReference w:id="234"/>
      </w:r>
      <w:r w:rsidR="00662C3F" w:rsidRPr="00662C3F">
        <w:rPr>
          <w:rFonts w:ascii="Times New Roman" w:hAnsi="Times New Roman" w:cs="Times New Roman"/>
          <w:sz w:val="24"/>
          <w:szCs w:val="24"/>
        </w:rPr>
        <w:t>), s</w:t>
      </w:r>
      <w:r w:rsidR="00662C3F" w:rsidRPr="00662C3F">
        <w:rPr>
          <w:rFonts w:ascii="Times New Roman" w:eastAsia="Times New Roman" w:hAnsi="Times New Roman" w:cs="Times New Roman"/>
          <w:bCs/>
          <w:sz w:val="24"/>
          <w:szCs w:val="24"/>
        </w:rPr>
        <w:t>uggesting that internal circuit properties may modulate how decision-relevant information</w:t>
      </w:r>
      <w:r w:rsidR="00EB3765">
        <w:rPr>
          <w:rFonts w:ascii="Times New Roman" w:eastAsia="Times New Roman" w:hAnsi="Times New Roman" w:cs="Times New Roman"/>
          <w:bCs/>
          <w:sz w:val="24"/>
          <w:szCs w:val="24"/>
        </w:rPr>
        <w:t>,</w:t>
      </w:r>
      <w:r w:rsidR="00662C3F" w:rsidRPr="00662C3F">
        <w:rPr>
          <w:rFonts w:ascii="Times New Roman" w:eastAsia="Times New Roman" w:hAnsi="Times New Roman" w:cs="Times New Roman"/>
          <w:bCs/>
          <w:sz w:val="24"/>
          <w:szCs w:val="24"/>
        </w:rPr>
        <w:t xml:space="preserve"> including value</w:t>
      </w:r>
      <w:r w:rsidR="00EB3765">
        <w:rPr>
          <w:rFonts w:ascii="Times New Roman" w:eastAsia="Times New Roman" w:hAnsi="Times New Roman" w:cs="Times New Roman"/>
          <w:bCs/>
          <w:sz w:val="24"/>
          <w:szCs w:val="24"/>
        </w:rPr>
        <w:t>,</w:t>
      </w:r>
      <w:r w:rsidR="00662C3F" w:rsidRPr="00662C3F">
        <w:rPr>
          <w:rFonts w:ascii="Times New Roman" w:eastAsia="Times New Roman" w:hAnsi="Times New Roman" w:cs="Times New Roman"/>
          <w:bCs/>
          <w:sz w:val="24"/>
          <w:szCs w:val="24"/>
        </w:rPr>
        <w:t xml:space="preserve"> is processed.</w:t>
      </w:r>
      <w:r w:rsidR="001F55A1" w:rsidRPr="001F55A1">
        <w:rPr>
          <w:rFonts w:ascii="Times New Roman" w:eastAsia="Times New Roman" w:hAnsi="Times New Roman" w:cs="Times New Roman"/>
          <w:bCs/>
          <w:sz w:val="24"/>
          <w:szCs w:val="24"/>
        </w:rPr>
        <w:t xml:space="preserve"> </w:t>
      </w:r>
      <w:commentRangeStart w:id="235"/>
      <w:r w:rsidR="001F55A1" w:rsidRPr="000A40D0">
        <w:rPr>
          <w:rFonts w:ascii="Times New Roman" w:eastAsia="Times New Roman" w:hAnsi="Times New Roman" w:cs="Times New Roman"/>
          <w:sz w:val="24"/>
          <w:szCs w:val="24"/>
        </w:rPr>
        <w:t>Halfmann et al. (2016)</w:t>
      </w:r>
      <w:r w:rsidR="001F55A1" w:rsidRPr="001F55A1">
        <w:rPr>
          <w:rFonts w:ascii="Times New Roman" w:eastAsia="Times New Roman" w:hAnsi="Times New Roman" w:cs="Times New Roman"/>
          <w:bCs/>
          <w:sz w:val="24"/>
          <w:szCs w:val="24"/>
        </w:rPr>
        <w:t xml:space="preserve"> </w:t>
      </w:r>
      <w:commentRangeEnd w:id="235"/>
      <w:r w:rsidR="002D711D">
        <w:rPr>
          <w:rStyle w:val="CommentReference"/>
        </w:rPr>
        <w:commentReference w:id="235"/>
      </w:r>
      <w:r w:rsidR="001F55A1" w:rsidRPr="001F55A1">
        <w:rPr>
          <w:rFonts w:ascii="Times New Roman" w:eastAsia="Times New Roman" w:hAnsi="Times New Roman" w:cs="Times New Roman"/>
          <w:bCs/>
          <w:sz w:val="24"/>
          <w:szCs w:val="24"/>
        </w:rPr>
        <w:t xml:space="preserve">further demonstrated that older adults exhibit different neural signatures of subjective value in </w:t>
      </w:r>
      <w:proofErr w:type="spellStart"/>
      <w:r w:rsidR="00B2776E">
        <w:rPr>
          <w:rFonts w:ascii="Times New Roman" w:eastAsia="Times New Roman" w:hAnsi="Times New Roman" w:cs="Times New Roman"/>
          <w:bCs/>
          <w:sz w:val="24"/>
          <w:szCs w:val="24"/>
        </w:rPr>
        <w:t>vmPFC</w:t>
      </w:r>
      <w:proofErr w:type="spellEnd"/>
      <w:r w:rsidR="001F55A1" w:rsidRPr="001F55A1">
        <w:rPr>
          <w:rFonts w:ascii="Times New Roman" w:eastAsia="Times New Roman" w:hAnsi="Times New Roman" w:cs="Times New Roman"/>
          <w:bCs/>
          <w:sz w:val="24"/>
          <w:szCs w:val="24"/>
        </w:rPr>
        <w:t xml:space="preserve"> and striatum depending on their decision-making profiles, suggesting that value representations are shaped by individual experience and cognitive flexibility. </w:t>
      </w:r>
    </w:p>
    <w:p w14:paraId="2E601E1F" w14:textId="77777777" w:rsidR="000E3475" w:rsidRPr="000E3475" w:rsidRDefault="00E93EBE" w:rsidP="000E3475">
      <w:pPr>
        <w:shd w:val="clear" w:color="auto" w:fill="FFFFFF"/>
        <w:spacing w:after="0" w:line="480" w:lineRule="auto"/>
        <w:ind w:firstLine="360"/>
        <w:rPr>
          <w:rFonts w:eastAsia="Times New Roman"/>
          <w:bCs/>
        </w:rPr>
      </w:pPr>
      <w:r w:rsidRPr="00E93EBE">
        <w:rPr>
          <w:rFonts w:ascii="Times New Roman" w:eastAsia="Times New Roman" w:hAnsi="Times New Roman" w:cs="Times New Roman"/>
          <w:bCs/>
          <w:sz w:val="24"/>
          <w:szCs w:val="24"/>
        </w:rPr>
        <w:t>Repeated experience with the task may also shape these processes</w:t>
      </w:r>
      <w:r w:rsidR="000E3475" w:rsidRPr="000E3475">
        <w:rPr>
          <w:rFonts w:ascii="Times New Roman" w:eastAsia="Times New Roman" w:hAnsi="Times New Roman" w:cs="Times New Roman"/>
          <w:bCs/>
          <w:sz w:val="24"/>
          <w:szCs w:val="24"/>
        </w:rPr>
        <w:t>. Experience enables subjects to develop refined strategies, respond more consistently, and adjust to task contingencies.</w:t>
      </w:r>
    </w:p>
    <w:p w14:paraId="1AB55CB1" w14:textId="22E6038B" w:rsidR="007018BD" w:rsidRPr="007018BD" w:rsidRDefault="007018BD" w:rsidP="007018BD">
      <w:pPr>
        <w:shd w:val="clear" w:color="auto" w:fill="FFFFFF"/>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T</w:t>
      </w:r>
      <w:r w:rsidRPr="007018BD">
        <w:rPr>
          <w:rFonts w:ascii="Times New Roman" w:eastAsia="Times New Roman" w:hAnsi="Times New Roman" w:cs="Times New Roman"/>
          <w:bCs/>
          <w:sz w:val="24"/>
          <w:szCs w:val="24"/>
        </w:rPr>
        <w:t>his could explain why Monkey 1, with more task exposure, showed more efficient encoding, while Monkey 2, possibly less experienced, showed simpler or less refined strategies.</w:t>
      </w:r>
    </w:p>
    <w:p w14:paraId="44A51330" w14:textId="75E95CBF" w:rsidR="00103A65" w:rsidRPr="00103A65" w:rsidRDefault="00D823DF" w:rsidP="00103A65">
      <w:pPr>
        <w:shd w:val="clear" w:color="auto" w:fill="FFFFFF"/>
        <w:spacing w:after="0" w:line="480" w:lineRule="auto"/>
        <w:rPr>
          <w:b/>
          <w:bCs/>
        </w:rPr>
      </w:pPr>
      <w:r>
        <w:rPr>
          <w:rFonts w:ascii="Times New Roman" w:eastAsia="Times New Roman" w:hAnsi="Times New Roman" w:cs="Times New Roman"/>
          <w:bCs/>
          <w:sz w:val="24"/>
          <w:szCs w:val="24"/>
        </w:rPr>
        <w:t>Previous</w:t>
      </w:r>
      <w:r w:rsidR="002F1AB4" w:rsidRPr="002F1AB4">
        <w:rPr>
          <w:rFonts w:ascii="Times New Roman" w:eastAsia="Times New Roman" w:hAnsi="Times New Roman" w:cs="Times New Roman"/>
          <w:bCs/>
          <w:sz w:val="24"/>
          <w:szCs w:val="24"/>
        </w:rPr>
        <w:t xml:space="preserve"> studies have shown that experience </w:t>
      </w:r>
      <w:r w:rsidR="00227B27">
        <w:rPr>
          <w:rFonts w:ascii="Times New Roman" w:eastAsia="Times New Roman" w:hAnsi="Times New Roman" w:cs="Times New Roman"/>
          <w:bCs/>
          <w:sz w:val="24"/>
          <w:szCs w:val="24"/>
        </w:rPr>
        <w:t>shape</w:t>
      </w:r>
      <w:r w:rsidR="008E7338">
        <w:rPr>
          <w:rFonts w:ascii="Times New Roman" w:eastAsia="Times New Roman" w:hAnsi="Times New Roman" w:cs="Times New Roman"/>
          <w:bCs/>
          <w:sz w:val="24"/>
          <w:szCs w:val="24"/>
        </w:rPr>
        <w:t>s</w:t>
      </w:r>
      <w:r w:rsidR="002F1AB4" w:rsidRPr="002F1AB4">
        <w:rPr>
          <w:rFonts w:ascii="Times New Roman" w:eastAsia="Times New Roman" w:hAnsi="Times New Roman" w:cs="Times New Roman"/>
          <w:bCs/>
          <w:sz w:val="24"/>
          <w:szCs w:val="24"/>
        </w:rPr>
        <w:t xml:space="preserve"> expectations about outcomes and </w:t>
      </w:r>
      <w:r w:rsidR="00AA1159">
        <w:rPr>
          <w:rFonts w:ascii="Times New Roman" w:eastAsia="Times New Roman" w:hAnsi="Times New Roman" w:cs="Times New Roman"/>
          <w:bCs/>
          <w:sz w:val="24"/>
          <w:szCs w:val="24"/>
        </w:rPr>
        <w:t>enables</w:t>
      </w:r>
      <w:r w:rsidR="00BF57A0">
        <w:rPr>
          <w:rFonts w:ascii="Times New Roman" w:eastAsia="Times New Roman" w:hAnsi="Times New Roman" w:cs="Times New Roman"/>
          <w:bCs/>
          <w:sz w:val="24"/>
          <w:szCs w:val="24"/>
        </w:rPr>
        <w:t xml:space="preserve"> individual</w:t>
      </w:r>
      <w:r w:rsidR="005719D5">
        <w:rPr>
          <w:rFonts w:ascii="Times New Roman" w:eastAsia="Times New Roman" w:hAnsi="Times New Roman" w:cs="Times New Roman"/>
          <w:bCs/>
          <w:sz w:val="24"/>
          <w:szCs w:val="24"/>
        </w:rPr>
        <w:t xml:space="preserve">s to </w:t>
      </w:r>
      <w:r w:rsidR="002F1AB4" w:rsidRPr="002F1AB4">
        <w:rPr>
          <w:rFonts w:ascii="Times New Roman" w:eastAsia="Times New Roman" w:hAnsi="Times New Roman" w:cs="Times New Roman"/>
          <w:bCs/>
          <w:sz w:val="24"/>
          <w:szCs w:val="24"/>
        </w:rPr>
        <w:t xml:space="preserve">use that information to guide </w:t>
      </w:r>
      <w:r w:rsidR="00E86824">
        <w:rPr>
          <w:rFonts w:ascii="Times New Roman" w:eastAsia="Times New Roman" w:hAnsi="Times New Roman" w:cs="Times New Roman"/>
          <w:bCs/>
          <w:sz w:val="24"/>
          <w:szCs w:val="24"/>
        </w:rPr>
        <w:t xml:space="preserve">future </w:t>
      </w:r>
      <w:r w:rsidR="002F1AB4" w:rsidRPr="002F1AB4">
        <w:rPr>
          <w:rFonts w:ascii="Times New Roman" w:eastAsia="Times New Roman" w:hAnsi="Times New Roman" w:cs="Times New Roman"/>
          <w:bCs/>
          <w:sz w:val="24"/>
          <w:szCs w:val="24"/>
        </w:rPr>
        <w:t xml:space="preserve">behavior (e.g., </w:t>
      </w:r>
      <w:commentRangeStart w:id="236"/>
      <w:r w:rsidR="002F1AB4" w:rsidRPr="002F1AB4">
        <w:rPr>
          <w:rFonts w:ascii="Times New Roman" w:eastAsia="Times New Roman" w:hAnsi="Times New Roman" w:cs="Times New Roman"/>
          <w:bCs/>
          <w:sz w:val="24"/>
          <w:szCs w:val="24"/>
        </w:rPr>
        <w:t>Daw et al., 2006</w:t>
      </w:r>
      <w:commentRangeEnd w:id="236"/>
      <w:r w:rsidR="004C59C5">
        <w:rPr>
          <w:rStyle w:val="CommentReference"/>
        </w:rPr>
        <w:commentReference w:id="236"/>
      </w:r>
      <w:r w:rsidR="002F1AB4" w:rsidRPr="002F1AB4">
        <w:rPr>
          <w:rFonts w:ascii="Times New Roman" w:eastAsia="Times New Roman" w:hAnsi="Times New Roman" w:cs="Times New Roman"/>
          <w:bCs/>
          <w:sz w:val="24"/>
          <w:szCs w:val="24"/>
        </w:rPr>
        <w:t xml:space="preserve">; </w:t>
      </w:r>
      <w:commentRangeStart w:id="237"/>
      <w:r w:rsidR="002F1AB4" w:rsidRPr="002F1AB4">
        <w:rPr>
          <w:rFonts w:ascii="Times New Roman" w:eastAsia="Times New Roman" w:hAnsi="Times New Roman" w:cs="Times New Roman"/>
          <w:bCs/>
          <w:sz w:val="24"/>
          <w:szCs w:val="24"/>
        </w:rPr>
        <w:t>Collins &amp; Frank, 2012</w:t>
      </w:r>
      <w:commentRangeEnd w:id="237"/>
      <w:r w:rsidR="00802B63">
        <w:rPr>
          <w:rStyle w:val="CommentReference"/>
        </w:rPr>
        <w:commentReference w:id="237"/>
      </w:r>
      <w:r w:rsidR="002F1AB4" w:rsidRPr="002F1AB4">
        <w:rPr>
          <w:rFonts w:ascii="Times New Roman" w:eastAsia="Times New Roman" w:hAnsi="Times New Roman" w:cs="Times New Roman"/>
          <w:bCs/>
          <w:sz w:val="24"/>
          <w:szCs w:val="24"/>
        </w:rPr>
        <w:t xml:space="preserve">). </w:t>
      </w:r>
      <w:r w:rsidR="00C62410">
        <w:rPr>
          <w:rFonts w:ascii="Times New Roman" w:eastAsia="Times New Roman" w:hAnsi="Times New Roman" w:cs="Times New Roman"/>
          <w:bCs/>
          <w:sz w:val="24"/>
          <w:szCs w:val="24"/>
        </w:rPr>
        <w:t xml:space="preserve">This form of adjustment over </w:t>
      </w:r>
      <w:r w:rsidR="00930F98">
        <w:rPr>
          <w:rFonts w:ascii="Times New Roman" w:eastAsia="Times New Roman" w:hAnsi="Times New Roman" w:cs="Times New Roman"/>
          <w:bCs/>
          <w:sz w:val="24"/>
          <w:szCs w:val="24"/>
        </w:rPr>
        <w:t xml:space="preserve">time </w:t>
      </w:r>
      <w:r w:rsidR="0011541F" w:rsidRPr="00057759">
        <w:rPr>
          <w:rFonts w:ascii="Times New Roman" w:eastAsia="Times New Roman" w:hAnsi="Times New Roman" w:cs="Times New Roman"/>
          <w:bCs/>
          <w:sz w:val="24"/>
          <w:szCs w:val="24"/>
        </w:rPr>
        <w:t>is a key component of what is often referred to as adaptive behavior</w:t>
      </w:r>
      <w:r w:rsidR="00930F98">
        <w:rPr>
          <w:rFonts w:ascii="Times New Roman" w:eastAsia="Times New Roman" w:hAnsi="Times New Roman" w:cs="Times New Roman"/>
          <w:bCs/>
          <w:sz w:val="24"/>
          <w:szCs w:val="24"/>
        </w:rPr>
        <w:t>; that is</w:t>
      </w:r>
      <w:r w:rsidR="00086231">
        <w:rPr>
          <w:rFonts w:ascii="Times New Roman" w:eastAsia="Times New Roman" w:hAnsi="Times New Roman" w:cs="Times New Roman"/>
          <w:bCs/>
          <w:sz w:val="24"/>
          <w:szCs w:val="24"/>
        </w:rPr>
        <w:t>,</w:t>
      </w:r>
      <w:r w:rsidR="00930F98">
        <w:rPr>
          <w:rFonts w:ascii="Times New Roman" w:eastAsia="Times New Roman" w:hAnsi="Times New Roman" w:cs="Times New Roman"/>
          <w:bCs/>
          <w:sz w:val="24"/>
          <w:szCs w:val="24"/>
        </w:rPr>
        <w:t xml:space="preserve"> the capability to </w:t>
      </w:r>
      <w:r w:rsidR="0011541F" w:rsidRPr="00057759">
        <w:rPr>
          <w:rFonts w:ascii="Times New Roman" w:eastAsia="Times New Roman" w:hAnsi="Times New Roman" w:cs="Times New Roman"/>
          <w:bCs/>
          <w:sz w:val="24"/>
          <w:szCs w:val="24"/>
        </w:rPr>
        <w:t>flexibl</w:t>
      </w:r>
      <w:r w:rsidR="00CC1CFC">
        <w:rPr>
          <w:rFonts w:ascii="Times New Roman" w:eastAsia="Times New Roman" w:hAnsi="Times New Roman" w:cs="Times New Roman"/>
          <w:bCs/>
          <w:sz w:val="24"/>
          <w:szCs w:val="24"/>
        </w:rPr>
        <w:t xml:space="preserve">y modify </w:t>
      </w:r>
      <w:r w:rsidR="0011541F" w:rsidRPr="00057759">
        <w:rPr>
          <w:rFonts w:ascii="Times New Roman" w:eastAsia="Times New Roman" w:hAnsi="Times New Roman" w:cs="Times New Roman"/>
          <w:bCs/>
          <w:sz w:val="24"/>
          <w:szCs w:val="24"/>
        </w:rPr>
        <w:t xml:space="preserve">responses </w:t>
      </w:r>
      <w:r w:rsidR="00CC1CFC">
        <w:rPr>
          <w:rFonts w:ascii="Times New Roman" w:eastAsia="Times New Roman" w:hAnsi="Times New Roman" w:cs="Times New Roman"/>
          <w:bCs/>
          <w:sz w:val="24"/>
          <w:szCs w:val="24"/>
        </w:rPr>
        <w:t xml:space="preserve">for better outcomes </w:t>
      </w:r>
      <w:r w:rsidR="0011541F" w:rsidRPr="00057759">
        <w:rPr>
          <w:rFonts w:ascii="Times New Roman" w:eastAsia="Times New Roman" w:hAnsi="Times New Roman" w:cs="Times New Roman"/>
          <w:bCs/>
          <w:sz w:val="24"/>
          <w:szCs w:val="24"/>
        </w:rPr>
        <w:t xml:space="preserve">in </w:t>
      </w:r>
      <w:r w:rsidR="0011541F" w:rsidRPr="00103A65">
        <w:rPr>
          <w:rFonts w:ascii="Times New Roman" w:eastAsia="Times New Roman" w:hAnsi="Times New Roman" w:cs="Times New Roman"/>
          <w:bCs/>
          <w:sz w:val="24"/>
          <w:szCs w:val="24"/>
        </w:rPr>
        <w:t xml:space="preserve">changing environments. Adaptive behavior is supported by prefrontal regions, which integrate feedback and task structure </w:t>
      </w:r>
      <w:r w:rsidR="00A11E33" w:rsidRPr="00103A65">
        <w:rPr>
          <w:rFonts w:ascii="Times New Roman" w:eastAsia="Times New Roman" w:hAnsi="Times New Roman" w:cs="Times New Roman"/>
          <w:bCs/>
          <w:sz w:val="24"/>
          <w:szCs w:val="24"/>
        </w:rPr>
        <w:t>to</w:t>
      </w:r>
      <w:r w:rsidR="0011541F" w:rsidRPr="00103A65">
        <w:rPr>
          <w:rFonts w:ascii="Times New Roman" w:eastAsia="Times New Roman" w:hAnsi="Times New Roman" w:cs="Times New Roman"/>
          <w:bCs/>
          <w:sz w:val="24"/>
          <w:szCs w:val="24"/>
        </w:rPr>
        <w:t xml:space="preserve"> </w:t>
      </w:r>
      <w:r w:rsidR="00A11E33" w:rsidRPr="00103A65">
        <w:rPr>
          <w:rFonts w:ascii="Times New Roman" w:eastAsia="Times New Roman" w:hAnsi="Times New Roman" w:cs="Times New Roman"/>
          <w:bCs/>
          <w:sz w:val="24"/>
          <w:szCs w:val="24"/>
        </w:rPr>
        <w:t>fine-tune behavior</w:t>
      </w:r>
      <w:r w:rsidR="00986D0F">
        <w:rPr>
          <w:rFonts w:ascii="Times New Roman" w:eastAsia="Times New Roman" w:hAnsi="Times New Roman" w:cs="Times New Roman"/>
          <w:bCs/>
          <w:sz w:val="24"/>
          <w:szCs w:val="24"/>
        </w:rPr>
        <w:t>. This is consistent</w:t>
      </w:r>
      <w:r w:rsidR="00592555">
        <w:rPr>
          <w:rFonts w:ascii="Times New Roman" w:eastAsia="Times New Roman" w:hAnsi="Times New Roman" w:cs="Times New Roman"/>
          <w:bCs/>
          <w:sz w:val="24"/>
          <w:szCs w:val="24"/>
        </w:rPr>
        <w:t xml:space="preserve"> </w:t>
      </w:r>
      <w:r w:rsidR="00411C75">
        <w:rPr>
          <w:rFonts w:ascii="Times New Roman" w:eastAsia="Times New Roman" w:hAnsi="Times New Roman" w:cs="Times New Roman"/>
          <w:bCs/>
          <w:sz w:val="24"/>
          <w:szCs w:val="24"/>
        </w:rPr>
        <w:t>with the work of</w:t>
      </w:r>
      <w:r w:rsidR="00203862" w:rsidRPr="00103A65">
        <w:rPr>
          <w:rFonts w:ascii="Times New Roman" w:eastAsia="Times New Roman" w:hAnsi="Times New Roman" w:cs="Times New Roman"/>
          <w:bCs/>
          <w:sz w:val="24"/>
          <w:szCs w:val="24"/>
        </w:rPr>
        <w:t xml:space="preserve"> </w:t>
      </w:r>
      <w:commentRangeStart w:id="238"/>
      <w:r w:rsidR="00203862" w:rsidRPr="00103A65">
        <w:rPr>
          <w:rFonts w:ascii="Times New Roman" w:eastAsia="Times New Roman" w:hAnsi="Times New Roman" w:cs="Times New Roman"/>
          <w:bCs/>
          <w:sz w:val="24"/>
          <w:szCs w:val="24"/>
        </w:rPr>
        <w:t>Euston and colleagues (2012)</w:t>
      </w:r>
      <w:r w:rsidR="00EE366F" w:rsidRPr="00103A65">
        <w:rPr>
          <w:rFonts w:ascii="Times New Roman" w:eastAsia="Times New Roman" w:hAnsi="Times New Roman" w:cs="Times New Roman"/>
          <w:bCs/>
          <w:sz w:val="24"/>
          <w:szCs w:val="24"/>
        </w:rPr>
        <w:t xml:space="preserve"> </w:t>
      </w:r>
      <w:commentRangeEnd w:id="238"/>
      <w:r w:rsidR="00103A65">
        <w:rPr>
          <w:rStyle w:val="CommentReference"/>
        </w:rPr>
        <w:commentReference w:id="238"/>
      </w:r>
      <w:r w:rsidR="00411C75">
        <w:rPr>
          <w:rFonts w:ascii="Times New Roman" w:eastAsia="Times New Roman" w:hAnsi="Times New Roman" w:cs="Times New Roman"/>
          <w:bCs/>
          <w:sz w:val="24"/>
          <w:szCs w:val="24"/>
        </w:rPr>
        <w:t xml:space="preserve">about the role of </w:t>
      </w:r>
      <w:r w:rsidR="00DB18F6" w:rsidRPr="00103A65">
        <w:rPr>
          <w:rFonts w:ascii="Times New Roman" w:hAnsi="Times New Roman" w:cs="Times New Roman"/>
          <w:bCs/>
          <w:sz w:val="24"/>
          <w:szCs w:val="24"/>
        </w:rPr>
        <w:t>the medial</w:t>
      </w:r>
      <w:r w:rsidR="00FA036C" w:rsidRPr="00103A65">
        <w:rPr>
          <w:rFonts w:ascii="Times New Roman" w:hAnsi="Times New Roman" w:cs="Times New Roman"/>
          <w:bCs/>
          <w:sz w:val="24"/>
          <w:szCs w:val="24"/>
        </w:rPr>
        <w:t xml:space="preserve"> prefrontal cortex (mPFC)</w:t>
      </w:r>
      <w:r w:rsidR="00103A65" w:rsidRPr="00103A65">
        <w:rPr>
          <w:rFonts w:ascii="Times New Roman" w:hAnsi="Times New Roman" w:cs="Times New Roman"/>
          <w:bCs/>
          <w:sz w:val="24"/>
          <w:szCs w:val="24"/>
        </w:rPr>
        <w:t xml:space="preserve"> in coordinating long-term goals with new information</w:t>
      </w:r>
      <w:r w:rsidR="00103A65">
        <w:rPr>
          <w:rFonts w:ascii="Times New Roman" w:hAnsi="Times New Roman" w:cs="Times New Roman"/>
          <w:bCs/>
          <w:sz w:val="24"/>
          <w:szCs w:val="24"/>
        </w:rPr>
        <w:t>,</w:t>
      </w:r>
      <w:r w:rsidR="000A3181">
        <w:rPr>
          <w:rFonts w:ascii="Times New Roman" w:hAnsi="Times New Roman" w:cs="Times New Roman"/>
          <w:bCs/>
          <w:sz w:val="24"/>
          <w:szCs w:val="24"/>
        </w:rPr>
        <w:t xml:space="preserve"> </w:t>
      </w:r>
      <w:r w:rsidR="00103A65" w:rsidRPr="00103A65">
        <w:rPr>
          <w:rFonts w:ascii="Times New Roman" w:hAnsi="Times New Roman" w:cs="Times New Roman"/>
          <w:bCs/>
          <w:sz w:val="24"/>
          <w:szCs w:val="24"/>
        </w:rPr>
        <w:t>a process essential for adjusting strategies during decision-making tasks.</w:t>
      </w:r>
    </w:p>
    <w:p w14:paraId="332A35B0" w14:textId="394082C1" w:rsidR="002C1974" w:rsidRPr="00766AD9" w:rsidRDefault="001436BB" w:rsidP="0011541F">
      <w:pPr>
        <w:shd w:val="clear" w:color="auto" w:fill="FFFFFF"/>
        <w:spacing w:after="0" w:line="480" w:lineRule="auto"/>
        <w:rPr>
          <w:rFonts w:ascii="Times New Roman" w:eastAsia="Times New Roman" w:hAnsi="Times New Roman" w:cs="Times New Roman"/>
          <w:sz w:val="24"/>
          <w:szCs w:val="24"/>
        </w:rPr>
      </w:pPr>
      <w:r w:rsidRPr="00766AD9">
        <w:rPr>
          <w:rFonts w:ascii="Times New Roman" w:eastAsia="Times New Roman" w:hAnsi="Times New Roman" w:cs="Times New Roman"/>
          <w:sz w:val="24"/>
          <w:szCs w:val="24"/>
        </w:rPr>
        <w:t xml:space="preserve">One </w:t>
      </w:r>
      <w:r w:rsidR="00310C45">
        <w:rPr>
          <w:rFonts w:ascii="Times New Roman" w:eastAsia="Times New Roman" w:hAnsi="Times New Roman" w:cs="Times New Roman"/>
          <w:sz w:val="24"/>
          <w:szCs w:val="24"/>
        </w:rPr>
        <w:t>more</w:t>
      </w:r>
      <w:r w:rsidRPr="00766AD9">
        <w:rPr>
          <w:rFonts w:ascii="Times New Roman" w:eastAsia="Times New Roman" w:hAnsi="Times New Roman" w:cs="Times New Roman"/>
          <w:sz w:val="24"/>
          <w:szCs w:val="24"/>
        </w:rPr>
        <w:t xml:space="preserve"> implication of th</w:t>
      </w:r>
      <w:r w:rsidR="00FC4A5D" w:rsidRPr="00766AD9">
        <w:rPr>
          <w:rFonts w:ascii="Times New Roman" w:eastAsia="Times New Roman" w:hAnsi="Times New Roman" w:cs="Times New Roman"/>
          <w:sz w:val="24"/>
          <w:szCs w:val="24"/>
        </w:rPr>
        <w:t>ese findings</w:t>
      </w:r>
      <w:r w:rsidRPr="00766AD9">
        <w:rPr>
          <w:rFonts w:ascii="Times New Roman" w:eastAsia="Times New Roman" w:hAnsi="Times New Roman" w:cs="Times New Roman"/>
          <w:sz w:val="24"/>
          <w:szCs w:val="24"/>
        </w:rPr>
        <w:t xml:space="preserve"> is </w:t>
      </w:r>
      <w:r w:rsidR="001A6322">
        <w:rPr>
          <w:rFonts w:ascii="Times New Roman" w:eastAsia="Times New Roman" w:hAnsi="Times New Roman" w:cs="Times New Roman"/>
          <w:sz w:val="24"/>
          <w:szCs w:val="24"/>
        </w:rPr>
        <w:t>in the</w:t>
      </w:r>
      <w:r w:rsidRPr="00766AD9">
        <w:rPr>
          <w:rFonts w:ascii="Times New Roman" w:eastAsia="Times New Roman" w:hAnsi="Times New Roman" w:cs="Times New Roman"/>
          <w:sz w:val="24"/>
          <w:szCs w:val="24"/>
        </w:rPr>
        <w:t xml:space="preserve"> differences in cognitive flexibility</w:t>
      </w:r>
      <w:r w:rsidR="00C220F1" w:rsidRPr="00766AD9">
        <w:rPr>
          <w:rFonts w:ascii="Times New Roman" w:eastAsia="Times New Roman" w:hAnsi="Times New Roman" w:cs="Times New Roman"/>
          <w:sz w:val="24"/>
          <w:szCs w:val="24"/>
        </w:rPr>
        <w:t xml:space="preserve">, </w:t>
      </w:r>
      <w:r w:rsidRPr="00766AD9">
        <w:rPr>
          <w:rFonts w:ascii="Times New Roman" w:eastAsia="Times New Roman" w:hAnsi="Times New Roman" w:cs="Times New Roman"/>
          <w:sz w:val="24"/>
          <w:szCs w:val="24"/>
        </w:rPr>
        <w:t>as seen between monkeys 1 and 2</w:t>
      </w:r>
      <w:r w:rsidR="00C220F1" w:rsidRPr="00766AD9">
        <w:rPr>
          <w:rFonts w:ascii="Times New Roman" w:eastAsia="Times New Roman" w:hAnsi="Times New Roman" w:cs="Times New Roman"/>
          <w:sz w:val="24"/>
          <w:szCs w:val="24"/>
        </w:rPr>
        <w:t xml:space="preserve">, </w:t>
      </w:r>
      <w:r w:rsidRPr="00766AD9">
        <w:rPr>
          <w:rFonts w:ascii="Times New Roman" w:eastAsia="Times New Roman" w:hAnsi="Times New Roman" w:cs="Times New Roman"/>
          <w:sz w:val="24"/>
          <w:szCs w:val="24"/>
        </w:rPr>
        <w:t xml:space="preserve">may modulate the neural encoding of value over time. While </w:t>
      </w:r>
      <w:r w:rsidR="007F2D8B" w:rsidRPr="00766AD9">
        <w:rPr>
          <w:rFonts w:ascii="Times New Roman" w:eastAsia="Times New Roman" w:hAnsi="Times New Roman" w:cs="Times New Roman"/>
          <w:sz w:val="24"/>
          <w:szCs w:val="24"/>
        </w:rPr>
        <w:t xml:space="preserve">the </w:t>
      </w:r>
      <w:r w:rsidRPr="00766AD9">
        <w:rPr>
          <w:rFonts w:ascii="Times New Roman" w:eastAsia="Times New Roman" w:hAnsi="Times New Roman" w:cs="Times New Roman"/>
          <w:sz w:val="24"/>
          <w:szCs w:val="24"/>
        </w:rPr>
        <w:t xml:space="preserve">more </w:t>
      </w:r>
      <w:r w:rsidRPr="00766AD9">
        <w:rPr>
          <w:rFonts w:ascii="Times New Roman" w:eastAsia="Times New Roman" w:hAnsi="Times New Roman" w:cs="Times New Roman"/>
          <w:sz w:val="24"/>
          <w:szCs w:val="24"/>
        </w:rPr>
        <w:lastRenderedPageBreak/>
        <w:t xml:space="preserve">refined and consistent behavior </w:t>
      </w:r>
      <w:r w:rsidR="007F2D8B" w:rsidRPr="00766AD9">
        <w:rPr>
          <w:rFonts w:ascii="Times New Roman" w:eastAsia="Times New Roman" w:hAnsi="Times New Roman" w:cs="Times New Roman"/>
          <w:sz w:val="24"/>
          <w:szCs w:val="24"/>
        </w:rPr>
        <w:t xml:space="preserve">of monkey 1 </w:t>
      </w:r>
      <w:r w:rsidRPr="00766AD9">
        <w:rPr>
          <w:rFonts w:ascii="Times New Roman" w:eastAsia="Times New Roman" w:hAnsi="Times New Roman" w:cs="Times New Roman"/>
          <w:sz w:val="24"/>
          <w:szCs w:val="24"/>
        </w:rPr>
        <w:t xml:space="preserve">suggests greater cognitive flexibility, </w:t>
      </w:r>
      <w:r w:rsidR="009C5948" w:rsidRPr="00766AD9">
        <w:rPr>
          <w:rFonts w:ascii="Times New Roman" w:eastAsia="Times New Roman" w:hAnsi="Times New Roman" w:cs="Times New Roman"/>
          <w:sz w:val="24"/>
          <w:szCs w:val="24"/>
        </w:rPr>
        <w:t xml:space="preserve">the </w:t>
      </w:r>
      <w:r w:rsidRPr="00766AD9">
        <w:rPr>
          <w:rFonts w:ascii="Times New Roman" w:eastAsia="Times New Roman" w:hAnsi="Times New Roman" w:cs="Times New Roman"/>
          <w:sz w:val="24"/>
          <w:szCs w:val="24"/>
        </w:rPr>
        <w:t xml:space="preserve">slower and more variable encoding </w:t>
      </w:r>
      <w:r w:rsidR="009C5948" w:rsidRPr="00766AD9">
        <w:rPr>
          <w:rFonts w:ascii="Times New Roman" w:eastAsia="Times New Roman" w:hAnsi="Times New Roman" w:cs="Times New Roman"/>
          <w:sz w:val="24"/>
          <w:szCs w:val="24"/>
        </w:rPr>
        <w:t xml:space="preserve">seen in monkey 2 </w:t>
      </w:r>
      <w:r w:rsidRPr="00766AD9">
        <w:rPr>
          <w:rFonts w:ascii="Times New Roman" w:eastAsia="Times New Roman" w:hAnsi="Times New Roman" w:cs="Times New Roman"/>
          <w:sz w:val="24"/>
          <w:szCs w:val="24"/>
        </w:rPr>
        <w:t xml:space="preserve">may </w:t>
      </w:r>
      <w:r w:rsidR="00FC5710" w:rsidRPr="00766AD9">
        <w:rPr>
          <w:rFonts w:ascii="Times New Roman" w:eastAsia="Times New Roman" w:hAnsi="Times New Roman" w:cs="Times New Roman"/>
          <w:sz w:val="24"/>
          <w:szCs w:val="24"/>
        </w:rPr>
        <w:t>reflect</w:t>
      </w:r>
      <w:r w:rsidRPr="00766AD9">
        <w:rPr>
          <w:rFonts w:ascii="Times New Roman" w:eastAsia="Times New Roman" w:hAnsi="Times New Roman" w:cs="Times New Roman"/>
          <w:sz w:val="24"/>
          <w:szCs w:val="24"/>
        </w:rPr>
        <w:t xml:space="preserve"> a need for further adaptive learning or adjustment in decision-making strategies. This suggests </w:t>
      </w:r>
      <w:r w:rsidR="002C1974" w:rsidRPr="00766AD9">
        <w:rPr>
          <w:rFonts w:ascii="Times New Roman" w:eastAsia="Times New Roman" w:hAnsi="Times New Roman" w:cs="Times New Roman"/>
          <w:sz w:val="24"/>
          <w:szCs w:val="24"/>
        </w:rPr>
        <w:t>the potential influence of learning history and cognitive flexibility on the temporal evolution of value signals in the prefrontal cortex.</w:t>
      </w:r>
    </w:p>
    <w:p w14:paraId="7ACD43E8" w14:textId="055BF09C" w:rsidR="001436BB" w:rsidRDefault="001436BB" w:rsidP="002C1974">
      <w:pPr>
        <w:shd w:val="clear" w:color="auto" w:fill="FFFFFF"/>
        <w:spacing w:after="0" w:line="480" w:lineRule="auto"/>
        <w:ind w:firstLine="360"/>
        <w:rPr>
          <w:rFonts w:ascii="Times New Roman" w:eastAsia="Times New Roman" w:hAnsi="Times New Roman" w:cs="Times New Roman"/>
          <w:sz w:val="24"/>
          <w:szCs w:val="24"/>
        </w:rPr>
      </w:pPr>
      <w:r w:rsidRPr="00144F15">
        <w:rPr>
          <w:rFonts w:ascii="Times New Roman" w:eastAsia="Times New Roman" w:hAnsi="Times New Roman" w:cs="Times New Roman"/>
          <w:sz w:val="24"/>
          <w:szCs w:val="24"/>
        </w:rPr>
        <w:t xml:space="preserve">Additionally, we </w:t>
      </w:r>
      <w:r w:rsidR="008D7AC1" w:rsidRPr="00144F15">
        <w:rPr>
          <w:rFonts w:ascii="Times New Roman" w:eastAsia="Times New Roman" w:hAnsi="Times New Roman" w:cs="Times New Roman"/>
          <w:sz w:val="24"/>
          <w:szCs w:val="24"/>
        </w:rPr>
        <w:t>cannot exclude</w:t>
      </w:r>
      <w:r w:rsidRPr="00144F15">
        <w:rPr>
          <w:rFonts w:ascii="Times New Roman" w:eastAsia="Times New Roman" w:hAnsi="Times New Roman" w:cs="Times New Roman"/>
          <w:sz w:val="24"/>
          <w:szCs w:val="24"/>
        </w:rPr>
        <w:t xml:space="preserve"> that motivational or emotional factors may also contribute to the differences observed between the two monkeys. Variations in motivation or engagement could have influenced the integration</w:t>
      </w:r>
      <w:r w:rsidR="00AE020C" w:rsidRPr="00144F15">
        <w:rPr>
          <w:rFonts w:ascii="Times New Roman" w:eastAsia="Times New Roman" w:hAnsi="Times New Roman" w:cs="Times New Roman"/>
          <w:sz w:val="24"/>
          <w:szCs w:val="24"/>
        </w:rPr>
        <w:t xml:space="preserve"> rate</w:t>
      </w:r>
      <w:r w:rsidRPr="00144F15">
        <w:rPr>
          <w:rFonts w:ascii="Times New Roman" w:eastAsia="Times New Roman" w:hAnsi="Times New Roman" w:cs="Times New Roman"/>
          <w:sz w:val="24"/>
          <w:szCs w:val="24"/>
        </w:rPr>
        <w:t xml:space="preserve"> and decision-making strategy. </w:t>
      </w:r>
    </w:p>
    <w:p w14:paraId="5B08DD6F" w14:textId="137E8AF5" w:rsidR="00263BC2" w:rsidRDefault="009F73E1" w:rsidP="00263BC2">
      <w:pPr>
        <w:shd w:val="clear" w:color="auto" w:fill="FFFFFF"/>
        <w:spacing w:after="0" w:line="480" w:lineRule="auto"/>
        <w:rPr>
          <w:rFonts w:ascii="Times New Roman" w:eastAsia="Times New Roman" w:hAnsi="Times New Roman" w:cs="Times New Roman"/>
          <w:sz w:val="24"/>
          <w:szCs w:val="24"/>
        </w:rPr>
      </w:pPr>
      <w:r w:rsidRPr="008E5ADD">
        <w:rPr>
          <w:rFonts w:ascii="Times New Roman" w:eastAsia="Times New Roman" w:hAnsi="Times New Roman" w:cs="Times New Roman"/>
          <w:sz w:val="24"/>
          <w:szCs w:val="24"/>
        </w:rPr>
        <w:t xml:space="preserve">Moreover, individual differences in decision-making </w:t>
      </w:r>
      <w:r w:rsidR="001D1D8A" w:rsidRPr="001D1D8A">
        <w:rPr>
          <w:rFonts w:ascii="Times New Roman" w:eastAsia="Times New Roman" w:hAnsi="Times New Roman" w:cs="Times New Roman"/>
          <w:sz w:val="24"/>
          <w:szCs w:val="24"/>
        </w:rPr>
        <w:t>could have important implications for how we understand decision-making in general</w:t>
      </w:r>
      <w:r w:rsidRPr="008E5ADD">
        <w:rPr>
          <w:rFonts w:ascii="Times New Roman" w:eastAsia="Times New Roman" w:hAnsi="Times New Roman" w:cs="Times New Roman"/>
          <w:sz w:val="24"/>
          <w:szCs w:val="24"/>
        </w:rPr>
        <w:t xml:space="preserve">. </w:t>
      </w:r>
      <w:r w:rsidR="00DF2148" w:rsidRPr="00DF2148">
        <w:rPr>
          <w:rFonts w:ascii="Times New Roman" w:eastAsia="Times New Roman" w:hAnsi="Times New Roman" w:cs="Times New Roman"/>
          <w:sz w:val="24"/>
          <w:szCs w:val="24"/>
        </w:rPr>
        <w:t>If the way the brain responds varies between individuals, it might challenge the idea that everyone goes through the same process when making decisions.</w:t>
      </w:r>
      <w:r w:rsidR="00DF2148">
        <w:rPr>
          <w:rFonts w:ascii="Times New Roman" w:eastAsia="Times New Roman" w:hAnsi="Times New Roman" w:cs="Times New Roman"/>
          <w:sz w:val="24"/>
          <w:szCs w:val="24"/>
        </w:rPr>
        <w:t xml:space="preserve"> </w:t>
      </w:r>
      <w:r w:rsidR="00DF2148" w:rsidRPr="00DF2148">
        <w:rPr>
          <w:rFonts w:ascii="Times New Roman" w:eastAsia="Times New Roman" w:hAnsi="Times New Roman" w:cs="Times New Roman"/>
          <w:sz w:val="24"/>
          <w:szCs w:val="24"/>
        </w:rPr>
        <w:t>For example, if monkeys 1 and 2 process information differently (such as at different times or in different ways), it could suggest that current models of decision-making need to be updated to account for these individual differences.</w:t>
      </w:r>
      <w:r w:rsidR="00DF2148">
        <w:rPr>
          <w:rFonts w:ascii="Times New Roman" w:eastAsia="Times New Roman" w:hAnsi="Times New Roman" w:cs="Times New Roman"/>
          <w:sz w:val="24"/>
          <w:szCs w:val="24"/>
        </w:rPr>
        <w:t xml:space="preserve"> </w:t>
      </w:r>
    </w:p>
    <w:p w14:paraId="44B0AA01" w14:textId="5D81F64B" w:rsidR="001856D9" w:rsidRDefault="004A302A" w:rsidP="004A302A">
      <w:pPr>
        <w:shd w:val="clear" w:color="auto" w:fill="FFFFFF"/>
        <w:spacing w:after="0" w:line="480" w:lineRule="auto"/>
        <w:ind w:firstLine="360"/>
        <w:rPr>
          <w:rFonts w:ascii="Times New Roman" w:eastAsia="Times New Roman" w:hAnsi="Times New Roman" w:cs="Times New Roman"/>
          <w:bCs/>
          <w:sz w:val="24"/>
          <w:szCs w:val="24"/>
        </w:rPr>
      </w:pPr>
      <w:r w:rsidRPr="004A302A">
        <w:rPr>
          <w:rFonts w:ascii="Times New Roman" w:eastAsia="Times New Roman" w:hAnsi="Times New Roman" w:cs="Times New Roman"/>
          <w:bCs/>
          <w:sz w:val="24"/>
          <w:szCs w:val="24"/>
        </w:rPr>
        <w:t xml:space="preserve">Another key </w:t>
      </w:r>
      <w:del w:id="239" w:author="Rossella Falcone" w:date="2025-04-28T11:50:00Z" w16du:dateUtc="2025-04-28T15:50:00Z">
        <w:r w:rsidRPr="004A302A" w:rsidDel="006D7E52">
          <w:rPr>
            <w:rFonts w:ascii="Times New Roman" w:eastAsia="Times New Roman" w:hAnsi="Times New Roman" w:cs="Times New Roman"/>
            <w:bCs/>
            <w:sz w:val="24"/>
            <w:szCs w:val="24"/>
          </w:rPr>
          <w:delText xml:space="preserve">manipulation </w:delText>
        </w:r>
      </w:del>
      <w:ins w:id="240" w:author="Rossella Falcone" w:date="2025-04-28T11:50:00Z" w16du:dateUtc="2025-04-28T15:50:00Z">
        <w:r w:rsidR="006D7E52">
          <w:rPr>
            <w:rFonts w:ascii="Times New Roman" w:eastAsia="Times New Roman" w:hAnsi="Times New Roman" w:cs="Times New Roman"/>
            <w:bCs/>
            <w:sz w:val="24"/>
            <w:szCs w:val="24"/>
          </w:rPr>
          <w:t>factor</w:t>
        </w:r>
        <w:r w:rsidR="006D7E52" w:rsidRPr="004A302A">
          <w:rPr>
            <w:rFonts w:ascii="Times New Roman" w:eastAsia="Times New Roman" w:hAnsi="Times New Roman" w:cs="Times New Roman"/>
            <w:bCs/>
            <w:sz w:val="24"/>
            <w:szCs w:val="24"/>
          </w:rPr>
          <w:t xml:space="preserve"> </w:t>
        </w:r>
      </w:ins>
      <w:r w:rsidRPr="004A302A">
        <w:rPr>
          <w:rFonts w:ascii="Times New Roman" w:eastAsia="Times New Roman" w:hAnsi="Times New Roman" w:cs="Times New Roman"/>
          <w:bCs/>
          <w:sz w:val="24"/>
          <w:szCs w:val="24"/>
        </w:rPr>
        <w:t>in our task</w:t>
      </w:r>
      <w:r>
        <w:rPr>
          <w:rFonts w:ascii="Times New Roman" w:eastAsia="Times New Roman" w:hAnsi="Times New Roman" w:cs="Times New Roman"/>
          <w:bCs/>
          <w:sz w:val="24"/>
          <w:szCs w:val="24"/>
        </w:rPr>
        <w:t xml:space="preserve"> </w:t>
      </w:r>
      <w:r w:rsidR="008A4A77" w:rsidRPr="008A4A77">
        <w:rPr>
          <w:rFonts w:ascii="Times New Roman" w:eastAsia="Times New Roman" w:hAnsi="Times New Roman" w:cs="Times New Roman"/>
          <w:bCs/>
          <w:sz w:val="24"/>
          <w:szCs w:val="24"/>
        </w:rPr>
        <w:t xml:space="preserve">was the manipulation of </w:t>
      </w:r>
      <w:ins w:id="241" w:author="Rossella Falcone" w:date="2025-04-28T11:50:00Z" w16du:dateUtc="2025-04-28T15:50:00Z">
        <w:r w:rsidR="00293B5F">
          <w:rPr>
            <w:rFonts w:ascii="Times New Roman" w:eastAsia="Times New Roman" w:hAnsi="Times New Roman" w:cs="Times New Roman"/>
            <w:bCs/>
            <w:sz w:val="24"/>
            <w:szCs w:val="24"/>
          </w:rPr>
          <w:t xml:space="preserve">the </w:t>
        </w:r>
      </w:ins>
      <w:r w:rsidR="008A4A77" w:rsidRPr="008A4A77">
        <w:rPr>
          <w:rFonts w:ascii="Times New Roman" w:eastAsia="Times New Roman" w:hAnsi="Times New Roman" w:cs="Times New Roman"/>
          <w:bCs/>
          <w:sz w:val="24"/>
          <w:szCs w:val="24"/>
        </w:rPr>
        <w:t>go-signal</w:t>
      </w:r>
      <w:ins w:id="242" w:author="Rossella Falcone" w:date="2025-04-28T11:50:00Z" w16du:dateUtc="2025-04-28T15:50:00Z">
        <w:r w:rsidR="00293B5F">
          <w:rPr>
            <w:rFonts w:ascii="Times New Roman" w:eastAsia="Times New Roman" w:hAnsi="Times New Roman" w:cs="Times New Roman"/>
            <w:bCs/>
            <w:sz w:val="24"/>
            <w:szCs w:val="24"/>
          </w:rPr>
          <w:t xml:space="preserve"> (purple or yellow)</w:t>
        </w:r>
      </w:ins>
      <w:r w:rsidR="008A4A77" w:rsidRPr="008A4A77">
        <w:rPr>
          <w:rFonts w:ascii="Times New Roman" w:eastAsia="Times New Roman" w:hAnsi="Times New Roman" w:cs="Times New Roman"/>
          <w:bCs/>
          <w:sz w:val="24"/>
          <w:szCs w:val="24"/>
        </w:rPr>
        <w:t xml:space="preserve"> </w:t>
      </w:r>
      <w:r w:rsidR="005518A7">
        <w:rPr>
          <w:rFonts w:ascii="Times New Roman" w:eastAsia="Times New Roman" w:hAnsi="Times New Roman" w:cs="Times New Roman"/>
          <w:bCs/>
          <w:sz w:val="24"/>
          <w:szCs w:val="24"/>
        </w:rPr>
        <w:t>order</w:t>
      </w:r>
      <w:r w:rsidR="008A4A77" w:rsidRPr="008A4A77">
        <w:rPr>
          <w:rFonts w:ascii="Times New Roman" w:eastAsia="Times New Roman" w:hAnsi="Times New Roman" w:cs="Times New Roman"/>
          <w:bCs/>
          <w:sz w:val="24"/>
          <w:szCs w:val="24"/>
        </w:rPr>
        <w:t xml:space="preserve">, which allowed us to investigate how temporal cues influence decision-making. </w:t>
      </w:r>
    </w:p>
    <w:p w14:paraId="7F8C246F" w14:textId="77777777" w:rsidR="00E47829" w:rsidRDefault="001856D9" w:rsidP="00E47829">
      <w:pPr>
        <w:shd w:val="clear" w:color="auto" w:fill="FFFFFF"/>
        <w:spacing w:after="0" w:line="480" w:lineRule="auto"/>
        <w:rPr>
          <w:rFonts w:ascii="Times New Roman" w:eastAsia="Times New Roman" w:hAnsi="Times New Roman" w:cs="Times New Roman"/>
          <w:bCs/>
          <w:sz w:val="24"/>
          <w:szCs w:val="24"/>
        </w:rPr>
      </w:pPr>
      <w:r w:rsidRPr="001856D9">
        <w:rPr>
          <w:rFonts w:ascii="Times New Roman" w:eastAsia="Times New Roman" w:hAnsi="Times New Roman" w:cs="Times New Roman"/>
          <w:bCs/>
          <w:sz w:val="24"/>
          <w:szCs w:val="24"/>
        </w:rPr>
        <w:t>We hypothesized that the yellow go-signal might reduce the perceived value of the offer. This could be due to a motivational shift, where the yellow signal signals an additional wait time before the offer can be accepted, potentially decreasing the immediate desire for the reward. Alternatively, the reduction could be due to a timing or cost-based effect, where the additional delay required by the yellow go-signal increases the expected cost of the reward, leading to a lower acceptance rate.</w:t>
      </w:r>
    </w:p>
    <w:p w14:paraId="73B166D2" w14:textId="75AE670F" w:rsidR="009C5BEE" w:rsidRDefault="008A4A77" w:rsidP="00007543">
      <w:pPr>
        <w:shd w:val="clear" w:color="auto" w:fill="FFFFFF"/>
        <w:spacing w:after="0" w:line="480" w:lineRule="auto"/>
        <w:rPr>
          <w:rFonts w:ascii="Times New Roman" w:eastAsia="Times New Roman" w:hAnsi="Times New Roman" w:cs="Times New Roman"/>
          <w:bCs/>
          <w:sz w:val="24"/>
          <w:szCs w:val="24"/>
        </w:rPr>
      </w:pPr>
      <w:r w:rsidRPr="008A4A77">
        <w:rPr>
          <w:rFonts w:ascii="Times New Roman" w:eastAsia="Times New Roman" w:hAnsi="Times New Roman" w:cs="Times New Roman"/>
          <w:bCs/>
          <w:sz w:val="24"/>
          <w:szCs w:val="24"/>
        </w:rPr>
        <w:lastRenderedPageBreak/>
        <w:t xml:space="preserve">Behaviorally, both monkeys showed </w:t>
      </w:r>
      <w:r w:rsidR="0049525A">
        <w:rPr>
          <w:rFonts w:ascii="Times New Roman" w:eastAsia="Times New Roman" w:hAnsi="Times New Roman" w:cs="Times New Roman"/>
          <w:bCs/>
          <w:sz w:val="24"/>
          <w:szCs w:val="24"/>
        </w:rPr>
        <w:t>bias</w:t>
      </w:r>
      <w:r w:rsidR="00007543">
        <w:rPr>
          <w:rFonts w:ascii="Times New Roman" w:eastAsia="Times New Roman" w:hAnsi="Times New Roman" w:cs="Times New Roman"/>
          <w:bCs/>
          <w:sz w:val="24"/>
          <w:szCs w:val="24"/>
        </w:rPr>
        <w:t>es</w:t>
      </w:r>
      <w:r w:rsidRPr="008A4A77">
        <w:rPr>
          <w:rFonts w:ascii="Times New Roman" w:eastAsia="Times New Roman" w:hAnsi="Times New Roman" w:cs="Times New Roman"/>
          <w:bCs/>
          <w:sz w:val="24"/>
          <w:szCs w:val="24"/>
        </w:rPr>
        <w:t xml:space="preserve">, </w:t>
      </w:r>
      <w:r w:rsidR="009A1F84">
        <w:rPr>
          <w:rFonts w:ascii="Times New Roman" w:eastAsia="Times New Roman" w:hAnsi="Times New Roman" w:cs="Times New Roman"/>
          <w:bCs/>
          <w:sz w:val="24"/>
          <w:szCs w:val="24"/>
        </w:rPr>
        <w:t>with</w:t>
      </w:r>
      <w:r w:rsidRPr="008A4A77">
        <w:rPr>
          <w:rFonts w:ascii="Times New Roman" w:eastAsia="Times New Roman" w:hAnsi="Times New Roman" w:cs="Times New Roman"/>
          <w:bCs/>
          <w:sz w:val="24"/>
          <w:szCs w:val="24"/>
        </w:rPr>
        <w:t xml:space="preserve"> </w:t>
      </w:r>
      <w:r w:rsidR="009A1F84">
        <w:rPr>
          <w:rFonts w:ascii="Times New Roman" w:eastAsia="Times New Roman" w:hAnsi="Times New Roman" w:cs="Times New Roman"/>
          <w:bCs/>
          <w:sz w:val="24"/>
          <w:szCs w:val="24"/>
        </w:rPr>
        <w:t>m</w:t>
      </w:r>
      <w:r w:rsidRPr="008A4A77">
        <w:rPr>
          <w:rFonts w:ascii="Times New Roman" w:eastAsia="Times New Roman" w:hAnsi="Times New Roman" w:cs="Times New Roman"/>
          <w:bCs/>
          <w:sz w:val="24"/>
          <w:szCs w:val="24"/>
        </w:rPr>
        <w:t xml:space="preserve">onkey 2 </w:t>
      </w:r>
      <w:r w:rsidR="009A1F84">
        <w:rPr>
          <w:rFonts w:ascii="Times New Roman" w:eastAsia="Times New Roman" w:hAnsi="Times New Roman" w:cs="Times New Roman"/>
          <w:bCs/>
          <w:sz w:val="24"/>
          <w:szCs w:val="24"/>
        </w:rPr>
        <w:t>sh</w:t>
      </w:r>
      <w:r w:rsidR="00831F55">
        <w:rPr>
          <w:rFonts w:ascii="Times New Roman" w:eastAsia="Times New Roman" w:hAnsi="Times New Roman" w:cs="Times New Roman"/>
          <w:bCs/>
          <w:sz w:val="24"/>
          <w:szCs w:val="24"/>
        </w:rPr>
        <w:t>owing a stronger effect</w:t>
      </w:r>
      <w:r w:rsidRPr="008A4A77">
        <w:rPr>
          <w:rFonts w:ascii="Times New Roman" w:eastAsia="Times New Roman" w:hAnsi="Times New Roman" w:cs="Times New Roman"/>
          <w:bCs/>
          <w:sz w:val="24"/>
          <w:szCs w:val="24"/>
        </w:rPr>
        <w:t xml:space="preserve">: offers were more likely to be accepted when the first go-signal corresponded to the acceptance </w:t>
      </w:r>
      <w:r w:rsidR="00831F55">
        <w:rPr>
          <w:rFonts w:ascii="Times New Roman" w:eastAsia="Times New Roman" w:hAnsi="Times New Roman" w:cs="Times New Roman"/>
          <w:bCs/>
          <w:sz w:val="24"/>
          <w:szCs w:val="24"/>
        </w:rPr>
        <w:t>option</w:t>
      </w:r>
      <w:ins w:id="243" w:author="Rossella Falcone" w:date="2025-04-28T11:51:00Z" w16du:dateUtc="2025-04-28T15:51:00Z">
        <w:r w:rsidR="001E7705">
          <w:rPr>
            <w:rFonts w:ascii="Times New Roman" w:eastAsia="Times New Roman" w:hAnsi="Times New Roman" w:cs="Times New Roman"/>
            <w:bCs/>
            <w:sz w:val="24"/>
            <w:szCs w:val="24"/>
          </w:rPr>
          <w:t xml:space="preserve"> (purple go-signal)</w:t>
        </w:r>
      </w:ins>
      <w:r w:rsidRPr="008A4A77">
        <w:rPr>
          <w:rFonts w:ascii="Times New Roman" w:eastAsia="Times New Roman" w:hAnsi="Times New Roman" w:cs="Times New Roman"/>
          <w:bCs/>
          <w:sz w:val="24"/>
          <w:szCs w:val="24"/>
        </w:rPr>
        <w:t xml:space="preserve">. This </w:t>
      </w:r>
      <w:r w:rsidR="0049525A">
        <w:rPr>
          <w:rFonts w:ascii="Times New Roman" w:eastAsia="Times New Roman" w:hAnsi="Times New Roman" w:cs="Times New Roman"/>
          <w:bCs/>
          <w:sz w:val="24"/>
          <w:szCs w:val="24"/>
        </w:rPr>
        <w:t>preference for acting sooner</w:t>
      </w:r>
      <w:r w:rsidRPr="008A4A77">
        <w:rPr>
          <w:rFonts w:ascii="Times New Roman" w:eastAsia="Times New Roman" w:hAnsi="Times New Roman" w:cs="Times New Roman"/>
          <w:bCs/>
          <w:sz w:val="24"/>
          <w:szCs w:val="24"/>
        </w:rPr>
        <w:t xml:space="preserve"> </w:t>
      </w:r>
      <w:r w:rsidR="0049525A">
        <w:rPr>
          <w:rFonts w:ascii="Times New Roman" w:eastAsia="Times New Roman" w:hAnsi="Times New Roman" w:cs="Times New Roman"/>
          <w:bCs/>
          <w:sz w:val="24"/>
          <w:szCs w:val="24"/>
        </w:rPr>
        <w:t xml:space="preserve">suggests </w:t>
      </w:r>
      <w:r w:rsidR="0084181E">
        <w:rPr>
          <w:rFonts w:ascii="Times New Roman" w:eastAsia="Times New Roman" w:hAnsi="Times New Roman" w:cs="Times New Roman"/>
          <w:bCs/>
          <w:sz w:val="24"/>
          <w:szCs w:val="24"/>
        </w:rPr>
        <w:t>animals</w:t>
      </w:r>
      <w:r w:rsidRPr="008A4A77">
        <w:rPr>
          <w:rFonts w:ascii="Times New Roman" w:eastAsia="Times New Roman" w:hAnsi="Times New Roman" w:cs="Times New Roman"/>
          <w:bCs/>
          <w:sz w:val="24"/>
          <w:szCs w:val="24"/>
        </w:rPr>
        <w:t xml:space="preserve"> </w:t>
      </w:r>
      <w:r w:rsidR="0084181E">
        <w:rPr>
          <w:rFonts w:ascii="Times New Roman" w:eastAsia="Times New Roman" w:hAnsi="Times New Roman" w:cs="Times New Roman"/>
          <w:bCs/>
          <w:sz w:val="24"/>
          <w:szCs w:val="24"/>
        </w:rPr>
        <w:t xml:space="preserve">were sensitive </w:t>
      </w:r>
      <w:r w:rsidRPr="008A4A77">
        <w:rPr>
          <w:rFonts w:ascii="Times New Roman" w:eastAsia="Times New Roman" w:hAnsi="Times New Roman" w:cs="Times New Roman"/>
          <w:bCs/>
          <w:sz w:val="24"/>
          <w:szCs w:val="24"/>
        </w:rPr>
        <w:t xml:space="preserve">not </w:t>
      </w:r>
      <w:r w:rsidR="004B7CBD">
        <w:rPr>
          <w:rFonts w:ascii="Times New Roman" w:eastAsia="Times New Roman" w:hAnsi="Times New Roman" w:cs="Times New Roman"/>
          <w:bCs/>
          <w:sz w:val="24"/>
          <w:szCs w:val="24"/>
        </w:rPr>
        <w:t>only</w:t>
      </w:r>
      <w:r w:rsidRPr="008A4A77">
        <w:rPr>
          <w:rFonts w:ascii="Times New Roman" w:eastAsia="Times New Roman" w:hAnsi="Times New Roman" w:cs="Times New Roman"/>
          <w:bCs/>
          <w:sz w:val="24"/>
          <w:szCs w:val="24"/>
        </w:rPr>
        <w:t xml:space="preserve"> to reward and delay, but</w:t>
      </w:r>
      <w:r w:rsidR="004B7CBD">
        <w:rPr>
          <w:rFonts w:ascii="Times New Roman" w:eastAsia="Times New Roman" w:hAnsi="Times New Roman" w:cs="Times New Roman"/>
          <w:bCs/>
          <w:sz w:val="24"/>
          <w:szCs w:val="24"/>
        </w:rPr>
        <w:t xml:space="preserve"> also</w:t>
      </w:r>
      <w:r w:rsidRPr="008A4A77">
        <w:rPr>
          <w:rFonts w:ascii="Times New Roman" w:eastAsia="Times New Roman" w:hAnsi="Times New Roman" w:cs="Times New Roman"/>
          <w:bCs/>
          <w:sz w:val="24"/>
          <w:szCs w:val="24"/>
        </w:rPr>
        <w:t xml:space="preserve"> to when </w:t>
      </w:r>
      <w:r w:rsidR="004B7CBD">
        <w:rPr>
          <w:rFonts w:ascii="Times New Roman" w:eastAsia="Times New Roman" w:hAnsi="Times New Roman" w:cs="Times New Roman"/>
          <w:bCs/>
          <w:sz w:val="24"/>
          <w:szCs w:val="24"/>
        </w:rPr>
        <w:t>a choice</w:t>
      </w:r>
      <w:r w:rsidRPr="008A4A77">
        <w:rPr>
          <w:rFonts w:ascii="Times New Roman" w:eastAsia="Times New Roman" w:hAnsi="Times New Roman" w:cs="Times New Roman"/>
          <w:bCs/>
          <w:sz w:val="24"/>
          <w:szCs w:val="24"/>
        </w:rPr>
        <w:t xml:space="preserve"> could be </w:t>
      </w:r>
      <w:r w:rsidR="004B7CBD">
        <w:rPr>
          <w:rFonts w:ascii="Times New Roman" w:eastAsia="Times New Roman" w:hAnsi="Times New Roman" w:cs="Times New Roman"/>
          <w:bCs/>
          <w:sz w:val="24"/>
          <w:szCs w:val="24"/>
        </w:rPr>
        <w:t>made</w:t>
      </w:r>
      <w:r w:rsidRPr="008A4A77">
        <w:rPr>
          <w:rFonts w:ascii="Times New Roman" w:eastAsia="Times New Roman" w:hAnsi="Times New Roman" w:cs="Times New Roman"/>
          <w:bCs/>
          <w:sz w:val="24"/>
          <w:szCs w:val="24"/>
        </w:rPr>
        <w:t xml:space="preserve">. While the behavior of </w:t>
      </w:r>
      <w:r w:rsidR="004B7CBD">
        <w:rPr>
          <w:rFonts w:ascii="Times New Roman" w:eastAsia="Times New Roman" w:hAnsi="Times New Roman" w:cs="Times New Roman"/>
          <w:bCs/>
          <w:sz w:val="24"/>
          <w:szCs w:val="24"/>
        </w:rPr>
        <w:t>m</w:t>
      </w:r>
      <w:r w:rsidRPr="008A4A77">
        <w:rPr>
          <w:rFonts w:ascii="Times New Roman" w:eastAsia="Times New Roman" w:hAnsi="Times New Roman" w:cs="Times New Roman"/>
          <w:bCs/>
          <w:sz w:val="24"/>
          <w:szCs w:val="24"/>
        </w:rPr>
        <w:t>onkey 1 was best explained by a full temporal discounting model</w:t>
      </w:r>
      <w:r w:rsidR="0028691B">
        <w:rPr>
          <w:rFonts w:ascii="Times New Roman" w:eastAsia="Times New Roman" w:hAnsi="Times New Roman" w:cs="Times New Roman"/>
          <w:bCs/>
          <w:sz w:val="24"/>
          <w:szCs w:val="24"/>
        </w:rPr>
        <w:t xml:space="preserve"> </w:t>
      </w:r>
      <w:r w:rsidR="0028691B" w:rsidRPr="008A4A77">
        <w:rPr>
          <w:rFonts w:ascii="Times New Roman" w:eastAsia="Times New Roman" w:hAnsi="Times New Roman" w:cs="Times New Roman"/>
          <w:bCs/>
          <w:sz w:val="24"/>
          <w:szCs w:val="24"/>
        </w:rPr>
        <w:t>that incorporated go-signal timing</w:t>
      </w:r>
      <w:r w:rsidRPr="008A4A77">
        <w:rPr>
          <w:rFonts w:ascii="Times New Roman" w:eastAsia="Times New Roman" w:hAnsi="Times New Roman" w:cs="Times New Roman"/>
          <w:bCs/>
          <w:sz w:val="24"/>
          <w:szCs w:val="24"/>
        </w:rPr>
        <w:t xml:space="preserve">, </w:t>
      </w:r>
      <w:r w:rsidR="00EC23B0">
        <w:rPr>
          <w:rFonts w:ascii="Times New Roman" w:eastAsia="Times New Roman" w:hAnsi="Times New Roman" w:cs="Times New Roman"/>
          <w:bCs/>
          <w:sz w:val="24"/>
          <w:szCs w:val="24"/>
        </w:rPr>
        <w:t>m</w:t>
      </w:r>
      <w:r w:rsidRPr="008A4A77">
        <w:rPr>
          <w:rFonts w:ascii="Times New Roman" w:eastAsia="Times New Roman" w:hAnsi="Times New Roman" w:cs="Times New Roman"/>
          <w:bCs/>
          <w:sz w:val="24"/>
          <w:szCs w:val="24"/>
        </w:rPr>
        <w:t xml:space="preserve">onkey 2 was </w:t>
      </w:r>
      <w:r w:rsidR="00EC23B0">
        <w:rPr>
          <w:rFonts w:ascii="Times New Roman" w:eastAsia="Times New Roman" w:hAnsi="Times New Roman" w:cs="Times New Roman"/>
          <w:bCs/>
          <w:sz w:val="24"/>
          <w:szCs w:val="24"/>
        </w:rPr>
        <w:t>better</w:t>
      </w:r>
      <w:r w:rsidRPr="008A4A77">
        <w:rPr>
          <w:rFonts w:ascii="Times New Roman" w:eastAsia="Times New Roman" w:hAnsi="Times New Roman" w:cs="Times New Roman"/>
          <w:bCs/>
          <w:sz w:val="24"/>
          <w:szCs w:val="24"/>
        </w:rPr>
        <w:t xml:space="preserve"> explained by a </w:t>
      </w:r>
      <w:r w:rsidR="009F7D7D">
        <w:rPr>
          <w:rFonts w:ascii="Times New Roman" w:eastAsia="Times New Roman" w:hAnsi="Times New Roman" w:cs="Times New Roman"/>
          <w:bCs/>
          <w:sz w:val="24"/>
          <w:szCs w:val="24"/>
        </w:rPr>
        <w:t xml:space="preserve">simpler </w:t>
      </w:r>
      <w:r w:rsidRPr="008A4A77">
        <w:rPr>
          <w:rFonts w:ascii="Times New Roman" w:eastAsia="Times New Roman" w:hAnsi="Times New Roman" w:cs="Times New Roman"/>
          <w:bCs/>
          <w:sz w:val="24"/>
          <w:szCs w:val="24"/>
        </w:rPr>
        <w:t xml:space="preserve">model that has a bias for the acceptance go-signal. </w:t>
      </w:r>
    </w:p>
    <w:p w14:paraId="34024AAF" w14:textId="33B9B217" w:rsidR="00771063" w:rsidRPr="00E85E61" w:rsidRDefault="00771063" w:rsidP="00771063">
      <w:pPr>
        <w:shd w:val="clear" w:color="auto" w:fill="FFFFFF"/>
        <w:spacing w:after="0" w:line="480" w:lineRule="auto"/>
        <w:rPr>
          <w:rFonts w:ascii="Times New Roman" w:eastAsia="Times New Roman" w:hAnsi="Times New Roman" w:cs="Times New Roman"/>
          <w:bCs/>
          <w:sz w:val="24"/>
          <w:szCs w:val="24"/>
        </w:rPr>
      </w:pPr>
      <w:r w:rsidRPr="00E85E61">
        <w:rPr>
          <w:rFonts w:ascii="Times New Roman" w:eastAsia="Times New Roman" w:hAnsi="Times New Roman" w:cs="Times New Roman"/>
          <w:bCs/>
          <w:sz w:val="24"/>
          <w:szCs w:val="24"/>
        </w:rPr>
        <w:t xml:space="preserve">One possible explanation is that </w:t>
      </w:r>
      <w:r w:rsidR="00A34880">
        <w:rPr>
          <w:rFonts w:ascii="Times New Roman" w:eastAsia="Times New Roman" w:hAnsi="Times New Roman" w:cs="Times New Roman"/>
          <w:bCs/>
          <w:sz w:val="24"/>
          <w:szCs w:val="24"/>
        </w:rPr>
        <w:t xml:space="preserve">monkey 2 </w:t>
      </w:r>
      <w:r w:rsidR="002C4036">
        <w:rPr>
          <w:rFonts w:ascii="Times New Roman" w:eastAsia="Times New Roman" w:hAnsi="Times New Roman" w:cs="Times New Roman"/>
          <w:bCs/>
          <w:sz w:val="24"/>
          <w:szCs w:val="24"/>
        </w:rPr>
        <w:t xml:space="preserve">has a behavioral bias toward the </w:t>
      </w:r>
      <w:r w:rsidRPr="00E85E61">
        <w:rPr>
          <w:rFonts w:ascii="Times New Roman" w:eastAsia="Times New Roman" w:hAnsi="Times New Roman" w:cs="Times New Roman"/>
          <w:bCs/>
          <w:sz w:val="24"/>
          <w:szCs w:val="24"/>
        </w:rPr>
        <w:t xml:space="preserve">purple </w:t>
      </w:r>
      <w:r w:rsidR="002C4036">
        <w:rPr>
          <w:rFonts w:ascii="Times New Roman" w:eastAsia="Times New Roman" w:hAnsi="Times New Roman" w:cs="Times New Roman"/>
          <w:bCs/>
          <w:sz w:val="24"/>
          <w:szCs w:val="24"/>
        </w:rPr>
        <w:t>go-</w:t>
      </w:r>
      <w:r w:rsidRPr="00E85E61">
        <w:rPr>
          <w:rFonts w:ascii="Times New Roman" w:eastAsia="Times New Roman" w:hAnsi="Times New Roman" w:cs="Times New Roman"/>
          <w:bCs/>
          <w:sz w:val="24"/>
          <w:szCs w:val="24"/>
        </w:rPr>
        <w:t>signa</w:t>
      </w:r>
      <w:r w:rsidR="002C4036">
        <w:rPr>
          <w:rFonts w:ascii="Times New Roman" w:eastAsia="Times New Roman" w:hAnsi="Times New Roman" w:cs="Times New Roman"/>
          <w:bCs/>
          <w:sz w:val="24"/>
          <w:szCs w:val="24"/>
        </w:rPr>
        <w:t>l, rather than a sensitivity to the delay introduced by the yellow cue</w:t>
      </w:r>
      <w:r w:rsidRPr="00E85E61">
        <w:rPr>
          <w:rFonts w:ascii="Times New Roman" w:eastAsia="Times New Roman" w:hAnsi="Times New Roman" w:cs="Times New Roman"/>
          <w:bCs/>
          <w:sz w:val="24"/>
          <w:szCs w:val="24"/>
        </w:rPr>
        <w:t xml:space="preserve">. This suggests that </w:t>
      </w:r>
      <w:r w:rsidR="008B3535">
        <w:rPr>
          <w:rFonts w:ascii="Times New Roman" w:eastAsia="Times New Roman" w:hAnsi="Times New Roman" w:cs="Times New Roman"/>
          <w:bCs/>
          <w:sz w:val="24"/>
          <w:szCs w:val="24"/>
        </w:rPr>
        <w:t>m</w:t>
      </w:r>
      <w:r w:rsidRPr="00E85E61">
        <w:rPr>
          <w:rFonts w:ascii="Times New Roman" w:eastAsia="Times New Roman" w:hAnsi="Times New Roman" w:cs="Times New Roman"/>
          <w:bCs/>
          <w:sz w:val="24"/>
          <w:szCs w:val="24"/>
        </w:rPr>
        <w:t xml:space="preserve">onkey 2 was more sensitive to when an action could be </w:t>
      </w:r>
      <w:r w:rsidR="00AC0BF5" w:rsidRPr="00E85E61">
        <w:rPr>
          <w:rFonts w:ascii="Times New Roman" w:eastAsia="Times New Roman" w:hAnsi="Times New Roman" w:cs="Times New Roman"/>
          <w:bCs/>
          <w:sz w:val="24"/>
          <w:szCs w:val="24"/>
        </w:rPr>
        <w:t>carried out</w:t>
      </w:r>
      <w:r w:rsidRPr="00E85E61">
        <w:rPr>
          <w:rFonts w:ascii="Times New Roman" w:eastAsia="Times New Roman" w:hAnsi="Times New Roman" w:cs="Times New Roman"/>
          <w:bCs/>
          <w:sz w:val="24"/>
          <w:szCs w:val="24"/>
        </w:rPr>
        <w:t xml:space="preserve"> than to the overall value of the offer. </w:t>
      </w:r>
      <w:r w:rsidR="00247203">
        <w:rPr>
          <w:rFonts w:ascii="Times New Roman" w:eastAsia="Times New Roman" w:hAnsi="Times New Roman" w:cs="Times New Roman"/>
          <w:bCs/>
          <w:sz w:val="24"/>
          <w:szCs w:val="24"/>
        </w:rPr>
        <w:t xml:space="preserve">Or it can be habit, since the monkey may have learned that purple signal tends to lead to more immediate rewards; that is, less delayed between the go-signal and reward delivery. </w:t>
      </w:r>
      <w:r w:rsidRPr="00E85E61">
        <w:rPr>
          <w:rFonts w:ascii="Times New Roman" w:eastAsia="Times New Roman" w:hAnsi="Times New Roman" w:cs="Times New Roman"/>
          <w:bCs/>
          <w:sz w:val="24"/>
          <w:szCs w:val="24"/>
        </w:rPr>
        <w:t>Alternatively, this behavioral pattern may reflect a reduced ability to fully integrate the timing structure of the task into value computations</w:t>
      </w:r>
      <w:r w:rsidR="007B4BA4" w:rsidRPr="00E85E61">
        <w:rPr>
          <w:rFonts w:ascii="Times New Roman" w:eastAsia="Times New Roman" w:hAnsi="Times New Roman" w:cs="Times New Roman"/>
          <w:bCs/>
          <w:sz w:val="24"/>
          <w:szCs w:val="24"/>
        </w:rPr>
        <w:t xml:space="preserve">, </w:t>
      </w:r>
      <w:r w:rsidRPr="00E85E61">
        <w:rPr>
          <w:rFonts w:ascii="Times New Roman" w:eastAsia="Times New Roman" w:hAnsi="Times New Roman" w:cs="Times New Roman"/>
          <w:bCs/>
          <w:sz w:val="24"/>
          <w:szCs w:val="24"/>
        </w:rPr>
        <w:t xml:space="preserve">perhaps due to a less developed strategy or limited experience with the task. </w:t>
      </w:r>
      <w:r w:rsidR="00B11C5A" w:rsidRPr="00E85E61">
        <w:rPr>
          <w:rFonts w:ascii="Times New Roman" w:eastAsia="Times New Roman" w:hAnsi="Times New Roman" w:cs="Times New Roman"/>
          <w:bCs/>
          <w:sz w:val="24"/>
          <w:szCs w:val="24"/>
        </w:rPr>
        <w:t xml:space="preserve">Indeed, individual history may have contributed to such divergence. Monkey 1, with greater exposure to the task, may have developed more refined strategies, while </w:t>
      </w:r>
      <w:r w:rsidR="00DD0E9C">
        <w:rPr>
          <w:rFonts w:ascii="Times New Roman" w:eastAsia="Times New Roman" w:hAnsi="Times New Roman" w:cs="Times New Roman"/>
          <w:bCs/>
          <w:sz w:val="24"/>
          <w:szCs w:val="24"/>
        </w:rPr>
        <w:t>m</w:t>
      </w:r>
      <w:r w:rsidR="00B11C5A" w:rsidRPr="00E85E61">
        <w:rPr>
          <w:rFonts w:ascii="Times New Roman" w:eastAsia="Times New Roman" w:hAnsi="Times New Roman" w:cs="Times New Roman"/>
          <w:bCs/>
          <w:sz w:val="24"/>
          <w:szCs w:val="24"/>
        </w:rPr>
        <w:t>onkey 2 was still adapting and so it was less sensitive to temporal contingencies present in the task.</w:t>
      </w:r>
      <w:r w:rsidR="004A0C72" w:rsidRPr="00E85E61">
        <w:rPr>
          <w:rFonts w:ascii="Times New Roman" w:eastAsia="Times New Roman" w:hAnsi="Times New Roman" w:cs="Times New Roman"/>
          <w:bCs/>
          <w:sz w:val="24"/>
          <w:szCs w:val="24"/>
        </w:rPr>
        <w:t xml:space="preserve"> </w:t>
      </w:r>
      <w:r w:rsidRPr="00E85E61">
        <w:rPr>
          <w:rFonts w:ascii="Times New Roman" w:eastAsia="Times New Roman" w:hAnsi="Times New Roman" w:cs="Times New Roman"/>
          <w:bCs/>
          <w:sz w:val="24"/>
          <w:szCs w:val="24"/>
        </w:rPr>
        <w:t xml:space="preserve">In this view, </w:t>
      </w:r>
      <w:r w:rsidR="00E16A93" w:rsidRPr="00E85E61">
        <w:rPr>
          <w:rFonts w:ascii="Times New Roman" w:eastAsia="Times New Roman" w:hAnsi="Times New Roman" w:cs="Times New Roman"/>
          <w:bCs/>
          <w:sz w:val="24"/>
          <w:szCs w:val="24"/>
        </w:rPr>
        <w:t xml:space="preserve">the </w:t>
      </w:r>
      <w:r w:rsidRPr="00E85E61">
        <w:rPr>
          <w:rFonts w:ascii="Times New Roman" w:eastAsia="Times New Roman" w:hAnsi="Times New Roman" w:cs="Times New Roman"/>
          <w:bCs/>
          <w:sz w:val="24"/>
          <w:szCs w:val="24"/>
        </w:rPr>
        <w:t xml:space="preserve">choices </w:t>
      </w:r>
      <w:r w:rsidR="00E16A93" w:rsidRPr="00E85E61">
        <w:rPr>
          <w:rFonts w:ascii="Times New Roman" w:eastAsia="Times New Roman" w:hAnsi="Times New Roman" w:cs="Times New Roman"/>
          <w:bCs/>
          <w:sz w:val="24"/>
          <w:szCs w:val="24"/>
        </w:rPr>
        <w:t xml:space="preserve">of monkey 2 </w:t>
      </w:r>
      <w:r w:rsidRPr="00E85E61">
        <w:rPr>
          <w:rFonts w:ascii="Times New Roman" w:eastAsia="Times New Roman" w:hAnsi="Times New Roman" w:cs="Times New Roman"/>
          <w:bCs/>
          <w:sz w:val="24"/>
          <w:szCs w:val="24"/>
        </w:rPr>
        <w:t xml:space="preserve">could be driven more </w:t>
      </w:r>
      <w:r w:rsidR="007B0489" w:rsidRPr="00E85E61">
        <w:rPr>
          <w:rFonts w:ascii="Times New Roman" w:eastAsia="Times New Roman" w:hAnsi="Times New Roman" w:cs="Times New Roman"/>
          <w:bCs/>
          <w:sz w:val="24"/>
          <w:szCs w:val="24"/>
        </w:rPr>
        <w:t xml:space="preserve">by </w:t>
      </w:r>
      <w:r w:rsidR="0004483F" w:rsidRPr="00E85E61">
        <w:rPr>
          <w:rFonts w:ascii="Times New Roman" w:eastAsia="Times New Roman" w:hAnsi="Times New Roman" w:cs="Times New Roman"/>
          <w:bCs/>
          <w:sz w:val="24"/>
          <w:szCs w:val="24"/>
        </w:rPr>
        <w:t xml:space="preserve">favoring whichever option allows for immediate action, rather </w:t>
      </w:r>
      <w:r w:rsidRPr="00E85E61">
        <w:rPr>
          <w:rFonts w:ascii="Times New Roman" w:eastAsia="Times New Roman" w:hAnsi="Times New Roman" w:cs="Times New Roman"/>
          <w:bCs/>
          <w:sz w:val="24"/>
          <w:szCs w:val="24"/>
        </w:rPr>
        <w:t xml:space="preserve">than by </w:t>
      </w:r>
      <w:r w:rsidR="0004483F" w:rsidRPr="00E85E61">
        <w:rPr>
          <w:rFonts w:ascii="Times New Roman" w:eastAsia="Times New Roman" w:hAnsi="Times New Roman" w:cs="Times New Roman"/>
          <w:bCs/>
          <w:sz w:val="24"/>
          <w:szCs w:val="24"/>
        </w:rPr>
        <w:t xml:space="preserve">a full </w:t>
      </w:r>
      <w:r w:rsidRPr="00E85E61">
        <w:rPr>
          <w:rFonts w:ascii="Times New Roman" w:eastAsia="Times New Roman" w:hAnsi="Times New Roman" w:cs="Times New Roman"/>
          <w:bCs/>
          <w:sz w:val="24"/>
          <w:szCs w:val="24"/>
        </w:rPr>
        <w:t xml:space="preserve">deliberative </w:t>
      </w:r>
      <w:r w:rsidR="0004483F" w:rsidRPr="00E85E61">
        <w:rPr>
          <w:rFonts w:ascii="Times New Roman" w:eastAsia="Times New Roman" w:hAnsi="Times New Roman" w:cs="Times New Roman"/>
          <w:bCs/>
          <w:sz w:val="24"/>
          <w:szCs w:val="24"/>
        </w:rPr>
        <w:t>comparison of reward and delay</w:t>
      </w:r>
      <w:r w:rsidRPr="00E85E61">
        <w:rPr>
          <w:rFonts w:ascii="Times New Roman" w:eastAsia="Times New Roman" w:hAnsi="Times New Roman" w:cs="Times New Roman"/>
          <w:bCs/>
          <w:sz w:val="24"/>
          <w:szCs w:val="24"/>
        </w:rPr>
        <w:t>.</w:t>
      </w:r>
      <w:r w:rsidR="00AF5CA6">
        <w:rPr>
          <w:rFonts w:ascii="Times New Roman" w:eastAsia="Times New Roman" w:hAnsi="Times New Roman" w:cs="Times New Roman"/>
          <w:bCs/>
          <w:sz w:val="24"/>
          <w:szCs w:val="24"/>
        </w:rPr>
        <w:t xml:space="preserve"> </w:t>
      </w:r>
    </w:p>
    <w:p w14:paraId="2285AB93" w14:textId="2E62D545" w:rsidR="00910CA4" w:rsidRDefault="003B255F" w:rsidP="008A4A77">
      <w:pPr>
        <w:shd w:val="clear" w:color="auto" w:fill="FFFFFF"/>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At the neural level</w:t>
      </w:r>
      <w:r w:rsidR="008A4A77" w:rsidRPr="008A4A77">
        <w:rPr>
          <w:rFonts w:ascii="Times New Roman" w:eastAsia="Times New Roman" w:hAnsi="Times New Roman" w:cs="Times New Roman"/>
          <w:bCs/>
          <w:sz w:val="24"/>
          <w:szCs w:val="24"/>
        </w:rPr>
        <w:t xml:space="preserve">, only </w:t>
      </w:r>
      <w:r w:rsidR="00172D2A">
        <w:rPr>
          <w:rFonts w:ascii="Times New Roman" w:eastAsia="Times New Roman" w:hAnsi="Times New Roman" w:cs="Times New Roman"/>
          <w:bCs/>
          <w:sz w:val="24"/>
          <w:szCs w:val="24"/>
        </w:rPr>
        <w:t>m</w:t>
      </w:r>
      <w:r w:rsidR="008A4A77" w:rsidRPr="008A4A77">
        <w:rPr>
          <w:rFonts w:ascii="Times New Roman" w:eastAsia="Times New Roman" w:hAnsi="Times New Roman" w:cs="Times New Roman"/>
          <w:bCs/>
          <w:sz w:val="24"/>
          <w:szCs w:val="24"/>
        </w:rPr>
        <w:t xml:space="preserve">onkey 1 showed modulation of </w:t>
      </w:r>
      <w:proofErr w:type="spellStart"/>
      <w:r w:rsidR="008A4A77" w:rsidRPr="008A4A77">
        <w:rPr>
          <w:rFonts w:ascii="Times New Roman" w:eastAsia="Times New Roman" w:hAnsi="Times New Roman" w:cs="Times New Roman"/>
          <w:bCs/>
          <w:sz w:val="24"/>
          <w:szCs w:val="24"/>
        </w:rPr>
        <w:t>dlPFC</w:t>
      </w:r>
      <w:proofErr w:type="spellEnd"/>
      <w:r w:rsidR="008A4A77" w:rsidRPr="008A4A77">
        <w:rPr>
          <w:rFonts w:ascii="Times New Roman" w:eastAsia="Times New Roman" w:hAnsi="Times New Roman" w:cs="Times New Roman"/>
          <w:bCs/>
          <w:sz w:val="24"/>
          <w:szCs w:val="24"/>
        </w:rPr>
        <w:t xml:space="preserve"> activity by the go-signal structure. For this animal, reward magnitude was positively correlated with the timing of the go-signal, and delay showed a negative correlation. These </w:t>
      </w:r>
      <w:r w:rsidR="00545F49">
        <w:rPr>
          <w:rFonts w:ascii="Times New Roman" w:eastAsia="Times New Roman" w:hAnsi="Times New Roman" w:cs="Times New Roman"/>
          <w:bCs/>
          <w:sz w:val="24"/>
          <w:szCs w:val="24"/>
        </w:rPr>
        <w:t>results</w:t>
      </w:r>
      <w:r w:rsidR="008A4A77" w:rsidRPr="008A4A77">
        <w:rPr>
          <w:rFonts w:ascii="Times New Roman" w:eastAsia="Times New Roman" w:hAnsi="Times New Roman" w:cs="Times New Roman"/>
          <w:bCs/>
          <w:sz w:val="24"/>
          <w:szCs w:val="24"/>
        </w:rPr>
        <w:t xml:space="preserve"> suggest </w:t>
      </w:r>
      <w:r w:rsidR="006620A2" w:rsidRPr="008A4A77">
        <w:rPr>
          <w:rFonts w:ascii="Times New Roman" w:eastAsia="Times New Roman" w:hAnsi="Times New Roman" w:cs="Times New Roman"/>
          <w:bCs/>
          <w:sz w:val="24"/>
          <w:szCs w:val="24"/>
        </w:rPr>
        <w:t>that</w:t>
      </w:r>
      <w:r w:rsidR="00D2672F">
        <w:rPr>
          <w:rFonts w:ascii="Times New Roman" w:eastAsia="Times New Roman" w:hAnsi="Times New Roman" w:cs="Times New Roman"/>
          <w:bCs/>
          <w:sz w:val="24"/>
          <w:szCs w:val="24"/>
        </w:rPr>
        <w:t xml:space="preserve"> </w:t>
      </w:r>
      <w:r w:rsidR="00366E17">
        <w:rPr>
          <w:rFonts w:ascii="Times New Roman" w:eastAsia="Times New Roman" w:hAnsi="Times New Roman" w:cs="Times New Roman"/>
          <w:bCs/>
          <w:sz w:val="24"/>
          <w:szCs w:val="24"/>
        </w:rPr>
        <w:t xml:space="preserve">in </w:t>
      </w:r>
      <w:r w:rsidR="00172D2A">
        <w:rPr>
          <w:rFonts w:ascii="Times New Roman" w:eastAsia="Times New Roman" w:hAnsi="Times New Roman" w:cs="Times New Roman"/>
          <w:bCs/>
          <w:sz w:val="24"/>
          <w:szCs w:val="24"/>
        </w:rPr>
        <w:t>m</w:t>
      </w:r>
      <w:r w:rsidR="008A4A77" w:rsidRPr="008A4A77">
        <w:rPr>
          <w:rFonts w:ascii="Times New Roman" w:eastAsia="Times New Roman" w:hAnsi="Times New Roman" w:cs="Times New Roman"/>
          <w:bCs/>
          <w:sz w:val="24"/>
          <w:szCs w:val="24"/>
        </w:rPr>
        <w:t>onkey 1</w:t>
      </w:r>
      <w:r w:rsidR="006B58D0">
        <w:rPr>
          <w:rFonts w:ascii="Times New Roman" w:eastAsia="Times New Roman" w:hAnsi="Times New Roman" w:cs="Times New Roman"/>
          <w:bCs/>
          <w:sz w:val="24"/>
          <w:szCs w:val="24"/>
        </w:rPr>
        <w:t>, the</w:t>
      </w:r>
      <w:r w:rsidR="008A4A77" w:rsidRPr="008A4A77">
        <w:rPr>
          <w:rFonts w:ascii="Times New Roman" w:eastAsia="Times New Roman" w:hAnsi="Times New Roman" w:cs="Times New Roman"/>
          <w:bCs/>
          <w:sz w:val="24"/>
          <w:szCs w:val="24"/>
        </w:rPr>
        <w:t xml:space="preserve"> </w:t>
      </w:r>
      <w:proofErr w:type="spellStart"/>
      <w:r w:rsidR="008A4A77" w:rsidRPr="008A4A77">
        <w:rPr>
          <w:rFonts w:ascii="Times New Roman" w:eastAsia="Times New Roman" w:hAnsi="Times New Roman" w:cs="Times New Roman"/>
          <w:bCs/>
          <w:sz w:val="24"/>
          <w:szCs w:val="24"/>
        </w:rPr>
        <w:t>dlPFC</w:t>
      </w:r>
      <w:proofErr w:type="spellEnd"/>
      <w:r w:rsidR="008A4A77" w:rsidRPr="008A4A77">
        <w:rPr>
          <w:rFonts w:ascii="Times New Roman" w:eastAsia="Times New Roman" w:hAnsi="Times New Roman" w:cs="Times New Roman"/>
          <w:bCs/>
          <w:sz w:val="24"/>
          <w:szCs w:val="24"/>
        </w:rPr>
        <w:t xml:space="preserve"> integrated not only reward and delay but also </w:t>
      </w:r>
      <w:r w:rsidR="00063940">
        <w:rPr>
          <w:rFonts w:ascii="Times New Roman" w:eastAsia="Times New Roman" w:hAnsi="Times New Roman" w:cs="Times New Roman"/>
          <w:bCs/>
          <w:sz w:val="24"/>
          <w:szCs w:val="24"/>
        </w:rPr>
        <w:t xml:space="preserve">information about when </w:t>
      </w:r>
      <w:r w:rsidR="00C0376B">
        <w:rPr>
          <w:rFonts w:ascii="Times New Roman" w:eastAsia="Times New Roman" w:hAnsi="Times New Roman" w:cs="Times New Roman"/>
          <w:bCs/>
          <w:sz w:val="24"/>
          <w:szCs w:val="24"/>
        </w:rPr>
        <w:t>a</w:t>
      </w:r>
      <w:r w:rsidR="00063940">
        <w:rPr>
          <w:rFonts w:ascii="Times New Roman" w:eastAsia="Times New Roman" w:hAnsi="Times New Roman" w:cs="Times New Roman"/>
          <w:bCs/>
          <w:sz w:val="24"/>
          <w:szCs w:val="24"/>
        </w:rPr>
        <w:t xml:space="preserve">n </w:t>
      </w:r>
      <w:r w:rsidR="008130B7">
        <w:rPr>
          <w:rFonts w:ascii="Times New Roman" w:eastAsia="Times New Roman" w:hAnsi="Times New Roman" w:cs="Times New Roman"/>
          <w:bCs/>
          <w:sz w:val="24"/>
          <w:szCs w:val="24"/>
        </w:rPr>
        <w:t xml:space="preserve">action </w:t>
      </w:r>
      <w:r w:rsidR="008130B7" w:rsidRPr="008A4A77">
        <w:rPr>
          <w:rFonts w:ascii="Times New Roman" w:eastAsia="Times New Roman" w:hAnsi="Times New Roman" w:cs="Times New Roman"/>
          <w:bCs/>
          <w:sz w:val="24"/>
          <w:szCs w:val="24"/>
        </w:rPr>
        <w:t>could</w:t>
      </w:r>
      <w:r w:rsidR="00C0376B">
        <w:rPr>
          <w:rFonts w:ascii="Times New Roman" w:eastAsia="Times New Roman" w:hAnsi="Times New Roman" w:cs="Times New Roman"/>
          <w:bCs/>
          <w:sz w:val="24"/>
          <w:szCs w:val="24"/>
        </w:rPr>
        <w:t xml:space="preserve"> be </w:t>
      </w:r>
      <w:r w:rsidR="00C0376B">
        <w:rPr>
          <w:rFonts w:ascii="Times New Roman" w:eastAsia="Times New Roman" w:hAnsi="Times New Roman" w:cs="Times New Roman"/>
          <w:bCs/>
          <w:sz w:val="24"/>
          <w:szCs w:val="24"/>
        </w:rPr>
        <w:lastRenderedPageBreak/>
        <w:t>performed</w:t>
      </w:r>
      <w:r w:rsidR="008A4A77" w:rsidRPr="008A4A77">
        <w:rPr>
          <w:rFonts w:ascii="Times New Roman" w:eastAsia="Times New Roman" w:hAnsi="Times New Roman" w:cs="Times New Roman"/>
          <w:bCs/>
          <w:sz w:val="24"/>
          <w:szCs w:val="24"/>
        </w:rPr>
        <w:t xml:space="preserve">. </w:t>
      </w:r>
      <w:r w:rsidR="00C04786">
        <w:rPr>
          <w:rFonts w:ascii="Times New Roman" w:eastAsia="Times New Roman" w:hAnsi="Times New Roman" w:cs="Times New Roman"/>
          <w:bCs/>
          <w:sz w:val="24"/>
          <w:szCs w:val="24"/>
        </w:rPr>
        <w:t>This result shows a more complex encoding strategy, where temporal</w:t>
      </w:r>
      <w:r w:rsidR="00AE4E0A">
        <w:rPr>
          <w:rFonts w:ascii="Times New Roman" w:eastAsia="Times New Roman" w:hAnsi="Times New Roman" w:cs="Times New Roman"/>
          <w:bCs/>
          <w:sz w:val="24"/>
          <w:szCs w:val="24"/>
        </w:rPr>
        <w:t xml:space="preserve"> elements of the task, in this case when an action can be executed, are </w:t>
      </w:r>
      <w:r w:rsidR="008130B7">
        <w:rPr>
          <w:rFonts w:ascii="Times New Roman" w:eastAsia="Times New Roman" w:hAnsi="Times New Roman" w:cs="Times New Roman"/>
          <w:bCs/>
          <w:sz w:val="24"/>
          <w:szCs w:val="24"/>
        </w:rPr>
        <w:t>integrated with reward attributes</w:t>
      </w:r>
      <w:r w:rsidR="00AE4E0A">
        <w:rPr>
          <w:rFonts w:ascii="Times New Roman" w:eastAsia="Times New Roman" w:hAnsi="Times New Roman" w:cs="Times New Roman"/>
          <w:bCs/>
          <w:sz w:val="24"/>
          <w:szCs w:val="24"/>
        </w:rPr>
        <w:t>.</w:t>
      </w:r>
      <w:r w:rsidR="0056667E">
        <w:rPr>
          <w:rFonts w:ascii="Times New Roman" w:eastAsia="Times New Roman" w:hAnsi="Times New Roman" w:cs="Times New Roman"/>
          <w:bCs/>
          <w:sz w:val="24"/>
          <w:szCs w:val="24"/>
        </w:rPr>
        <w:t xml:space="preserve"> </w:t>
      </w:r>
    </w:p>
    <w:p w14:paraId="51F977FC" w14:textId="77777777" w:rsidR="00640188" w:rsidRDefault="008A4A77" w:rsidP="008A4A77">
      <w:pPr>
        <w:shd w:val="clear" w:color="auto" w:fill="FFFFFF"/>
        <w:spacing w:after="0" w:line="480" w:lineRule="auto"/>
        <w:rPr>
          <w:rFonts w:ascii="Times New Roman" w:eastAsia="Times New Roman" w:hAnsi="Times New Roman" w:cs="Times New Roman"/>
          <w:bCs/>
          <w:sz w:val="24"/>
          <w:szCs w:val="24"/>
        </w:rPr>
      </w:pPr>
      <w:r w:rsidRPr="008A4A77">
        <w:rPr>
          <w:rFonts w:ascii="Times New Roman" w:eastAsia="Times New Roman" w:hAnsi="Times New Roman" w:cs="Times New Roman"/>
          <w:bCs/>
          <w:sz w:val="24"/>
          <w:szCs w:val="24"/>
        </w:rPr>
        <w:t xml:space="preserve">This integration </w:t>
      </w:r>
      <w:r w:rsidR="00272812">
        <w:rPr>
          <w:rFonts w:ascii="Times New Roman" w:eastAsia="Times New Roman" w:hAnsi="Times New Roman" w:cs="Times New Roman"/>
          <w:bCs/>
          <w:sz w:val="24"/>
          <w:szCs w:val="24"/>
        </w:rPr>
        <w:t xml:space="preserve">of </w:t>
      </w:r>
      <w:r w:rsidR="00176F31">
        <w:rPr>
          <w:rFonts w:ascii="Times New Roman" w:eastAsia="Times New Roman" w:hAnsi="Times New Roman" w:cs="Times New Roman"/>
          <w:bCs/>
          <w:sz w:val="24"/>
          <w:szCs w:val="24"/>
        </w:rPr>
        <w:t>reward, delay and</w:t>
      </w:r>
      <w:r w:rsidR="00272812" w:rsidRPr="008A4A77">
        <w:rPr>
          <w:rFonts w:ascii="Times New Roman" w:eastAsia="Times New Roman" w:hAnsi="Times New Roman" w:cs="Times New Roman"/>
          <w:bCs/>
          <w:sz w:val="24"/>
          <w:szCs w:val="24"/>
        </w:rPr>
        <w:t xml:space="preserve"> go-signal timing </w:t>
      </w:r>
      <w:r w:rsidRPr="008A4A77">
        <w:rPr>
          <w:rFonts w:ascii="Times New Roman" w:eastAsia="Times New Roman" w:hAnsi="Times New Roman" w:cs="Times New Roman"/>
          <w:bCs/>
          <w:sz w:val="24"/>
          <w:szCs w:val="24"/>
        </w:rPr>
        <w:t xml:space="preserve">was absent in </w:t>
      </w:r>
      <w:r w:rsidR="00B63C35">
        <w:rPr>
          <w:rFonts w:ascii="Times New Roman" w:eastAsia="Times New Roman" w:hAnsi="Times New Roman" w:cs="Times New Roman"/>
          <w:bCs/>
          <w:sz w:val="24"/>
          <w:szCs w:val="24"/>
        </w:rPr>
        <w:t xml:space="preserve">the </w:t>
      </w:r>
      <w:proofErr w:type="spellStart"/>
      <w:r w:rsidRPr="008A4A77">
        <w:rPr>
          <w:rFonts w:ascii="Times New Roman" w:eastAsia="Times New Roman" w:hAnsi="Times New Roman" w:cs="Times New Roman"/>
          <w:bCs/>
          <w:sz w:val="24"/>
          <w:szCs w:val="24"/>
        </w:rPr>
        <w:t>dlPFC</w:t>
      </w:r>
      <w:proofErr w:type="spellEnd"/>
      <w:r w:rsidRPr="008A4A77">
        <w:rPr>
          <w:rFonts w:ascii="Times New Roman" w:eastAsia="Times New Roman" w:hAnsi="Times New Roman" w:cs="Times New Roman"/>
          <w:bCs/>
          <w:sz w:val="24"/>
          <w:szCs w:val="24"/>
        </w:rPr>
        <w:t xml:space="preserve"> responses </w:t>
      </w:r>
      <w:r w:rsidR="00272812">
        <w:rPr>
          <w:rFonts w:ascii="Times New Roman" w:eastAsia="Times New Roman" w:hAnsi="Times New Roman" w:cs="Times New Roman"/>
          <w:bCs/>
          <w:sz w:val="24"/>
          <w:szCs w:val="24"/>
        </w:rPr>
        <w:t>of monkey 2</w:t>
      </w:r>
      <w:r w:rsidRPr="008A4A77">
        <w:rPr>
          <w:rFonts w:ascii="Times New Roman" w:eastAsia="Times New Roman" w:hAnsi="Times New Roman" w:cs="Times New Roman"/>
          <w:bCs/>
          <w:sz w:val="24"/>
          <w:szCs w:val="24"/>
        </w:rPr>
        <w:t xml:space="preserve">, </w:t>
      </w:r>
      <w:r w:rsidR="00964825">
        <w:rPr>
          <w:rFonts w:ascii="Times New Roman" w:eastAsia="Times New Roman" w:hAnsi="Times New Roman" w:cs="Times New Roman"/>
          <w:bCs/>
          <w:sz w:val="24"/>
          <w:szCs w:val="24"/>
        </w:rPr>
        <w:t>consist</w:t>
      </w:r>
      <w:r w:rsidR="00B63C35">
        <w:rPr>
          <w:rFonts w:ascii="Times New Roman" w:eastAsia="Times New Roman" w:hAnsi="Times New Roman" w:cs="Times New Roman"/>
          <w:bCs/>
          <w:sz w:val="24"/>
          <w:szCs w:val="24"/>
        </w:rPr>
        <w:t>ent</w:t>
      </w:r>
      <w:r w:rsidR="00964825">
        <w:rPr>
          <w:rFonts w:ascii="Times New Roman" w:eastAsia="Times New Roman" w:hAnsi="Times New Roman" w:cs="Times New Roman"/>
          <w:bCs/>
          <w:sz w:val="24"/>
          <w:szCs w:val="24"/>
        </w:rPr>
        <w:t xml:space="preserve"> with </w:t>
      </w:r>
      <w:r w:rsidR="002F6AE9">
        <w:rPr>
          <w:rFonts w:ascii="Times New Roman" w:eastAsia="Times New Roman" w:hAnsi="Times New Roman" w:cs="Times New Roman"/>
          <w:bCs/>
          <w:sz w:val="24"/>
          <w:szCs w:val="24"/>
        </w:rPr>
        <w:t xml:space="preserve">a </w:t>
      </w:r>
      <w:r w:rsidR="00B63C35">
        <w:rPr>
          <w:rFonts w:ascii="Times New Roman" w:eastAsia="Times New Roman" w:hAnsi="Times New Roman" w:cs="Times New Roman"/>
          <w:bCs/>
          <w:sz w:val="24"/>
          <w:szCs w:val="24"/>
        </w:rPr>
        <w:t xml:space="preserve">more </w:t>
      </w:r>
      <w:r w:rsidR="001E043C">
        <w:rPr>
          <w:rFonts w:ascii="Times New Roman" w:eastAsia="Times New Roman" w:hAnsi="Times New Roman" w:cs="Times New Roman"/>
          <w:bCs/>
          <w:sz w:val="24"/>
          <w:szCs w:val="24"/>
        </w:rPr>
        <w:t>stimulus-driven strategy</w:t>
      </w:r>
      <w:r w:rsidR="00D73082">
        <w:rPr>
          <w:rFonts w:ascii="Times New Roman" w:eastAsia="Times New Roman" w:hAnsi="Times New Roman" w:cs="Times New Roman"/>
          <w:bCs/>
          <w:sz w:val="24"/>
          <w:szCs w:val="24"/>
        </w:rPr>
        <w:t xml:space="preserve">, </w:t>
      </w:r>
      <w:r w:rsidR="00D73082" w:rsidRPr="00D73082">
        <w:rPr>
          <w:rFonts w:ascii="Times New Roman" w:eastAsia="Times New Roman" w:hAnsi="Times New Roman" w:cs="Times New Roman"/>
          <w:bCs/>
          <w:sz w:val="24"/>
          <w:szCs w:val="24"/>
        </w:rPr>
        <w:t>where behavior is guided by external cues rather than internal integration of value over time</w:t>
      </w:r>
      <w:r w:rsidR="002F6AE9">
        <w:rPr>
          <w:rFonts w:ascii="Times New Roman" w:eastAsia="Times New Roman" w:hAnsi="Times New Roman" w:cs="Times New Roman"/>
          <w:bCs/>
          <w:sz w:val="24"/>
          <w:szCs w:val="24"/>
        </w:rPr>
        <w:t xml:space="preserve">. </w:t>
      </w:r>
    </w:p>
    <w:p w14:paraId="14BFFC95" w14:textId="32ED9585" w:rsidR="00681765" w:rsidRDefault="009A3198" w:rsidP="008A4A77">
      <w:pPr>
        <w:shd w:val="clear" w:color="auto" w:fill="FFFFFF"/>
        <w:spacing w:after="0" w:line="480" w:lineRule="auto"/>
        <w:rPr>
          <w:rFonts w:ascii="Times New Roman" w:eastAsia="Times New Roman" w:hAnsi="Times New Roman" w:cs="Times New Roman"/>
          <w:bCs/>
          <w:sz w:val="24"/>
          <w:szCs w:val="24"/>
        </w:rPr>
      </w:pPr>
      <w:r w:rsidRPr="008464AB">
        <w:rPr>
          <w:rFonts w:ascii="Times New Roman" w:eastAsia="Times New Roman" w:hAnsi="Times New Roman" w:cs="Times New Roman"/>
          <w:bCs/>
          <w:sz w:val="24"/>
          <w:szCs w:val="24"/>
        </w:rPr>
        <w:t xml:space="preserve">This form of behavior, in which </w:t>
      </w:r>
      <w:r w:rsidR="00AD6A52" w:rsidRPr="008464AB">
        <w:rPr>
          <w:rFonts w:ascii="Times New Roman" w:eastAsia="Times New Roman" w:hAnsi="Times New Roman" w:cs="Times New Roman"/>
          <w:bCs/>
          <w:sz w:val="24"/>
          <w:szCs w:val="24"/>
        </w:rPr>
        <w:t>choices are influenced primarily by immediate</w:t>
      </w:r>
      <w:r w:rsidRPr="008464AB">
        <w:rPr>
          <w:rFonts w:ascii="Times New Roman" w:eastAsia="Times New Roman" w:hAnsi="Times New Roman" w:cs="Times New Roman"/>
          <w:bCs/>
          <w:sz w:val="24"/>
          <w:szCs w:val="24"/>
        </w:rPr>
        <w:t xml:space="preserve"> cues or action opportunities</w:t>
      </w:r>
      <w:r w:rsidR="00335768" w:rsidRPr="008464AB">
        <w:rPr>
          <w:rFonts w:ascii="Times New Roman" w:eastAsia="Times New Roman" w:hAnsi="Times New Roman" w:cs="Times New Roman"/>
          <w:bCs/>
          <w:sz w:val="24"/>
          <w:szCs w:val="24"/>
        </w:rPr>
        <w:t>,</w:t>
      </w:r>
      <w:r w:rsidRPr="008464AB">
        <w:rPr>
          <w:rFonts w:ascii="Times New Roman" w:eastAsia="Times New Roman" w:hAnsi="Times New Roman" w:cs="Times New Roman"/>
          <w:bCs/>
          <w:sz w:val="24"/>
          <w:szCs w:val="24"/>
        </w:rPr>
        <w:t xml:space="preserve"> rather than</w:t>
      </w:r>
      <w:r w:rsidR="00335768" w:rsidRPr="008464AB">
        <w:rPr>
          <w:rFonts w:ascii="Times New Roman" w:eastAsia="Times New Roman" w:hAnsi="Times New Roman" w:cs="Times New Roman"/>
          <w:bCs/>
          <w:sz w:val="24"/>
          <w:szCs w:val="24"/>
        </w:rPr>
        <w:t xml:space="preserve"> by a</w:t>
      </w:r>
      <w:r w:rsidRPr="008464AB">
        <w:rPr>
          <w:rFonts w:ascii="Times New Roman" w:eastAsia="Times New Roman" w:hAnsi="Times New Roman" w:cs="Times New Roman"/>
          <w:bCs/>
          <w:sz w:val="24"/>
          <w:szCs w:val="24"/>
        </w:rPr>
        <w:t xml:space="preserve"> fully integrated value computations, has been </w:t>
      </w:r>
      <w:r w:rsidR="00335768" w:rsidRPr="008464AB">
        <w:rPr>
          <w:rFonts w:ascii="Times New Roman" w:eastAsia="Times New Roman" w:hAnsi="Times New Roman" w:cs="Times New Roman"/>
          <w:bCs/>
          <w:sz w:val="24"/>
          <w:szCs w:val="24"/>
        </w:rPr>
        <w:t>reported</w:t>
      </w:r>
      <w:r w:rsidRPr="008464AB">
        <w:rPr>
          <w:rFonts w:ascii="Times New Roman" w:eastAsia="Times New Roman" w:hAnsi="Times New Roman" w:cs="Times New Roman"/>
          <w:bCs/>
          <w:sz w:val="24"/>
          <w:szCs w:val="24"/>
        </w:rPr>
        <w:t xml:space="preserve"> in both human and animal</w:t>
      </w:r>
      <w:r w:rsidR="003F7CD8" w:rsidRPr="008464AB">
        <w:rPr>
          <w:rFonts w:ascii="Times New Roman" w:eastAsia="Times New Roman" w:hAnsi="Times New Roman" w:cs="Times New Roman"/>
          <w:bCs/>
          <w:sz w:val="24"/>
          <w:szCs w:val="24"/>
        </w:rPr>
        <w:t xml:space="preserve"> studies</w:t>
      </w:r>
      <w:r w:rsidR="00AA0D7F" w:rsidRPr="008464AB">
        <w:rPr>
          <w:rFonts w:ascii="Times New Roman" w:eastAsia="Times New Roman" w:hAnsi="Times New Roman" w:cs="Times New Roman"/>
          <w:bCs/>
          <w:sz w:val="24"/>
          <w:szCs w:val="24"/>
        </w:rPr>
        <w:t xml:space="preserve"> of</w:t>
      </w:r>
      <w:r w:rsidR="003F7CD8" w:rsidRPr="008464AB">
        <w:rPr>
          <w:rFonts w:ascii="Times New Roman" w:eastAsia="Times New Roman" w:hAnsi="Times New Roman" w:cs="Times New Roman"/>
          <w:bCs/>
          <w:sz w:val="24"/>
          <w:szCs w:val="24"/>
        </w:rPr>
        <w:t xml:space="preserve"> model-free decision-making</w:t>
      </w:r>
      <w:r w:rsidRPr="008464AB">
        <w:rPr>
          <w:rFonts w:ascii="Times New Roman" w:eastAsia="Times New Roman" w:hAnsi="Times New Roman" w:cs="Times New Roman"/>
          <w:bCs/>
          <w:sz w:val="24"/>
          <w:szCs w:val="24"/>
        </w:rPr>
        <w:t>, particularly in contexts of uncertainty or limited experience</w:t>
      </w:r>
      <w:r w:rsidR="007C630A" w:rsidRPr="008464AB">
        <w:rPr>
          <w:rFonts w:ascii="Times New Roman" w:eastAsia="Times New Roman" w:hAnsi="Times New Roman" w:cs="Times New Roman"/>
          <w:bCs/>
          <w:sz w:val="24"/>
          <w:szCs w:val="24"/>
        </w:rPr>
        <w:t xml:space="preserve"> </w:t>
      </w:r>
      <w:r w:rsidRPr="008464AB">
        <w:rPr>
          <w:rFonts w:ascii="Times New Roman" w:eastAsia="Times New Roman" w:hAnsi="Times New Roman" w:cs="Times New Roman"/>
          <w:bCs/>
          <w:sz w:val="24"/>
          <w:szCs w:val="24"/>
        </w:rPr>
        <w:t>(</w:t>
      </w:r>
      <w:commentRangeStart w:id="244"/>
      <w:r w:rsidRPr="008464AB">
        <w:rPr>
          <w:rFonts w:ascii="Times New Roman" w:eastAsia="Times New Roman" w:hAnsi="Times New Roman" w:cs="Times New Roman"/>
          <w:bCs/>
          <w:sz w:val="24"/>
          <w:szCs w:val="24"/>
        </w:rPr>
        <w:t>Daw et al., 2005</w:t>
      </w:r>
      <w:commentRangeEnd w:id="244"/>
      <w:r w:rsidR="001D7C37" w:rsidRPr="008464AB">
        <w:rPr>
          <w:rStyle w:val="CommentReference"/>
          <w:rFonts w:ascii="Times New Roman" w:hAnsi="Times New Roman" w:cs="Times New Roman"/>
          <w:sz w:val="24"/>
          <w:szCs w:val="24"/>
        </w:rPr>
        <w:commentReference w:id="244"/>
      </w:r>
      <w:r w:rsidRPr="008464AB">
        <w:rPr>
          <w:rFonts w:ascii="Times New Roman" w:eastAsia="Times New Roman" w:hAnsi="Times New Roman" w:cs="Times New Roman"/>
          <w:bCs/>
          <w:sz w:val="24"/>
          <w:szCs w:val="24"/>
        </w:rPr>
        <w:t xml:space="preserve">; </w:t>
      </w:r>
      <w:commentRangeStart w:id="245"/>
      <w:proofErr w:type="spellStart"/>
      <w:r w:rsidRPr="008464AB">
        <w:rPr>
          <w:rFonts w:ascii="Times New Roman" w:eastAsia="Times New Roman" w:hAnsi="Times New Roman" w:cs="Times New Roman"/>
          <w:bCs/>
          <w:sz w:val="24"/>
          <w:szCs w:val="24"/>
        </w:rPr>
        <w:t>Gläscher</w:t>
      </w:r>
      <w:proofErr w:type="spellEnd"/>
      <w:r w:rsidRPr="008464AB">
        <w:rPr>
          <w:rFonts w:ascii="Times New Roman" w:eastAsia="Times New Roman" w:hAnsi="Times New Roman" w:cs="Times New Roman"/>
          <w:bCs/>
          <w:sz w:val="24"/>
          <w:szCs w:val="24"/>
        </w:rPr>
        <w:t xml:space="preserve"> et al., 2010; </w:t>
      </w:r>
      <w:commentRangeEnd w:id="245"/>
      <w:r w:rsidR="00DC6325" w:rsidRPr="008464AB">
        <w:rPr>
          <w:rStyle w:val="CommentReference"/>
          <w:rFonts w:ascii="Times New Roman" w:hAnsi="Times New Roman" w:cs="Times New Roman"/>
          <w:sz w:val="24"/>
          <w:szCs w:val="24"/>
        </w:rPr>
        <w:commentReference w:id="245"/>
      </w:r>
      <w:commentRangeStart w:id="246"/>
      <w:r w:rsidRPr="008464AB">
        <w:rPr>
          <w:rFonts w:ascii="Times New Roman" w:eastAsia="Times New Roman" w:hAnsi="Times New Roman" w:cs="Times New Roman"/>
          <w:bCs/>
          <w:sz w:val="24"/>
          <w:szCs w:val="24"/>
        </w:rPr>
        <w:t>Rangel et al., 2008</w:t>
      </w:r>
      <w:commentRangeEnd w:id="246"/>
      <w:r w:rsidR="001D7C37" w:rsidRPr="008464AB">
        <w:rPr>
          <w:rStyle w:val="CommentReference"/>
          <w:rFonts w:ascii="Times New Roman" w:hAnsi="Times New Roman" w:cs="Times New Roman"/>
          <w:sz w:val="24"/>
          <w:szCs w:val="24"/>
        </w:rPr>
        <w:commentReference w:id="246"/>
      </w:r>
      <w:r w:rsidRPr="008464AB">
        <w:rPr>
          <w:rFonts w:ascii="Times New Roman" w:eastAsia="Times New Roman" w:hAnsi="Times New Roman" w:cs="Times New Roman"/>
          <w:bCs/>
          <w:sz w:val="24"/>
          <w:szCs w:val="24"/>
        </w:rPr>
        <w:t>)</w:t>
      </w:r>
      <w:r w:rsidR="007C630A" w:rsidRPr="008464AB">
        <w:rPr>
          <w:rFonts w:ascii="Times New Roman" w:eastAsia="Times New Roman" w:hAnsi="Times New Roman" w:cs="Times New Roman"/>
          <w:bCs/>
          <w:sz w:val="24"/>
          <w:szCs w:val="24"/>
        </w:rPr>
        <w:t xml:space="preserve">. In these </w:t>
      </w:r>
      <w:r w:rsidR="00DC6325" w:rsidRPr="008464AB">
        <w:rPr>
          <w:rFonts w:ascii="Times New Roman" w:eastAsia="Times New Roman" w:hAnsi="Times New Roman" w:cs="Times New Roman"/>
          <w:bCs/>
          <w:sz w:val="24"/>
          <w:szCs w:val="24"/>
        </w:rPr>
        <w:t>studies,</w:t>
      </w:r>
      <w:r w:rsidR="007C630A" w:rsidRPr="008464AB">
        <w:rPr>
          <w:rFonts w:ascii="Times New Roman" w:eastAsia="Times New Roman" w:hAnsi="Times New Roman" w:cs="Times New Roman"/>
          <w:bCs/>
          <w:sz w:val="24"/>
          <w:szCs w:val="24"/>
        </w:rPr>
        <w:t xml:space="preserve"> the </w:t>
      </w:r>
      <w:proofErr w:type="spellStart"/>
      <w:r w:rsidR="007C630A" w:rsidRPr="008464AB">
        <w:rPr>
          <w:rFonts w:ascii="Times New Roman" w:eastAsia="Times New Roman" w:hAnsi="Times New Roman" w:cs="Times New Roman"/>
          <w:bCs/>
          <w:sz w:val="24"/>
          <w:szCs w:val="24"/>
        </w:rPr>
        <w:t>dlPFC</w:t>
      </w:r>
      <w:proofErr w:type="spellEnd"/>
      <w:r w:rsidR="007C630A" w:rsidRPr="008464AB">
        <w:rPr>
          <w:rFonts w:ascii="Times New Roman" w:eastAsia="Times New Roman" w:hAnsi="Times New Roman" w:cs="Times New Roman"/>
          <w:bCs/>
          <w:sz w:val="24"/>
          <w:szCs w:val="24"/>
        </w:rPr>
        <w:t xml:space="preserve"> and </w:t>
      </w:r>
      <w:r w:rsidR="005078DE" w:rsidRPr="008464AB">
        <w:rPr>
          <w:rFonts w:ascii="Times New Roman" w:eastAsia="Times New Roman" w:hAnsi="Times New Roman" w:cs="Times New Roman"/>
          <w:bCs/>
          <w:sz w:val="24"/>
          <w:szCs w:val="24"/>
        </w:rPr>
        <w:t>orbitofrontal cortex (</w:t>
      </w:r>
      <w:r w:rsidR="007C630A" w:rsidRPr="008464AB">
        <w:rPr>
          <w:rFonts w:ascii="Times New Roman" w:eastAsia="Times New Roman" w:hAnsi="Times New Roman" w:cs="Times New Roman"/>
          <w:bCs/>
          <w:sz w:val="24"/>
          <w:szCs w:val="24"/>
        </w:rPr>
        <w:t>OFC</w:t>
      </w:r>
      <w:r w:rsidR="005078DE" w:rsidRPr="008464AB">
        <w:rPr>
          <w:rFonts w:ascii="Times New Roman" w:eastAsia="Times New Roman" w:hAnsi="Times New Roman" w:cs="Times New Roman"/>
          <w:bCs/>
          <w:sz w:val="24"/>
          <w:szCs w:val="24"/>
        </w:rPr>
        <w:t>)</w:t>
      </w:r>
      <w:r w:rsidR="007C630A" w:rsidRPr="008464AB">
        <w:rPr>
          <w:rFonts w:ascii="Times New Roman" w:eastAsia="Times New Roman" w:hAnsi="Times New Roman" w:cs="Times New Roman"/>
          <w:bCs/>
          <w:sz w:val="24"/>
          <w:szCs w:val="24"/>
        </w:rPr>
        <w:t xml:space="preserve"> primarily encode </w:t>
      </w:r>
      <w:r w:rsidR="00E0288F" w:rsidRPr="008464AB">
        <w:rPr>
          <w:rFonts w:ascii="Times New Roman" w:eastAsia="Times New Roman" w:hAnsi="Times New Roman" w:cs="Times New Roman"/>
          <w:bCs/>
          <w:sz w:val="24"/>
          <w:szCs w:val="24"/>
        </w:rPr>
        <w:t xml:space="preserve">basic </w:t>
      </w:r>
      <w:r w:rsidR="007C630A" w:rsidRPr="008464AB">
        <w:rPr>
          <w:rFonts w:ascii="Times New Roman" w:eastAsia="Times New Roman" w:hAnsi="Times New Roman" w:cs="Times New Roman"/>
          <w:bCs/>
          <w:sz w:val="24"/>
          <w:szCs w:val="24"/>
        </w:rPr>
        <w:t xml:space="preserve">reward </w:t>
      </w:r>
      <w:r w:rsidR="00E0288F" w:rsidRPr="008464AB">
        <w:rPr>
          <w:rFonts w:ascii="Times New Roman" w:eastAsia="Times New Roman" w:hAnsi="Times New Roman" w:cs="Times New Roman"/>
          <w:bCs/>
          <w:sz w:val="24"/>
          <w:szCs w:val="24"/>
        </w:rPr>
        <w:t>expectation</w:t>
      </w:r>
      <w:r w:rsidR="007C630A" w:rsidRPr="008464AB">
        <w:rPr>
          <w:rFonts w:ascii="Times New Roman" w:eastAsia="Times New Roman" w:hAnsi="Times New Roman" w:cs="Times New Roman"/>
          <w:bCs/>
          <w:sz w:val="24"/>
          <w:szCs w:val="24"/>
        </w:rPr>
        <w:t>s, but fail to incorporate more complex variables like timing, state transitions</w:t>
      </w:r>
      <w:r w:rsidR="005C7E11" w:rsidRPr="008464AB">
        <w:rPr>
          <w:rFonts w:ascii="Times New Roman" w:eastAsia="Times New Roman" w:hAnsi="Times New Roman" w:cs="Times New Roman"/>
          <w:bCs/>
          <w:sz w:val="24"/>
          <w:szCs w:val="24"/>
        </w:rPr>
        <w:t>, or task structure</w:t>
      </w:r>
      <w:r w:rsidR="00B451AE" w:rsidRPr="008464AB">
        <w:rPr>
          <w:rFonts w:ascii="Times New Roman" w:eastAsia="Times New Roman" w:hAnsi="Times New Roman" w:cs="Times New Roman"/>
          <w:bCs/>
          <w:sz w:val="24"/>
          <w:szCs w:val="24"/>
        </w:rPr>
        <w:t xml:space="preserve">, reflecting a shift away from model-based processing and toward more </w:t>
      </w:r>
      <w:r w:rsidR="00B451AE" w:rsidRPr="008464AB">
        <w:rPr>
          <w:rFonts w:ascii="Times New Roman" w:eastAsia="Times New Roman" w:hAnsi="Times New Roman" w:cs="Times New Roman"/>
          <w:sz w:val="24"/>
          <w:szCs w:val="24"/>
        </w:rPr>
        <w:t>reactive</w:t>
      </w:r>
      <w:r w:rsidR="00B451AE" w:rsidRPr="008464AB">
        <w:rPr>
          <w:rFonts w:ascii="Times New Roman" w:eastAsia="Times New Roman" w:hAnsi="Times New Roman" w:cs="Times New Roman"/>
          <w:bCs/>
          <w:sz w:val="24"/>
          <w:szCs w:val="24"/>
        </w:rPr>
        <w:t xml:space="preserve"> decision-making mechanisms that rely on immediate feedback</w:t>
      </w:r>
      <w:r w:rsidR="005C7E11" w:rsidRPr="008464AB">
        <w:rPr>
          <w:rFonts w:ascii="Times New Roman" w:eastAsia="Times New Roman" w:hAnsi="Times New Roman" w:cs="Times New Roman"/>
          <w:bCs/>
          <w:sz w:val="24"/>
          <w:szCs w:val="24"/>
        </w:rPr>
        <w:t>.</w:t>
      </w:r>
      <w:r w:rsidR="005C7E11">
        <w:rPr>
          <w:rFonts w:ascii="Times New Roman" w:eastAsia="Times New Roman" w:hAnsi="Times New Roman" w:cs="Times New Roman"/>
          <w:bCs/>
          <w:sz w:val="24"/>
          <w:szCs w:val="24"/>
        </w:rPr>
        <w:t xml:space="preserve"> </w:t>
      </w:r>
    </w:p>
    <w:p w14:paraId="1A70ABD5" w14:textId="6A8F1686" w:rsidR="006C7870" w:rsidRPr="008A4A77" w:rsidRDefault="006C7870" w:rsidP="008A4A77">
      <w:pPr>
        <w:shd w:val="clear" w:color="auto" w:fill="FFFFFF"/>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Here, we found that this was not </w:t>
      </w:r>
      <w:r w:rsidR="00E070FD">
        <w:rPr>
          <w:rFonts w:ascii="Times New Roman" w:eastAsia="Times New Roman" w:hAnsi="Times New Roman" w:cs="Times New Roman"/>
          <w:bCs/>
          <w:sz w:val="24"/>
          <w:szCs w:val="24"/>
        </w:rPr>
        <w:t xml:space="preserve">the case </w:t>
      </w:r>
      <w:r>
        <w:rPr>
          <w:rFonts w:ascii="Times New Roman" w:eastAsia="Times New Roman" w:hAnsi="Times New Roman" w:cs="Times New Roman"/>
          <w:bCs/>
          <w:sz w:val="24"/>
          <w:szCs w:val="24"/>
        </w:rPr>
        <w:t xml:space="preserve">for monkey 1. </w:t>
      </w:r>
    </w:p>
    <w:p w14:paraId="5042578E" w14:textId="4422E97E" w:rsidR="00757007" w:rsidRDefault="003A5378" w:rsidP="003A5378">
      <w:pPr>
        <w:shd w:val="clear" w:color="auto" w:fill="FFFFFF"/>
        <w:spacing w:after="0" w:line="480" w:lineRule="auto"/>
        <w:ind w:firstLine="360"/>
        <w:rPr>
          <w:rFonts w:ascii="Times New Roman" w:eastAsia="Times New Roman" w:hAnsi="Times New Roman" w:cs="Times New Roman"/>
          <w:bCs/>
          <w:sz w:val="24"/>
          <w:szCs w:val="24"/>
        </w:rPr>
      </w:pPr>
      <w:r w:rsidRPr="003A5378">
        <w:rPr>
          <w:rFonts w:ascii="Times New Roman" w:eastAsia="Times New Roman" w:hAnsi="Times New Roman" w:cs="Times New Roman"/>
          <w:bCs/>
          <w:sz w:val="24"/>
          <w:szCs w:val="24"/>
        </w:rPr>
        <w:t>To directly assess integration</w:t>
      </w:r>
      <w:r w:rsidR="008A4A77" w:rsidRPr="008A4A77">
        <w:rPr>
          <w:rFonts w:ascii="Times New Roman" w:eastAsia="Times New Roman" w:hAnsi="Times New Roman" w:cs="Times New Roman"/>
          <w:bCs/>
          <w:sz w:val="24"/>
          <w:szCs w:val="24"/>
        </w:rPr>
        <w:t xml:space="preserve">, we </w:t>
      </w:r>
      <w:r w:rsidR="00F629F0">
        <w:rPr>
          <w:rFonts w:ascii="Times New Roman" w:eastAsia="Times New Roman" w:hAnsi="Times New Roman" w:cs="Times New Roman"/>
          <w:bCs/>
          <w:sz w:val="24"/>
          <w:szCs w:val="24"/>
        </w:rPr>
        <w:t xml:space="preserve">performed </w:t>
      </w:r>
      <w:r w:rsidR="008A4A77" w:rsidRPr="008A4A77">
        <w:rPr>
          <w:rFonts w:ascii="Times New Roman" w:eastAsia="Times New Roman" w:hAnsi="Times New Roman" w:cs="Times New Roman"/>
          <w:bCs/>
          <w:sz w:val="24"/>
          <w:szCs w:val="24"/>
        </w:rPr>
        <w:t xml:space="preserve">decoding analyses on pseudo-population activity. </w:t>
      </w:r>
      <w:r w:rsidR="00F629F0">
        <w:rPr>
          <w:rFonts w:ascii="Times New Roman" w:eastAsia="Times New Roman" w:hAnsi="Times New Roman" w:cs="Times New Roman"/>
          <w:bCs/>
          <w:sz w:val="24"/>
          <w:szCs w:val="24"/>
        </w:rPr>
        <w:t>In</w:t>
      </w:r>
      <w:r w:rsidR="008A4A77" w:rsidRPr="008A4A77">
        <w:rPr>
          <w:rFonts w:ascii="Times New Roman" w:eastAsia="Times New Roman" w:hAnsi="Times New Roman" w:cs="Times New Roman"/>
          <w:bCs/>
          <w:sz w:val="24"/>
          <w:szCs w:val="24"/>
        </w:rPr>
        <w:t xml:space="preserve"> both monkeys, we could reliably decode reward magnitude, delay, and their interaction from </w:t>
      </w:r>
      <w:r w:rsidR="00F52FB3">
        <w:rPr>
          <w:rFonts w:ascii="Times New Roman" w:eastAsia="Times New Roman" w:hAnsi="Times New Roman" w:cs="Times New Roman"/>
          <w:bCs/>
          <w:sz w:val="24"/>
          <w:szCs w:val="24"/>
        </w:rPr>
        <w:t xml:space="preserve">neural </w:t>
      </w:r>
      <w:r w:rsidR="008A4A77" w:rsidRPr="008A4A77">
        <w:rPr>
          <w:rFonts w:ascii="Times New Roman" w:eastAsia="Times New Roman" w:hAnsi="Times New Roman" w:cs="Times New Roman"/>
          <w:bCs/>
          <w:sz w:val="24"/>
          <w:szCs w:val="24"/>
        </w:rPr>
        <w:t xml:space="preserve">activity. However, in </w:t>
      </w:r>
      <w:r w:rsidR="00F52FB3">
        <w:rPr>
          <w:rFonts w:ascii="Times New Roman" w:eastAsia="Times New Roman" w:hAnsi="Times New Roman" w:cs="Times New Roman"/>
          <w:bCs/>
          <w:sz w:val="24"/>
          <w:szCs w:val="24"/>
        </w:rPr>
        <w:t>m</w:t>
      </w:r>
      <w:r w:rsidR="008A4A77" w:rsidRPr="008A4A77">
        <w:rPr>
          <w:rFonts w:ascii="Times New Roman" w:eastAsia="Times New Roman" w:hAnsi="Times New Roman" w:cs="Times New Roman"/>
          <w:bCs/>
          <w:sz w:val="24"/>
          <w:szCs w:val="24"/>
        </w:rPr>
        <w:t xml:space="preserve">onkey 1, the ability to decode the interaction term exceeded what would be predicted by independent encoding of reward and delay, indicating </w:t>
      </w:r>
      <w:r w:rsidR="00A72022">
        <w:rPr>
          <w:rFonts w:ascii="Times New Roman" w:eastAsia="Times New Roman" w:hAnsi="Times New Roman" w:cs="Times New Roman"/>
          <w:bCs/>
          <w:sz w:val="24"/>
          <w:szCs w:val="24"/>
        </w:rPr>
        <w:t xml:space="preserve">that these two variables </w:t>
      </w:r>
      <w:r w:rsidR="00A72022" w:rsidRPr="00A72022">
        <w:rPr>
          <w:rFonts w:ascii="Times New Roman" w:eastAsia="Times New Roman" w:hAnsi="Times New Roman" w:cs="Times New Roman"/>
          <w:bCs/>
          <w:sz w:val="24"/>
          <w:szCs w:val="24"/>
        </w:rPr>
        <w:t xml:space="preserve">were not simply represented </w:t>
      </w:r>
      <w:r w:rsidR="00E46869">
        <w:rPr>
          <w:rFonts w:ascii="Times New Roman" w:eastAsia="Times New Roman" w:hAnsi="Times New Roman" w:cs="Times New Roman"/>
          <w:bCs/>
          <w:sz w:val="24"/>
          <w:szCs w:val="24"/>
        </w:rPr>
        <w:t>as separated features</w:t>
      </w:r>
      <w:r w:rsidR="00A72022" w:rsidRPr="00A72022">
        <w:rPr>
          <w:rFonts w:ascii="Times New Roman" w:eastAsia="Times New Roman" w:hAnsi="Times New Roman" w:cs="Times New Roman"/>
          <w:bCs/>
          <w:sz w:val="24"/>
          <w:szCs w:val="24"/>
        </w:rPr>
        <w:t xml:space="preserve">, but </w:t>
      </w:r>
      <w:r w:rsidR="00FB4F92">
        <w:rPr>
          <w:rFonts w:ascii="Times New Roman" w:eastAsia="Times New Roman" w:hAnsi="Times New Roman" w:cs="Times New Roman"/>
          <w:bCs/>
          <w:sz w:val="24"/>
          <w:szCs w:val="24"/>
        </w:rPr>
        <w:t xml:space="preserve">instead </w:t>
      </w:r>
      <w:r w:rsidR="00757007" w:rsidRPr="00757007">
        <w:rPr>
          <w:rFonts w:ascii="Times New Roman" w:eastAsia="Times New Roman" w:hAnsi="Times New Roman" w:cs="Times New Roman"/>
          <w:bCs/>
          <w:sz w:val="24"/>
          <w:szCs w:val="24"/>
        </w:rPr>
        <w:t xml:space="preserve">integrated </w:t>
      </w:r>
      <w:r w:rsidR="004D02FE">
        <w:rPr>
          <w:rFonts w:ascii="Times New Roman" w:eastAsia="Times New Roman" w:hAnsi="Times New Roman" w:cs="Times New Roman"/>
          <w:bCs/>
          <w:sz w:val="24"/>
          <w:szCs w:val="24"/>
        </w:rPr>
        <w:t xml:space="preserve">into a unified </w:t>
      </w:r>
      <w:r w:rsidR="00757007" w:rsidRPr="00757007">
        <w:rPr>
          <w:rFonts w:ascii="Times New Roman" w:eastAsia="Times New Roman" w:hAnsi="Times New Roman" w:cs="Times New Roman"/>
          <w:bCs/>
          <w:sz w:val="24"/>
          <w:szCs w:val="24"/>
        </w:rPr>
        <w:t xml:space="preserve">value signal in the </w:t>
      </w:r>
      <w:proofErr w:type="spellStart"/>
      <w:r w:rsidR="00757007" w:rsidRPr="00757007">
        <w:rPr>
          <w:rFonts w:ascii="Times New Roman" w:eastAsia="Times New Roman" w:hAnsi="Times New Roman" w:cs="Times New Roman"/>
          <w:bCs/>
          <w:sz w:val="24"/>
          <w:szCs w:val="24"/>
        </w:rPr>
        <w:t>dlPFC</w:t>
      </w:r>
      <w:proofErr w:type="spellEnd"/>
      <w:r w:rsidR="00757007">
        <w:rPr>
          <w:rFonts w:ascii="Times New Roman" w:eastAsia="Times New Roman" w:hAnsi="Times New Roman" w:cs="Times New Roman"/>
          <w:bCs/>
          <w:sz w:val="24"/>
          <w:szCs w:val="24"/>
        </w:rPr>
        <w:t xml:space="preserve">. </w:t>
      </w:r>
    </w:p>
    <w:p w14:paraId="4092BCF1" w14:textId="570154B1" w:rsidR="00CF456F" w:rsidRDefault="008A4A77" w:rsidP="00CF456F">
      <w:pPr>
        <w:shd w:val="clear" w:color="auto" w:fill="FFFFFF"/>
        <w:spacing w:after="0" w:line="480" w:lineRule="auto"/>
        <w:rPr>
          <w:rFonts w:ascii="Times New Roman" w:eastAsia="Times New Roman" w:hAnsi="Times New Roman" w:cs="Times New Roman"/>
          <w:bCs/>
          <w:sz w:val="24"/>
          <w:szCs w:val="24"/>
        </w:rPr>
      </w:pPr>
      <w:r w:rsidRPr="008A4A77">
        <w:rPr>
          <w:rFonts w:ascii="Times New Roman" w:eastAsia="Times New Roman" w:hAnsi="Times New Roman" w:cs="Times New Roman"/>
          <w:bCs/>
          <w:sz w:val="24"/>
          <w:szCs w:val="24"/>
        </w:rPr>
        <w:t xml:space="preserve">This effect was absent in </w:t>
      </w:r>
      <w:r w:rsidR="008449B4">
        <w:rPr>
          <w:rFonts w:ascii="Times New Roman" w:eastAsia="Times New Roman" w:hAnsi="Times New Roman" w:cs="Times New Roman"/>
          <w:bCs/>
          <w:sz w:val="24"/>
          <w:szCs w:val="24"/>
        </w:rPr>
        <w:t>m</w:t>
      </w:r>
      <w:r w:rsidRPr="008A4A77">
        <w:rPr>
          <w:rFonts w:ascii="Times New Roman" w:eastAsia="Times New Roman" w:hAnsi="Times New Roman" w:cs="Times New Roman"/>
          <w:bCs/>
          <w:sz w:val="24"/>
          <w:szCs w:val="24"/>
        </w:rPr>
        <w:t xml:space="preserve">onkey 2, where the decoding of the interaction term did not </w:t>
      </w:r>
      <w:r w:rsidR="009D5F48">
        <w:rPr>
          <w:rFonts w:ascii="Times New Roman" w:eastAsia="Times New Roman" w:hAnsi="Times New Roman" w:cs="Times New Roman"/>
          <w:bCs/>
          <w:sz w:val="24"/>
          <w:szCs w:val="24"/>
        </w:rPr>
        <w:t>exceed</w:t>
      </w:r>
      <w:r w:rsidRPr="008A4A77">
        <w:rPr>
          <w:rFonts w:ascii="Times New Roman" w:eastAsia="Times New Roman" w:hAnsi="Times New Roman" w:cs="Times New Roman"/>
          <w:bCs/>
          <w:sz w:val="24"/>
          <w:szCs w:val="24"/>
        </w:rPr>
        <w:t xml:space="preserve"> chance </w:t>
      </w:r>
      <w:r w:rsidR="00CF456F" w:rsidRPr="00CF456F">
        <w:rPr>
          <w:rFonts w:ascii="Times New Roman" w:eastAsia="Times New Roman" w:hAnsi="Times New Roman" w:cs="Times New Roman"/>
          <w:bCs/>
          <w:sz w:val="24"/>
          <w:szCs w:val="24"/>
        </w:rPr>
        <w:t>levels predicted from the independent contributions of reward and delay</w:t>
      </w:r>
      <w:r w:rsidR="00CF456F">
        <w:rPr>
          <w:rFonts w:ascii="Times New Roman" w:eastAsia="Times New Roman" w:hAnsi="Times New Roman" w:cs="Times New Roman"/>
          <w:bCs/>
          <w:sz w:val="24"/>
          <w:szCs w:val="24"/>
        </w:rPr>
        <w:t xml:space="preserve">. </w:t>
      </w:r>
    </w:p>
    <w:p w14:paraId="37DD3A03" w14:textId="400308E9" w:rsidR="001345D9" w:rsidRPr="001345D9" w:rsidRDefault="001345D9" w:rsidP="001345D9">
      <w:pPr>
        <w:shd w:val="clear" w:color="auto" w:fill="FFFFFF"/>
        <w:spacing w:after="0" w:line="480" w:lineRule="auto"/>
        <w:rPr>
          <w:rFonts w:ascii="Times New Roman" w:eastAsia="Times New Roman" w:hAnsi="Times New Roman" w:cs="Times New Roman"/>
          <w:bCs/>
          <w:sz w:val="24"/>
          <w:szCs w:val="24"/>
        </w:rPr>
      </w:pPr>
      <w:r w:rsidRPr="001345D9">
        <w:rPr>
          <w:rFonts w:ascii="Times New Roman" w:eastAsia="Times New Roman" w:hAnsi="Times New Roman" w:cs="Times New Roman"/>
          <w:bCs/>
          <w:sz w:val="24"/>
          <w:szCs w:val="24"/>
        </w:rPr>
        <w:lastRenderedPageBreak/>
        <w:t xml:space="preserve">These results indicate that in Monkey 1, the </w:t>
      </w:r>
      <w:proofErr w:type="spellStart"/>
      <w:r w:rsidRPr="001345D9">
        <w:rPr>
          <w:rFonts w:ascii="Times New Roman" w:eastAsia="Times New Roman" w:hAnsi="Times New Roman" w:cs="Times New Roman"/>
          <w:bCs/>
          <w:sz w:val="24"/>
          <w:szCs w:val="24"/>
        </w:rPr>
        <w:t>dlPFC</w:t>
      </w:r>
      <w:proofErr w:type="spellEnd"/>
      <w:r w:rsidRPr="001345D9">
        <w:rPr>
          <w:rFonts w:ascii="Times New Roman" w:eastAsia="Times New Roman" w:hAnsi="Times New Roman" w:cs="Times New Roman"/>
          <w:bCs/>
          <w:sz w:val="24"/>
          <w:szCs w:val="24"/>
        </w:rPr>
        <w:t xml:space="preserve"> integrates reward and delay into a joint value signal, consistent with the behavior being driven by a full temporal discounting model. In Monkey </w:t>
      </w:r>
      <w:r w:rsidR="001D420D" w:rsidRPr="001345D9">
        <w:rPr>
          <w:rFonts w:ascii="Times New Roman" w:eastAsia="Times New Roman" w:hAnsi="Times New Roman" w:cs="Times New Roman"/>
          <w:bCs/>
          <w:sz w:val="24"/>
          <w:szCs w:val="24"/>
        </w:rPr>
        <w:t>2, weaker</w:t>
      </w:r>
      <w:r w:rsidRPr="001345D9">
        <w:rPr>
          <w:rFonts w:ascii="Times New Roman" w:eastAsia="Times New Roman" w:hAnsi="Times New Roman" w:cs="Times New Roman"/>
          <w:bCs/>
          <w:sz w:val="24"/>
          <w:szCs w:val="24"/>
        </w:rPr>
        <w:t xml:space="preserve"> or absent integration, match</w:t>
      </w:r>
      <w:r w:rsidR="00B32209">
        <w:rPr>
          <w:rFonts w:ascii="Times New Roman" w:eastAsia="Times New Roman" w:hAnsi="Times New Roman" w:cs="Times New Roman"/>
          <w:bCs/>
          <w:sz w:val="24"/>
          <w:szCs w:val="24"/>
        </w:rPr>
        <w:t>es</w:t>
      </w:r>
      <w:r w:rsidRPr="001345D9">
        <w:rPr>
          <w:rFonts w:ascii="Times New Roman" w:eastAsia="Times New Roman" w:hAnsi="Times New Roman" w:cs="Times New Roman"/>
          <w:bCs/>
          <w:sz w:val="24"/>
          <w:szCs w:val="24"/>
        </w:rPr>
        <w:t xml:space="preserve"> the behavioral pattern dominated by a bias for specific cues. </w:t>
      </w:r>
    </w:p>
    <w:p w14:paraId="6352C68C" w14:textId="3BFEFEDB" w:rsidR="00B94890" w:rsidRPr="00B94890" w:rsidRDefault="00EB3A23" w:rsidP="001345D9">
      <w:pPr>
        <w:shd w:val="clear" w:color="auto" w:fill="FFFFFF"/>
        <w:spacing w:after="0" w:line="480" w:lineRule="auto"/>
        <w:ind w:firstLine="36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Our</w:t>
      </w:r>
      <w:r w:rsidR="008A4A77" w:rsidRPr="008A4A77">
        <w:rPr>
          <w:rFonts w:ascii="Times New Roman" w:eastAsia="Times New Roman" w:hAnsi="Times New Roman" w:cs="Times New Roman"/>
          <w:bCs/>
          <w:sz w:val="24"/>
          <w:szCs w:val="24"/>
        </w:rPr>
        <w:t xml:space="preserve"> results expand </w:t>
      </w:r>
      <w:r w:rsidR="006B3C16">
        <w:rPr>
          <w:rFonts w:ascii="Times New Roman" w:eastAsia="Times New Roman" w:hAnsi="Times New Roman" w:cs="Times New Roman"/>
          <w:bCs/>
          <w:sz w:val="24"/>
          <w:szCs w:val="24"/>
        </w:rPr>
        <w:t>on p</w:t>
      </w:r>
      <w:r w:rsidR="008A4A77" w:rsidRPr="008A4A77">
        <w:rPr>
          <w:rFonts w:ascii="Times New Roman" w:eastAsia="Times New Roman" w:hAnsi="Times New Roman" w:cs="Times New Roman"/>
          <w:bCs/>
          <w:sz w:val="24"/>
          <w:szCs w:val="24"/>
        </w:rPr>
        <w:t xml:space="preserve">revious studies </w:t>
      </w:r>
      <w:r w:rsidR="006B3C16">
        <w:rPr>
          <w:rFonts w:ascii="Times New Roman" w:eastAsia="Times New Roman" w:hAnsi="Times New Roman" w:cs="Times New Roman"/>
          <w:bCs/>
          <w:sz w:val="24"/>
          <w:szCs w:val="24"/>
        </w:rPr>
        <w:t xml:space="preserve">that </w:t>
      </w:r>
      <w:r w:rsidR="008A4A77" w:rsidRPr="008A4A77">
        <w:rPr>
          <w:rFonts w:ascii="Times New Roman" w:eastAsia="Times New Roman" w:hAnsi="Times New Roman" w:cs="Times New Roman"/>
          <w:bCs/>
          <w:sz w:val="24"/>
          <w:szCs w:val="24"/>
        </w:rPr>
        <w:t xml:space="preserve">have </w:t>
      </w:r>
      <w:r w:rsidR="002A2085">
        <w:rPr>
          <w:rFonts w:ascii="Times New Roman" w:eastAsia="Times New Roman" w:hAnsi="Times New Roman" w:cs="Times New Roman"/>
          <w:bCs/>
          <w:sz w:val="24"/>
          <w:szCs w:val="24"/>
        </w:rPr>
        <w:t>shown</w:t>
      </w:r>
      <w:r w:rsidR="008A4A77" w:rsidRPr="008A4A77">
        <w:rPr>
          <w:rFonts w:ascii="Times New Roman" w:eastAsia="Times New Roman" w:hAnsi="Times New Roman" w:cs="Times New Roman"/>
          <w:bCs/>
          <w:sz w:val="24"/>
          <w:szCs w:val="24"/>
        </w:rPr>
        <w:t xml:space="preserve"> that the </w:t>
      </w:r>
      <w:proofErr w:type="spellStart"/>
      <w:r w:rsidR="008A4A77" w:rsidRPr="008A4A77">
        <w:rPr>
          <w:rFonts w:ascii="Times New Roman" w:eastAsia="Times New Roman" w:hAnsi="Times New Roman" w:cs="Times New Roman"/>
          <w:bCs/>
          <w:sz w:val="24"/>
          <w:szCs w:val="24"/>
        </w:rPr>
        <w:t>dlPFC</w:t>
      </w:r>
      <w:proofErr w:type="spellEnd"/>
      <w:r w:rsidR="008A4A77" w:rsidRPr="008A4A77">
        <w:rPr>
          <w:rFonts w:ascii="Times New Roman" w:eastAsia="Times New Roman" w:hAnsi="Times New Roman" w:cs="Times New Roman"/>
          <w:bCs/>
          <w:sz w:val="24"/>
          <w:szCs w:val="24"/>
        </w:rPr>
        <w:t xml:space="preserve"> encodes reward and delay parameters and</w:t>
      </w:r>
      <w:r w:rsidR="00841FD3">
        <w:rPr>
          <w:rFonts w:ascii="Times New Roman" w:eastAsia="Times New Roman" w:hAnsi="Times New Roman" w:cs="Times New Roman"/>
          <w:bCs/>
          <w:sz w:val="24"/>
          <w:szCs w:val="24"/>
        </w:rPr>
        <w:t xml:space="preserve"> that it</w:t>
      </w:r>
      <w:r w:rsidR="008A4A77" w:rsidRPr="008A4A77">
        <w:rPr>
          <w:rFonts w:ascii="Times New Roman" w:eastAsia="Times New Roman" w:hAnsi="Times New Roman" w:cs="Times New Roman"/>
          <w:bCs/>
          <w:sz w:val="24"/>
          <w:szCs w:val="24"/>
        </w:rPr>
        <w:t xml:space="preserve"> can reflect subjective value</w:t>
      </w:r>
      <w:r w:rsidR="00BD64F3">
        <w:rPr>
          <w:rFonts w:ascii="Times New Roman" w:eastAsia="Times New Roman" w:hAnsi="Times New Roman" w:cs="Times New Roman"/>
          <w:bCs/>
          <w:sz w:val="24"/>
          <w:szCs w:val="24"/>
        </w:rPr>
        <w:t xml:space="preserve"> during intertemporal decision-making</w:t>
      </w:r>
      <w:r w:rsidR="008A4A77" w:rsidRPr="008A4A77">
        <w:rPr>
          <w:rFonts w:ascii="Times New Roman" w:eastAsia="Times New Roman" w:hAnsi="Times New Roman" w:cs="Times New Roman"/>
          <w:bCs/>
          <w:sz w:val="24"/>
          <w:szCs w:val="24"/>
        </w:rPr>
        <w:t xml:space="preserve"> </w:t>
      </w:r>
      <w:r w:rsidR="008A4A77" w:rsidRPr="00BD64F3">
        <w:rPr>
          <w:rFonts w:ascii="Times New Roman" w:eastAsia="Times New Roman" w:hAnsi="Times New Roman" w:cs="Times New Roman"/>
          <w:bCs/>
          <w:sz w:val="24"/>
          <w:szCs w:val="24"/>
        </w:rPr>
        <w:t>(</w:t>
      </w:r>
      <w:r w:rsidR="00BD64F3" w:rsidRPr="00BD64F3">
        <w:rPr>
          <w:rFonts w:ascii="Times New Roman" w:eastAsia="Times New Roman" w:hAnsi="Times New Roman" w:cs="Times New Roman"/>
          <w:bCs/>
          <w:sz w:val="24"/>
          <w:szCs w:val="24"/>
        </w:rPr>
        <w:t xml:space="preserve">Kim et al., 2008; </w:t>
      </w:r>
      <w:commentRangeStart w:id="247"/>
      <w:r w:rsidR="00BD64F3" w:rsidRPr="00BD64F3">
        <w:rPr>
          <w:rFonts w:ascii="Times New Roman" w:eastAsia="Times New Roman" w:hAnsi="Times New Roman" w:cs="Times New Roman"/>
          <w:bCs/>
          <w:sz w:val="24"/>
          <w:szCs w:val="24"/>
        </w:rPr>
        <w:t>Hosokawa et al., 2013</w:t>
      </w:r>
      <w:commentRangeEnd w:id="247"/>
      <w:r w:rsidR="009314E8">
        <w:rPr>
          <w:rStyle w:val="CommentReference"/>
        </w:rPr>
        <w:commentReference w:id="247"/>
      </w:r>
      <w:r w:rsidR="008A4A77" w:rsidRPr="008A4A77">
        <w:rPr>
          <w:rFonts w:ascii="Times New Roman" w:eastAsia="Times New Roman" w:hAnsi="Times New Roman" w:cs="Times New Roman"/>
          <w:bCs/>
          <w:sz w:val="24"/>
          <w:szCs w:val="24"/>
        </w:rPr>
        <w:t xml:space="preserve">). </w:t>
      </w:r>
      <w:r w:rsidR="001C48BE">
        <w:rPr>
          <w:rFonts w:ascii="Times New Roman" w:eastAsia="Times New Roman" w:hAnsi="Times New Roman" w:cs="Times New Roman"/>
          <w:bCs/>
          <w:sz w:val="24"/>
          <w:szCs w:val="24"/>
        </w:rPr>
        <w:t>We</w:t>
      </w:r>
      <w:r w:rsidR="00DF0E04">
        <w:rPr>
          <w:rFonts w:ascii="Times New Roman" w:eastAsia="Times New Roman" w:hAnsi="Times New Roman" w:cs="Times New Roman"/>
          <w:bCs/>
          <w:sz w:val="24"/>
          <w:szCs w:val="24"/>
        </w:rPr>
        <w:t xml:space="preserve"> further </w:t>
      </w:r>
      <w:r w:rsidR="006B5859">
        <w:rPr>
          <w:rFonts w:ascii="Times New Roman" w:eastAsia="Times New Roman" w:hAnsi="Times New Roman" w:cs="Times New Roman"/>
          <w:bCs/>
          <w:sz w:val="24"/>
          <w:szCs w:val="24"/>
        </w:rPr>
        <w:t>show</w:t>
      </w:r>
      <w:r w:rsidR="00DF0E04">
        <w:rPr>
          <w:rFonts w:ascii="Times New Roman" w:eastAsia="Times New Roman" w:hAnsi="Times New Roman" w:cs="Times New Roman"/>
          <w:bCs/>
          <w:sz w:val="24"/>
          <w:szCs w:val="24"/>
        </w:rPr>
        <w:t xml:space="preserve"> </w:t>
      </w:r>
      <w:r w:rsidR="008A4A77" w:rsidRPr="008A4A77">
        <w:rPr>
          <w:rFonts w:ascii="Times New Roman" w:eastAsia="Times New Roman" w:hAnsi="Times New Roman" w:cs="Times New Roman"/>
          <w:bCs/>
          <w:sz w:val="24"/>
          <w:szCs w:val="24"/>
        </w:rPr>
        <w:t xml:space="preserve">that this encoding is not static but </w:t>
      </w:r>
      <w:r w:rsidR="006B5859">
        <w:rPr>
          <w:rFonts w:ascii="Times New Roman" w:eastAsia="Times New Roman" w:hAnsi="Times New Roman" w:cs="Times New Roman"/>
          <w:bCs/>
          <w:sz w:val="24"/>
          <w:szCs w:val="24"/>
        </w:rPr>
        <w:t>changes over time</w:t>
      </w:r>
      <w:r w:rsidR="00E938F3">
        <w:rPr>
          <w:rFonts w:ascii="Times New Roman" w:eastAsia="Times New Roman" w:hAnsi="Times New Roman" w:cs="Times New Roman"/>
          <w:bCs/>
          <w:sz w:val="24"/>
          <w:szCs w:val="24"/>
        </w:rPr>
        <w:t xml:space="preserve"> </w:t>
      </w:r>
      <w:r w:rsidR="008A4A77" w:rsidRPr="008A4A77">
        <w:rPr>
          <w:rFonts w:ascii="Times New Roman" w:eastAsia="Times New Roman" w:hAnsi="Times New Roman" w:cs="Times New Roman"/>
          <w:bCs/>
          <w:sz w:val="24"/>
          <w:szCs w:val="24"/>
        </w:rPr>
        <w:t>and can incorporate</w:t>
      </w:r>
      <w:r w:rsidR="00B73760">
        <w:rPr>
          <w:rFonts w:ascii="Times New Roman" w:eastAsia="Times New Roman" w:hAnsi="Times New Roman" w:cs="Times New Roman"/>
          <w:bCs/>
          <w:sz w:val="24"/>
          <w:szCs w:val="24"/>
        </w:rPr>
        <w:t xml:space="preserve"> </w:t>
      </w:r>
      <w:r w:rsidR="008A4A77" w:rsidRPr="008A4A77">
        <w:rPr>
          <w:rFonts w:ascii="Times New Roman" w:eastAsia="Times New Roman" w:hAnsi="Times New Roman" w:cs="Times New Roman"/>
          <w:bCs/>
          <w:sz w:val="24"/>
          <w:szCs w:val="24"/>
        </w:rPr>
        <w:t>additional task-relevant variables</w:t>
      </w:r>
      <w:r w:rsidR="00E938F3">
        <w:rPr>
          <w:rFonts w:ascii="Times New Roman" w:eastAsia="Times New Roman" w:hAnsi="Times New Roman" w:cs="Times New Roman"/>
          <w:bCs/>
          <w:sz w:val="24"/>
          <w:szCs w:val="24"/>
        </w:rPr>
        <w:t>,</w:t>
      </w:r>
      <w:r w:rsidR="008A4A77" w:rsidRPr="008A4A77">
        <w:rPr>
          <w:rFonts w:ascii="Times New Roman" w:eastAsia="Times New Roman" w:hAnsi="Times New Roman" w:cs="Times New Roman"/>
          <w:bCs/>
          <w:sz w:val="24"/>
          <w:szCs w:val="24"/>
        </w:rPr>
        <w:t xml:space="preserve"> </w:t>
      </w:r>
      <w:r w:rsidR="000D6826">
        <w:rPr>
          <w:rFonts w:ascii="Times New Roman" w:eastAsia="Times New Roman" w:hAnsi="Times New Roman" w:cs="Times New Roman"/>
          <w:bCs/>
          <w:sz w:val="24"/>
          <w:szCs w:val="24"/>
        </w:rPr>
        <w:t xml:space="preserve">like go-signal timing, and varies between individuals. </w:t>
      </w:r>
    </w:p>
    <w:p w14:paraId="3B2EEE5B" w14:textId="2CC12DA6" w:rsidR="008A4A77" w:rsidRDefault="008A4A77" w:rsidP="00B94890">
      <w:pPr>
        <w:shd w:val="clear" w:color="auto" w:fill="FFFFFF"/>
        <w:spacing w:after="0" w:line="480" w:lineRule="auto"/>
        <w:ind w:firstLine="360"/>
        <w:rPr>
          <w:rFonts w:ascii="Times New Roman" w:eastAsia="Times New Roman" w:hAnsi="Times New Roman" w:cs="Times New Roman"/>
          <w:bCs/>
          <w:sz w:val="24"/>
          <w:szCs w:val="24"/>
        </w:rPr>
      </w:pPr>
      <w:commentRangeStart w:id="248"/>
      <w:r w:rsidRPr="008A4A77">
        <w:rPr>
          <w:rFonts w:ascii="Times New Roman" w:eastAsia="Times New Roman" w:hAnsi="Times New Roman" w:cs="Times New Roman"/>
          <w:bCs/>
          <w:sz w:val="24"/>
          <w:szCs w:val="24"/>
        </w:rPr>
        <w:t>The observed differences between monkeys</w:t>
      </w:r>
      <w:r w:rsidR="00E95820">
        <w:rPr>
          <w:rFonts w:ascii="Times New Roman" w:eastAsia="Times New Roman" w:hAnsi="Times New Roman" w:cs="Times New Roman"/>
          <w:bCs/>
          <w:sz w:val="24"/>
          <w:szCs w:val="24"/>
        </w:rPr>
        <w:t xml:space="preserve"> in</w:t>
      </w:r>
      <w:r w:rsidR="00E64341">
        <w:rPr>
          <w:rFonts w:ascii="Times New Roman" w:eastAsia="Times New Roman" w:hAnsi="Times New Roman" w:cs="Times New Roman"/>
          <w:bCs/>
          <w:sz w:val="24"/>
          <w:szCs w:val="24"/>
        </w:rPr>
        <w:t xml:space="preserve"> how they incorporate</w:t>
      </w:r>
      <w:r w:rsidR="00E95820">
        <w:rPr>
          <w:rFonts w:ascii="Times New Roman" w:eastAsia="Times New Roman" w:hAnsi="Times New Roman" w:cs="Times New Roman"/>
          <w:bCs/>
          <w:sz w:val="24"/>
          <w:szCs w:val="24"/>
        </w:rPr>
        <w:t xml:space="preserve"> </w:t>
      </w:r>
      <w:r w:rsidR="00E64341">
        <w:rPr>
          <w:rFonts w:ascii="Times New Roman" w:eastAsia="Times New Roman" w:hAnsi="Times New Roman" w:cs="Times New Roman"/>
          <w:bCs/>
          <w:sz w:val="24"/>
          <w:szCs w:val="24"/>
        </w:rPr>
        <w:t xml:space="preserve">go-signal </w:t>
      </w:r>
      <w:r w:rsidR="00E95820">
        <w:rPr>
          <w:rFonts w:ascii="Times New Roman" w:eastAsia="Times New Roman" w:hAnsi="Times New Roman" w:cs="Times New Roman"/>
          <w:bCs/>
          <w:sz w:val="24"/>
          <w:szCs w:val="24"/>
        </w:rPr>
        <w:t>timing</w:t>
      </w:r>
      <w:r w:rsidRPr="008A4A77">
        <w:rPr>
          <w:rFonts w:ascii="Times New Roman" w:eastAsia="Times New Roman" w:hAnsi="Times New Roman" w:cs="Times New Roman"/>
          <w:bCs/>
          <w:sz w:val="24"/>
          <w:szCs w:val="24"/>
        </w:rPr>
        <w:t xml:space="preserve"> may </w:t>
      </w:r>
      <w:r w:rsidR="008B1163">
        <w:rPr>
          <w:rFonts w:ascii="Times New Roman" w:eastAsia="Times New Roman" w:hAnsi="Times New Roman" w:cs="Times New Roman"/>
          <w:bCs/>
          <w:sz w:val="24"/>
          <w:szCs w:val="24"/>
        </w:rPr>
        <w:t>also</w:t>
      </w:r>
      <w:r w:rsidR="00216EF8">
        <w:rPr>
          <w:rFonts w:ascii="Times New Roman" w:eastAsia="Times New Roman" w:hAnsi="Times New Roman" w:cs="Times New Roman"/>
          <w:bCs/>
          <w:sz w:val="24"/>
          <w:szCs w:val="24"/>
        </w:rPr>
        <w:t xml:space="preserve"> </w:t>
      </w:r>
      <w:r w:rsidRPr="008A4A77">
        <w:rPr>
          <w:rFonts w:ascii="Times New Roman" w:eastAsia="Times New Roman" w:hAnsi="Times New Roman" w:cs="Times New Roman"/>
          <w:bCs/>
          <w:sz w:val="24"/>
          <w:szCs w:val="24"/>
        </w:rPr>
        <w:t xml:space="preserve">reflect </w:t>
      </w:r>
      <w:r w:rsidR="007B4B99">
        <w:rPr>
          <w:rFonts w:ascii="Times New Roman" w:eastAsia="Times New Roman" w:hAnsi="Times New Roman" w:cs="Times New Roman"/>
          <w:bCs/>
          <w:sz w:val="24"/>
          <w:szCs w:val="24"/>
        </w:rPr>
        <w:t>individual variability</w:t>
      </w:r>
      <w:r w:rsidRPr="008A4A77">
        <w:rPr>
          <w:rFonts w:ascii="Times New Roman" w:eastAsia="Times New Roman" w:hAnsi="Times New Roman" w:cs="Times New Roman"/>
          <w:bCs/>
          <w:sz w:val="24"/>
          <w:szCs w:val="24"/>
        </w:rPr>
        <w:t xml:space="preserve"> in strategy, task engagement, or experience. </w:t>
      </w:r>
      <w:r w:rsidR="007B4B99">
        <w:rPr>
          <w:rFonts w:ascii="Times New Roman" w:eastAsia="Times New Roman" w:hAnsi="Times New Roman" w:cs="Times New Roman"/>
          <w:bCs/>
          <w:sz w:val="24"/>
          <w:szCs w:val="24"/>
        </w:rPr>
        <w:t>Although</w:t>
      </w:r>
      <w:r w:rsidRPr="008A4A77">
        <w:rPr>
          <w:rFonts w:ascii="Times New Roman" w:eastAsia="Times New Roman" w:hAnsi="Times New Roman" w:cs="Times New Roman"/>
          <w:bCs/>
          <w:sz w:val="24"/>
          <w:szCs w:val="24"/>
        </w:rPr>
        <w:t xml:space="preserve"> we did not </w:t>
      </w:r>
      <w:r w:rsidR="007B4B99">
        <w:rPr>
          <w:rFonts w:ascii="Times New Roman" w:eastAsia="Times New Roman" w:hAnsi="Times New Roman" w:cs="Times New Roman"/>
          <w:bCs/>
          <w:sz w:val="24"/>
          <w:szCs w:val="24"/>
        </w:rPr>
        <w:t>explicitly</w:t>
      </w:r>
      <w:r w:rsidR="007B4B99" w:rsidRPr="008A4A77">
        <w:rPr>
          <w:rFonts w:ascii="Times New Roman" w:eastAsia="Times New Roman" w:hAnsi="Times New Roman" w:cs="Times New Roman"/>
          <w:bCs/>
          <w:sz w:val="24"/>
          <w:szCs w:val="24"/>
        </w:rPr>
        <w:t xml:space="preserve"> </w:t>
      </w:r>
      <w:r w:rsidRPr="008A4A77">
        <w:rPr>
          <w:rFonts w:ascii="Times New Roman" w:eastAsia="Times New Roman" w:hAnsi="Times New Roman" w:cs="Times New Roman"/>
          <w:bCs/>
          <w:sz w:val="24"/>
          <w:szCs w:val="24"/>
        </w:rPr>
        <w:t>manipulate experience directly</w:t>
      </w:r>
      <w:r w:rsidR="00E95820">
        <w:rPr>
          <w:rFonts w:ascii="Times New Roman" w:eastAsia="Times New Roman" w:hAnsi="Times New Roman" w:cs="Times New Roman"/>
          <w:bCs/>
          <w:sz w:val="24"/>
          <w:szCs w:val="24"/>
        </w:rPr>
        <w:t>, the</w:t>
      </w:r>
      <w:r w:rsidRPr="008A4A77">
        <w:rPr>
          <w:rFonts w:ascii="Times New Roman" w:eastAsia="Times New Roman" w:hAnsi="Times New Roman" w:cs="Times New Roman"/>
          <w:bCs/>
          <w:sz w:val="24"/>
          <w:szCs w:val="24"/>
        </w:rPr>
        <w:t xml:space="preserve"> more integrated and temporally sensitive neural responses</w:t>
      </w:r>
      <w:r w:rsidR="00E95820">
        <w:rPr>
          <w:rFonts w:ascii="Times New Roman" w:eastAsia="Times New Roman" w:hAnsi="Times New Roman" w:cs="Times New Roman"/>
          <w:bCs/>
          <w:sz w:val="24"/>
          <w:szCs w:val="24"/>
        </w:rPr>
        <w:t xml:space="preserve"> we see in monkey 1</w:t>
      </w:r>
      <w:r w:rsidRPr="008A4A77">
        <w:rPr>
          <w:rFonts w:ascii="Times New Roman" w:eastAsia="Times New Roman" w:hAnsi="Times New Roman" w:cs="Times New Roman"/>
          <w:bCs/>
          <w:sz w:val="24"/>
          <w:szCs w:val="24"/>
        </w:rPr>
        <w:t xml:space="preserve"> may reflect greater familiarity with the task </w:t>
      </w:r>
      <w:r w:rsidR="00790F43">
        <w:rPr>
          <w:rFonts w:ascii="Times New Roman" w:eastAsia="Times New Roman" w:hAnsi="Times New Roman" w:cs="Times New Roman"/>
          <w:bCs/>
          <w:sz w:val="24"/>
          <w:szCs w:val="24"/>
        </w:rPr>
        <w:t xml:space="preserve">structure, allowing for </w:t>
      </w:r>
      <w:r w:rsidRPr="008A4A77">
        <w:rPr>
          <w:rFonts w:ascii="Times New Roman" w:eastAsia="Times New Roman" w:hAnsi="Times New Roman" w:cs="Times New Roman"/>
          <w:bCs/>
          <w:sz w:val="24"/>
          <w:szCs w:val="24"/>
        </w:rPr>
        <w:t xml:space="preserve">more efficient valuation. Conversely, </w:t>
      </w:r>
      <w:r w:rsidR="0000545B">
        <w:rPr>
          <w:rFonts w:ascii="Times New Roman" w:eastAsia="Times New Roman" w:hAnsi="Times New Roman" w:cs="Times New Roman"/>
          <w:bCs/>
          <w:sz w:val="24"/>
          <w:szCs w:val="24"/>
        </w:rPr>
        <w:t>m</w:t>
      </w:r>
      <w:r w:rsidRPr="008A4A77">
        <w:rPr>
          <w:rFonts w:ascii="Times New Roman" w:eastAsia="Times New Roman" w:hAnsi="Times New Roman" w:cs="Times New Roman"/>
          <w:bCs/>
          <w:sz w:val="24"/>
          <w:szCs w:val="24"/>
        </w:rPr>
        <w:t xml:space="preserve">onkey 2 </w:t>
      </w:r>
      <w:r w:rsidR="0000545B">
        <w:rPr>
          <w:rFonts w:ascii="Times New Roman" w:eastAsia="Times New Roman" w:hAnsi="Times New Roman" w:cs="Times New Roman"/>
          <w:bCs/>
          <w:sz w:val="24"/>
          <w:szCs w:val="24"/>
        </w:rPr>
        <w:t>appeared to</w:t>
      </w:r>
      <w:r w:rsidRPr="008A4A77">
        <w:rPr>
          <w:rFonts w:ascii="Times New Roman" w:eastAsia="Times New Roman" w:hAnsi="Times New Roman" w:cs="Times New Roman"/>
          <w:bCs/>
          <w:sz w:val="24"/>
          <w:szCs w:val="24"/>
        </w:rPr>
        <w:t xml:space="preserve"> rel</w:t>
      </w:r>
      <w:r w:rsidR="0000545B">
        <w:rPr>
          <w:rFonts w:ascii="Times New Roman" w:eastAsia="Times New Roman" w:hAnsi="Times New Roman" w:cs="Times New Roman"/>
          <w:bCs/>
          <w:sz w:val="24"/>
          <w:szCs w:val="24"/>
        </w:rPr>
        <w:t>y</w:t>
      </w:r>
      <w:r w:rsidRPr="008A4A77">
        <w:rPr>
          <w:rFonts w:ascii="Times New Roman" w:eastAsia="Times New Roman" w:hAnsi="Times New Roman" w:cs="Times New Roman"/>
          <w:bCs/>
          <w:sz w:val="24"/>
          <w:szCs w:val="24"/>
        </w:rPr>
        <w:t xml:space="preserve"> more on simple</w:t>
      </w:r>
      <w:r w:rsidR="0000545B">
        <w:rPr>
          <w:rFonts w:ascii="Times New Roman" w:eastAsia="Times New Roman" w:hAnsi="Times New Roman" w:cs="Times New Roman"/>
          <w:bCs/>
          <w:sz w:val="24"/>
          <w:szCs w:val="24"/>
        </w:rPr>
        <w:t>r response</w:t>
      </w:r>
      <w:r w:rsidRPr="008A4A77">
        <w:rPr>
          <w:rFonts w:ascii="Times New Roman" w:eastAsia="Times New Roman" w:hAnsi="Times New Roman" w:cs="Times New Roman"/>
          <w:bCs/>
          <w:sz w:val="24"/>
          <w:szCs w:val="24"/>
        </w:rPr>
        <w:t xml:space="preserve"> </w:t>
      </w:r>
      <w:r w:rsidR="0000545B">
        <w:rPr>
          <w:rFonts w:ascii="Times New Roman" w:eastAsia="Times New Roman" w:hAnsi="Times New Roman" w:cs="Times New Roman"/>
          <w:bCs/>
          <w:sz w:val="24"/>
          <w:szCs w:val="24"/>
        </w:rPr>
        <w:t>strategies</w:t>
      </w:r>
      <w:r w:rsidRPr="008A4A77">
        <w:rPr>
          <w:rFonts w:ascii="Times New Roman" w:eastAsia="Times New Roman" w:hAnsi="Times New Roman" w:cs="Times New Roman"/>
          <w:bCs/>
          <w:sz w:val="24"/>
          <w:szCs w:val="24"/>
        </w:rPr>
        <w:t xml:space="preserve">, such as preferring the first available action, </w:t>
      </w:r>
      <w:r w:rsidR="005C4390">
        <w:rPr>
          <w:rFonts w:ascii="Times New Roman" w:eastAsia="Times New Roman" w:hAnsi="Times New Roman" w:cs="Times New Roman"/>
          <w:bCs/>
          <w:sz w:val="24"/>
          <w:szCs w:val="24"/>
        </w:rPr>
        <w:t xml:space="preserve">which may reflect a way to deal with uncertainty </w:t>
      </w:r>
      <w:r w:rsidR="00A509CC">
        <w:rPr>
          <w:rFonts w:ascii="Times New Roman" w:eastAsia="Times New Roman" w:hAnsi="Times New Roman" w:cs="Times New Roman"/>
          <w:bCs/>
          <w:sz w:val="24"/>
          <w:szCs w:val="24"/>
        </w:rPr>
        <w:t>or a less developed internal model of the task.</w:t>
      </w:r>
      <w:commentRangeEnd w:id="248"/>
      <w:r w:rsidR="007E14FA">
        <w:rPr>
          <w:rStyle w:val="CommentReference"/>
        </w:rPr>
        <w:commentReference w:id="248"/>
      </w:r>
    </w:p>
    <w:p w14:paraId="27158BBA" w14:textId="6AE821AA" w:rsidR="00901F05" w:rsidRPr="0000239F" w:rsidRDefault="008A4A77" w:rsidP="0000239F">
      <w:pPr>
        <w:shd w:val="clear" w:color="auto" w:fill="FFFFFF"/>
        <w:spacing w:after="0" w:line="480" w:lineRule="auto"/>
        <w:ind w:firstLine="360"/>
        <w:rPr>
          <w:rFonts w:eastAsia="Times New Roman"/>
          <w:bCs/>
        </w:rPr>
      </w:pPr>
      <w:r w:rsidRPr="008A4A77">
        <w:rPr>
          <w:rFonts w:ascii="Times New Roman" w:eastAsia="Times New Roman" w:hAnsi="Times New Roman" w:cs="Times New Roman"/>
          <w:bCs/>
          <w:sz w:val="24"/>
          <w:szCs w:val="24"/>
        </w:rPr>
        <w:t xml:space="preserve">This study has several limitations. With only two animals, we cannot </w:t>
      </w:r>
      <w:r w:rsidR="00A56612">
        <w:rPr>
          <w:rFonts w:ascii="Times New Roman" w:eastAsia="Times New Roman" w:hAnsi="Times New Roman" w:cs="Times New Roman"/>
          <w:bCs/>
          <w:sz w:val="24"/>
          <w:szCs w:val="24"/>
        </w:rPr>
        <w:t xml:space="preserve">confidently </w:t>
      </w:r>
      <w:r w:rsidRPr="008A4A77">
        <w:rPr>
          <w:rFonts w:ascii="Times New Roman" w:eastAsia="Times New Roman" w:hAnsi="Times New Roman" w:cs="Times New Roman"/>
          <w:bCs/>
          <w:sz w:val="24"/>
          <w:szCs w:val="24"/>
        </w:rPr>
        <w:t xml:space="preserve">generalize the observed </w:t>
      </w:r>
      <w:r w:rsidR="007A308B">
        <w:rPr>
          <w:rFonts w:ascii="Times New Roman" w:eastAsia="Times New Roman" w:hAnsi="Times New Roman" w:cs="Times New Roman"/>
          <w:bCs/>
          <w:sz w:val="24"/>
          <w:szCs w:val="24"/>
        </w:rPr>
        <w:t xml:space="preserve">neural </w:t>
      </w:r>
      <w:r w:rsidRPr="008A4A77">
        <w:rPr>
          <w:rFonts w:ascii="Times New Roman" w:eastAsia="Times New Roman" w:hAnsi="Times New Roman" w:cs="Times New Roman"/>
          <w:bCs/>
          <w:sz w:val="24"/>
          <w:szCs w:val="24"/>
        </w:rPr>
        <w:t xml:space="preserve">patterns to </w:t>
      </w:r>
      <w:r w:rsidR="007A308B">
        <w:rPr>
          <w:rFonts w:ascii="Times New Roman" w:eastAsia="Times New Roman" w:hAnsi="Times New Roman" w:cs="Times New Roman"/>
          <w:bCs/>
          <w:sz w:val="24"/>
          <w:szCs w:val="24"/>
        </w:rPr>
        <w:t>broader</w:t>
      </w:r>
      <w:r w:rsidRPr="008A4A77">
        <w:rPr>
          <w:rFonts w:ascii="Times New Roman" w:eastAsia="Times New Roman" w:hAnsi="Times New Roman" w:cs="Times New Roman"/>
          <w:bCs/>
          <w:sz w:val="24"/>
          <w:szCs w:val="24"/>
        </w:rPr>
        <w:t xml:space="preserve"> population</w:t>
      </w:r>
      <w:r w:rsidR="007A308B">
        <w:rPr>
          <w:rFonts w:ascii="Times New Roman" w:eastAsia="Times New Roman" w:hAnsi="Times New Roman" w:cs="Times New Roman"/>
          <w:bCs/>
          <w:sz w:val="24"/>
          <w:szCs w:val="24"/>
        </w:rPr>
        <w:t>,</w:t>
      </w:r>
      <w:r w:rsidRPr="008A4A77">
        <w:rPr>
          <w:rFonts w:ascii="Times New Roman" w:eastAsia="Times New Roman" w:hAnsi="Times New Roman" w:cs="Times New Roman"/>
          <w:bCs/>
          <w:sz w:val="24"/>
          <w:szCs w:val="24"/>
        </w:rPr>
        <w:t xml:space="preserve"> and we cannot dis</w:t>
      </w:r>
      <w:r w:rsidR="007A308B">
        <w:rPr>
          <w:rFonts w:ascii="Times New Roman" w:eastAsia="Times New Roman" w:hAnsi="Times New Roman" w:cs="Times New Roman"/>
          <w:bCs/>
          <w:sz w:val="24"/>
          <w:szCs w:val="24"/>
        </w:rPr>
        <w:t>entangle</w:t>
      </w:r>
      <w:r w:rsidRPr="008A4A77">
        <w:rPr>
          <w:rFonts w:ascii="Times New Roman" w:eastAsia="Times New Roman" w:hAnsi="Times New Roman" w:cs="Times New Roman"/>
          <w:bCs/>
          <w:sz w:val="24"/>
          <w:szCs w:val="24"/>
        </w:rPr>
        <w:t xml:space="preserve"> experience from </w:t>
      </w:r>
      <w:r w:rsidR="00824D61">
        <w:rPr>
          <w:rFonts w:ascii="Times New Roman" w:eastAsia="Times New Roman" w:hAnsi="Times New Roman" w:cs="Times New Roman"/>
          <w:bCs/>
          <w:sz w:val="24"/>
          <w:szCs w:val="24"/>
        </w:rPr>
        <w:t>intrinsic</w:t>
      </w:r>
      <w:r w:rsidRPr="008A4A77">
        <w:rPr>
          <w:rFonts w:ascii="Times New Roman" w:eastAsia="Times New Roman" w:hAnsi="Times New Roman" w:cs="Times New Roman"/>
          <w:bCs/>
          <w:sz w:val="24"/>
          <w:szCs w:val="24"/>
        </w:rPr>
        <w:t xml:space="preserve"> individual </w:t>
      </w:r>
      <w:r w:rsidRPr="0000239F">
        <w:rPr>
          <w:rFonts w:ascii="Times New Roman" w:eastAsia="Times New Roman" w:hAnsi="Times New Roman" w:cs="Times New Roman"/>
          <w:bCs/>
          <w:sz w:val="24"/>
          <w:szCs w:val="24"/>
        </w:rPr>
        <w:t xml:space="preserve">traits. </w:t>
      </w:r>
      <w:r w:rsidR="0000239F" w:rsidRPr="0000239F">
        <w:rPr>
          <w:rFonts w:ascii="Times New Roman" w:eastAsia="Times New Roman" w:hAnsi="Times New Roman" w:cs="Times New Roman"/>
          <w:bCs/>
          <w:sz w:val="24"/>
          <w:szCs w:val="24"/>
        </w:rPr>
        <w:t>Future studies with larger samples and longitudinal designs could clarify whether such variability reflects stable traits or learning history.</w:t>
      </w:r>
    </w:p>
    <w:p w14:paraId="0DD987A0" w14:textId="0007D0C4" w:rsidR="00A9396B" w:rsidRDefault="00824D61" w:rsidP="0093769C">
      <w:pPr>
        <w:shd w:val="clear" w:color="auto" w:fill="FFFFFF"/>
        <w:spacing w:after="0" w:line="480" w:lineRule="auto"/>
        <w:ind w:firstLine="360"/>
        <w:rPr>
          <w:rFonts w:ascii="Times New Roman" w:eastAsia="Times New Roman" w:hAnsi="Times New Roman" w:cs="Times New Roman"/>
          <w:bCs/>
          <w:sz w:val="24"/>
          <w:szCs w:val="24"/>
          <w:highlight w:val="yellow"/>
        </w:rPr>
      </w:pPr>
      <w:r>
        <w:rPr>
          <w:rFonts w:ascii="Times New Roman" w:eastAsia="Times New Roman" w:hAnsi="Times New Roman" w:cs="Times New Roman"/>
          <w:bCs/>
          <w:sz w:val="24"/>
          <w:szCs w:val="24"/>
        </w:rPr>
        <w:t>Moreover</w:t>
      </w:r>
      <w:r w:rsidR="008A4A77" w:rsidRPr="008A4A77">
        <w:rPr>
          <w:rFonts w:ascii="Times New Roman" w:eastAsia="Times New Roman" w:hAnsi="Times New Roman" w:cs="Times New Roman"/>
          <w:bCs/>
          <w:sz w:val="24"/>
          <w:szCs w:val="24"/>
        </w:rPr>
        <w:t>, while we found evidence for integration of reward, delay, and timing</w:t>
      </w:r>
      <w:r w:rsidR="00672767">
        <w:rPr>
          <w:rFonts w:ascii="Times New Roman" w:eastAsia="Times New Roman" w:hAnsi="Times New Roman" w:cs="Times New Roman"/>
          <w:bCs/>
          <w:sz w:val="24"/>
          <w:szCs w:val="24"/>
        </w:rPr>
        <w:t xml:space="preserve"> signals</w:t>
      </w:r>
      <w:r w:rsidR="008A4A77" w:rsidRPr="008A4A77">
        <w:rPr>
          <w:rFonts w:ascii="Times New Roman" w:eastAsia="Times New Roman" w:hAnsi="Times New Roman" w:cs="Times New Roman"/>
          <w:bCs/>
          <w:sz w:val="24"/>
          <w:szCs w:val="24"/>
        </w:rPr>
        <w:t xml:space="preserve"> in</w:t>
      </w:r>
      <w:r w:rsidR="00672767">
        <w:rPr>
          <w:rFonts w:ascii="Times New Roman" w:eastAsia="Times New Roman" w:hAnsi="Times New Roman" w:cs="Times New Roman"/>
          <w:bCs/>
          <w:sz w:val="24"/>
          <w:szCs w:val="24"/>
        </w:rPr>
        <w:t xml:space="preserve"> the</w:t>
      </w:r>
      <w:r w:rsidR="008A4A77" w:rsidRPr="008A4A77">
        <w:rPr>
          <w:rFonts w:ascii="Times New Roman" w:eastAsia="Times New Roman" w:hAnsi="Times New Roman" w:cs="Times New Roman"/>
          <w:bCs/>
          <w:sz w:val="24"/>
          <w:szCs w:val="24"/>
        </w:rPr>
        <w:t xml:space="preserve"> </w:t>
      </w:r>
      <w:proofErr w:type="spellStart"/>
      <w:r w:rsidR="008A4A77" w:rsidRPr="008A4A77">
        <w:rPr>
          <w:rFonts w:ascii="Times New Roman" w:eastAsia="Times New Roman" w:hAnsi="Times New Roman" w:cs="Times New Roman"/>
          <w:bCs/>
          <w:sz w:val="24"/>
          <w:szCs w:val="24"/>
        </w:rPr>
        <w:t>dlPFC</w:t>
      </w:r>
      <w:proofErr w:type="spellEnd"/>
      <w:r w:rsidR="008A4A77" w:rsidRPr="008A4A77">
        <w:rPr>
          <w:rFonts w:ascii="Times New Roman" w:eastAsia="Times New Roman" w:hAnsi="Times New Roman" w:cs="Times New Roman"/>
          <w:bCs/>
          <w:sz w:val="24"/>
          <w:szCs w:val="24"/>
        </w:rPr>
        <w:t xml:space="preserve">, our task </w:t>
      </w:r>
      <w:r w:rsidR="00672767">
        <w:rPr>
          <w:rFonts w:ascii="Times New Roman" w:eastAsia="Times New Roman" w:hAnsi="Times New Roman" w:cs="Times New Roman"/>
          <w:bCs/>
          <w:sz w:val="24"/>
          <w:szCs w:val="24"/>
        </w:rPr>
        <w:t>was not designed to</w:t>
      </w:r>
      <w:r w:rsidR="00393656">
        <w:rPr>
          <w:rFonts w:ascii="Times New Roman" w:eastAsia="Times New Roman" w:hAnsi="Times New Roman" w:cs="Times New Roman"/>
          <w:bCs/>
          <w:sz w:val="24"/>
          <w:szCs w:val="24"/>
        </w:rPr>
        <w:t xml:space="preserve"> </w:t>
      </w:r>
      <w:r w:rsidR="008A4A77" w:rsidRPr="008A4A77">
        <w:rPr>
          <w:rFonts w:ascii="Times New Roman" w:eastAsia="Times New Roman" w:hAnsi="Times New Roman" w:cs="Times New Roman"/>
          <w:bCs/>
          <w:sz w:val="24"/>
          <w:szCs w:val="24"/>
        </w:rPr>
        <w:t xml:space="preserve">directly test causal contributions of this </w:t>
      </w:r>
      <w:r w:rsidR="00393656">
        <w:rPr>
          <w:rFonts w:ascii="Times New Roman" w:eastAsia="Times New Roman" w:hAnsi="Times New Roman" w:cs="Times New Roman"/>
          <w:bCs/>
          <w:sz w:val="24"/>
          <w:szCs w:val="24"/>
        </w:rPr>
        <w:t>brain</w:t>
      </w:r>
      <w:r w:rsidR="00323567">
        <w:rPr>
          <w:rFonts w:ascii="Times New Roman" w:eastAsia="Times New Roman" w:hAnsi="Times New Roman" w:cs="Times New Roman"/>
          <w:bCs/>
          <w:sz w:val="24"/>
          <w:szCs w:val="24"/>
        </w:rPr>
        <w:t xml:space="preserve"> area</w:t>
      </w:r>
      <w:r w:rsidR="008A4A77" w:rsidRPr="008A4A77">
        <w:rPr>
          <w:rFonts w:ascii="Times New Roman" w:eastAsia="Times New Roman" w:hAnsi="Times New Roman" w:cs="Times New Roman"/>
          <w:bCs/>
          <w:sz w:val="24"/>
          <w:szCs w:val="24"/>
        </w:rPr>
        <w:t xml:space="preserve"> </w:t>
      </w:r>
      <w:r w:rsidR="00323567">
        <w:rPr>
          <w:rFonts w:ascii="Times New Roman" w:eastAsia="Times New Roman" w:hAnsi="Times New Roman" w:cs="Times New Roman"/>
          <w:bCs/>
          <w:sz w:val="24"/>
          <w:szCs w:val="24"/>
        </w:rPr>
        <w:t>and behavior</w:t>
      </w:r>
      <w:r w:rsidR="008A4A77" w:rsidRPr="008A4A77">
        <w:rPr>
          <w:rFonts w:ascii="Times New Roman" w:eastAsia="Times New Roman" w:hAnsi="Times New Roman" w:cs="Times New Roman"/>
          <w:bCs/>
          <w:sz w:val="24"/>
          <w:szCs w:val="24"/>
        </w:rPr>
        <w:t xml:space="preserve">. Future </w:t>
      </w:r>
      <w:r w:rsidR="00323567">
        <w:rPr>
          <w:rFonts w:ascii="Times New Roman" w:eastAsia="Times New Roman" w:hAnsi="Times New Roman" w:cs="Times New Roman"/>
          <w:bCs/>
          <w:sz w:val="24"/>
          <w:szCs w:val="24"/>
        </w:rPr>
        <w:t>work</w:t>
      </w:r>
      <w:r w:rsidR="008A4A77" w:rsidRPr="008A4A77">
        <w:rPr>
          <w:rFonts w:ascii="Times New Roman" w:eastAsia="Times New Roman" w:hAnsi="Times New Roman" w:cs="Times New Roman"/>
          <w:bCs/>
          <w:sz w:val="24"/>
          <w:szCs w:val="24"/>
        </w:rPr>
        <w:t xml:space="preserve"> using </w:t>
      </w:r>
      <w:r w:rsidR="00323567">
        <w:rPr>
          <w:rFonts w:ascii="Times New Roman" w:eastAsia="Times New Roman" w:hAnsi="Times New Roman" w:cs="Times New Roman"/>
          <w:bCs/>
          <w:sz w:val="24"/>
          <w:szCs w:val="24"/>
        </w:rPr>
        <w:t xml:space="preserve">targeted </w:t>
      </w:r>
      <w:r w:rsidR="008A4A77" w:rsidRPr="008A4A77">
        <w:rPr>
          <w:rFonts w:ascii="Times New Roman" w:eastAsia="Times New Roman" w:hAnsi="Times New Roman" w:cs="Times New Roman"/>
          <w:bCs/>
          <w:sz w:val="24"/>
          <w:szCs w:val="24"/>
        </w:rPr>
        <w:t xml:space="preserve">perturbation or </w:t>
      </w:r>
      <w:r w:rsidR="00B4467F">
        <w:rPr>
          <w:rFonts w:ascii="Times New Roman" w:eastAsia="Times New Roman" w:hAnsi="Times New Roman" w:cs="Times New Roman"/>
          <w:bCs/>
          <w:sz w:val="24"/>
          <w:szCs w:val="24"/>
        </w:rPr>
        <w:t xml:space="preserve">tracking the same animals over time </w:t>
      </w:r>
      <w:r w:rsidR="008A4A77" w:rsidRPr="008A4A77">
        <w:rPr>
          <w:rFonts w:ascii="Times New Roman" w:eastAsia="Times New Roman" w:hAnsi="Times New Roman" w:cs="Times New Roman"/>
          <w:bCs/>
          <w:sz w:val="24"/>
          <w:szCs w:val="24"/>
        </w:rPr>
        <w:t xml:space="preserve">could </w:t>
      </w:r>
      <w:r w:rsidR="00B4467F">
        <w:rPr>
          <w:rFonts w:ascii="Times New Roman" w:eastAsia="Times New Roman" w:hAnsi="Times New Roman" w:cs="Times New Roman"/>
          <w:bCs/>
          <w:sz w:val="24"/>
          <w:szCs w:val="24"/>
        </w:rPr>
        <w:lastRenderedPageBreak/>
        <w:t xml:space="preserve">help </w:t>
      </w:r>
      <w:r w:rsidR="008A4A77" w:rsidRPr="008A4A77">
        <w:rPr>
          <w:rFonts w:ascii="Times New Roman" w:eastAsia="Times New Roman" w:hAnsi="Times New Roman" w:cs="Times New Roman"/>
          <w:bCs/>
          <w:sz w:val="24"/>
          <w:szCs w:val="24"/>
        </w:rPr>
        <w:t xml:space="preserve">clarify the </w:t>
      </w:r>
      <w:r w:rsidR="008A4A77" w:rsidRPr="005F0399">
        <w:rPr>
          <w:rFonts w:ascii="Times New Roman" w:eastAsia="Times New Roman" w:hAnsi="Times New Roman" w:cs="Times New Roman"/>
          <w:bCs/>
          <w:sz w:val="24"/>
          <w:szCs w:val="24"/>
        </w:rPr>
        <w:t xml:space="preserve">mechanisms </w:t>
      </w:r>
      <w:r w:rsidR="00A9396B" w:rsidRPr="005F0399">
        <w:rPr>
          <w:rFonts w:ascii="Times New Roman" w:eastAsia="Times New Roman" w:hAnsi="Times New Roman" w:cs="Times New Roman"/>
          <w:bCs/>
          <w:sz w:val="24"/>
          <w:szCs w:val="24"/>
        </w:rPr>
        <w:t>of</w:t>
      </w:r>
      <w:r w:rsidR="008A4A77" w:rsidRPr="005F0399">
        <w:rPr>
          <w:rFonts w:ascii="Times New Roman" w:eastAsia="Times New Roman" w:hAnsi="Times New Roman" w:cs="Times New Roman"/>
          <w:bCs/>
          <w:sz w:val="24"/>
          <w:szCs w:val="24"/>
        </w:rPr>
        <w:t xml:space="preserve"> </w:t>
      </w:r>
      <w:r w:rsidR="00A9396B" w:rsidRPr="005F0399">
        <w:rPr>
          <w:rFonts w:ascii="Times New Roman" w:eastAsia="Times New Roman" w:hAnsi="Times New Roman" w:cs="Times New Roman"/>
          <w:bCs/>
          <w:sz w:val="24"/>
          <w:szCs w:val="24"/>
        </w:rPr>
        <w:t xml:space="preserve">how learning or experience shapes value representations in the </w:t>
      </w:r>
      <w:proofErr w:type="spellStart"/>
      <w:r w:rsidR="00A9396B" w:rsidRPr="005F0399">
        <w:rPr>
          <w:rFonts w:ascii="Times New Roman" w:eastAsia="Times New Roman" w:hAnsi="Times New Roman" w:cs="Times New Roman"/>
          <w:bCs/>
          <w:sz w:val="24"/>
          <w:szCs w:val="24"/>
        </w:rPr>
        <w:t>dlPFC</w:t>
      </w:r>
      <w:proofErr w:type="spellEnd"/>
      <w:r w:rsidR="00A44AA2">
        <w:rPr>
          <w:rFonts w:ascii="Times New Roman" w:eastAsia="Times New Roman" w:hAnsi="Times New Roman" w:cs="Times New Roman"/>
          <w:bCs/>
          <w:sz w:val="24"/>
          <w:szCs w:val="24"/>
        </w:rPr>
        <w:t>.</w:t>
      </w:r>
    </w:p>
    <w:p w14:paraId="0FB76E55" w14:textId="17276C5E" w:rsidR="00415413" w:rsidRDefault="0093769C" w:rsidP="00355C63">
      <w:pPr>
        <w:shd w:val="clear" w:color="auto" w:fill="FFFFFF"/>
        <w:spacing w:after="0" w:line="480" w:lineRule="auto"/>
        <w:ind w:firstLine="360"/>
        <w:rPr>
          <w:rFonts w:ascii="Times New Roman" w:eastAsia="Times New Roman" w:hAnsi="Times New Roman" w:cs="Times New Roman"/>
          <w:bCs/>
          <w:sz w:val="24"/>
          <w:szCs w:val="24"/>
        </w:rPr>
      </w:pPr>
      <w:r w:rsidRPr="005F0399">
        <w:rPr>
          <w:rFonts w:ascii="Times New Roman" w:eastAsia="Times New Roman" w:hAnsi="Times New Roman" w:cs="Times New Roman"/>
          <w:bCs/>
          <w:sz w:val="24"/>
          <w:szCs w:val="24"/>
        </w:rPr>
        <w:t xml:space="preserve">Taken together, our results provide new insight into how </w:t>
      </w:r>
      <w:proofErr w:type="spellStart"/>
      <w:r w:rsidR="00063F6C" w:rsidRPr="005F0399">
        <w:rPr>
          <w:rFonts w:ascii="Times New Roman" w:eastAsia="Times New Roman" w:hAnsi="Times New Roman" w:cs="Times New Roman"/>
          <w:bCs/>
          <w:sz w:val="24"/>
          <w:szCs w:val="24"/>
        </w:rPr>
        <w:t>dlPFC</w:t>
      </w:r>
      <w:proofErr w:type="spellEnd"/>
      <w:r w:rsidRPr="005F0399">
        <w:rPr>
          <w:rFonts w:ascii="Times New Roman" w:eastAsia="Times New Roman" w:hAnsi="Times New Roman" w:cs="Times New Roman"/>
          <w:bCs/>
          <w:sz w:val="24"/>
          <w:szCs w:val="24"/>
        </w:rPr>
        <w:t xml:space="preserve"> integrates multiple decision variables</w:t>
      </w:r>
      <w:r w:rsidR="00F4664B">
        <w:rPr>
          <w:rFonts w:ascii="Times New Roman" w:eastAsia="Times New Roman" w:hAnsi="Times New Roman" w:cs="Times New Roman"/>
          <w:bCs/>
          <w:sz w:val="24"/>
          <w:szCs w:val="24"/>
        </w:rPr>
        <w:t>, rewa</w:t>
      </w:r>
      <w:r w:rsidR="009A0DDF">
        <w:rPr>
          <w:rFonts w:ascii="Times New Roman" w:eastAsia="Times New Roman" w:hAnsi="Times New Roman" w:cs="Times New Roman"/>
          <w:bCs/>
          <w:sz w:val="24"/>
          <w:szCs w:val="24"/>
        </w:rPr>
        <w:t>r</w:t>
      </w:r>
      <w:r w:rsidR="00F4664B">
        <w:rPr>
          <w:rFonts w:ascii="Times New Roman" w:eastAsia="Times New Roman" w:hAnsi="Times New Roman" w:cs="Times New Roman"/>
          <w:bCs/>
          <w:sz w:val="24"/>
          <w:szCs w:val="24"/>
        </w:rPr>
        <w:t xml:space="preserve">d, delay and action timing, </w:t>
      </w:r>
      <w:r w:rsidR="009A0DDF">
        <w:rPr>
          <w:rFonts w:ascii="Times New Roman" w:eastAsia="Times New Roman" w:hAnsi="Times New Roman" w:cs="Times New Roman"/>
          <w:bCs/>
          <w:sz w:val="24"/>
          <w:szCs w:val="24"/>
        </w:rPr>
        <w:t xml:space="preserve">over the course of a decision. </w:t>
      </w:r>
      <w:r w:rsidR="002F5F7E">
        <w:rPr>
          <w:rFonts w:ascii="Times New Roman" w:eastAsia="Times New Roman" w:hAnsi="Times New Roman" w:cs="Times New Roman"/>
          <w:bCs/>
          <w:sz w:val="24"/>
          <w:szCs w:val="24"/>
        </w:rPr>
        <w:t xml:space="preserve">We also show </w:t>
      </w:r>
      <w:r w:rsidR="00C20665">
        <w:rPr>
          <w:rFonts w:ascii="Times New Roman" w:eastAsia="Times New Roman" w:hAnsi="Times New Roman" w:cs="Times New Roman"/>
          <w:bCs/>
          <w:sz w:val="24"/>
          <w:szCs w:val="24"/>
        </w:rPr>
        <w:t>when</w:t>
      </w:r>
      <w:r w:rsidR="00A3174C">
        <w:rPr>
          <w:rFonts w:ascii="Times New Roman" w:eastAsia="Times New Roman" w:hAnsi="Times New Roman" w:cs="Times New Roman"/>
          <w:bCs/>
          <w:sz w:val="24"/>
          <w:szCs w:val="24"/>
        </w:rPr>
        <w:t xml:space="preserve"> and how</w:t>
      </w:r>
      <w:r w:rsidR="004F42AF">
        <w:rPr>
          <w:rFonts w:ascii="Times New Roman" w:eastAsia="Times New Roman" w:hAnsi="Times New Roman" w:cs="Times New Roman"/>
          <w:bCs/>
          <w:sz w:val="24"/>
          <w:szCs w:val="24"/>
        </w:rPr>
        <w:t xml:space="preserve"> </w:t>
      </w:r>
      <w:r w:rsidR="00A3174C">
        <w:rPr>
          <w:rFonts w:ascii="Times New Roman" w:eastAsia="Times New Roman" w:hAnsi="Times New Roman" w:cs="Times New Roman"/>
          <w:bCs/>
          <w:sz w:val="24"/>
          <w:szCs w:val="24"/>
        </w:rPr>
        <w:t>integration happens</w:t>
      </w:r>
      <w:r w:rsidR="00E207F3">
        <w:rPr>
          <w:rFonts w:ascii="Times New Roman" w:eastAsia="Times New Roman" w:hAnsi="Times New Roman" w:cs="Times New Roman"/>
          <w:bCs/>
          <w:sz w:val="24"/>
          <w:szCs w:val="24"/>
        </w:rPr>
        <w:t xml:space="preserve">, and that it </w:t>
      </w:r>
      <w:r w:rsidRPr="005F0399">
        <w:rPr>
          <w:rFonts w:ascii="Times New Roman" w:eastAsia="Times New Roman" w:hAnsi="Times New Roman" w:cs="Times New Roman"/>
          <w:bCs/>
          <w:sz w:val="24"/>
          <w:szCs w:val="24"/>
        </w:rPr>
        <w:t>can vary across individuals, potentially reflecting differences in strategy, experience, or cognitive flexibility.</w:t>
      </w:r>
      <w:r w:rsidR="00A3174C">
        <w:rPr>
          <w:rFonts w:ascii="Times New Roman" w:eastAsia="Times New Roman" w:hAnsi="Times New Roman" w:cs="Times New Roman"/>
          <w:bCs/>
          <w:sz w:val="24"/>
          <w:szCs w:val="24"/>
        </w:rPr>
        <w:t xml:space="preserve"> </w:t>
      </w:r>
    </w:p>
    <w:p w14:paraId="60FAB118" w14:textId="6FE48518" w:rsidR="00616B4E" w:rsidRDefault="00A3174C" w:rsidP="00415413">
      <w:pPr>
        <w:shd w:val="clear" w:color="auto" w:fill="FFFFFF"/>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This variability cannot be </w:t>
      </w:r>
      <w:r w:rsidR="009C3064">
        <w:rPr>
          <w:rFonts w:ascii="Times New Roman" w:eastAsia="Times New Roman" w:hAnsi="Times New Roman" w:cs="Times New Roman"/>
          <w:bCs/>
          <w:sz w:val="24"/>
          <w:szCs w:val="24"/>
        </w:rPr>
        <w:t>just</w:t>
      </w:r>
      <w:r>
        <w:rPr>
          <w:rFonts w:ascii="Times New Roman" w:eastAsia="Times New Roman" w:hAnsi="Times New Roman" w:cs="Times New Roman"/>
          <w:bCs/>
          <w:sz w:val="24"/>
          <w:szCs w:val="24"/>
        </w:rPr>
        <w:t xml:space="preserve"> noise </w:t>
      </w:r>
      <w:r w:rsidR="00C20665">
        <w:rPr>
          <w:rFonts w:ascii="Times New Roman" w:eastAsia="Times New Roman" w:hAnsi="Times New Roman" w:cs="Times New Roman"/>
          <w:bCs/>
          <w:sz w:val="24"/>
          <w:szCs w:val="24"/>
        </w:rPr>
        <w:t>but</w:t>
      </w:r>
      <w:r w:rsidR="005F57CB">
        <w:rPr>
          <w:rFonts w:ascii="Times New Roman" w:eastAsia="Times New Roman" w:hAnsi="Times New Roman" w:cs="Times New Roman"/>
          <w:bCs/>
          <w:sz w:val="24"/>
          <w:szCs w:val="24"/>
        </w:rPr>
        <w:t xml:space="preserve"> may represent meaningful </w:t>
      </w:r>
      <w:r w:rsidR="008D3D9B">
        <w:rPr>
          <w:rFonts w:ascii="Times New Roman" w:eastAsia="Times New Roman" w:hAnsi="Times New Roman" w:cs="Times New Roman"/>
          <w:bCs/>
          <w:sz w:val="24"/>
          <w:szCs w:val="24"/>
        </w:rPr>
        <w:t>differences</w:t>
      </w:r>
      <w:r w:rsidR="005F57CB">
        <w:rPr>
          <w:rFonts w:ascii="Times New Roman" w:eastAsia="Times New Roman" w:hAnsi="Times New Roman" w:cs="Times New Roman"/>
          <w:bCs/>
          <w:sz w:val="24"/>
          <w:szCs w:val="24"/>
        </w:rPr>
        <w:t xml:space="preserve"> in how </w:t>
      </w:r>
      <w:r w:rsidR="008D3D9B">
        <w:rPr>
          <w:rFonts w:ascii="Times New Roman" w:eastAsia="Times New Roman" w:hAnsi="Times New Roman" w:cs="Times New Roman"/>
          <w:bCs/>
          <w:sz w:val="24"/>
          <w:szCs w:val="24"/>
        </w:rPr>
        <w:t xml:space="preserve">each </w:t>
      </w:r>
      <w:r w:rsidR="005F57CB">
        <w:rPr>
          <w:rFonts w:ascii="Times New Roman" w:eastAsia="Times New Roman" w:hAnsi="Times New Roman" w:cs="Times New Roman"/>
          <w:bCs/>
          <w:sz w:val="24"/>
          <w:szCs w:val="24"/>
        </w:rPr>
        <w:t>brain</w:t>
      </w:r>
      <w:r w:rsidR="008D3D9B">
        <w:rPr>
          <w:rFonts w:ascii="Times New Roman" w:eastAsia="Times New Roman" w:hAnsi="Times New Roman" w:cs="Times New Roman"/>
          <w:bCs/>
          <w:sz w:val="24"/>
          <w:szCs w:val="24"/>
        </w:rPr>
        <w:t xml:space="preserve"> constructs</w:t>
      </w:r>
      <w:r w:rsidR="005F57CB">
        <w:rPr>
          <w:rFonts w:ascii="Times New Roman" w:eastAsia="Times New Roman" w:hAnsi="Times New Roman" w:cs="Times New Roman"/>
          <w:bCs/>
          <w:sz w:val="24"/>
          <w:szCs w:val="24"/>
        </w:rPr>
        <w:t xml:space="preserve"> value. </w:t>
      </w:r>
      <w:r w:rsidR="0012453A">
        <w:rPr>
          <w:rFonts w:ascii="Times New Roman" w:eastAsia="Times New Roman" w:hAnsi="Times New Roman" w:cs="Times New Roman"/>
          <w:bCs/>
          <w:sz w:val="24"/>
          <w:szCs w:val="24"/>
        </w:rPr>
        <w:t xml:space="preserve">Recognizing these individual patterns is important </w:t>
      </w:r>
      <w:r w:rsidR="00616B4E">
        <w:rPr>
          <w:rFonts w:ascii="Times New Roman" w:eastAsia="Times New Roman" w:hAnsi="Times New Roman" w:cs="Times New Roman"/>
          <w:bCs/>
          <w:sz w:val="24"/>
          <w:szCs w:val="24"/>
        </w:rPr>
        <w:t xml:space="preserve">for </w:t>
      </w:r>
      <w:r w:rsidR="00616B4E" w:rsidRPr="00616B4E">
        <w:rPr>
          <w:rFonts w:ascii="Times New Roman" w:eastAsia="Times New Roman" w:hAnsi="Times New Roman" w:cs="Times New Roman"/>
          <w:bCs/>
          <w:sz w:val="24"/>
          <w:szCs w:val="24"/>
        </w:rPr>
        <w:t>developing more accurate</w:t>
      </w:r>
      <w:r w:rsidR="00D5159E">
        <w:rPr>
          <w:rFonts w:ascii="Times New Roman" w:eastAsia="Times New Roman" w:hAnsi="Times New Roman" w:cs="Times New Roman"/>
          <w:bCs/>
          <w:sz w:val="24"/>
          <w:szCs w:val="24"/>
        </w:rPr>
        <w:t xml:space="preserve">, </w:t>
      </w:r>
      <w:r w:rsidR="00D5159E" w:rsidRPr="00D5159E">
        <w:rPr>
          <w:rFonts w:ascii="Times New Roman" w:eastAsia="Times New Roman" w:hAnsi="Times New Roman" w:cs="Times New Roman"/>
          <w:bCs/>
          <w:sz w:val="24"/>
          <w:szCs w:val="24"/>
        </w:rPr>
        <w:t>generalizable models of decision-making.</w:t>
      </w:r>
    </w:p>
    <w:p w14:paraId="3B8BD072" w14:textId="77777777" w:rsidR="004A582F" w:rsidRDefault="004A582F" w:rsidP="0093769C">
      <w:pPr>
        <w:shd w:val="clear" w:color="auto" w:fill="FFFFFF"/>
        <w:spacing w:after="0" w:line="480" w:lineRule="auto"/>
        <w:rPr>
          <w:rFonts w:ascii="Times New Roman" w:eastAsia="Times New Roman" w:hAnsi="Times New Roman" w:cs="Times New Roman"/>
          <w:bCs/>
          <w:sz w:val="24"/>
          <w:szCs w:val="24"/>
        </w:rPr>
      </w:pPr>
    </w:p>
    <w:p w14:paraId="6EFB4464" w14:textId="6BF1EFDD" w:rsidR="005457B4" w:rsidRPr="0093769C" w:rsidRDefault="005457B4" w:rsidP="0093769C">
      <w:pPr>
        <w:shd w:val="clear" w:color="auto" w:fill="FFFFFF"/>
        <w:spacing w:after="0" w:line="480" w:lineRule="auto"/>
        <w:rPr>
          <w:rFonts w:ascii="Times New Roman" w:eastAsia="Times New Roman" w:hAnsi="Times New Roman" w:cs="Times New Roman"/>
          <w:bCs/>
          <w:sz w:val="24"/>
          <w:szCs w:val="24"/>
        </w:rPr>
      </w:pPr>
      <w:r>
        <w:rPr>
          <w:rFonts w:ascii="Times New Roman" w:eastAsia="Times New Roman" w:hAnsi="Times New Roman" w:cs="Times New Roman"/>
          <w:b/>
          <w:sz w:val="24"/>
          <w:szCs w:val="24"/>
        </w:rPr>
        <w:t>Materials and Methods</w:t>
      </w:r>
    </w:p>
    <w:p w14:paraId="387B9568" w14:textId="77777777" w:rsidR="005457B4" w:rsidRDefault="005457B4" w:rsidP="005457B4">
      <w:pPr>
        <w:spacing w:after="0" w:line="480" w:lineRule="auto"/>
        <w:ind w:left="-5"/>
        <w:rPr>
          <w:rFonts w:ascii="Times New Roman" w:eastAsia="Times New Roman" w:hAnsi="Times New Roman" w:cs="Times New Roman"/>
          <w:i/>
          <w:sz w:val="24"/>
          <w:szCs w:val="24"/>
        </w:rPr>
      </w:pPr>
      <w:r>
        <w:rPr>
          <w:rFonts w:ascii="Times New Roman" w:eastAsia="Times New Roman" w:hAnsi="Times New Roman" w:cs="Times New Roman"/>
          <w:i/>
          <w:sz w:val="24"/>
          <w:szCs w:val="24"/>
        </w:rPr>
        <w:t>Subjects</w:t>
      </w:r>
    </w:p>
    <w:p w14:paraId="781F91F7" w14:textId="77777777" w:rsidR="005457B4" w:rsidRDefault="005457B4"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male rhesus monkeys, both weighing 9.0 kg were used. The experimental procedures followed the Institute of Laboratory Animal Research </w:t>
      </w:r>
      <w:r>
        <w:rPr>
          <w:rFonts w:ascii="Times New Roman" w:eastAsia="Times New Roman" w:hAnsi="Times New Roman" w:cs="Times New Roman"/>
          <w:i/>
          <w:sz w:val="24"/>
          <w:szCs w:val="24"/>
        </w:rPr>
        <w:t>Guide for the Care and Use of Laboratory Animals</w:t>
      </w:r>
      <w:r>
        <w:rPr>
          <w:rFonts w:ascii="Times New Roman" w:eastAsia="Times New Roman" w:hAnsi="Times New Roman" w:cs="Times New Roman"/>
          <w:sz w:val="24"/>
          <w:szCs w:val="24"/>
        </w:rPr>
        <w:t xml:space="preserve"> and were approved by the National Institute of Mental Health Animal Care and Use Committee. </w:t>
      </w:r>
    </w:p>
    <w:p w14:paraId="58C5A5B7" w14:textId="77777777" w:rsidR="003F3DAF" w:rsidRDefault="003F3DAF" w:rsidP="005457B4">
      <w:pPr>
        <w:spacing w:after="0" w:line="480" w:lineRule="auto"/>
        <w:rPr>
          <w:rFonts w:ascii="Times New Roman" w:eastAsia="Times New Roman" w:hAnsi="Times New Roman" w:cs="Times New Roman"/>
          <w:i/>
          <w:sz w:val="24"/>
          <w:szCs w:val="24"/>
        </w:rPr>
      </w:pPr>
    </w:p>
    <w:p w14:paraId="36F6EEBF" w14:textId="27613F49" w:rsidR="005457B4" w:rsidRDefault="005457B4" w:rsidP="005457B4">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Surgical Procedures</w:t>
      </w:r>
    </w:p>
    <w:p w14:paraId="3A31EA6E" w14:textId="55AFE039" w:rsidR="005457B4" w:rsidRDefault="005457B4"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Surgical procedures were carried out using sterile technique under general anesthesia in a fully equipped operating room. An initial surgery was performed to place a head fixation post. In monkey one an eye coil was implanted. A second surgery was performed to implant the Utah recording arrays. We implanted one Utah array in monkey 1 and two Utah arrays in monkey 2. </w:t>
      </w:r>
      <w:r>
        <w:rPr>
          <w:rFonts w:ascii="Times New Roman" w:eastAsia="Times New Roman" w:hAnsi="Times New Roman" w:cs="Times New Roman"/>
          <w:sz w:val="24"/>
          <w:szCs w:val="24"/>
        </w:rPr>
        <w:lastRenderedPageBreak/>
        <w:t xml:space="preserve">MR scans were obtained later, about 2-4 months after the Utah arrays were implanted to define the recording area (Fig. </w:t>
      </w:r>
      <w:r w:rsidR="009F4E05">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A, bottom panel). </w:t>
      </w:r>
    </w:p>
    <w:p w14:paraId="27FB5E05" w14:textId="77777777" w:rsidR="005457B4" w:rsidRDefault="005457B4" w:rsidP="005457B4">
      <w:pPr>
        <w:spacing w:after="0" w:line="480" w:lineRule="auto"/>
        <w:ind w:left="-5"/>
        <w:rPr>
          <w:rFonts w:ascii="Times New Roman" w:eastAsia="Times New Roman" w:hAnsi="Times New Roman" w:cs="Times New Roman"/>
          <w:sz w:val="24"/>
          <w:szCs w:val="24"/>
        </w:rPr>
      </w:pPr>
    </w:p>
    <w:p w14:paraId="7152BA68" w14:textId="77777777" w:rsidR="005457B4" w:rsidRDefault="005457B4" w:rsidP="005457B4">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Data Collection</w:t>
      </w:r>
    </w:p>
    <w:p w14:paraId="0DC62AC2" w14:textId="28C7FB67" w:rsidR="005457B4" w:rsidRDefault="005457B4"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control stimuli presentation, reward delivery and bar touches a noncommercial software package was used (REX, </w:t>
      </w:r>
      <w:hyperlink r:id="rId43">
        <w:r>
          <w:rPr>
            <w:rFonts w:ascii="Times New Roman" w:eastAsia="Times New Roman" w:hAnsi="Times New Roman" w:cs="Times New Roman"/>
            <w:color w:val="000000"/>
            <w:sz w:val="24"/>
            <w:szCs w:val="24"/>
            <w:u w:val="single"/>
          </w:rPr>
          <w:t>https://nei.nih.gov/intramural/software</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Hays et al., 1982</w:t>
      </w:r>
      <w:r>
        <w:rPr>
          <w:rFonts w:ascii="Times New Roman" w:eastAsia="Times New Roman" w:hAnsi="Times New Roman" w:cs="Times New Roman"/>
          <w:sz w:val="24"/>
          <w:szCs w:val="24"/>
        </w:rPr>
        <w:t xml:space="preserve">). The eye position was monitored by using the Eye Position measuring system (https://staff.aist.go.jp/k.matsuda/eye/indexe.html) only for some sessions of Monkey 2. Neural activity of single units was recorded with Utah arrays (Blackrock Microsystems, Salt Lake City, USA; blackrockmicro.com). Electrical signals were captured, and single units were isolated online with TDT (Tucker-Davis Technologies, TDT, Alachua, USA; tdt.com) system for Monkey 1 and with Grapevine (Ripple Neuro, Salt Lake City, USA; rippleneuro.com) for Monkey 2. Data analyses were performed in MATLAB </w:t>
      </w:r>
      <w:hyperlink r:id="rId44">
        <w:r>
          <w:rPr>
            <w:rFonts w:ascii="Times New Roman" w:eastAsia="Times New Roman" w:hAnsi="Times New Roman" w:cs="Times New Roman"/>
            <w:sz w:val="24"/>
            <w:szCs w:val="24"/>
          </w:rPr>
          <w:t>(http://www.mathworks.com/</w:t>
        </w:r>
      </w:hyperlink>
      <w:r>
        <w:rPr>
          <w:rFonts w:ascii="Times New Roman" w:eastAsia="Times New Roman" w:hAnsi="Times New Roman" w:cs="Times New Roman"/>
          <w:sz w:val="24"/>
          <w:szCs w:val="24"/>
        </w:rPr>
        <w:t xml:space="preserve">; </w:t>
      </w:r>
      <w:r w:rsidR="00CF139F">
        <w:rPr>
          <w:rFonts w:ascii="Times New Roman" w:eastAsia="Times New Roman" w:hAnsi="Times New Roman" w:cs="Times New Roman"/>
          <w:sz w:val="24"/>
          <w:szCs w:val="24"/>
        </w:rPr>
        <w:t>R2024b</w:t>
      </w:r>
      <w:hyperlink r:id="rId45">
        <w:r>
          <w:rPr>
            <w:rFonts w:ascii="Times New Roman" w:eastAsia="Times New Roman" w:hAnsi="Times New Roman" w:cs="Times New Roman"/>
            <w:sz w:val="24"/>
            <w:szCs w:val="24"/>
          </w:rPr>
          <w:t>)</w:t>
        </w:r>
      </w:hyperlink>
      <w:r>
        <w:rPr>
          <w:rFonts w:ascii="Times New Roman" w:eastAsia="Times New Roman" w:hAnsi="Times New Roman" w:cs="Times New Roman"/>
          <w:sz w:val="24"/>
          <w:szCs w:val="24"/>
        </w:rPr>
        <w:t xml:space="preserve">. </w:t>
      </w:r>
    </w:p>
    <w:p w14:paraId="06631B70" w14:textId="77777777" w:rsidR="005457B4" w:rsidRDefault="005457B4" w:rsidP="005457B4">
      <w:pPr>
        <w:spacing w:after="0" w:line="480" w:lineRule="auto"/>
        <w:rPr>
          <w:rFonts w:ascii="Times New Roman" w:eastAsia="Times New Roman" w:hAnsi="Times New Roman" w:cs="Times New Roman"/>
          <w:sz w:val="24"/>
          <w:szCs w:val="24"/>
        </w:rPr>
      </w:pPr>
    </w:p>
    <w:p w14:paraId="23204BB1" w14:textId="0AF32B02" w:rsidR="005457B4" w:rsidRDefault="005457B4" w:rsidP="005457B4">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Task</w:t>
      </w:r>
    </w:p>
    <w:p w14:paraId="29047B07" w14:textId="77777777" w:rsidR="005457B4" w:rsidRDefault="005457B4"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The monkey sat in a primate chair with the head fixed, 57 cm away from a video screen (47x30 cm; 1024x768 pixel; 120Hz) placed in front. A touch-sensitive bar was mounted on the chair at the level of the monkeys’ hands. A metal tube was positioned in front of the monkey’s lips to allow the monkey to drink when the reward was delivered.</w:t>
      </w:r>
    </w:p>
    <w:p w14:paraId="2BF07816" w14:textId="1B134610"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monkey worked in a </w:t>
      </w:r>
      <w:r w:rsidR="00EC2B5E">
        <w:rPr>
          <w:rFonts w:ascii="Times New Roman" w:eastAsia="Times New Roman" w:hAnsi="Times New Roman" w:cs="Times New Roman"/>
          <w:sz w:val="24"/>
          <w:szCs w:val="24"/>
        </w:rPr>
        <w:t>intertemporal discounting</w:t>
      </w:r>
      <w:r>
        <w:rPr>
          <w:rFonts w:ascii="Times New Roman" w:eastAsia="Times New Roman" w:hAnsi="Times New Roman" w:cs="Times New Roman"/>
          <w:sz w:val="24"/>
          <w:szCs w:val="24"/>
        </w:rPr>
        <w:t xml:space="preserve"> task (Fig. 1A). To start a trial the monkey had to touch a lever, hold it for 1000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until a red square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appeared at the center of the screen. After a variable time </w:t>
      </w:r>
      <w:r>
        <w:rPr>
          <w:rFonts w:ascii="Times New Roman" w:eastAsia="Times New Roman" w:hAnsi="Times New Roman" w:cs="Times New Roman"/>
          <w:sz w:val="24"/>
          <w:szCs w:val="24"/>
          <w:highlight w:val="yellow"/>
        </w:rPr>
        <w:t xml:space="preserve">of 250 and 500 </w:t>
      </w:r>
      <w:sdt>
        <w:sdtPr>
          <w:tag w:val="goog_rdk_133"/>
          <w:id w:val="-1804373812"/>
        </w:sdtPr>
        <w:sdtEndPr/>
        <w:sdtContent>
          <w:commentRangeStart w:id="249"/>
        </w:sdtContent>
      </w:sdt>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w:t>
      </w:r>
      <w:commentRangeEnd w:id="249"/>
      <w:r>
        <w:commentReference w:id="249"/>
      </w:r>
      <w:r>
        <w:rPr>
          <w:rFonts w:ascii="Times New Roman" w:eastAsia="Times New Roman" w:hAnsi="Times New Roman" w:cs="Times New Roman"/>
          <w:sz w:val="24"/>
          <w:szCs w:val="24"/>
        </w:rPr>
        <w:t>one of 9 possible visual cues (9.2</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7.3</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appeared at the center of the screen for one of 5 durations between 750 and 2000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(step size </w:t>
      </w:r>
      <w:r>
        <w:rPr>
          <w:rFonts w:ascii="Times New Roman" w:eastAsia="Times New Roman" w:hAnsi="Times New Roman" w:cs="Times New Roman"/>
          <w:sz w:val="24"/>
          <w:szCs w:val="24"/>
        </w:rPr>
        <w:lastRenderedPageBreak/>
        <w:t xml:space="preserve">313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Each visual cue indicated a particular offer, with the set of offers made by combining one of three reward sizes (2, 4 or 6 drops of liquid reward) with one of three delays to deliver the reward (1, 5 or 10 seconds). The monkey was required to continue to hold the bar and, if it was required, to maintain its gaze within the virtual window until the red square changed color to purple or yellow with equal probability (Fig. 1A). Either the purple or the yellow square served as a prompt to release the bar. Releasing the bar while the purple square was present indicated that the monkey was accepting the offer. Releasing the bar when the yellow square was present indicated that the monkey was refusing the offer. If the animal continued to hold the bar for the duration of the initial purple or yellow period of 1100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the color of the square would change to the alternate color, allowing the animal to accept or refuse in each trial. </w:t>
      </w:r>
    </w:p>
    <w:p w14:paraId="433BB4D7" w14:textId="77777777" w:rsidR="005457B4" w:rsidRDefault="008D50BE" w:rsidP="005457B4">
      <w:pPr>
        <w:spacing w:after="0" w:line="480" w:lineRule="auto"/>
        <w:ind w:left="-5"/>
        <w:rPr>
          <w:rFonts w:ascii="Times New Roman" w:eastAsia="Times New Roman" w:hAnsi="Times New Roman" w:cs="Times New Roman"/>
          <w:sz w:val="24"/>
          <w:szCs w:val="24"/>
        </w:rPr>
      </w:pPr>
      <w:sdt>
        <w:sdtPr>
          <w:tag w:val="goog_rdk_134"/>
          <w:id w:val="-789128116"/>
        </w:sdtPr>
        <w:sdtEndPr/>
        <w:sdtContent/>
      </w:sdt>
      <w:sdt>
        <w:sdtPr>
          <w:tag w:val="goog_rdk_135"/>
          <w:id w:val="-1161153009"/>
        </w:sdtPr>
        <w:sdtEndPr/>
        <w:sdtContent/>
      </w:sdt>
      <w:r w:rsidR="005457B4">
        <w:rPr>
          <w:rFonts w:ascii="Times New Roman" w:eastAsia="Times New Roman" w:hAnsi="Times New Roman" w:cs="Times New Roman"/>
          <w:sz w:val="24"/>
          <w:szCs w:val="24"/>
        </w:rPr>
        <w:t xml:space="preserve">For instance, if the animal did not release the bar during the initial purple period, it could continue to hold the bar until the yellow square replaced the initial purple spot and release the bar in the yellow period. The same thing happened if the animal did not release the bar in the initial yellow period: it could hold the bar until the purple square replaced the initial yellow square and then release the bar. </w:t>
      </w:r>
    </w:p>
    <w:p w14:paraId="64957591" w14:textId="77777777"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design we prevented the monkey from preprogramming the motor response in the cue period, since the monkey could not anticipate whether the acceptance or refusal period would be the first interval or the second.  </w:t>
      </w:r>
    </w:p>
    <w:p w14:paraId="54CC373B" w14:textId="77777777" w:rsidR="005457B4" w:rsidRDefault="005457B4"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Upon accepting the offer, the purple square turned green (feedback signal), and the drops of reward were delivered after the delay indicated in the offer. Upon refusing the offer, the cue and fixation target disappeared, and a new trial would immediately begin with a new offer.  </w:t>
      </w:r>
    </w:p>
    <w:p w14:paraId="396FC06E" w14:textId="77777777" w:rsidR="005457B4" w:rsidRDefault="005457B4" w:rsidP="005457B4">
      <w:pPr>
        <w:spacing w:after="0" w:line="480" w:lineRule="auto"/>
        <w:ind w:left="-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lastRenderedPageBreak/>
        <w:t xml:space="preserve">For 12/16 sessions the eye of Monkey 2 was monitored. A </w:t>
      </w:r>
      <w:r>
        <w:rPr>
          <w:rFonts w:ascii="Times New Roman" w:eastAsia="Times New Roman" w:hAnsi="Times New Roman" w:cs="Times New Roman"/>
          <w:color w:val="000000"/>
          <w:sz w:val="24"/>
          <w:szCs w:val="24"/>
        </w:rPr>
        <w:t>20 x 20</w:t>
      </w:r>
      <w:r>
        <w:rPr>
          <w:rFonts w:ascii="Times New Roman" w:eastAsia="Times New Roman" w:hAnsi="Times New Roman" w:cs="Times New Roman"/>
          <w:color w:val="000000"/>
          <w:sz w:val="24"/>
          <w:szCs w:val="24"/>
          <w:vertAlign w:val="superscript"/>
        </w:rPr>
        <w:t xml:space="preserve"> </w:t>
      </w:r>
      <w:r>
        <w:rPr>
          <w:rFonts w:ascii="Times New Roman" w:eastAsia="Times New Roman" w:hAnsi="Times New Roman" w:cs="Times New Roman"/>
          <w:color w:val="000000"/>
          <w:sz w:val="24"/>
          <w:szCs w:val="24"/>
        </w:rPr>
        <w:t xml:space="preserve">degrees virtual window was built around the cue. The monkey was required to maintain his gaze in the virtual window from the appearance of the red spot to the appearance of the go-signal.  </w:t>
      </w:r>
    </w:p>
    <w:p w14:paraId="0F360851" w14:textId="77777777" w:rsidR="005457B4" w:rsidRDefault="005457B4"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If the monkey (a) released the bar during the cue period, (b) didn’t maintain gaze in the virtual window, or (c) failed to release the bar during any of the go periods, an error was registered and an error feedback image (white rectangle with a red cross; 28.7</w:t>
      </w:r>
      <w:r>
        <w:rPr>
          <w:rFonts w:ascii="Times New Roman" w:eastAsia="Times New Roman" w:hAnsi="Times New Roman" w:cs="Times New Roman"/>
          <w:sz w:val="24"/>
          <w:szCs w:val="24"/>
          <w:vertAlign w:val="superscript"/>
        </w:rPr>
        <w:t xml:space="preserve"> o</w:t>
      </w:r>
      <w:r>
        <w:rPr>
          <w:rFonts w:ascii="Times New Roman" w:eastAsia="Times New Roman" w:hAnsi="Times New Roman" w:cs="Times New Roman"/>
          <w:sz w:val="24"/>
          <w:szCs w:val="24"/>
        </w:rPr>
        <w:t xml:space="preserve"> x 17.8</w:t>
      </w:r>
      <w:r>
        <w:rPr>
          <w:rFonts w:ascii="Times New Roman" w:eastAsia="Times New Roman" w:hAnsi="Times New Roman" w:cs="Times New Roman"/>
          <w:sz w:val="24"/>
          <w:szCs w:val="24"/>
          <w:vertAlign w:val="superscript"/>
        </w:rPr>
        <w:t xml:space="preserve"> o</w:t>
      </w:r>
      <w:r>
        <w:rPr>
          <w:rFonts w:ascii="Times New Roman" w:eastAsia="Times New Roman" w:hAnsi="Times New Roman" w:cs="Times New Roman"/>
          <w:sz w:val="24"/>
          <w:szCs w:val="24"/>
        </w:rPr>
        <w:t xml:space="preserve">) appeared on the screen for 1000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After an error, the next trial was a correction trial, during which the offer was repeated.  </w:t>
      </w:r>
    </w:p>
    <w:p w14:paraId="23BEA514" w14:textId="77777777" w:rsidR="00BC33C8" w:rsidRDefault="00BC33C8" w:rsidP="00767CB3">
      <w:pPr>
        <w:spacing w:after="0" w:line="480" w:lineRule="auto"/>
        <w:rPr>
          <w:rFonts w:ascii="Times New Roman" w:eastAsia="Times New Roman" w:hAnsi="Times New Roman" w:cs="Times New Roman"/>
          <w:sz w:val="24"/>
          <w:szCs w:val="24"/>
        </w:rPr>
      </w:pPr>
    </w:p>
    <w:p w14:paraId="25926C1C" w14:textId="1F1D0AD7" w:rsidR="005457B4" w:rsidRDefault="005457B4" w:rsidP="00767CB3">
      <w:pPr>
        <w:spacing w:after="0" w:line="480" w:lineRule="auto"/>
        <w:rPr>
          <w:rFonts w:ascii="Times New Roman" w:eastAsia="Times New Roman" w:hAnsi="Times New Roman" w:cs="Times New Roman"/>
          <w:i/>
          <w:iCs/>
          <w:sz w:val="24"/>
          <w:szCs w:val="24"/>
        </w:rPr>
      </w:pPr>
      <w:r w:rsidRPr="00767CB3">
        <w:rPr>
          <w:rFonts w:ascii="Times New Roman" w:eastAsia="Times New Roman" w:hAnsi="Times New Roman" w:cs="Times New Roman"/>
          <w:i/>
          <w:iCs/>
          <w:sz w:val="24"/>
          <w:szCs w:val="24"/>
        </w:rPr>
        <w:t>Behavior</w:t>
      </w:r>
    </w:p>
    <w:p w14:paraId="0838F0B2" w14:textId="77777777" w:rsidR="0018466A" w:rsidRDefault="00CB5FC2" w:rsidP="00771E1C">
      <w:pPr>
        <w:spacing w:after="0" w:line="480" w:lineRule="auto"/>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For the behavioral analyses, we used </w:t>
      </w:r>
      <w:r w:rsidR="00BE56DE">
        <w:rPr>
          <w:rFonts w:ascii="Times New Roman" w:eastAsia="Times New Roman" w:hAnsi="Times New Roman" w:cs="Times New Roman"/>
          <w:sz w:val="24"/>
          <w:szCs w:val="24"/>
        </w:rPr>
        <w:t>data</w:t>
      </w:r>
      <w:r>
        <w:rPr>
          <w:rFonts w:ascii="Times New Roman" w:eastAsia="Times New Roman" w:hAnsi="Times New Roman" w:cs="Times New Roman"/>
          <w:sz w:val="24"/>
          <w:szCs w:val="24"/>
        </w:rPr>
        <w:t xml:space="preserve"> from all the neural recording days (7 for monkey 1 and 16 for monkey 2).</w:t>
      </w:r>
      <w:r w:rsidR="00771E1C">
        <w:rPr>
          <w:rFonts w:ascii="Times New Roman" w:eastAsia="Times New Roman" w:hAnsi="Times New Roman" w:cs="Times New Roman"/>
          <w:i/>
          <w:iCs/>
          <w:sz w:val="24"/>
          <w:szCs w:val="24"/>
        </w:rPr>
        <w:t xml:space="preserve"> </w:t>
      </w:r>
    </w:p>
    <w:p w14:paraId="25F82DD5" w14:textId="0F569904" w:rsidR="005457B4" w:rsidRPr="00771E1C" w:rsidRDefault="005457B4" w:rsidP="00670356">
      <w:pPr>
        <w:spacing w:after="0" w:line="480" w:lineRule="auto"/>
        <w:ind w:firstLine="360"/>
        <w:rPr>
          <w:rFonts w:ascii="Times New Roman" w:eastAsia="Times New Roman" w:hAnsi="Times New Roman" w:cs="Times New Roman"/>
          <w:i/>
          <w:iCs/>
          <w:sz w:val="24"/>
          <w:szCs w:val="24"/>
        </w:rPr>
      </w:pPr>
      <w:r>
        <w:rPr>
          <w:rFonts w:ascii="Times New Roman" w:eastAsia="Times New Roman" w:hAnsi="Times New Roman" w:cs="Times New Roman"/>
          <w:sz w:val="24"/>
          <w:szCs w:val="24"/>
        </w:rPr>
        <w:t>The probability of accepting an offer</w:t>
      </w:r>
      <w:r w:rsidR="00767CB3">
        <w:rPr>
          <w:rFonts w:ascii="Times New Roman" w:eastAsia="Times New Roman" w:hAnsi="Times New Roman" w:cs="Times New Roman"/>
          <w:sz w:val="24"/>
          <w:szCs w:val="24"/>
        </w:rPr>
        <w:t xml:space="preserve"> was</w:t>
      </w:r>
      <w:r>
        <w:rPr>
          <w:rFonts w:ascii="Times New Roman" w:eastAsia="Times New Roman" w:hAnsi="Times New Roman" w:cs="Times New Roman"/>
          <w:sz w:val="24"/>
          <w:szCs w:val="24"/>
        </w:rPr>
        <w:t xml:space="preserve"> calculated independently for each of the 9 offers</w:t>
      </w:r>
      <w:r w:rsidR="00767CB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
    <w:p w14:paraId="26389728" w14:textId="3E92C76D" w:rsidR="006971BD" w:rsidRPr="00F606B1" w:rsidRDefault="006971BD" w:rsidP="00767CB3">
      <w:pPr>
        <w:shd w:val="clear" w:color="auto" w:fill="FFFFFF"/>
        <w:spacing w:after="0" w:line="480" w:lineRule="auto"/>
        <w:rPr>
          <w:rFonts w:ascii="Times New Roman" w:eastAsia="Times New Roman" w:hAnsi="Times New Roman" w:cs="Times New Roman"/>
          <w:sz w:val="24"/>
          <w:szCs w:val="24"/>
        </w:rPr>
      </w:pPr>
      <w:r w:rsidRPr="00F606B1">
        <w:rPr>
          <w:rFonts w:ascii="Times New Roman" w:eastAsia="Times New Roman" w:hAnsi="Times New Roman" w:cs="Times New Roman"/>
          <w:sz w:val="24"/>
          <w:szCs w:val="24"/>
        </w:rPr>
        <w:t xml:space="preserve">Reinforcement learning </w:t>
      </w:r>
      <w:r w:rsidR="00F606B1" w:rsidRPr="00F606B1">
        <w:rPr>
          <w:rFonts w:ascii="Times New Roman" w:eastAsia="Times New Roman" w:hAnsi="Times New Roman" w:cs="Times New Roman"/>
          <w:sz w:val="24"/>
          <w:szCs w:val="24"/>
        </w:rPr>
        <w:t>models fit</w:t>
      </w:r>
      <w:r w:rsidRPr="00F606B1">
        <w:rPr>
          <w:rFonts w:ascii="Times New Roman" w:eastAsia="Times New Roman" w:hAnsi="Times New Roman" w:cs="Times New Roman"/>
          <w:sz w:val="24"/>
          <w:szCs w:val="24"/>
        </w:rPr>
        <w:t xml:space="preserve"> the behavior of the two monkeys separately. The probability of choosing to accept an offer is modelled </w:t>
      </w:r>
      <w:r w:rsidR="006844A9" w:rsidRPr="00F606B1">
        <w:rPr>
          <w:rFonts w:ascii="Times New Roman" w:eastAsia="Times New Roman" w:hAnsi="Times New Roman" w:cs="Times New Roman"/>
          <w:sz w:val="24"/>
          <w:szCs w:val="24"/>
        </w:rPr>
        <w:t xml:space="preserve">through a </w:t>
      </w:r>
      <w:r w:rsidR="00F606B1" w:rsidRPr="00247637">
        <w:rPr>
          <w:rFonts w:ascii="Times New Roman" w:eastAsia="Times New Roman" w:hAnsi="Times New Roman" w:cs="Times New Roman"/>
          <w:i/>
          <w:iCs/>
          <w:sz w:val="24"/>
          <w:szCs w:val="24"/>
        </w:rPr>
        <w:t>SoftMax</w:t>
      </w:r>
      <w:r w:rsidR="006844A9" w:rsidRPr="00F606B1">
        <w:rPr>
          <w:rFonts w:ascii="Times New Roman" w:eastAsia="Times New Roman" w:hAnsi="Times New Roman" w:cs="Times New Roman"/>
          <w:sz w:val="24"/>
          <w:szCs w:val="24"/>
        </w:rPr>
        <w:t xml:space="preserve"> function </w:t>
      </w:r>
      <w:r w:rsidRPr="00F606B1">
        <w:rPr>
          <w:rFonts w:ascii="Times New Roman" w:eastAsia="Times New Roman" w:hAnsi="Times New Roman" w:cs="Times New Roman"/>
          <w:sz w:val="24"/>
          <w:szCs w:val="24"/>
        </w:rPr>
        <w:t xml:space="preserve">as </w:t>
      </w:r>
    </w:p>
    <w:p w14:paraId="69BE41DB" w14:textId="63336871" w:rsidR="006971BD" w:rsidRPr="00021086" w:rsidRDefault="006971BD" w:rsidP="00767CB3">
      <w:pPr>
        <w:shd w:val="clear" w:color="auto" w:fill="FFFFFF"/>
        <w:spacing w:after="0" w:line="480" w:lineRule="auto"/>
        <w:rPr>
          <w:rFonts w:ascii="Times New Roman" w:eastAsia="Times New Roman" w:hAnsi="Times New Roman" w:cs="Times New Roman"/>
          <w:b/>
          <w:bCs/>
          <w:sz w:val="24"/>
          <w:szCs w:val="24"/>
        </w:rPr>
      </w:pPr>
      <m:oMathPara>
        <m:oMath>
          <m:r>
            <m:rPr>
              <m:sty m:val="bi"/>
            </m:rPr>
            <w:rPr>
              <w:rFonts w:ascii="Cambria Math" w:eastAsia="Times New Roman" w:hAnsi="Cambria Math" w:cs="Times New Roman"/>
              <w:sz w:val="24"/>
              <w:szCs w:val="24"/>
            </w:rPr>
            <m:t>p=</m:t>
          </m:r>
          <m:f>
            <m:fPr>
              <m:ctrlPr>
                <w:rPr>
                  <w:rFonts w:ascii="Cambria Math" w:eastAsia="Times New Roman" w:hAnsi="Cambria Math" w:cs="Times New Roman"/>
                  <w:b/>
                  <w:bCs/>
                  <w:i/>
                  <w:sz w:val="24"/>
                  <w:szCs w:val="24"/>
                </w:rPr>
              </m:ctrlPr>
            </m:fPr>
            <m:num>
              <m:r>
                <m:rPr>
                  <m:sty m:val="bi"/>
                </m:rPr>
                <w:rPr>
                  <w:rFonts w:ascii="Cambria Math" w:eastAsia="Times New Roman" w:hAnsi="Cambria Math" w:cs="Times New Roman"/>
                  <w:sz w:val="24"/>
                  <w:szCs w:val="24"/>
                </w:rPr>
                <m:t>1</m:t>
              </m:r>
            </m:num>
            <m:den>
              <m:r>
                <m:rPr>
                  <m:sty m:val="bi"/>
                </m:rPr>
                <w:rPr>
                  <w:rFonts w:ascii="Cambria Math" w:eastAsia="Times New Roman" w:hAnsi="Cambria Math" w:cs="Times New Roman"/>
                  <w:sz w:val="24"/>
                  <w:szCs w:val="24"/>
                </w:rPr>
                <m:t>1+</m:t>
              </m:r>
              <m:sSup>
                <m:sSupPr>
                  <m:ctrlPr>
                    <w:rPr>
                      <w:rFonts w:ascii="Cambria Math" w:eastAsia="Times New Roman" w:hAnsi="Cambria Math" w:cs="Times New Roman"/>
                      <w:b/>
                      <w:bCs/>
                      <w:i/>
                      <w:sz w:val="24"/>
                      <w:szCs w:val="24"/>
                    </w:rPr>
                  </m:ctrlPr>
                </m:sSupPr>
                <m:e>
                  <m:r>
                    <m:rPr>
                      <m:sty m:val="bi"/>
                    </m:rPr>
                    <w:rPr>
                      <w:rFonts w:ascii="Cambria Math" w:eastAsia="Times New Roman" w:hAnsi="Cambria Math" w:cs="Times New Roman"/>
                      <w:sz w:val="24"/>
                      <w:szCs w:val="24"/>
                    </w:rPr>
                    <m:t>e</m:t>
                  </m:r>
                </m:e>
                <m:sup>
                  <m:r>
                    <m:rPr>
                      <m:sty m:val="bi"/>
                    </m:rPr>
                    <w:rPr>
                      <w:rFonts w:ascii="Cambria Math" w:eastAsia="Times New Roman" w:hAnsi="Cambria Math" w:cs="Times New Roman"/>
                      <w:sz w:val="24"/>
                      <w:szCs w:val="24"/>
                    </w:rPr>
                    <m:t>β⋅(θ-V</m:t>
                  </m:r>
                  <m:d>
                    <m:dPr>
                      <m:ctrlPr>
                        <w:rPr>
                          <w:rFonts w:ascii="Cambria Math" w:eastAsia="Times New Roman" w:hAnsi="Cambria Math" w:cs="Times New Roman"/>
                          <w:b/>
                          <w:bCs/>
                          <w:i/>
                          <w:sz w:val="24"/>
                          <w:szCs w:val="24"/>
                        </w:rPr>
                      </m:ctrlPr>
                    </m:dPr>
                    <m:e>
                      <m:r>
                        <m:rPr>
                          <m:sty m:val="p"/>
                        </m:rPr>
                        <w:rPr>
                          <w:rFonts w:ascii="Cambria Math" w:eastAsia="Times New Roman" w:hAnsi="Cambria Math" w:cs="Times New Roman"/>
                          <w:sz w:val="24"/>
                          <w:szCs w:val="24"/>
                        </w:rPr>
                        <m:t>drop</m:t>
                      </m:r>
                      <m:r>
                        <m:rPr>
                          <m:sty m:val="bi"/>
                        </m:rP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delay</m:t>
                      </m:r>
                    </m:e>
                  </m:d>
                  <m:r>
                    <m:rPr>
                      <m:sty m:val="bi"/>
                    </m:rPr>
                    <w:rPr>
                      <w:rFonts w:ascii="Cambria Math" w:eastAsia="Times New Roman" w:hAnsi="Cambria Math" w:cs="Times New Roman"/>
                      <w:sz w:val="24"/>
                      <w:szCs w:val="24"/>
                    </w:rPr>
                    <m:t>)</m:t>
                  </m:r>
                </m:sup>
              </m:sSup>
            </m:den>
          </m:f>
        </m:oMath>
      </m:oMathPara>
    </w:p>
    <w:p w14:paraId="3D02FCA7" w14:textId="77D35D22" w:rsidR="005457B4" w:rsidRDefault="006971BD" w:rsidP="005457B4">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Here</w:t>
      </w:r>
      <w:r w:rsidR="00BD5773">
        <w:rPr>
          <w:rFonts w:ascii="Times New Roman" w:eastAsia="Times New Roman" w:hAnsi="Times New Roman" w:cs="Times New Roman"/>
          <w:sz w:val="24"/>
          <w:szCs w:val="24"/>
        </w:rPr>
        <w:t xml:space="preserve">, </w:t>
      </w:r>
      <m:oMath>
        <m:r>
          <w:rPr>
            <w:rFonts w:ascii="Cambria Math" w:eastAsia="Times New Roman" w:hAnsi="Cambria Math" w:cs="Times New Roman"/>
            <w:sz w:val="24"/>
            <w:szCs w:val="24"/>
          </w:rPr>
          <m:t>θ</m:t>
        </m:r>
      </m:oMath>
      <w:r w:rsidR="00BD5773">
        <w:rPr>
          <w:rFonts w:ascii="Times New Roman" w:eastAsia="Times New Roman" w:hAnsi="Times New Roman" w:cs="Times New Roman"/>
          <w:sz w:val="24"/>
          <w:szCs w:val="24"/>
        </w:rPr>
        <w:t xml:space="preserve"> is decision threshold, </w:t>
      </w:r>
      <m:oMath>
        <m:r>
          <w:rPr>
            <w:rFonts w:ascii="Cambria Math" w:eastAsia="Times New Roman" w:hAnsi="Cambria Math" w:cs="Times New Roman"/>
            <w:sz w:val="24"/>
            <w:szCs w:val="24"/>
          </w:rPr>
          <m:t>β</m:t>
        </m:r>
      </m:oMath>
      <w:r w:rsidR="00BD5773">
        <w:rPr>
          <w:rFonts w:ascii="Times New Roman" w:eastAsia="Times New Roman" w:hAnsi="Times New Roman" w:cs="Times New Roman"/>
          <w:sz w:val="24"/>
          <w:szCs w:val="24"/>
        </w:rPr>
        <w:t xml:space="preserve"> is the temperature term</w:t>
      </w:r>
      <w:r w:rsidR="00DA0752">
        <w:rPr>
          <w:rFonts w:ascii="Times New Roman" w:eastAsia="Times New Roman" w:hAnsi="Times New Roman" w:cs="Times New Roman"/>
          <w:sz w:val="24"/>
          <w:szCs w:val="24"/>
        </w:rPr>
        <w:t>.</w:t>
      </w:r>
    </w:p>
    <w:p w14:paraId="73CC48E6" w14:textId="174A3129" w:rsidR="006971BD" w:rsidRPr="006971BD" w:rsidRDefault="006971BD" w:rsidP="005457B4">
      <w:pPr>
        <w:spacing w:after="0" w:line="480" w:lineRule="auto"/>
        <w:ind w:left="-5"/>
        <w:rPr>
          <w:rFonts w:ascii="Times New Roman" w:eastAsia="Times New Roman" w:hAnsi="Times New Roman" w:cs="Times New Roman"/>
          <w:b/>
          <w:bCs/>
          <w:sz w:val="24"/>
          <w:szCs w:val="24"/>
        </w:rPr>
      </w:pPr>
      <m:oMathPara>
        <m:oMath>
          <m:r>
            <m:rPr>
              <m:sty m:val="bi"/>
            </m:rPr>
            <w:rPr>
              <w:rFonts w:ascii="Cambria Math" w:eastAsia="Times New Roman" w:hAnsi="Cambria Math" w:cs="Times New Roman"/>
              <w:sz w:val="24"/>
              <w:szCs w:val="24"/>
            </w:rPr>
            <m:t>V</m:t>
          </m:r>
          <m:d>
            <m:dPr>
              <m:ctrlPr>
                <w:rPr>
                  <w:rFonts w:ascii="Cambria Math" w:eastAsia="Times New Roman" w:hAnsi="Cambria Math" w:cs="Times New Roman"/>
                  <w:b/>
                  <w:bCs/>
                  <w:i/>
                  <w:sz w:val="24"/>
                  <w:szCs w:val="24"/>
                </w:rPr>
              </m:ctrlPr>
            </m:dPr>
            <m:e>
              <m:r>
                <m:rPr>
                  <m:sty m:val="p"/>
                </m:rPr>
                <w:rPr>
                  <w:rFonts w:ascii="Cambria Math" w:eastAsia="Times New Roman" w:hAnsi="Cambria Math" w:cs="Times New Roman"/>
                  <w:sz w:val="24"/>
                  <w:szCs w:val="24"/>
                </w:rPr>
                <m:t>drop</m:t>
              </m:r>
              <m:r>
                <m:rPr>
                  <m:sty m:val="bi"/>
                </m:rPr>
                <w:rPr>
                  <w:rFonts w:ascii="Cambria Math" w:eastAsia="Times New Roman" w:hAnsi="Cambria Math" w:cs="Times New Roman"/>
                  <w:sz w:val="24"/>
                  <w:szCs w:val="24"/>
                </w:rPr>
                <m:t xml:space="preserve">, </m:t>
              </m:r>
              <m:r>
                <m:rPr>
                  <m:sty m:val="p"/>
                </m:rPr>
                <w:rPr>
                  <w:rFonts w:ascii="Cambria Math" w:eastAsia="Times New Roman" w:hAnsi="Cambria Math" w:cs="Times New Roman"/>
                  <w:sz w:val="24"/>
                  <w:szCs w:val="24"/>
                </w:rPr>
                <m:t>delay</m:t>
              </m:r>
            </m:e>
          </m:d>
          <m:r>
            <m:rPr>
              <m:sty m:val="bi"/>
            </m:rPr>
            <w:rPr>
              <w:rFonts w:ascii="Cambria Math" w:eastAsia="Times New Roman" w:hAnsi="Cambria Math" w:cs="Times New Roman"/>
              <w:sz w:val="24"/>
              <w:szCs w:val="24"/>
            </w:rPr>
            <m:t>=</m:t>
          </m:r>
          <m:f>
            <m:fPr>
              <m:ctrlPr>
                <w:rPr>
                  <w:rFonts w:ascii="Cambria Math" w:eastAsia="Times New Roman" w:hAnsi="Cambria Math" w:cs="Times New Roman"/>
                  <w:b/>
                  <w:bCs/>
                  <w:i/>
                  <w:sz w:val="24"/>
                  <w:szCs w:val="24"/>
                </w:rPr>
              </m:ctrlPr>
            </m:fPr>
            <m:num>
              <m:r>
                <m:rPr>
                  <m:sty m:val="p"/>
                </m:rPr>
                <w:rPr>
                  <w:rFonts w:ascii="Cambria Math" w:eastAsia="Times New Roman" w:hAnsi="Cambria Math" w:cs="Times New Roman"/>
                  <w:sz w:val="24"/>
                  <w:szCs w:val="24"/>
                </w:rPr>
                <m:t>drop</m:t>
              </m:r>
            </m:num>
            <m:den>
              <m:r>
                <m:rPr>
                  <m:sty m:val="bi"/>
                </m:rPr>
                <w:rPr>
                  <w:rFonts w:ascii="Cambria Math" w:eastAsia="Times New Roman" w:hAnsi="Cambria Math" w:cs="Times New Roman"/>
                  <w:sz w:val="24"/>
                  <w:szCs w:val="24"/>
                </w:rPr>
                <m:t>1+k⋅</m:t>
              </m:r>
              <m:r>
                <m:rPr>
                  <m:sty m:val="p"/>
                </m:rPr>
                <w:rPr>
                  <w:rFonts w:ascii="Cambria Math" w:eastAsia="Times New Roman" w:hAnsi="Cambria Math" w:cs="Times New Roman"/>
                  <w:sz w:val="24"/>
                  <w:szCs w:val="24"/>
                </w:rPr>
                <m:t>delay</m:t>
              </m:r>
            </m:den>
          </m:f>
        </m:oMath>
      </m:oMathPara>
    </w:p>
    <w:p w14:paraId="144CAF6A" w14:textId="57C4F638" w:rsidR="006971BD" w:rsidRDefault="00E80E14" w:rsidP="005457B4">
      <w:pPr>
        <w:spacing w:after="0" w:line="480" w:lineRule="auto"/>
        <w:ind w:left="-5"/>
        <w:rPr>
          <w:rFonts w:ascii="Times New Roman" w:eastAsia="Times New Roman" w:hAnsi="Times New Roman" w:cs="Times New Roman"/>
          <w:sz w:val="24"/>
          <w:szCs w:val="24"/>
        </w:rPr>
      </w:pPr>
      <m:oMath>
        <m:r>
          <w:rPr>
            <w:rFonts w:ascii="Cambria Math" w:eastAsia="Times New Roman" w:hAnsi="Cambria Math" w:cs="Times New Roman"/>
            <w:sz w:val="24"/>
            <w:szCs w:val="24"/>
          </w:rPr>
          <m:t>k</m:t>
        </m:r>
      </m:oMath>
      <w:r>
        <w:rPr>
          <w:rFonts w:ascii="Times New Roman" w:eastAsia="Times New Roman" w:hAnsi="Times New Roman" w:cs="Times New Roman"/>
          <w:sz w:val="24"/>
          <w:szCs w:val="24"/>
        </w:rPr>
        <w:t xml:space="preserve"> is the hyperbolic discounting factor. </w:t>
      </w:r>
      <w:r w:rsidR="005A089E">
        <w:rPr>
          <w:rFonts w:ascii="Times New Roman" w:eastAsia="Times New Roman" w:hAnsi="Times New Roman" w:cs="Times New Roman"/>
          <w:sz w:val="24"/>
          <w:szCs w:val="24"/>
        </w:rPr>
        <w:t xml:space="preserve">The free parameters </w:t>
      </w:r>
      <m:oMath>
        <m:r>
          <w:rPr>
            <w:rFonts w:ascii="Cambria Math" w:eastAsia="Times New Roman" w:hAnsi="Cambria Math" w:cs="Times New Roman"/>
            <w:sz w:val="24"/>
            <w:szCs w:val="24"/>
          </w:rPr>
          <m:t>θ, β, k</m:t>
        </m:r>
      </m:oMath>
      <w:r w:rsidR="005A089E">
        <w:rPr>
          <w:rFonts w:ascii="Times New Roman" w:eastAsia="Times New Roman" w:hAnsi="Times New Roman" w:cs="Times New Roman"/>
          <w:sz w:val="24"/>
          <w:szCs w:val="24"/>
        </w:rPr>
        <w:t xml:space="preserve"> are fit via maximum likelihood estimation. </w:t>
      </w:r>
    </w:p>
    <w:p w14:paraId="6E1234AF" w14:textId="72F3222D" w:rsidR="00CC4397" w:rsidRDefault="000431C2" w:rsidP="00CC4397">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iCs/>
          <w:sz w:val="24"/>
          <w:szCs w:val="24"/>
        </w:rPr>
        <w:t>T</w:t>
      </w:r>
      <w:r w:rsidRPr="000431C2">
        <w:rPr>
          <w:rFonts w:ascii="Times New Roman" w:eastAsia="Times New Roman" w:hAnsi="Times New Roman" w:cs="Times New Roman"/>
          <w:iCs/>
          <w:sz w:val="24"/>
          <w:szCs w:val="24"/>
        </w:rPr>
        <w:t>o test how the timing of action opportunities influences value computation</w:t>
      </w:r>
      <w:r w:rsidR="00CC4397">
        <w:rPr>
          <w:rFonts w:ascii="Times New Roman" w:eastAsia="Times New Roman" w:hAnsi="Times New Roman" w:cs="Times New Roman"/>
          <w:iCs/>
          <w:sz w:val="24"/>
          <w:szCs w:val="24"/>
        </w:rPr>
        <w:t xml:space="preserve">, </w:t>
      </w:r>
      <w:r w:rsidR="00867CCD" w:rsidRPr="00F50329">
        <w:rPr>
          <w:rFonts w:ascii="Times New Roman" w:eastAsia="Times New Roman" w:hAnsi="Times New Roman" w:cs="Times New Roman"/>
          <w:sz w:val="24"/>
          <w:szCs w:val="24"/>
        </w:rPr>
        <w:t xml:space="preserve">we compared three </w:t>
      </w:r>
      <w:r w:rsidR="00CC4397">
        <w:rPr>
          <w:rFonts w:ascii="Times New Roman" w:eastAsia="Times New Roman" w:hAnsi="Times New Roman" w:cs="Times New Roman"/>
          <w:sz w:val="24"/>
          <w:szCs w:val="24"/>
        </w:rPr>
        <w:t>models</w:t>
      </w:r>
      <w:r w:rsidR="00867CCD" w:rsidRPr="00F50329">
        <w:rPr>
          <w:rFonts w:ascii="Times New Roman" w:eastAsia="Times New Roman" w:hAnsi="Times New Roman" w:cs="Times New Roman"/>
          <w:sz w:val="24"/>
          <w:szCs w:val="24"/>
        </w:rPr>
        <w:t xml:space="preserve">. </w:t>
      </w:r>
    </w:p>
    <w:p w14:paraId="74FDF2D7" w14:textId="76111C2B" w:rsidR="00867CCD" w:rsidRPr="00D0662E" w:rsidRDefault="00867CCD" w:rsidP="00CC4397">
      <w:pPr>
        <w:shd w:val="clear" w:color="auto" w:fill="FFFFFF"/>
        <w:spacing w:after="0" w:line="480" w:lineRule="auto"/>
        <w:ind w:firstLine="360"/>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lastRenderedPageBreak/>
        <w:t xml:space="preserve">The simplest </w:t>
      </w:r>
      <w:r w:rsidR="009D4FB7" w:rsidRPr="00D0662E">
        <w:rPr>
          <w:rFonts w:ascii="Times New Roman" w:eastAsia="Times New Roman" w:hAnsi="Times New Roman" w:cs="Times New Roman"/>
          <w:sz w:val="24"/>
          <w:szCs w:val="24"/>
        </w:rPr>
        <w:t>model</w:t>
      </w:r>
      <w:r w:rsidRPr="00D0662E">
        <w:rPr>
          <w:rFonts w:ascii="Times New Roman" w:eastAsia="Times New Roman" w:hAnsi="Times New Roman" w:cs="Times New Roman"/>
          <w:sz w:val="24"/>
          <w:szCs w:val="24"/>
        </w:rPr>
        <w:t xml:space="preserve"> compute</w:t>
      </w:r>
      <w:r w:rsidR="009D4FB7" w:rsidRPr="00D0662E">
        <w:rPr>
          <w:rFonts w:ascii="Times New Roman" w:eastAsia="Times New Roman" w:hAnsi="Times New Roman" w:cs="Times New Roman"/>
          <w:sz w:val="24"/>
          <w:szCs w:val="24"/>
        </w:rPr>
        <w:t>s</w:t>
      </w:r>
      <w:r w:rsidRPr="00D0662E">
        <w:rPr>
          <w:rFonts w:ascii="Times New Roman" w:eastAsia="Times New Roman" w:hAnsi="Times New Roman" w:cs="Times New Roman"/>
          <w:sz w:val="24"/>
          <w:szCs w:val="24"/>
        </w:rPr>
        <w:t xml:space="preserve"> a temporally discounted value, </w:t>
      </w:r>
      <w:r w:rsidR="009D4FB7" w:rsidRPr="00D0662E">
        <w:rPr>
          <w:rFonts w:ascii="Times New Roman" w:eastAsia="Times New Roman" w:hAnsi="Times New Roman" w:cs="Times New Roman"/>
          <w:sz w:val="24"/>
          <w:szCs w:val="24"/>
        </w:rPr>
        <w:t xml:space="preserve">that is then compared </w:t>
      </w:r>
      <w:r w:rsidRPr="00D0662E">
        <w:rPr>
          <w:rFonts w:ascii="Times New Roman" w:eastAsia="Times New Roman" w:hAnsi="Times New Roman" w:cs="Times New Roman"/>
          <w:sz w:val="24"/>
          <w:szCs w:val="24"/>
        </w:rPr>
        <w:t xml:space="preserve">to an accept threshold </w:t>
      </w:r>
      <m:oMath>
        <m:r>
          <w:rPr>
            <w:rFonts w:ascii="Cambria Math" w:eastAsia="Times New Roman" w:hAnsi="Cambria Math" w:cs="Times New Roman"/>
            <w:sz w:val="24"/>
            <w:szCs w:val="24"/>
          </w:rPr>
          <m:t>θ</m:t>
        </m:r>
      </m:oMath>
      <w:r w:rsidRPr="00D0662E">
        <w:rPr>
          <w:rFonts w:ascii="Times New Roman" w:eastAsia="Times New Roman" w:hAnsi="Times New Roman" w:cs="Times New Roman"/>
          <w:sz w:val="24"/>
          <w:szCs w:val="24"/>
        </w:rPr>
        <w:t xml:space="preserve">. </w:t>
      </w:r>
    </w:p>
    <w:p w14:paraId="4D5A0875" w14:textId="7833C429" w:rsidR="00867CCD" w:rsidRPr="00D0662E" w:rsidRDefault="00A73114" w:rsidP="00867CCD">
      <w:pPr>
        <w:shd w:val="clear" w:color="auto" w:fill="FFFFFF"/>
        <w:spacing w:after="0" w:line="48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DV=</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R</m:t>
              </m:r>
            </m:num>
            <m:den>
              <m:r>
                <w:rPr>
                  <w:rFonts w:ascii="Cambria Math" w:eastAsia="Times New Roman" w:hAnsi="Cambria Math" w:cs="Times New Roman"/>
                  <w:sz w:val="24"/>
                  <w:szCs w:val="24"/>
                </w:rPr>
                <m:t>1+k⋅D</m:t>
              </m:r>
            </m:den>
          </m:f>
        </m:oMath>
      </m:oMathPara>
    </w:p>
    <w:p w14:paraId="12034F24" w14:textId="5860566C"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 xml:space="preserve">Here, </w:t>
      </w:r>
      <w:r w:rsidR="00111297" w:rsidRPr="00D0662E">
        <w:rPr>
          <w:rFonts w:ascii="Times New Roman" w:eastAsia="Times New Roman" w:hAnsi="Times New Roman" w:cs="Times New Roman"/>
          <w:sz w:val="24"/>
          <w:szCs w:val="24"/>
        </w:rPr>
        <w:t>D</w:t>
      </w:r>
      <w:r w:rsidRPr="00D0662E">
        <w:rPr>
          <w:rFonts w:ascii="Times New Roman" w:eastAsia="Times New Roman" w:hAnsi="Times New Roman" w:cs="Times New Roman"/>
          <w:sz w:val="24"/>
          <w:szCs w:val="24"/>
        </w:rPr>
        <w:t xml:space="preserve">V is </w:t>
      </w:r>
      <w:r w:rsidR="00111297" w:rsidRPr="00D0662E">
        <w:rPr>
          <w:rFonts w:ascii="Times New Roman" w:eastAsia="Times New Roman" w:hAnsi="Times New Roman" w:cs="Times New Roman"/>
          <w:sz w:val="24"/>
          <w:szCs w:val="24"/>
        </w:rPr>
        <w:t xml:space="preserve">the </w:t>
      </w:r>
      <w:r w:rsidRPr="00D0662E">
        <w:rPr>
          <w:rFonts w:ascii="Times New Roman" w:eastAsia="Times New Roman" w:hAnsi="Times New Roman" w:cs="Times New Roman"/>
          <w:sz w:val="24"/>
          <w:szCs w:val="24"/>
        </w:rPr>
        <w:t xml:space="preserve">discounted value, D is </w:t>
      </w:r>
      <w:r w:rsidR="00111297" w:rsidRPr="00D0662E">
        <w:rPr>
          <w:rFonts w:ascii="Times New Roman" w:eastAsia="Times New Roman" w:hAnsi="Times New Roman" w:cs="Times New Roman"/>
          <w:sz w:val="24"/>
          <w:szCs w:val="24"/>
        </w:rPr>
        <w:t xml:space="preserve">the </w:t>
      </w:r>
      <w:r w:rsidRPr="00D0662E">
        <w:rPr>
          <w:rFonts w:ascii="Times New Roman" w:eastAsia="Times New Roman" w:hAnsi="Times New Roman" w:cs="Times New Roman"/>
          <w:sz w:val="24"/>
          <w:szCs w:val="24"/>
        </w:rPr>
        <w:t xml:space="preserve">delay, R is </w:t>
      </w:r>
      <w:r w:rsidR="00111297" w:rsidRPr="00D0662E">
        <w:rPr>
          <w:rFonts w:ascii="Times New Roman" w:eastAsia="Times New Roman" w:hAnsi="Times New Roman" w:cs="Times New Roman"/>
          <w:sz w:val="24"/>
          <w:szCs w:val="24"/>
        </w:rPr>
        <w:t xml:space="preserve">the </w:t>
      </w:r>
      <w:r w:rsidRPr="00D0662E">
        <w:rPr>
          <w:rFonts w:ascii="Times New Roman" w:eastAsia="Times New Roman" w:hAnsi="Times New Roman" w:cs="Times New Roman"/>
          <w:sz w:val="24"/>
          <w:szCs w:val="24"/>
        </w:rPr>
        <w:t xml:space="preserve">reward. </w:t>
      </w:r>
    </w:p>
    <w:p w14:paraId="23FFDB5E" w14:textId="05A4B945" w:rsidR="00867CCD" w:rsidRPr="00D0662E" w:rsidRDefault="00787ECC"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Animals</w:t>
      </w:r>
      <w:r w:rsidR="00867CCD" w:rsidRPr="00D0662E">
        <w:rPr>
          <w:rFonts w:ascii="Times New Roman" w:eastAsia="Times New Roman" w:hAnsi="Times New Roman" w:cs="Times New Roman"/>
          <w:sz w:val="24"/>
          <w:szCs w:val="24"/>
        </w:rPr>
        <w:t xml:space="preserve"> </w:t>
      </w:r>
      <w:r w:rsidR="005F5C77" w:rsidRPr="00D0662E">
        <w:rPr>
          <w:rFonts w:ascii="Times New Roman" w:eastAsia="Times New Roman" w:hAnsi="Times New Roman" w:cs="Times New Roman"/>
          <w:sz w:val="24"/>
          <w:szCs w:val="24"/>
        </w:rPr>
        <w:t>will be</w:t>
      </w:r>
      <w:r w:rsidR="00867CCD" w:rsidRPr="00D0662E">
        <w:rPr>
          <w:rFonts w:ascii="Times New Roman" w:eastAsia="Times New Roman" w:hAnsi="Times New Roman" w:cs="Times New Roman"/>
          <w:sz w:val="24"/>
          <w:szCs w:val="24"/>
        </w:rPr>
        <w:t xml:space="preserve"> more likely to accept when </w:t>
      </w:r>
      <w:r w:rsidRPr="00D0662E">
        <w:rPr>
          <w:rFonts w:ascii="Times New Roman" w:eastAsia="Times New Roman" w:hAnsi="Times New Roman" w:cs="Times New Roman"/>
          <w:sz w:val="24"/>
          <w:szCs w:val="24"/>
        </w:rPr>
        <w:t>DV</w:t>
      </w:r>
      <w:r w:rsidR="00867CCD" w:rsidRPr="00D0662E">
        <w:rPr>
          <w:rFonts w:ascii="Times New Roman" w:eastAsia="Times New Roman" w:hAnsi="Times New Roman" w:cs="Times New Roman"/>
          <w:sz w:val="24"/>
          <w:szCs w:val="24"/>
        </w:rPr>
        <w:t xml:space="preserve"> is above the acceptance threshold</w:t>
      </w:r>
      <w:r w:rsidRPr="00D0662E">
        <w:rPr>
          <w:rFonts w:ascii="Times New Roman" w:eastAsia="Times New Roman" w:hAnsi="Times New Roman" w:cs="Times New Roman"/>
          <w:sz w:val="24"/>
          <w:szCs w:val="24"/>
        </w:rPr>
        <w:t xml:space="preserve"> </w:t>
      </w:r>
      <w:r w:rsidR="005F5C77" w:rsidRPr="00D0662E">
        <w:rPr>
          <w:rFonts w:ascii="Times New Roman" w:eastAsia="Times New Roman" w:hAnsi="Times New Roman" w:cs="Times New Roman"/>
          <w:sz w:val="24"/>
          <w:szCs w:val="24"/>
        </w:rPr>
        <w:t>θ</w:t>
      </w:r>
      <w:r w:rsidR="00867CCD" w:rsidRPr="00D0662E">
        <w:rPr>
          <w:rFonts w:ascii="Times New Roman" w:eastAsia="Times New Roman" w:hAnsi="Times New Roman" w:cs="Times New Roman"/>
          <w:sz w:val="24"/>
          <w:szCs w:val="24"/>
        </w:rPr>
        <w:t>, and more likely to reject otherwise. The probability of accepting an offer is modelled using the softmax rule with decision noise</w:t>
      </w:r>
      <w:r w:rsidR="005F5C77" w:rsidRPr="00D0662E">
        <w:rPr>
          <w:rFonts w:ascii="Times New Roman" w:eastAsia="Times New Roman" w:hAnsi="Times New Roman" w:cs="Times New Roman"/>
          <w:sz w:val="24"/>
          <w:szCs w:val="24"/>
        </w:rPr>
        <w:t xml:space="preserve"> </w:t>
      </w:r>
      <w:r w:rsidR="006C6BA8" w:rsidRPr="00D0662E">
        <w:rPr>
          <w:rFonts w:ascii="Times New Roman" w:eastAsia="Times New Roman" w:hAnsi="Times New Roman" w:cs="Times New Roman"/>
          <w:sz w:val="24"/>
          <w:szCs w:val="24"/>
        </w:rPr>
        <w:t>σ</w:t>
      </w:r>
      <w:r w:rsidR="00867CCD" w:rsidRPr="00D0662E">
        <w:rPr>
          <w:rFonts w:ascii="Times New Roman" w:eastAsia="Times New Roman" w:hAnsi="Times New Roman" w:cs="Times New Roman"/>
          <w:sz w:val="24"/>
          <w:szCs w:val="24"/>
        </w:rPr>
        <w:t>:</w:t>
      </w:r>
    </w:p>
    <w:p w14:paraId="298F5CF9"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p</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accept</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1+</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V-θ</m:t>
                      </m:r>
                    </m:num>
                    <m:den>
                      <m:r>
                        <w:rPr>
                          <w:rFonts w:ascii="Cambria Math" w:eastAsia="Times New Roman" w:hAnsi="Cambria Math" w:cs="Times New Roman"/>
                          <w:sz w:val="24"/>
                          <w:szCs w:val="24"/>
                        </w:rPr>
                        <m:t>σ</m:t>
                      </m:r>
                    </m:den>
                  </m:f>
                </m:sup>
              </m:sSup>
            </m:den>
          </m:f>
        </m:oMath>
      </m:oMathPara>
    </w:p>
    <w:p w14:paraId="7BEE7C4B" w14:textId="3D81CD6A"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 xml:space="preserve">In this strategy, </w:t>
      </w:r>
      <w:r w:rsidR="006C6BA8" w:rsidRPr="00D0662E">
        <w:rPr>
          <w:rFonts w:ascii="Times New Roman" w:eastAsia="Times New Roman" w:hAnsi="Times New Roman" w:cs="Times New Roman"/>
          <w:sz w:val="24"/>
          <w:szCs w:val="24"/>
        </w:rPr>
        <w:t>animals do</w:t>
      </w:r>
      <w:r w:rsidRPr="00D0662E">
        <w:rPr>
          <w:rFonts w:ascii="Times New Roman" w:eastAsia="Times New Roman" w:hAnsi="Times New Roman" w:cs="Times New Roman"/>
          <w:sz w:val="24"/>
          <w:szCs w:val="24"/>
        </w:rPr>
        <w:t xml:space="preserve"> not pay attention to the go cue and choose solely based on the offer. </w:t>
      </w:r>
    </w:p>
    <w:p w14:paraId="6E61228F" w14:textId="643EF300" w:rsidR="00867CCD" w:rsidRPr="00D0662E" w:rsidRDefault="00867CCD" w:rsidP="00B5766F">
      <w:pPr>
        <w:shd w:val="clear" w:color="auto" w:fill="FFFFFF"/>
        <w:spacing w:after="0" w:line="480" w:lineRule="auto"/>
        <w:ind w:firstLine="360"/>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 xml:space="preserve">In </w:t>
      </w:r>
      <w:r w:rsidR="006C6BA8" w:rsidRPr="00D0662E">
        <w:rPr>
          <w:rFonts w:ascii="Times New Roman" w:eastAsia="Times New Roman" w:hAnsi="Times New Roman" w:cs="Times New Roman"/>
          <w:sz w:val="24"/>
          <w:szCs w:val="24"/>
        </w:rPr>
        <w:t>the second model</w:t>
      </w:r>
      <w:r w:rsidRPr="00D0662E">
        <w:rPr>
          <w:rFonts w:ascii="Times New Roman" w:eastAsia="Times New Roman" w:hAnsi="Times New Roman" w:cs="Times New Roman"/>
          <w:sz w:val="24"/>
          <w:szCs w:val="24"/>
        </w:rPr>
        <w:t>, animals adjust their discounted value estimate as well as their acceptance threshold based on the go-</w:t>
      </w:r>
      <w:r w:rsidR="00136F55" w:rsidRPr="00D0662E">
        <w:rPr>
          <w:rFonts w:ascii="Times New Roman" w:eastAsia="Times New Roman" w:hAnsi="Times New Roman" w:cs="Times New Roman"/>
          <w:sz w:val="24"/>
          <w:szCs w:val="24"/>
        </w:rPr>
        <w:t>signal</w:t>
      </w:r>
      <w:r w:rsidRPr="00D0662E">
        <w:rPr>
          <w:rFonts w:ascii="Times New Roman" w:eastAsia="Times New Roman" w:hAnsi="Times New Roman" w:cs="Times New Roman"/>
          <w:sz w:val="24"/>
          <w:szCs w:val="24"/>
        </w:rPr>
        <w:t>. If the go-</w:t>
      </w:r>
      <w:r w:rsidR="00136F55" w:rsidRPr="00D0662E">
        <w:rPr>
          <w:rFonts w:ascii="Times New Roman" w:eastAsia="Times New Roman" w:hAnsi="Times New Roman" w:cs="Times New Roman"/>
          <w:sz w:val="24"/>
          <w:szCs w:val="24"/>
        </w:rPr>
        <w:t>signal</w:t>
      </w:r>
      <w:r w:rsidRPr="00D0662E">
        <w:rPr>
          <w:rFonts w:ascii="Times New Roman" w:eastAsia="Times New Roman" w:hAnsi="Times New Roman" w:cs="Times New Roman"/>
          <w:sz w:val="24"/>
          <w:szCs w:val="24"/>
        </w:rPr>
        <w:t xml:space="preserve"> is yellow, they have to </w:t>
      </w:r>
      <w:r w:rsidR="005A7E2E" w:rsidRPr="00D0662E">
        <w:rPr>
          <w:rFonts w:ascii="Times New Roman" w:eastAsia="Times New Roman" w:hAnsi="Times New Roman" w:cs="Times New Roman"/>
          <w:sz w:val="24"/>
          <w:szCs w:val="24"/>
        </w:rPr>
        <w:t>wait for</w:t>
      </w:r>
      <w:r w:rsidRPr="00D0662E">
        <w:rPr>
          <w:rFonts w:ascii="Times New Roman" w:eastAsia="Times New Roman" w:hAnsi="Times New Roman" w:cs="Times New Roman"/>
          <w:sz w:val="24"/>
          <w:szCs w:val="24"/>
        </w:rPr>
        <w:t xml:space="preserve"> an additional delay </w:t>
      </w:r>
      <w:proofErr w:type="spellStart"/>
      <w:r w:rsidR="005A7E2E" w:rsidRPr="00B5766F">
        <w:rPr>
          <w:rFonts w:ascii="Times New Roman" w:eastAsia="Times New Roman" w:hAnsi="Times New Roman" w:cs="Times New Roman"/>
          <w:sz w:val="24"/>
          <w:szCs w:val="24"/>
        </w:rPr>
        <w:t>Δt</w:t>
      </w:r>
      <w:proofErr w:type="spellEnd"/>
      <w:r w:rsidR="005A7E2E" w:rsidRPr="00D0662E">
        <w:rPr>
          <w:rFonts w:ascii="Times New Roman" w:eastAsia="Times New Roman" w:hAnsi="Times New Roman" w:cs="Times New Roman"/>
          <w:i/>
          <w:iCs/>
          <w:sz w:val="24"/>
          <w:szCs w:val="24"/>
        </w:rPr>
        <w:t xml:space="preserve"> </w:t>
      </w:r>
      <w:r w:rsidRPr="00D0662E">
        <w:rPr>
          <w:rFonts w:ascii="Times New Roman" w:eastAsia="Times New Roman" w:hAnsi="Times New Roman" w:cs="Times New Roman"/>
          <w:sz w:val="24"/>
          <w:szCs w:val="24"/>
        </w:rPr>
        <w:t>before they can accept the offer, as a result, effectively the value of the offer decreases to</w:t>
      </w:r>
    </w:p>
    <w:p w14:paraId="1F77B499" w14:textId="77777777" w:rsidR="00867CCD" w:rsidRPr="00D0662E" w:rsidRDefault="008D50BE" w:rsidP="00867CCD">
      <w:pPr>
        <w:shd w:val="clear" w:color="auto" w:fill="FFFFFF"/>
        <w:spacing w:after="0" w:line="480" w:lineRule="auto"/>
        <w:jc w:val="center"/>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w:rPr>
                  <w:rFonts w:ascii="Cambria Math" w:eastAsia="Times New Roman" w:hAnsi="Cambria Math" w:cs="Times New Roman"/>
                  <w:sz w:val="24"/>
                  <w:szCs w:val="24"/>
                </w:rPr>
                <m:t>yellow</m:t>
              </m:r>
            </m:sup>
          </m:s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R</m:t>
              </m:r>
            </m:num>
            <m:den>
              <m:r>
                <w:rPr>
                  <w:rFonts w:ascii="Cambria Math" w:eastAsia="Times New Roman" w:hAnsi="Cambria Math" w:cs="Times New Roman"/>
                  <w:sz w:val="24"/>
                  <w:szCs w:val="24"/>
                </w:rPr>
                <m:t>1+k⋅(D+</m:t>
              </m:r>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den>
          </m:f>
        </m:oMath>
      </m:oMathPara>
    </w:p>
    <w:p w14:paraId="4E5813BE"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Since threshold effectively reflects the average expected discounted reward during this task, the total value of choosing to accept a yellow offer becomes</w:t>
      </w:r>
    </w:p>
    <w:p w14:paraId="23FA48C6" w14:textId="77777777" w:rsidR="00867CCD" w:rsidRPr="00D0662E" w:rsidRDefault="008D50BE" w:rsidP="00867CCD">
      <w:pPr>
        <w:shd w:val="clear" w:color="auto" w:fill="FFFFFF"/>
        <w:spacing w:after="0" w:line="48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U</m:t>
              </m:r>
            </m:e>
            <m:sup>
              <m:r>
                <w:rPr>
                  <w:rFonts w:ascii="Cambria Math" w:eastAsia="Times New Roman" w:hAnsi="Cambria Math" w:cs="Times New Roman"/>
                  <w:sz w:val="24"/>
                  <w:szCs w:val="24"/>
                </w:rPr>
                <m:t>yellow</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w:rPr>
                  <w:rFonts w:ascii="Cambria Math" w:eastAsia="Times New Roman" w:hAnsi="Cambria Math" w:cs="Times New Roman"/>
                  <w:sz w:val="24"/>
                  <w:szCs w:val="24"/>
                </w:rPr>
                <m:t>yellow</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VF</m:t>
              </m:r>
            </m:e>
            <m:sup>
              <m:r>
                <w:rPr>
                  <w:rFonts w:ascii="Cambria Math" w:eastAsia="Times New Roman" w:hAnsi="Cambria Math" w:cs="Times New Roman"/>
                  <w:sz w:val="24"/>
                  <w:szCs w:val="24"/>
                </w:rPr>
                <m:t>yellow</m:t>
              </m:r>
            </m:sup>
          </m:sSup>
        </m:oMath>
      </m:oMathPara>
    </w:p>
    <w:p w14:paraId="53C6AB38" w14:textId="4EB6D216"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 xml:space="preserve">Where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VF</m:t>
            </m:r>
          </m:e>
          <m:sup>
            <m:r>
              <w:rPr>
                <w:rFonts w:ascii="Cambria Math" w:eastAsia="Times New Roman" w:hAnsi="Cambria Math" w:cs="Times New Roman"/>
                <w:sz w:val="24"/>
                <w:szCs w:val="24"/>
              </w:rPr>
              <m:t>yellow</m:t>
            </m:r>
          </m:sup>
        </m:sSup>
      </m:oMath>
      <w:r w:rsidRPr="00D0662E">
        <w:rPr>
          <w:rFonts w:ascii="Times New Roman" w:eastAsia="Times New Roman" w:hAnsi="Times New Roman" w:cs="Times New Roman"/>
          <w:sz w:val="24"/>
          <w:szCs w:val="24"/>
        </w:rPr>
        <w:t xml:space="preserve"> is the expected future reward, and is </w:t>
      </w:r>
      <w:r w:rsidR="003C562E" w:rsidRPr="00D0662E">
        <w:rPr>
          <w:rFonts w:ascii="Times New Roman" w:eastAsia="Times New Roman" w:hAnsi="Times New Roman" w:cs="Times New Roman"/>
          <w:sz w:val="24"/>
          <w:szCs w:val="24"/>
        </w:rPr>
        <w:t xml:space="preserve">θ </w:t>
      </w:r>
      <w:r w:rsidRPr="00D0662E">
        <w:rPr>
          <w:rFonts w:ascii="Times New Roman" w:eastAsia="Times New Roman" w:hAnsi="Times New Roman" w:cs="Times New Roman"/>
          <w:sz w:val="24"/>
          <w:szCs w:val="24"/>
        </w:rPr>
        <w:t xml:space="preserve">discounted by the additional waiting time </w:t>
      </w:r>
      <w:proofErr w:type="spellStart"/>
      <w:r w:rsidR="00240715" w:rsidRPr="00D0662E">
        <w:rPr>
          <w:rFonts w:ascii="Times New Roman" w:eastAsia="Times New Roman" w:hAnsi="Times New Roman" w:cs="Times New Roman"/>
          <w:sz w:val="24"/>
          <w:szCs w:val="24"/>
        </w:rPr>
        <w:t>Δt</w:t>
      </w:r>
      <w:proofErr w:type="spellEnd"/>
      <w:r w:rsidR="00240715" w:rsidRPr="00D0662E">
        <w:rPr>
          <w:rFonts w:ascii="Times New Roman" w:eastAsia="Times New Roman" w:hAnsi="Times New Roman" w:cs="Times New Roman"/>
          <w:sz w:val="24"/>
          <w:szCs w:val="24"/>
        </w:rPr>
        <w:t xml:space="preserve"> </w:t>
      </w:r>
      <w:r w:rsidRPr="00D0662E">
        <w:rPr>
          <w:rFonts w:ascii="Times New Roman" w:eastAsia="Times New Roman" w:hAnsi="Times New Roman" w:cs="Times New Roman"/>
          <w:sz w:val="24"/>
          <w:szCs w:val="24"/>
        </w:rPr>
        <w:t>plus the delay:</w:t>
      </w:r>
    </w:p>
    <w:p w14:paraId="07A374A4" w14:textId="77777777" w:rsidR="00867CCD" w:rsidRPr="00D0662E" w:rsidRDefault="008D50BE" w:rsidP="00867CCD">
      <w:pPr>
        <w:shd w:val="clear" w:color="auto" w:fill="FFFFFF"/>
        <w:spacing w:after="0" w:line="48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VF</m:t>
              </m:r>
            </m:e>
            <m:sup>
              <m:r>
                <w:rPr>
                  <w:rFonts w:ascii="Cambria Math" w:eastAsia="Times New Roman" w:hAnsi="Cambria Math" w:cs="Times New Roman"/>
                  <w:sz w:val="24"/>
                  <w:szCs w:val="24"/>
                </w:rPr>
                <m:t>yellow</m:t>
              </m:r>
            </m:sup>
          </m:s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θ</m:t>
              </m:r>
            </m:num>
            <m:den>
              <m:r>
                <w:rPr>
                  <w:rFonts w:ascii="Cambria Math" w:eastAsia="Times New Roman" w:hAnsi="Cambria Math" w:cs="Times New Roman"/>
                  <w:sz w:val="24"/>
                  <w:szCs w:val="24"/>
                </w:rPr>
                <m:t>1+k⋅(D+</m:t>
              </m:r>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den>
          </m:f>
        </m:oMath>
      </m:oMathPara>
    </w:p>
    <w:p w14:paraId="24BE5D45"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 xml:space="preserve">The acceptance threshold would remain at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θ</m:t>
            </m:r>
          </m:e>
          <m:sup>
            <m:r>
              <w:rPr>
                <w:rFonts w:ascii="Cambria Math" w:eastAsia="Times New Roman" w:hAnsi="Cambria Math" w:cs="Times New Roman"/>
                <w:sz w:val="24"/>
                <w:szCs w:val="24"/>
              </w:rPr>
              <m:t>yellow</m:t>
            </m:r>
          </m:sup>
        </m:sSup>
        <m:r>
          <w:rPr>
            <w:rFonts w:ascii="Cambria Math" w:eastAsia="Times New Roman" w:hAnsi="Cambria Math" w:cs="Times New Roman"/>
            <w:sz w:val="24"/>
            <w:szCs w:val="24"/>
          </w:rPr>
          <m:t>=θ</m:t>
        </m:r>
      </m:oMath>
    </w:p>
    <w:p w14:paraId="360CE18E"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lastRenderedPageBreak/>
        <w:t>However, if the go cue is purple, we compute</w:t>
      </w:r>
    </w:p>
    <w:p w14:paraId="2735D4FC" w14:textId="77777777" w:rsidR="00867CCD" w:rsidRPr="00D0662E" w:rsidRDefault="008D50BE" w:rsidP="00867CCD">
      <w:pPr>
        <w:shd w:val="clear" w:color="auto" w:fill="FFFFFF"/>
        <w:spacing w:after="0" w:line="480" w:lineRule="auto"/>
        <w:rPr>
          <w:rFonts w:ascii="Times New Roman" w:eastAsia="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U</m:t>
              </m:r>
            </m:e>
            <m:sup>
              <m:r>
                <w:rPr>
                  <w:rFonts w:ascii="Cambria Math" w:eastAsia="Times New Roman" w:hAnsi="Cambria Math" w:cs="Times New Roman"/>
                  <w:sz w:val="24"/>
                  <w:szCs w:val="24"/>
                </w:rPr>
                <m:t>purple</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w:rPr>
                  <w:rFonts w:ascii="Cambria Math" w:eastAsia="Times New Roman" w:hAnsi="Cambria Math" w:cs="Times New Roman"/>
                  <w:sz w:val="24"/>
                  <w:szCs w:val="24"/>
                </w:rPr>
                <m:t>purple</m:t>
              </m:r>
            </m:sup>
          </m:sSup>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VF</m:t>
              </m:r>
            </m:e>
            <m:sup>
              <m:r>
                <w:rPr>
                  <w:rFonts w:ascii="Cambria Math" w:eastAsia="Times New Roman" w:hAnsi="Cambria Math" w:cs="Times New Roman"/>
                  <w:sz w:val="24"/>
                  <w:szCs w:val="24"/>
                </w:rPr>
                <m:t>purple</m:t>
              </m:r>
            </m:sup>
          </m:sSup>
        </m:oMath>
      </m:oMathPara>
    </w:p>
    <w:p w14:paraId="57389D90"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 xml:space="preserve">Since they can accept right away,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m:t>
            </m:r>
          </m:e>
          <m:sup>
            <m:r>
              <w:rPr>
                <w:rFonts w:ascii="Cambria Math" w:eastAsia="Times New Roman" w:hAnsi="Cambria Math" w:cs="Times New Roman"/>
                <w:sz w:val="24"/>
                <w:szCs w:val="24"/>
              </w:rPr>
              <m:t>Purple</m:t>
            </m:r>
          </m:sup>
        </m:sSup>
        <m:r>
          <w:rPr>
            <w:rFonts w:ascii="Cambria Math" w:eastAsia="Times New Roman" w:hAnsi="Cambria Math" w:cs="Times New Roman"/>
            <w:sz w:val="24"/>
            <w:szCs w:val="24"/>
          </w:rPr>
          <m:t>=V</m:t>
        </m:r>
      </m:oMath>
      <w:r w:rsidRPr="00D0662E">
        <w:rPr>
          <w:rFonts w:ascii="Times New Roman" w:eastAsia="Times New Roman" w:hAnsi="Times New Roman" w:cs="Times New Roman"/>
          <w:sz w:val="24"/>
          <w:szCs w:val="24"/>
        </w:rPr>
        <w:t xml:space="preserve"> and </w:t>
      </w:r>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VF</m:t>
            </m:r>
          </m:e>
          <m:sup>
            <m:r>
              <w:rPr>
                <w:rFonts w:ascii="Cambria Math" w:eastAsia="Times New Roman" w:hAnsi="Cambria Math" w:cs="Times New Roman"/>
                <w:sz w:val="24"/>
                <w:szCs w:val="24"/>
              </w:rPr>
              <m:t>purple</m:t>
            </m:r>
          </m:sup>
        </m:s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θ</m:t>
            </m:r>
          </m:num>
          <m:den>
            <m:r>
              <w:rPr>
                <w:rFonts w:ascii="Cambria Math" w:eastAsia="Times New Roman" w:hAnsi="Cambria Math" w:cs="Times New Roman"/>
                <w:sz w:val="24"/>
                <w:szCs w:val="24"/>
              </w:rPr>
              <m:t>1+k⋅</m:t>
            </m:r>
            <m:r>
              <m:rPr>
                <m:sty m:val="p"/>
              </m:rPr>
              <w:rPr>
                <w:rFonts w:ascii="Cambria Math" w:eastAsia="Times New Roman" w:hAnsi="Cambria Math" w:cs="Times New Roman"/>
                <w:sz w:val="24"/>
                <w:szCs w:val="24"/>
              </w:rPr>
              <m:t>D</m:t>
            </m:r>
          </m:den>
        </m:f>
      </m:oMath>
      <w:r w:rsidRPr="00D0662E">
        <w:rPr>
          <w:rFonts w:ascii="Times New Roman" w:eastAsia="Times New Roman" w:hAnsi="Times New Roman" w:cs="Times New Roman"/>
          <w:sz w:val="24"/>
          <w:szCs w:val="24"/>
        </w:rPr>
        <w:t xml:space="preserve">, </w:t>
      </w:r>
    </w:p>
    <w:p w14:paraId="32018B3C"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w:r w:rsidRPr="00D0662E">
        <w:rPr>
          <w:rFonts w:ascii="Times New Roman" w:eastAsia="Times New Roman" w:hAnsi="Times New Roman" w:cs="Times New Roman"/>
          <w:sz w:val="24"/>
          <w:szCs w:val="24"/>
        </w:rPr>
        <w:t xml:space="preserve">Rejecting is actually more expensive after purple, as animals have to wait for an additional delay to reject. The acceptance threshold here is essentially the expected discounted value of future rewards after a rejection. This would be </w:t>
      </w:r>
    </w:p>
    <w:p w14:paraId="0047422F" w14:textId="77777777" w:rsidR="00867CCD" w:rsidRPr="00B5766F" w:rsidRDefault="008D50BE" w:rsidP="00867CCD">
      <w:pPr>
        <w:rPr>
          <w:rFonts w:ascii="Times New Roman" w:hAnsi="Times New Roman" w:cs="Times New Roman"/>
          <w:sz w:val="24"/>
          <w:szCs w:val="24"/>
        </w:rPr>
      </w:pPr>
      <m:oMathPara>
        <m:oMath>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θ</m:t>
              </m:r>
            </m:e>
            <m:sup>
              <m:r>
                <w:rPr>
                  <w:rFonts w:ascii="Cambria Math" w:eastAsia="Times New Roman" w:hAnsi="Cambria Math" w:cs="Times New Roman"/>
                  <w:sz w:val="24"/>
                  <w:szCs w:val="24"/>
                </w:rPr>
                <m:t>purple</m:t>
              </m:r>
            </m:sup>
          </m:s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θ</m:t>
              </m:r>
            </m:num>
            <m:den>
              <m:r>
                <w:rPr>
                  <w:rFonts w:ascii="Cambria Math" w:eastAsia="Times New Roman" w:hAnsi="Cambria Math" w:cs="Times New Roman"/>
                  <w:sz w:val="24"/>
                  <w:szCs w:val="24"/>
                </w:rPr>
                <m:t>1+k⋅</m:t>
              </m:r>
              <m:r>
                <m:rPr>
                  <m:sty m:val="p"/>
                </m:rPr>
                <w:rPr>
                  <w:rFonts w:ascii="Cambria Math" w:eastAsia="Times New Roman" w:hAnsi="Cambria Math" w:cs="Times New Roman"/>
                  <w:sz w:val="24"/>
                  <w:szCs w:val="24"/>
                </w:rPr>
                <m:t>Δ</m:t>
              </m:r>
              <m:r>
                <w:rPr>
                  <w:rFonts w:ascii="Cambria Math" w:eastAsia="Times New Roman" w:hAnsi="Cambria Math" w:cs="Times New Roman"/>
                  <w:sz w:val="24"/>
                  <w:szCs w:val="24"/>
                </w:rPr>
                <m:t>t</m:t>
              </m:r>
            </m:den>
          </m:f>
        </m:oMath>
      </m:oMathPara>
    </w:p>
    <w:p w14:paraId="48C2C031" w14:textId="77777777" w:rsidR="00867CCD" w:rsidRPr="00B5766F" w:rsidRDefault="00867CCD" w:rsidP="00867CCD">
      <w:pPr>
        <w:rPr>
          <w:rFonts w:ascii="Times New Roman" w:hAnsi="Times New Roman" w:cs="Times New Roman"/>
          <w:sz w:val="24"/>
          <w:szCs w:val="24"/>
        </w:rPr>
      </w:pPr>
      <w:r w:rsidRPr="00B5766F">
        <w:rPr>
          <w:rFonts w:ascii="Times New Roman" w:hAnsi="Times New Roman" w:cs="Times New Roman"/>
          <w:sz w:val="24"/>
          <w:szCs w:val="24"/>
        </w:rPr>
        <w:t xml:space="preserve">In either case, </w:t>
      </w:r>
    </w:p>
    <w:p w14:paraId="7253FDB4"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p</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accept</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1+</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U-θ</m:t>
                      </m:r>
                    </m:num>
                    <m:den>
                      <m:r>
                        <w:rPr>
                          <w:rFonts w:ascii="Cambria Math" w:eastAsia="Times New Roman" w:hAnsi="Cambria Math" w:cs="Times New Roman"/>
                          <w:sz w:val="24"/>
                          <w:szCs w:val="24"/>
                        </w:rPr>
                        <m:t>σ</m:t>
                      </m:r>
                    </m:den>
                  </m:f>
                </m:sup>
              </m:sSup>
            </m:den>
          </m:f>
        </m:oMath>
      </m:oMathPara>
    </w:p>
    <w:p w14:paraId="1B38CBD1" w14:textId="0842032A" w:rsidR="00867CCD" w:rsidRPr="00B5766F" w:rsidRDefault="005B72FF" w:rsidP="00B5766F">
      <w:pPr>
        <w:ind w:firstLine="360"/>
        <w:rPr>
          <w:rFonts w:ascii="Times New Roman" w:hAnsi="Times New Roman" w:cs="Times New Roman"/>
          <w:sz w:val="24"/>
          <w:szCs w:val="24"/>
        </w:rPr>
      </w:pPr>
      <w:r w:rsidRPr="00B5766F">
        <w:rPr>
          <w:rFonts w:ascii="Times New Roman" w:hAnsi="Times New Roman" w:cs="Times New Roman"/>
          <w:sz w:val="24"/>
          <w:szCs w:val="24"/>
        </w:rPr>
        <w:t>In the third model</w:t>
      </w:r>
      <w:r w:rsidR="00867CCD" w:rsidRPr="00B5766F">
        <w:rPr>
          <w:rFonts w:ascii="Times New Roman" w:hAnsi="Times New Roman" w:cs="Times New Roman"/>
          <w:sz w:val="24"/>
          <w:szCs w:val="24"/>
        </w:rPr>
        <w:t xml:space="preserve">, animals simply have a bias for purple or yellow. </w:t>
      </w:r>
    </w:p>
    <w:p w14:paraId="6CEFDA47"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p</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accept purple</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1+</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U-θ+β</m:t>
                      </m:r>
                    </m:num>
                    <m:den>
                      <m:r>
                        <w:rPr>
                          <w:rFonts w:ascii="Cambria Math" w:eastAsia="Times New Roman" w:hAnsi="Cambria Math" w:cs="Times New Roman"/>
                          <w:sz w:val="24"/>
                          <w:szCs w:val="24"/>
                        </w:rPr>
                        <m:t>σ</m:t>
                      </m:r>
                    </m:den>
                  </m:f>
                </m:sup>
              </m:sSup>
            </m:den>
          </m:f>
        </m:oMath>
      </m:oMathPara>
    </w:p>
    <w:p w14:paraId="4895CF54" w14:textId="77777777" w:rsidR="00867CCD" w:rsidRPr="00B5766F" w:rsidRDefault="00867CCD" w:rsidP="00867CCD">
      <w:pPr>
        <w:rPr>
          <w:rFonts w:ascii="Times New Roman" w:hAnsi="Times New Roman" w:cs="Times New Roman"/>
          <w:sz w:val="24"/>
          <w:szCs w:val="24"/>
        </w:rPr>
      </w:pPr>
      <w:r w:rsidRPr="00D0662E">
        <w:rPr>
          <w:rFonts w:ascii="Times New Roman" w:eastAsia="Times New Roman" w:hAnsi="Times New Roman" w:cs="Times New Roman"/>
          <w:sz w:val="24"/>
          <w:szCs w:val="24"/>
        </w:rPr>
        <w:t>whereas</w:t>
      </w:r>
    </w:p>
    <w:p w14:paraId="363F94F8" w14:textId="77777777" w:rsidR="00867CCD" w:rsidRPr="00D0662E" w:rsidRDefault="00867CCD" w:rsidP="00867CCD">
      <w:pPr>
        <w:shd w:val="clear" w:color="auto" w:fill="FFFFFF"/>
        <w:spacing w:after="0" w:line="480" w:lineRule="auto"/>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p</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accept yellow</m:t>
              </m:r>
            </m:e>
          </m:d>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1+</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U-θ-β</m:t>
                      </m:r>
                    </m:num>
                    <m:den>
                      <m:r>
                        <w:rPr>
                          <w:rFonts w:ascii="Cambria Math" w:eastAsia="Times New Roman" w:hAnsi="Cambria Math" w:cs="Times New Roman"/>
                          <w:sz w:val="24"/>
                          <w:szCs w:val="24"/>
                        </w:rPr>
                        <m:t>σ</m:t>
                      </m:r>
                    </m:den>
                  </m:f>
                </m:sup>
              </m:sSup>
            </m:den>
          </m:f>
        </m:oMath>
      </m:oMathPara>
    </w:p>
    <w:p w14:paraId="19E66E3D" w14:textId="77777777" w:rsidR="00364F74" w:rsidRDefault="00364F74" w:rsidP="005457B4">
      <w:pPr>
        <w:spacing w:after="0" w:line="480" w:lineRule="auto"/>
        <w:rPr>
          <w:rFonts w:ascii="Times New Roman" w:eastAsia="Times New Roman" w:hAnsi="Times New Roman" w:cs="Times New Roman"/>
          <w:i/>
          <w:sz w:val="24"/>
          <w:szCs w:val="24"/>
        </w:rPr>
      </w:pPr>
    </w:p>
    <w:p w14:paraId="36A355F4" w14:textId="3050A11D" w:rsidR="005457B4" w:rsidRDefault="007941D0" w:rsidP="005457B4">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Neural Activity</w:t>
      </w:r>
    </w:p>
    <w:p w14:paraId="33254FD4" w14:textId="49C5E93F" w:rsidR="005457B4" w:rsidRDefault="007351E1" w:rsidP="005457B4">
      <w:pPr>
        <w:spacing w:after="0" w:line="480" w:lineRule="auto"/>
        <w:rPr>
          <w:rFonts w:ascii="Times New Roman" w:eastAsia="Times New Roman" w:hAnsi="Times New Roman" w:cs="Times New Roman"/>
          <w:sz w:val="24"/>
          <w:szCs w:val="24"/>
        </w:rPr>
      </w:pPr>
      <w:r w:rsidRPr="007351E1">
        <w:rPr>
          <w:rFonts w:ascii="Times New Roman" w:eastAsia="Times New Roman" w:hAnsi="Times New Roman" w:cs="Times New Roman"/>
          <w:sz w:val="24"/>
          <w:szCs w:val="24"/>
        </w:rPr>
        <w:t xml:space="preserve">The neural activity of 170 neurons was analyzed using data from 75-750 </w:t>
      </w:r>
      <w:proofErr w:type="spellStart"/>
      <w:r w:rsidRPr="007351E1">
        <w:rPr>
          <w:rFonts w:ascii="Times New Roman" w:eastAsia="Times New Roman" w:hAnsi="Times New Roman" w:cs="Times New Roman"/>
          <w:sz w:val="24"/>
          <w:szCs w:val="24"/>
        </w:rPr>
        <w:t>ms</w:t>
      </w:r>
      <w:proofErr w:type="spellEnd"/>
      <w:r w:rsidRPr="007351E1">
        <w:rPr>
          <w:rFonts w:ascii="Times New Roman" w:eastAsia="Times New Roman" w:hAnsi="Times New Roman" w:cs="Times New Roman"/>
          <w:sz w:val="24"/>
          <w:szCs w:val="24"/>
        </w:rPr>
        <w:t xml:space="preserve"> after the appearance of the cue, labeled </w:t>
      </w:r>
      <w:r w:rsidR="004F7F17">
        <w:rPr>
          <w:rFonts w:ascii="Times New Roman" w:eastAsia="Times New Roman" w:hAnsi="Times New Roman" w:cs="Times New Roman"/>
          <w:sz w:val="24"/>
          <w:szCs w:val="24"/>
        </w:rPr>
        <w:t xml:space="preserve">as </w:t>
      </w:r>
      <w:r w:rsidRPr="007351E1">
        <w:rPr>
          <w:rFonts w:ascii="Times New Roman" w:eastAsia="Times New Roman" w:hAnsi="Times New Roman" w:cs="Times New Roman"/>
          <w:sz w:val="24"/>
          <w:szCs w:val="24"/>
        </w:rPr>
        <w:t xml:space="preserve">Offer Period. </w:t>
      </w:r>
      <w:r w:rsidR="005457B4">
        <w:rPr>
          <w:rFonts w:ascii="Times New Roman" w:eastAsia="Times New Roman" w:hAnsi="Times New Roman" w:cs="Times New Roman"/>
          <w:sz w:val="24"/>
          <w:szCs w:val="24"/>
        </w:rPr>
        <w:t xml:space="preserve">This period ended before the prompt to accept (purple </w:t>
      </w:r>
      <w:r w:rsidR="007D0780">
        <w:rPr>
          <w:rFonts w:ascii="Times New Roman" w:eastAsia="Times New Roman" w:hAnsi="Times New Roman" w:cs="Times New Roman"/>
          <w:sz w:val="24"/>
          <w:szCs w:val="24"/>
        </w:rPr>
        <w:t>go-si</w:t>
      </w:r>
      <w:r w:rsidR="00CC1615">
        <w:rPr>
          <w:rFonts w:ascii="Times New Roman" w:eastAsia="Times New Roman" w:hAnsi="Times New Roman" w:cs="Times New Roman"/>
          <w:sz w:val="24"/>
          <w:szCs w:val="24"/>
        </w:rPr>
        <w:t>g</w:t>
      </w:r>
      <w:r w:rsidR="007D0780">
        <w:rPr>
          <w:rFonts w:ascii="Times New Roman" w:eastAsia="Times New Roman" w:hAnsi="Times New Roman" w:cs="Times New Roman"/>
          <w:sz w:val="24"/>
          <w:szCs w:val="24"/>
        </w:rPr>
        <w:t>nal</w:t>
      </w:r>
      <w:r w:rsidR="005457B4">
        <w:rPr>
          <w:rFonts w:ascii="Times New Roman" w:eastAsia="Times New Roman" w:hAnsi="Times New Roman" w:cs="Times New Roman"/>
          <w:sz w:val="24"/>
          <w:szCs w:val="24"/>
        </w:rPr>
        <w:t xml:space="preserve">) or refuse (yellow </w:t>
      </w:r>
      <w:r w:rsidR="007D0780">
        <w:rPr>
          <w:rFonts w:ascii="Times New Roman" w:eastAsia="Times New Roman" w:hAnsi="Times New Roman" w:cs="Times New Roman"/>
          <w:sz w:val="24"/>
          <w:szCs w:val="24"/>
        </w:rPr>
        <w:t>go-s</w:t>
      </w:r>
      <w:r w:rsidR="005A0C3C">
        <w:rPr>
          <w:rFonts w:ascii="Times New Roman" w:eastAsia="Times New Roman" w:hAnsi="Times New Roman" w:cs="Times New Roman"/>
          <w:sz w:val="24"/>
          <w:szCs w:val="24"/>
        </w:rPr>
        <w:t>ignal</w:t>
      </w:r>
      <w:r w:rsidR="005457B4">
        <w:rPr>
          <w:rFonts w:ascii="Times New Roman" w:eastAsia="Times New Roman" w:hAnsi="Times New Roman" w:cs="Times New Roman"/>
          <w:sz w:val="24"/>
          <w:szCs w:val="24"/>
        </w:rPr>
        <w:t>) first appeared, and therefore before the monkey knew when it needed to make a movement.</w:t>
      </w:r>
    </w:p>
    <w:p w14:paraId="397437DB" w14:textId="77777777" w:rsidR="005457B4" w:rsidRDefault="005457B4" w:rsidP="005457B4">
      <w:pPr>
        <w:spacing w:after="0" w:line="480" w:lineRule="auto"/>
        <w:rPr>
          <w:rFonts w:ascii="Times New Roman" w:eastAsia="Times New Roman" w:hAnsi="Times New Roman" w:cs="Times New Roman"/>
          <w:sz w:val="24"/>
          <w:szCs w:val="24"/>
        </w:rPr>
      </w:pPr>
    </w:p>
    <w:p w14:paraId="5091A806" w14:textId="77777777" w:rsidR="00462C5F" w:rsidRDefault="00462C5F" w:rsidP="005457B4">
      <w:pPr>
        <w:spacing w:after="0" w:line="480" w:lineRule="auto"/>
        <w:rPr>
          <w:rFonts w:ascii="Times New Roman" w:eastAsia="Times New Roman" w:hAnsi="Times New Roman" w:cs="Times New Roman"/>
          <w:i/>
          <w:iCs/>
          <w:sz w:val="24"/>
          <w:szCs w:val="24"/>
        </w:rPr>
      </w:pPr>
    </w:p>
    <w:p w14:paraId="3A8F9D1B" w14:textId="76BD206B" w:rsidR="005457B4" w:rsidRPr="00A469C0" w:rsidRDefault="005457B4" w:rsidP="005457B4">
      <w:pPr>
        <w:spacing w:after="0" w:line="480" w:lineRule="auto"/>
        <w:rPr>
          <w:rFonts w:ascii="Times New Roman" w:eastAsia="Times New Roman" w:hAnsi="Times New Roman" w:cs="Times New Roman"/>
          <w:i/>
          <w:iCs/>
          <w:sz w:val="24"/>
          <w:szCs w:val="24"/>
        </w:rPr>
      </w:pPr>
      <w:r w:rsidRPr="00A469C0">
        <w:rPr>
          <w:rFonts w:ascii="Times New Roman" w:eastAsia="Times New Roman" w:hAnsi="Times New Roman" w:cs="Times New Roman"/>
          <w:i/>
          <w:iCs/>
          <w:sz w:val="24"/>
          <w:szCs w:val="24"/>
        </w:rPr>
        <w:lastRenderedPageBreak/>
        <w:t>1-way ANOVAs</w:t>
      </w:r>
    </w:p>
    <w:p w14:paraId="18763685" w14:textId="460F2EEF"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performed two separate 1-way ANOVAs (p &lt; 0.05) on all 170 recorded cells</w:t>
      </w:r>
      <w:r w:rsidR="00605123">
        <w:rPr>
          <w:rFonts w:ascii="Times New Roman" w:eastAsia="Times New Roman" w:hAnsi="Times New Roman" w:cs="Times New Roman"/>
          <w:sz w:val="24"/>
          <w:szCs w:val="24"/>
        </w:rPr>
        <w:t xml:space="preserve">, for each of 9 </w:t>
      </w:r>
      <w:r w:rsidR="006B3B80">
        <w:rPr>
          <w:rFonts w:ascii="Times New Roman" w:eastAsia="Times New Roman" w:hAnsi="Times New Roman" w:cs="Times New Roman"/>
          <w:sz w:val="24"/>
          <w:szCs w:val="24"/>
        </w:rPr>
        <w:t>offers</w:t>
      </w:r>
      <w:r>
        <w:rPr>
          <w:rFonts w:ascii="Times New Roman" w:eastAsia="Times New Roman" w:hAnsi="Times New Roman" w:cs="Times New Roman"/>
          <w:sz w:val="24"/>
          <w:szCs w:val="24"/>
        </w:rPr>
        <w:t xml:space="preserve">. The first </w:t>
      </w:r>
      <w:r w:rsidR="00605123">
        <w:rPr>
          <w:rFonts w:ascii="Times New Roman" w:eastAsia="Times New Roman" w:hAnsi="Times New Roman" w:cs="Times New Roman"/>
          <w:sz w:val="24"/>
          <w:szCs w:val="24"/>
        </w:rPr>
        <w:t xml:space="preserve">1-way </w:t>
      </w:r>
      <w:r>
        <w:rPr>
          <w:rFonts w:ascii="Times New Roman" w:eastAsia="Times New Roman" w:hAnsi="Times New Roman" w:cs="Times New Roman"/>
          <w:sz w:val="24"/>
          <w:szCs w:val="24"/>
        </w:rPr>
        <w:t xml:space="preserve">ANOVA was performed </w:t>
      </w:r>
      <w:r w:rsidRPr="00F50C2D">
        <w:rPr>
          <w:rFonts w:ascii="Times New Roman" w:eastAsia="Times New Roman" w:hAnsi="Times New Roman" w:cs="Times New Roman"/>
          <w:sz w:val="24"/>
          <w:szCs w:val="24"/>
        </w:rPr>
        <w:t>on each offer where the animal responded with at least 5 accepted and 5 refused trials</w:t>
      </w:r>
      <w:r>
        <w:rPr>
          <w:rFonts w:ascii="Times New Roman" w:eastAsia="Times New Roman" w:hAnsi="Times New Roman" w:cs="Times New Roman"/>
          <w:sz w:val="24"/>
          <w:szCs w:val="24"/>
        </w:rPr>
        <w:t xml:space="preserve">. </w:t>
      </w:r>
      <w:r w:rsidR="006B3B80" w:rsidRPr="006B3B80">
        <w:rPr>
          <w:rFonts w:ascii="Times New Roman" w:eastAsia="Times New Roman" w:hAnsi="Times New Roman" w:cs="Times New Roman"/>
          <w:sz w:val="24"/>
          <w:szCs w:val="24"/>
        </w:rPr>
        <w:t>In the second 1-way ANOVA, each offer was selected based on whether the animal responded by releasing the bar on at least 5 trials on the first go signal and 5 trials on the second go signal, regardless of acceptance or refusal.</w:t>
      </w:r>
    </w:p>
    <w:p w14:paraId="0A165274" w14:textId="77777777" w:rsidR="005457B4" w:rsidRDefault="005457B4" w:rsidP="005457B4">
      <w:pPr>
        <w:spacing w:after="0" w:line="480" w:lineRule="auto"/>
        <w:rPr>
          <w:rFonts w:ascii="Times New Roman" w:eastAsia="Times New Roman" w:hAnsi="Times New Roman" w:cs="Times New Roman"/>
          <w:sz w:val="24"/>
          <w:szCs w:val="24"/>
        </w:rPr>
      </w:pPr>
    </w:p>
    <w:p w14:paraId="1565E038" w14:textId="77777777" w:rsidR="005457B4" w:rsidRDefault="005457B4" w:rsidP="005457B4">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ANOVA-sliding window Analysis</w:t>
      </w:r>
    </w:p>
    <w:p w14:paraId="16E726B1" w14:textId="5CEEE743" w:rsidR="00842AEE" w:rsidRDefault="002F06E0"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5457B4">
        <w:rPr>
          <w:rFonts w:ascii="Times New Roman" w:eastAsia="Times New Roman" w:hAnsi="Times New Roman" w:cs="Times New Roman"/>
          <w:sz w:val="24"/>
          <w:szCs w:val="24"/>
        </w:rPr>
        <w:t xml:space="preserve"> sliding window analysis was performed using the neural activity</w:t>
      </w:r>
      <w:r>
        <w:rPr>
          <w:rFonts w:ascii="Times New Roman" w:eastAsia="Times New Roman" w:hAnsi="Times New Roman" w:cs="Times New Roman"/>
          <w:sz w:val="24"/>
          <w:szCs w:val="24"/>
        </w:rPr>
        <w:t xml:space="preserve"> from all 170 recorded cells</w:t>
      </w:r>
      <w:r w:rsidR="005457B4">
        <w:rPr>
          <w:rFonts w:ascii="Times New Roman" w:eastAsia="Times New Roman" w:hAnsi="Times New Roman" w:cs="Times New Roman"/>
          <w:sz w:val="24"/>
          <w:szCs w:val="24"/>
        </w:rPr>
        <w:t xml:space="preserve">, expressed as total spike count. Starting at 500 </w:t>
      </w:r>
      <w:proofErr w:type="spellStart"/>
      <w:r w:rsidR="005457B4">
        <w:rPr>
          <w:rFonts w:ascii="Times New Roman" w:eastAsia="Times New Roman" w:hAnsi="Times New Roman" w:cs="Times New Roman"/>
          <w:sz w:val="24"/>
          <w:szCs w:val="24"/>
        </w:rPr>
        <w:t>ms</w:t>
      </w:r>
      <w:proofErr w:type="spellEnd"/>
      <w:r w:rsidR="005457B4">
        <w:rPr>
          <w:rFonts w:ascii="Times New Roman" w:eastAsia="Times New Roman" w:hAnsi="Times New Roman" w:cs="Times New Roman"/>
          <w:sz w:val="24"/>
          <w:szCs w:val="24"/>
        </w:rPr>
        <w:t xml:space="preserve"> before the cue onset to 1000 </w:t>
      </w:r>
      <w:proofErr w:type="spellStart"/>
      <w:r w:rsidR="005457B4">
        <w:rPr>
          <w:rFonts w:ascii="Times New Roman" w:eastAsia="Times New Roman" w:hAnsi="Times New Roman" w:cs="Times New Roman"/>
          <w:sz w:val="24"/>
          <w:szCs w:val="24"/>
        </w:rPr>
        <w:t>ms</w:t>
      </w:r>
      <w:proofErr w:type="spellEnd"/>
      <w:r w:rsidR="005457B4">
        <w:rPr>
          <w:rFonts w:ascii="Times New Roman" w:eastAsia="Times New Roman" w:hAnsi="Times New Roman" w:cs="Times New Roman"/>
          <w:sz w:val="24"/>
          <w:szCs w:val="24"/>
        </w:rPr>
        <w:t xml:space="preserve"> after the cue onset, 100 </w:t>
      </w:r>
      <w:proofErr w:type="spellStart"/>
      <w:r w:rsidR="005457B4">
        <w:rPr>
          <w:rFonts w:ascii="Times New Roman" w:eastAsia="Times New Roman" w:hAnsi="Times New Roman" w:cs="Times New Roman"/>
          <w:sz w:val="24"/>
          <w:szCs w:val="24"/>
        </w:rPr>
        <w:t>ms</w:t>
      </w:r>
      <w:proofErr w:type="spellEnd"/>
      <w:r w:rsidR="005457B4">
        <w:rPr>
          <w:rFonts w:ascii="Times New Roman" w:eastAsia="Times New Roman" w:hAnsi="Times New Roman" w:cs="Times New Roman"/>
          <w:sz w:val="24"/>
          <w:szCs w:val="24"/>
        </w:rPr>
        <w:t xml:space="preserve"> bins were created with a 10 </w:t>
      </w:r>
      <w:proofErr w:type="spellStart"/>
      <w:r w:rsidR="005457B4">
        <w:rPr>
          <w:rFonts w:ascii="Times New Roman" w:eastAsia="Times New Roman" w:hAnsi="Times New Roman" w:cs="Times New Roman"/>
          <w:sz w:val="24"/>
          <w:szCs w:val="24"/>
        </w:rPr>
        <w:t>ms</w:t>
      </w:r>
      <w:proofErr w:type="spellEnd"/>
      <w:r w:rsidR="005457B4">
        <w:rPr>
          <w:rFonts w:ascii="Times New Roman" w:eastAsia="Times New Roman" w:hAnsi="Times New Roman" w:cs="Times New Roman"/>
          <w:sz w:val="24"/>
          <w:szCs w:val="24"/>
        </w:rPr>
        <w:t xml:space="preserve"> interleave period. The spike count within each bin was used in the </w:t>
      </w:r>
      <w:r w:rsidR="00EE0ABF">
        <w:rPr>
          <w:rFonts w:ascii="Times New Roman" w:eastAsia="Times New Roman" w:hAnsi="Times New Roman" w:cs="Times New Roman"/>
          <w:sz w:val="24"/>
          <w:szCs w:val="24"/>
        </w:rPr>
        <w:t>2</w:t>
      </w:r>
      <w:r w:rsidR="005457B4">
        <w:rPr>
          <w:rFonts w:ascii="Times New Roman" w:eastAsia="Times New Roman" w:hAnsi="Times New Roman" w:cs="Times New Roman"/>
          <w:sz w:val="24"/>
          <w:szCs w:val="24"/>
        </w:rPr>
        <w:t xml:space="preserve">-way ANOVA sliding window analysis, with drops, delay, independent variables. </w:t>
      </w:r>
      <w:r w:rsidR="00842AEE">
        <w:rPr>
          <w:rFonts w:ascii="Times New Roman" w:eastAsia="Times New Roman" w:hAnsi="Times New Roman" w:cs="Times New Roman"/>
          <w:sz w:val="24"/>
          <w:szCs w:val="24"/>
        </w:rPr>
        <w:t>Choice as factor was include</w:t>
      </w:r>
      <w:r w:rsidR="00842AEE" w:rsidRPr="006830C6">
        <w:rPr>
          <w:rFonts w:ascii="Times New Roman" w:eastAsia="Times New Roman" w:hAnsi="Times New Roman" w:cs="Times New Roman"/>
          <w:sz w:val="24"/>
          <w:szCs w:val="24"/>
        </w:rPr>
        <w:t>d as</w:t>
      </w:r>
      <w:r w:rsidR="006F7F17" w:rsidRPr="006830C6">
        <w:rPr>
          <w:rFonts w:ascii="Times New Roman" w:eastAsia="Times New Roman" w:hAnsi="Times New Roman" w:cs="Times New Roman"/>
          <w:sz w:val="24"/>
          <w:szCs w:val="24"/>
        </w:rPr>
        <w:t xml:space="preserve"> an additional effect </w:t>
      </w:r>
      <w:r w:rsidR="006830C6" w:rsidRPr="006830C6">
        <w:rPr>
          <w:rFonts w:ascii="Times New Roman" w:eastAsia="Times New Roman" w:hAnsi="Times New Roman" w:cs="Times New Roman"/>
          <w:sz w:val="24"/>
          <w:szCs w:val="24"/>
        </w:rPr>
        <w:t>to test whether choice explains additional variance in firing rate, independently of drop and delay.</w:t>
      </w:r>
    </w:p>
    <w:p w14:paraId="0057810A" w14:textId="277A258F"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 each bin we estimated the proportion of cells that were significantly modulated by each factor (</w:t>
      </w:r>
      <w:r w:rsidR="00215282">
        <w:rPr>
          <w:rFonts w:ascii="Times New Roman" w:eastAsia="Times New Roman" w:hAnsi="Times New Roman" w:cs="Times New Roman"/>
          <w:sz w:val="24"/>
          <w:szCs w:val="24"/>
        </w:rPr>
        <w:t>2</w:t>
      </w:r>
      <w:r>
        <w:rPr>
          <w:rFonts w:ascii="Times New Roman" w:eastAsia="Times New Roman" w:hAnsi="Times New Roman" w:cs="Times New Roman"/>
          <w:sz w:val="24"/>
          <w:szCs w:val="24"/>
        </w:rPr>
        <w:t>-way ANOVA, p &lt; 0.05).</w:t>
      </w:r>
    </w:p>
    <w:p w14:paraId="37FE150E" w14:textId="77777777" w:rsidR="005457B4" w:rsidRPr="00B81F37" w:rsidRDefault="005457B4" w:rsidP="005457B4">
      <w:pPr>
        <w:spacing w:after="0" w:line="480" w:lineRule="auto"/>
        <w:rPr>
          <w:rFonts w:ascii="Times New Roman" w:hAnsi="Times New Roman" w:cs="Times New Roman"/>
          <w:color w:val="242424"/>
          <w:sz w:val="24"/>
          <w:szCs w:val="24"/>
          <w:shd w:val="clear" w:color="auto" w:fill="FFFFFF"/>
        </w:rPr>
      </w:pPr>
      <w:r>
        <w:rPr>
          <w:rFonts w:ascii="Times New Roman" w:eastAsia="Times New Roman" w:hAnsi="Times New Roman" w:cs="Times New Roman"/>
          <w:sz w:val="24"/>
          <w:szCs w:val="24"/>
        </w:rPr>
        <w:t xml:space="preserve">Additionally, at each bin we extracted the variance explained for each factor, and for the interaction of drops and delay as </w:t>
      </w:r>
      <w:r w:rsidRPr="00B81F37">
        <w:rPr>
          <w:rFonts w:ascii="Times New Roman" w:hAnsi="Times New Roman" w:cs="Times New Roman"/>
          <w:color w:val="242424"/>
          <w:sz w:val="24"/>
          <w:szCs w:val="24"/>
          <w:shd w:val="clear" w:color="auto" w:fill="FFFFFF"/>
        </w:rPr>
        <w:t xml:space="preserve">omega </w:t>
      </w:r>
      <w:r w:rsidRPr="004260B1">
        <w:rPr>
          <w:rFonts w:ascii="Times New Roman" w:hAnsi="Times New Roman" w:cs="Times New Roman"/>
          <w:sz w:val="24"/>
          <w:szCs w:val="24"/>
          <w:shd w:val="clear" w:color="auto" w:fill="FFFFFF"/>
        </w:rPr>
        <w:t>squared (</w:t>
      </w:r>
      <w:commentRangeStart w:id="250"/>
      <w:r w:rsidRPr="004260B1">
        <w:rPr>
          <w:rFonts w:ascii="Times New Roman" w:hAnsi="Times New Roman" w:cs="Times New Roman"/>
          <w:sz w:val="24"/>
          <w:szCs w:val="24"/>
          <w:shd w:val="clear" w:color="auto" w:fill="FFFFFF"/>
        </w:rPr>
        <w:t>Olejnik and Algina, 2003</w:t>
      </w:r>
      <w:commentRangeEnd w:id="250"/>
      <w:r w:rsidR="00340928">
        <w:rPr>
          <w:rStyle w:val="CommentReference"/>
        </w:rPr>
        <w:commentReference w:id="250"/>
      </w:r>
      <w:r w:rsidRPr="004260B1">
        <w:rPr>
          <w:rFonts w:ascii="Times New Roman" w:hAnsi="Times New Roman" w:cs="Times New Roman"/>
          <w:sz w:val="24"/>
          <w:szCs w:val="24"/>
          <w:shd w:val="clear" w:color="auto" w:fill="FFFFFF"/>
        </w:rPr>
        <w:t>):</w:t>
      </w:r>
    </w:p>
    <w:p w14:paraId="297A8B50" w14:textId="77777777" w:rsidR="005457B4" w:rsidRDefault="005457B4" w:rsidP="005457B4">
      <w:pPr>
        <w:spacing w:after="0" w:line="480" w:lineRule="auto"/>
        <w:jc w:val="center"/>
        <w:rPr>
          <w:rFonts w:ascii="Times New Roman" w:hAnsi="Times New Roman" w:cs="Times New Roman"/>
          <w:b/>
          <w:bCs/>
          <w:sz w:val="24"/>
          <w:szCs w:val="24"/>
          <w:shd w:val="clear" w:color="auto" w:fill="FFFFFF"/>
          <w:vertAlign w:val="subscript"/>
        </w:rPr>
      </w:pPr>
      <w:r w:rsidRPr="004260B1">
        <w:rPr>
          <w:rFonts w:ascii="Times New Roman" w:hAnsi="Times New Roman" w:cs="Times New Roman"/>
          <w:b/>
          <w:bCs/>
          <w:sz w:val="24"/>
          <w:szCs w:val="24"/>
          <w:shd w:val="clear" w:color="auto" w:fill="FFFFFF"/>
        </w:rPr>
        <w:t>ω</w:t>
      </w:r>
      <w:r w:rsidRPr="004260B1">
        <w:rPr>
          <w:rFonts w:ascii="Times New Roman" w:hAnsi="Times New Roman" w:cs="Times New Roman"/>
          <w:b/>
          <w:bCs/>
          <w:sz w:val="24"/>
          <w:szCs w:val="24"/>
          <w:shd w:val="clear" w:color="auto" w:fill="FFFFFF"/>
          <w:vertAlign w:val="superscript"/>
        </w:rPr>
        <w:t>2</w:t>
      </w:r>
      <w:r w:rsidRPr="004260B1">
        <w:rPr>
          <w:rFonts w:ascii="Times New Roman" w:hAnsi="Times New Roman" w:cs="Times New Roman"/>
          <w:b/>
          <w:bCs/>
          <w:sz w:val="24"/>
          <w:szCs w:val="24"/>
          <w:shd w:val="clear" w:color="auto" w:fill="FFFFFF"/>
        </w:rPr>
        <w:t xml:space="preserve"> = (</w:t>
      </w:r>
      <w:proofErr w:type="spellStart"/>
      <w:r w:rsidRPr="004260B1">
        <w:rPr>
          <w:rFonts w:ascii="Times New Roman" w:hAnsi="Times New Roman" w:cs="Times New Roman"/>
          <w:b/>
          <w:bCs/>
          <w:sz w:val="24"/>
          <w:szCs w:val="24"/>
          <w:shd w:val="clear" w:color="auto" w:fill="FFFFFF"/>
        </w:rPr>
        <w:t>SS</w:t>
      </w:r>
      <w:r w:rsidRPr="004260B1">
        <w:rPr>
          <w:rFonts w:ascii="Times New Roman" w:hAnsi="Times New Roman" w:cs="Times New Roman"/>
          <w:b/>
          <w:bCs/>
          <w:sz w:val="24"/>
          <w:szCs w:val="24"/>
          <w:shd w:val="clear" w:color="auto" w:fill="FFFFFF"/>
          <w:vertAlign w:val="subscript"/>
        </w:rPr>
        <w:t>effect</w:t>
      </w:r>
      <w:proofErr w:type="spellEnd"/>
      <w:r w:rsidRPr="004260B1">
        <w:rPr>
          <w:rFonts w:ascii="Times New Roman" w:hAnsi="Times New Roman" w:cs="Times New Roman"/>
          <w:b/>
          <w:bCs/>
          <w:sz w:val="24"/>
          <w:szCs w:val="24"/>
          <w:shd w:val="clear" w:color="auto" w:fill="FFFFFF"/>
          <w:vertAlign w:val="subscript"/>
        </w:rPr>
        <w:t xml:space="preserve"> </w:t>
      </w:r>
      <w:r w:rsidRPr="004260B1">
        <w:rPr>
          <w:rFonts w:ascii="Times New Roman" w:hAnsi="Times New Roman" w:cs="Times New Roman"/>
          <w:b/>
          <w:bCs/>
          <w:sz w:val="24"/>
          <w:szCs w:val="24"/>
          <w:shd w:val="clear" w:color="auto" w:fill="FFFFFF"/>
        </w:rPr>
        <w:t>– (</w:t>
      </w:r>
      <w:proofErr w:type="spellStart"/>
      <w:r w:rsidRPr="004260B1">
        <w:rPr>
          <w:rFonts w:ascii="Times New Roman" w:hAnsi="Times New Roman" w:cs="Times New Roman"/>
          <w:b/>
          <w:bCs/>
          <w:sz w:val="24"/>
          <w:szCs w:val="24"/>
          <w:shd w:val="clear" w:color="auto" w:fill="FFFFFF"/>
        </w:rPr>
        <w:t>df</w:t>
      </w:r>
      <w:r w:rsidRPr="004260B1">
        <w:rPr>
          <w:rFonts w:ascii="Times New Roman" w:hAnsi="Times New Roman" w:cs="Times New Roman"/>
          <w:b/>
          <w:bCs/>
          <w:sz w:val="24"/>
          <w:szCs w:val="24"/>
          <w:shd w:val="clear" w:color="auto" w:fill="FFFFFF"/>
          <w:vertAlign w:val="subscript"/>
        </w:rPr>
        <w:t>effect</w:t>
      </w:r>
      <w:proofErr w:type="spellEnd"/>
      <w:r w:rsidRPr="004260B1">
        <w:rPr>
          <w:rFonts w:ascii="Times New Roman" w:hAnsi="Times New Roman" w:cs="Times New Roman"/>
          <w:b/>
          <w:bCs/>
          <w:sz w:val="24"/>
          <w:szCs w:val="24"/>
          <w:shd w:val="clear" w:color="auto" w:fill="FFFFFF"/>
        </w:rPr>
        <w:t>)(</w:t>
      </w:r>
      <w:proofErr w:type="spellStart"/>
      <w:r w:rsidRPr="004260B1">
        <w:rPr>
          <w:rFonts w:ascii="Times New Roman" w:hAnsi="Times New Roman" w:cs="Times New Roman"/>
          <w:b/>
          <w:bCs/>
          <w:sz w:val="24"/>
          <w:szCs w:val="24"/>
          <w:shd w:val="clear" w:color="auto" w:fill="FFFFFF"/>
        </w:rPr>
        <w:t>MS</w:t>
      </w:r>
      <w:r w:rsidRPr="004260B1">
        <w:rPr>
          <w:rFonts w:ascii="Times New Roman" w:hAnsi="Times New Roman" w:cs="Times New Roman"/>
          <w:b/>
          <w:bCs/>
          <w:sz w:val="24"/>
          <w:szCs w:val="24"/>
          <w:shd w:val="clear" w:color="auto" w:fill="FFFFFF"/>
          <w:vertAlign w:val="subscript"/>
        </w:rPr>
        <w:t>error</w:t>
      </w:r>
      <w:proofErr w:type="spellEnd"/>
      <w:r w:rsidRPr="004260B1">
        <w:rPr>
          <w:rFonts w:ascii="Times New Roman" w:hAnsi="Times New Roman" w:cs="Times New Roman"/>
          <w:b/>
          <w:bCs/>
          <w:sz w:val="24"/>
          <w:szCs w:val="24"/>
          <w:shd w:val="clear" w:color="auto" w:fill="FFFFFF"/>
        </w:rPr>
        <w:t xml:space="preserve">))/ </w:t>
      </w:r>
      <w:proofErr w:type="spellStart"/>
      <w:r w:rsidRPr="004260B1">
        <w:rPr>
          <w:rFonts w:ascii="Times New Roman" w:hAnsi="Times New Roman" w:cs="Times New Roman"/>
          <w:b/>
          <w:bCs/>
          <w:sz w:val="24"/>
          <w:szCs w:val="24"/>
          <w:shd w:val="clear" w:color="auto" w:fill="FFFFFF"/>
        </w:rPr>
        <w:t>MS</w:t>
      </w:r>
      <w:r w:rsidRPr="004260B1">
        <w:rPr>
          <w:rFonts w:ascii="Times New Roman" w:hAnsi="Times New Roman" w:cs="Times New Roman"/>
          <w:b/>
          <w:bCs/>
          <w:sz w:val="24"/>
          <w:szCs w:val="24"/>
          <w:shd w:val="clear" w:color="auto" w:fill="FFFFFF"/>
          <w:vertAlign w:val="subscript"/>
        </w:rPr>
        <w:t>error</w:t>
      </w:r>
      <w:proofErr w:type="spellEnd"/>
      <w:r w:rsidRPr="004260B1">
        <w:rPr>
          <w:rFonts w:ascii="Times New Roman" w:hAnsi="Times New Roman" w:cs="Times New Roman"/>
          <w:b/>
          <w:bCs/>
          <w:sz w:val="24"/>
          <w:szCs w:val="24"/>
          <w:shd w:val="clear" w:color="auto" w:fill="FFFFFF"/>
        </w:rPr>
        <w:t xml:space="preserve"> + </w:t>
      </w:r>
      <w:proofErr w:type="spellStart"/>
      <w:r w:rsidRPr="004260B1">
        <w:rPr>
          <w:rFonts w:ascii="Times New Roman" w:hAnsi="Times New Roman" w:cs="Times New Roman"/>
          <w:b/>
          <w:bCs/>
          <w:sz w:val="24"/>
          <w:szCs w:val="24"/>
          <w:shd w:val="clear" w:color="auto" w:fill="FFFFFF"/>
        </w:rPr>
        <w:t>SS</w:t>
      </w:r>
      <w:r w:rsidRPr="004260B1">
        <w:rPr>
          <w:rFonts w:ascii="Times New Roman" w:hAnsi="Times New Roman" w:cs="Times New Roman"/>
          <w:b/>
          <w:bCs/>
          <w:sz w:val="24"/>
          <w:szCs w:val="24"/>
          <w:shd w:val="clear" w:color="auto" w:fill="FFFFFF"/>
          <w:vertAlign w:val="subscript"/>
        </w:rPr>
        <w:t>total</w:t>
      </w:r>
      <w:proofErr w:type="spellEnd"/>
    </w:p>
    <w:p w14:paraId="636E34A4" w14:textId="77777777" w:rsidR="004F09A1" w:rsidRDefault="004F09A1" w:rsidP="005457B4">
      <w:pPr>
        <w:spacing w:after="0" w:line="480" w:lineRule="auto"/>
        <w:rPr>
          <w:rFonts w:ascii="Times New Roman" w:eastAsia="Times New Roman" w:hAnsi="Times New Roman" w:cs="Times New Roman"/>
          <w:iCs/>
          <w:sz w:val="24"/>
          <w:szCs w:val="24"/>
        </w:rPr>
      </w:pPr>
    </w:p>
    <w:p w14:paraId="1DFA9EA5" w14:textId="77777777" w:rsidR="00C9254B" w:rsidRPr="00C9254B" w:rsidRDefault="00C9254B" w:rsidP="00C9254B">
      <w:pPr>
        <w:spacing w:after="0" w:line="480" w:lineRule="auto"/>
        <w:rPr>
          <w:rFonts w:ascii="Times New Roman" w:eastAsia="Times New Roman" w:hAnsi="Times New Roman" w:cs="Times New Roman"/>
          <w:i/>
          <w:iCs/>
          <w:sz w:val="24"/>
          <w:szCs w:val="24"/>
        </w:rPr>
      </w:pPr>
      <w:r w:rsidRPr="00C9254B">
        <w:rPr>
          <w:rFonts w:ascii="Times New Roman" w:eastAsia="Times New Roman" w:hAnsi="Times New Roman" w:cs="Times New Roman"/>
          <w:i/>
          <w:iCs/>
          <w:sz w:val="24"/>
          <w:szCs w:val="24"/>
        </w:rPr>
        <w:t>Correlation across time</w:t>
      </w:r>
    </w:p>
    <w:p w14:paraId="32A4E0E8" w14:textId="77777777" w:rsidR="00C9254B" w:rsidRPr="00C9254B" w:rsidRDefault="00C9254B" w:rsidP="00C9254B">
      <w:pPr>
        <w:spacing w:after="0" w:line="480" w:lineRule="auto"/>
        <w:rPr>
          <w:rFonts w:ascii="Times New Roman" w:eastAsia="Times New Roman" w:hAnsi="Times New Roman" w:cs="Times New Roman"/>
          <w:sz w:val="24"/>
          <w:szCs w:val="24"/>
        </w:rPr>
      </w:pPr>
      <w:r w:rsidRPr="00C9254B">
        <w:rPr>
          <w:rFonts w:ascii="Times New Roman" w:eastAsia="Times New Roman" w:hAnsi="Times New Roman" w:cs="Times New Roman"/>
          <w:sz w:val="24"/>
          <w:szCs w:val="24"/>
        </w:rPr>
        <w:t>In this analysis, we only included cells that respond to at least one of the task-relevant variables (delay, drop, choice), this leaves 121 cells. </w:t>
      </w:r>
    </w:p>
    <w:p w14:paraId="7A54EA43" w14:textId="77777777" w:rsidR="00C9254B" w:rsidRPr="00C9254B" w:rsidRDefault="00C9254B" w:rsidP="00C9254B">
      <w:pPr>
        <w:spacing w:after="0" w:line="480" w:lineRule="auto"/>
        <w:rPr>
          <w:rFonts w:ascii="Times New Roman" w:eastAsia="Times New Roman" w:hAnsi="Times New Roman" w:cs="Times New Roman"/>
          <w:sz w:val="24"/>
          <w:szCs w:val="24"/>
        </w:rPr>
      </w:pPr>
      <w:r w:rsidRPr="00C9254B">
        <w:rPr>
          <w:rFonts w:ascii="Times New Roman" w:eastAsia="Times New Roman" w:hAnsi="Times New Roman" w:cs="Times New Roman"/>
          <w:sz w:val="24"/>
          <w:szCs w:val="24"/>
        </w:rPr>
        <w:lastRenderedPageBreak/>
        <w:t>To extract the population encoding dimension for drop and delay, we performed a sliding window ANOVA for each cell, and extracted the regression coefficient for drop and delay, at each time bin, for each cell. The dimension formed by the beta coefficients across cells at each time bin, is the time-dependent encoding dimension of drop or delay.</w:t>
      </w:r>
    </w:p>
    <w:p w14:paraId="26ABFF35" w14:textId="77777777" w:rsidR="00C9254B" w:rsidRPr="00C9254B" w:rsidRDefault="00C9254B" w:rsidP="00C9254B">
      <w:pPr>
        <w:spacing w:after="0" w:line="480" w:lineRule="auto"/>
        <w:rPr>
          <w:rFonts w:ascii="Times New Roman" w:eastAsia="Times New Roman" w:hAnsi="Times New Roman" w:cs="Times New Roman"/>
          <w:sz w:val="24"/>
          <w:szCs w:val="24"/>
        </w:rPr>
      </w:pPr>
      <w:r w:rsidRPr="00C9254B">
        <w:rPr>
          <w:rFonts w:ascii="Times New Roman" w:eastAsia="Times New Roman" w:hAnsi="Times New Roman" w:cs="Times New Roman"/>
          <w:sz w:val="24"/>
          <w:szCs w:val="24"/>
        </w:rPr>
        <w:t>Population activity that encodes delay is quantified as the population activity projected onto the dimension for delay. Population activity of drops is calculated similarly. For each factor separately, the beta-coefficients for each time bin were correlated with each other and the Pearson correlation was calculated.</w:t>
      </w:r>
    </w:p>
    <w:p w14:paraId="2F6A5944" w14:textId="77777777" w:rsidR="00C9254B" w:rsidRPr="00C9254B" w:rsidRDefault="00C9254B" w:rsidP="00C9254B">
      <w:pPr>
        <w:spacing w:after="0" w:line="480" w:lineRule="auto"/>
        <w:rPr>
          <w:rFonts w:ascii="Times New Roman" w:eastAsia="Times New Roman" w:hAnsi="Times New Roman" w:cs="Times New Roman"/>
          <w:sz w:val="24"/>
          <w:szCs w:val="24"/>
        </w:rPr>
      </w:pPr>
      <w:r w:rsidRPr="00C9254B">
        <w:rPr>
          <w:rFonts w:ascii="Times New Roman" w:eastAsia="Times New Roman" w:hAnsi="Times New Roman" w:cs="Times New Roman"/>
          <w:sz w:val="24"/>
          <w:szCs w:val="24"/>
        </w:rPr>
        <w:t>A significance threshold of 0.05 was used (uncorrected).</w:t>
      </w:r>
    </w:p>
    <w:p w14:paraId="43606A26" w14:textId="77777777" w:rsidR="006F5996" w:rsidRDefault="006F5996" w:rsidP="00164621">
      <w:pPr>
        <w:spacing w:after="0" w:line="480" w:lineRule="auto"/>
        <w:rPr>
          <w:rFonts w:ascii="Times New Roman" w:eastAsia="Times New Roman" w:hAnsi="Times New Roman" w:cs="Times New Roman"/>
          <w:sz w:val="24"/>
          <w:szCs w:val="24"/>
        </w:rPr>
      </w:pPr>
    </w:p>
    <w:p w14:paraId="59A684B9" w14:textId="77777777" w:rsidR="005457B4" w:rsidRPr="000B49F6" w:rsidRDefault="005457B4" w:rsidP="005457B4">
      <w:pPr>
        <w:spacing w:after="0" w:line="480" w:lineRule="auto"/>
        <w:rPr>
          <w:rFonts w:ascii="Times New Roman" w:eastAsia="Times New Roman" w:hAnsi="Times New Roman" w:cs="Times New Roman"/>
          <w:i/>
          <w:iCs/>
          <w:sz w:val="24"/>
          <w:szCs w:val="24"/>
        </w:rPr>
      </w:pPr>
      <w:r w:rsidRPr="000B49F6">
        <w:rPr>
          <w:rFonts w:ascii="Times New Roman" w:eastAsia="Times New Roman" w:hAnsi="Times New Roman" w:cs="Times New Roman"/>
          <w:i/>
          <w:iCs/>
          <w:sz w:val="24"/>
          <w:szCs w:val="24"/>
        </w:rPr>
        <w:t>Decoding Analysis</w:t>
      </w:r>
    </w:p>
    <w:p w14:paraId="643E8000" w14:textId="77777777"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Support vector machine was used as the classifier. Training and testing sets comprised of non-overlapping trials (75% of trials for training, and 25% for testing). The procedure was repeated 10 times, and the average decoding accuracy was recorded. </w:t>
      </w:r>
    </w:p>
    <w:p w14:paraId="4CC17530" w14:textId="7421C910" w:rsidR="005457B4" w:rsidRDefault="005457B4" w:rsidP="005457B4">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Decoding of drop</w:t>
      </w:r>
      <w:r w:rsidR="0068087B">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delay and </w:t>
      </w:r>
      <w:r w:rsidR="0068087B">
        <w:rPr>
          <w:rFonts w:ascii="Times New Roman" w:eastAsia="Times New Roman" w:hAnsi="Times New Roman" w:cs="Times New Roman"/>
          <w:sz w:val="24"/>
          <w:szCs w:val="24"/>
        </w:rPr>
        <w:t>interaction</w:t>
      </w:r>
      <w:r>
        <w:rPr>
          <w:rFonts w:ascii="Times New Roman" w:eastAsia="Times New Roman" w:hAnsi="Times New Roman" w:cs="Times New Roman"/>
          <w:sz w:val="24"/>
          <w:szCs w:val="24"/>
        </w:rPr>
        <w:t xml:space="preserve"> were carried out separately. For each factor, decoding was done in a sliding window (step 20ms, width 100ms). </w:t>
      </w:r>
    </w:p>
    <w:p w14:paraId="34B98F93" w14:textId="77777777" w:rsidR="005457B4" w:rsidRDefault="005457B4" w:rsidP="005457B4">
      <w:pPr>
        <w:spacing w:after="0" w:line="480" w:lineRule="auto"/>
        <w:rPr>
          <w:rFonts w:ascii="Times New Roman" w:eastAsia="Times New Roman" w:hAnsi="Times New Roman" w:cs="Times New Roman"/>
          <w:sz w:val="24"/>
          <w:szCs w:val="24"/>
        </w:rPr>
      </w:pPr>
    </w:p>
    <w:p w14:paraId="74A55330" w14:textId="77777777" w:rsidR="00885F92" w:rsidRDefault="00885F92" w:rsidP="005457B4">
      <w:pPr>
        <w:spacing w:after="0" w:line="480" w:lineRule="auto"/>
        <w:rPr>
          <w:rFonts w:ascii="Times New Roman" w:eastAsia="Times New Roman" w:hAnsi="Times New Roman" w:cs="Times New Roman"/>
          <w:sz w:val="24"/>
          <w:szCs w:val="24"/>
        </w:rPr>
      </w:pPr>
    </w:p>
    <w:p w14:paraId="1D3EF8C4" w14:textId="77777777" w:rsidR="00616457" w:rsidRDefault="00616457"/>
    <w:sectPr w:rsidR="0061645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Wang, Siyu (NIH/NIMH) [F]" w:date="2025-04-23T16:39:00Z" w:initials="S">
    <w:p w14:paraId="27D4FE76" w14:textId="2BBAF043" w:rsidR="007D0529" w:rsidRDefault="007D0529">
      <w:pPr>
        <w:pStyle w:val="CommentText"/>
      </w:pPr>
      <w:r>
        <w:rPr>
          <w:rStyle w:val="CommentReference"/>
        </w:rPr>
        <w:annotationRef/>
      </w:r>
      <w:r>
        <w:t xml:space="preserve">Are the arrays in dlPFC? I thought they </w:t>
      </w:r>
      <w:r w:rsidR="006B212C">
        <w:t>were</w:t>
      </w:r>
      <w:r>
        <w:t xml:space="preserve"> in vlPFC below the</w:t>
      </w:r>
      <w:r w:rsidR="009C43DD">
        <w:t xml:space="preserve"> principal</w:t>
      </w:r>
      <w:r>
        <w:t xml:space="preserve"> sulcus. </w:t>
      </w:r>
    </w:p>
  </w:comment>
  <w:comment w:id="2" w:author="Rossella Falcone" w:date="2025-04-24T11:38:00Z" w:initials="RF">
    <w:p w14:paraId="6E99BAD6" w14:textId="77777777" w:rsidR="00627C32" w:rsidRDefault="000E7A0F" w:rsidP="00627C32">
      <w:pPr>
        <w:pStyle w:val="CommentText"/>
      </w:pPr>
      <w:r>
        <w:rPr>
          <w:rStyle w:val="CommentReference"/>
        </w:rPr>
        <w:annotationRef/>
      </w:r>
      <w:r w:rsidR="00627C32">
        <w:t xml:space="preserve">No. the arrays are below the principal sulcus. </w:t>
      </w:r>
    </w:p>
    <w:p w14:paraId="1AA1A871" w14:textId="77777777" w:rsidR="00627C32" w:rsidRDefault="00627C32" w:rsidP="00627C32">
      <w:pPr>
        <w:pStyle w:val="CommentText"/>
      </w:pPr>
      <w:r>
        <w:t xml:space="preserve">But although they are below, it is still dlPFC. Maybe there is some discrepancy in the literature. But I have literature to support that this is dlPFC. </w:t>
      </w:r>
    </w:p>
    <w:p w14:paraId="46C7C4E7" w14:textId="77777777" w:rsidR="00627C32" w:rsidRDefault="00627C32" w:rsidP="00627C32">
      <w:pPr>
        <w:pStyle w:val="CommentText"/>
      </w:pPr>
    </w:p>
    <w:p w14:paraId="4CB9E401" w14:textId="77777777" w:rsidR="00627C32" w:rsidRDefault="00627C32" w:rsidP="00627C32">
      <w:pPr>
        <w:pStyle w:val="CommentText"/>
      </w:pPr>
      <w:r>
        <w:t xml:space="preserve">We can be more general and say prefrontal cortex only in the title. </w:t>
      </w:r>
    </w:p>
  </w:comment>
  <w:comment w:id="5" w:author="Mark Eldridge" w:date="2025-05-14T15:56:00Z" w:initials="EM[">
    <w:p w14:paraId="58A54B9B" w14:textId="77777777" w:rsidR="006C4460" w:rsidRDefault="006C4460" w:rsidP="006C4460">
      <w:r>
        <w:rPr>
          <w:rStyle w:val="CommentReference"/>
        </w:rPr>
        <w:annotationRef/>
      </w:r>
      <w:r>
        <w:rPr>
          <w:color w:val="000000"/>
          <w:sz w:val="20"/>
          <w:szCs w:val="20"/>
        </w:rPr>
        <w:t>Ask David for new affiliation(s)</w:t>
      </w:r>
    </w:p>
  </w:comment>
  <w:comment w:id="6" w:author="Rossella Falcone" w:date="2025-04-03T09:24:00Z" w:initials="RF">
    <w:p w14:paraId="2EF8FA98" w14:textId="5DE01FEA" w:rsidR="009A24B1" w:rsidRDefault="00DC0364" w:rsidP="009A24B1">
      <w:pPr>
        <w:pStyle w:val="CommentText"/>
      </w:pPr>
      <w:r>
        <w:rPr>
          <w:rStyle w:val="CommentReference"/>
        </w:rPr>
        <w:annotationRef/>
      </w:r>
      <w:r w:rsidR="009A24B1">
        <w:t xml:space="preserve">NEED MARK and Barry advice. </w:t>
      </w:r>
    </w:p>
    <w:p w14:paraId="20B275D5" w14:textId="77777777" w:rsidR="009A24B1" w:rsidRDefault="009A24B1" w:rsidP="009A24B1">
      <w:pPr>
        <w:pStyle w:val="CommentText"/>
      </w:pPr>
      <w:r>
        <w:t xml:space="preserve">Mariko did not collect the data. She started to analyse the initial ones. But none has been used in this paper. </w:t>
      </w:r>
    </w:p>
    <w:p w14:paraId="311742EB" w14:textId="77777777" w:rsidR="009A24B1" w:rsidRDefault="009A24B1" w:rsidP="009A24B1">
      <w:pPr>
        <w:pStyle w:val="CommentText"/>
      </w:pPr>
      <w:r>
        <w:t xml:space="preserve">Still I want she is an author because she worked a lot on the analyses. </w:t>
      </w:r>
    </w:p>
  </w:comment>
  <w:comment w:id="7" w:author="Mark Eldridge" w:date="2025-05-14T15:50:00Z" w:initials="EM[">
    <w:p w14:paraId="248805F6" w14:textId="77777777" w:rsidR="005B1493" w:rsidRDefault="005B1493" w:rsidP="005B1493">
      <w:r>
        <w:rPr>
          <w:rStyle w:val="CommentReference"/>
        </w:rPr>
        <w:annotationRef/>
      </w:r>
      <w:r>
        <w:rPr>
          <w:color w:val="000000"/>
          <w:sz w:val="20"/>
          <w:szCs w:val="20"/>
        </w:rPr>
        <w:t>I agree</w:t>
      </w:r>
    </w:p>
  </w:comment>
  <w:comment w:id="10" w:author="Rossella Falcone [2]" w:date="2022-05-02T10:25:00Z" w:initials="">
    <w:p w14:paraId="6BFFCE4E" w14:textId="67429935" w:rsidR="00DC0364" w:rsidRDefault="00DC0364" w:rsidP="00DC0364">
      <w:pPr>
        <w:pStyle w:val="CommentText"/>
      </w:pPr>
      <w:r>
        <w:rPr>
          <w:color w:val="000000"/>
        </w:rPr>
        <w:t>Check with Barry!</w:t>
      </w:r>
    </w:p>
  </w:comment>
  <w:comment w:id="11" w:author="Rossella Falcone" w:date="2025-04-03T09:24:00Z" w:initials="RF">
    <w:p w14:paraId="1BAD3483" w14:textId="77777777" w:rsidR="00191A41" w:rsidRDefault="00DC0364" w:rsidP="00191A41">
      <w:pPr>
        <w:pStyle w:val="CommentText"/>
      </w:pPr>
      <w:r>
        <w:rPr>
          <w:rStyle w:val="CommentReference"/>
        </w:rPr>
        <w:annotationRef/>
      </w:r>
      <w:r w:rsidR="00191A41">
        <w:t>I need Mark and Barry advice! See comment above</w:t>
      </w:r>
    </w:p>
  </w:comment>
  <w:comment w:id="16" w:author="Mark Eldridge" w:date="2025-05-14T16:00:00Z" w:initials="EM[">
    <w:p w14:paraId="7D004E0C" w14:textId="77777777" w:rsidR="00876581" w:rsidRDefault="00876581" w:rsidP="00876581">
      <w:r>
        <w:rPr>
          <w:rStyle w:val="CommentReference"/>
        </w:rPr>
        <w:annotationRef/>
      </w:r>
      <w:r>
        <w:rPr>
          <w:color w:val="000000"/>
          <w:sz w:val="20"/>
          <w:szCs w:val="20"/>
        </w:rPr>
        <w:t>This is not a nice sentence. Need a stronger opening, maybe using an example related to delay discounting?</w:t>
      </w:r>
    </w:p>
  </w:comment>
  <w:comment w:id="32" w:author="Mark Eldridge" w:date="2025-05-14T16:03:00Z" w:initials="EM[">
    <w:p w14:paraId="7A9F8932" w14:textId="77777777" w:rsidR="006C6EF8" w:rsidRDefault="006C6EF8" w:rsidP="006C6EF8">
      <w:r>
        <w:rPr>
          <w:rStyle w:val="CommentReference"/>
        </w:rPr>
        <w:annotationRef/>
      </w:r>
      <w:r>
        <w:rPr>
          <w:color w:val="000000"/>
          <w:sz w:val="20"/>
          <w:szCs w:val="20"/>
        </w:rPr>
        <w:t>What is meant by ‘opposing directions’?</w:t>
      </w:r>
    </w:p>
  </w:comment>
  <w:comment w:id="33" w:author="Mark Eldridge" w:date="2025-05-14T16:05:00Z" w:initials="EM[">
    <w:p w14:paraId="73AA261B" w14:textId="77777777" w:rsidR="00EC36A1" w:rsidRDefault="00EC36A1" w:rsidP="00EC36A1">
      <w:r>
        <w:rPr>
          <w:rStyle w:val="CommentReference"/>
        </w:rPr>
        <w:annotationRef/>
      </w:r>
      <w:r>
        <w:rPr>
          <w:color w:val="000000"/>
          <w:sz w:val="20"/>
          <w:szCs w:val="20"/>
        </w:rPr>
        <w:t>For symmetry, incorporate the idea of individual variability between humans into your opening sentence.</w:t>
      </w:r>
    </w:p>
  </w:comment>
  <w:comment w:id="34" w:author="Rossella Falcone" w:date="2025-04-16T12:12:00Z" w:initials="RF">
    <w:p w14:paraId="4F2DD961" w14:textId="1EE7DB6A" w:rsidR="006F2F9F" w:rsidRDefault="00D268C9" w:rsidP="006F2F9F">
      <w:pPr>
        <w:pStyle w:val="CommentText"/>
      </w:pPr>
      <w:r>
        <w:rPr>
          <w:rStyle w:val="CommentReference"/>
        </w:rPr>
        <w:annotationRef/>
      </w:r>
      <w:r w:rsidR="006F2F9F">
        <w:rPr>
          <w:color w:val="333333"/>
          <w:highlight w:val="white"/>
        </w:rPr>
        <w:t>Ainslie, G. (1975). Specious reward: A behavioral theory of impulsiveness and impulse control. </w:t>
      </w:r>
      <w:r w:rsidR="006F2F9F">
        <w:rPr>
          <w:i/>
          <w:iCs/>
          <w:color w:val="333333"/>
          <w:highlight w:val="white"/>
        </w:rPr>
        <w:t>Psychological Bulletin, 82</w:t>
      </w:r>
      <w:r w:rsidR="006F2F9F">
        <w:rPr>
          <w:color w:val="333333"/>
          <w:highlight w:val="white"/>
        </w:rPr>
        <w:t>(4), 463–496. </w:t>
      </w:r>
    </w:p>
  </w:comment>
  <w:comment w:id="35" w:author="Rossella Falcone" w:date="2025-04-16T13:24:00Z" w:initials="RF">
    <w:p w14:paraId="7BC6F7E1" w14:textId="0C2B3BDA" w:rsidR="00443B27" w:rsidRDefault="00443B27" w:rsidP="00443B27">
      <w:pPr>
        <w:pStyle w:val="CommentText"/>
      </w:pPr>
      <w:r>
        <w:rPr>
          <w:rStyle w:val="CommentReference"/>
        </w:rPr>
        <w:annotationRef/>
      </w:r>
      <w:r>
        <w:rPr>
          <w:color w:val="222222"/>
          <w:highlight w:val="white"/>
        </w:rPr>
        <w:t>Mazur, J. E. (1987). An adjusting procedure for studying delayed reinforcement. In M. L. Commons, J. E. Mazur, J. A. Nevin, &amp; H. Rachlin (Eds.), </w:t>
      </w:r>
      <w:r>
        <w:rPr>
          <w:i/>
          <w:iCs/>
          <w:color w:val="222222"/>
          <w:highlight w:val="white"/>
        </w:rPr>
        <w:t>Quantitative analysis of behavior: Vol. 5. The effect of delay and of intervening events on reinforcement value</w:t>
      </w:r>
      <w:r>
        <w:rPr>
          <w:color w:val="222222"/>
          <w:highlight w:val="white"/>
        </w:rPr>
        <w:t> (pp. 55–73). Hillsdale, NJ: Erlbaum.</w:t>
      </w:r>
      <w:r>
        <w:t xml:space="preserve"> </w:t>
      </w:r>
    </w:p>
  </w:comment>
  <w:comment w:id="42" w:author="Rossella Falcone" w:date="2025-04-14T12:33:00Z" w:initials="RF">
    <w:p w14:paraId="15746A0A" w14:textId="77777777" w:rsidR="006F2F9F" w:rsidRDefault="002C066C" w:rsidP="006F2F9F">
      <w:pPr>
        <w:pStyle w:val="CommentText"/>
      </w:pPr>
      <w:r>
        <w:rPr>
          <w:rStyle w:val="CommentReference"/>
        </w:rPr>
        <w:annotationRef/>
      </w:r>
      <w:r w:rsidR="006F2F9F">
        <w:rPr>
          <w:color w:val="232323"/>
          <w:highlight w:val="white"/>
        </w:rPr>
        <w:t xml:space="preserve">Mischel, W., &amp; Ebbesen, E. B. (1970). Attention in Delay of Gratification. Journal of Personality and Social Psychology, 16, 329-337. </w:t>
      </w:r>
    </w:p>
  </w:comment>
  <w:comment w:id="45" w:author="Rossella Falcone" w:date="2025-04-16T13:29:00Z" w:initials="RF">
    <w:p w14:paraId="21283BB6" w14:textId="77777777" w:rsidR="006F2F9F" w:rsidRDefault="001458B6" w:rsidP="006F2F9F">
      <w:pPr>
        <w:pStyle w:val="CommentText"/>
      </w:pPr>
      <w:r>
        <w:rPr>
          <w:rStyle w:val="CommentReference"/>
        </w:rPr>
        <w:annotationRef/>
      </w:r>
      <w:r w:rsidR="006F2F9F">
        <w:rPr>
          <w:b/>
          <w:bCs/>
          <w:color w:val="333132"/>
          <w:highlight w:val="yellow"/>
        </w:rPr>
        <w:t>Environmental heterogeneity decreases reproductive success via effects on foraging behaviour</w:t>
      </w:r>
    </w:p>
    <w:p w14:paraId="1F876A9E" w14:textId="77777777" w:rsidR="006F2F9F" w:rsidRDefault="006F2F9F" w:rsidP="006F2F9F">
      <w:pPr>
        <w:pStyle w:val="CommentText"/>
      </w:pPr>
      <w:hyperlink r:id="rId1" w:history="1">
        <w:r w:rsidRPr="0041643C">
          <w:rPr>
            <w:rStyle w:val="Hyperlink"/>
          </w:rPr>
          <w:t>Alice M. Trevail</w:t>
        </w:r>
      </w:hyperlink>
    </w:p>
    <w:p w14:paraId="2911FD67" w14:textId="77777777" w:rsidR="006F2F9F" w:rsidRDefault="006F2F9F" w:rsidP="006F2F9F">
      <w:pPr>
        <w:pStyle w:val="CommentText"/>
      </w:pPr>
      <w:r>
        <w:rPr>
          <w:color w:val="333132"/>
        </w:rPr>
        <w:t>, </w:t>
      </w:r>
      <w:hyperlink r:id="rId2" w:history="1">
        <w:r w:rsidRPr="0041643C">
          <w:rPr>
            <w:rStyle w:val="Hyperlink"/>
          </w:rPr>
          <w:t>Jonathan A. Green</w:t>
        </w:r>
      </w:hyperlink>
    </w:p>
    <w:p w14:paraId="32330F44" w14:textId="77777777" w:rsidR="006F2F9F" w:rsidRDefault="006F2F9F" w:rsidP="006F2F9F">
      <w:pPr>
        <w:pStyle w:val="CommentText"/>
      </w:pPr>
      <w:r>
        <w:rPr>
          <w:color w:val="333132"/>
        </w:rPr>
        <w:t>, </w:t>
      </w:r>
      <w:hyperlink r:id="rId3" w:history="1">
        <w:r w:rsidRPr="0041643C">
          <w:rPr>
            <w:rStyle w:val="Hyperlink"/>
          </w:rPr>
          <w:t>Jonathan Sharples</w:t>
        </w:r>
      </w:hyperlink>
    </w:p>
    <w:p w14:paraId="6BDD7C0B" w14:textId="77777777" w:rsidR="006F2F9F" w:rsidRDefault="006F2F9F" w:rsidP="006F2F9F">
      <w:pPr>
        <w:pStyle w:val="CommentText"/>
      </w:pPr>
      <w:r>
        <w:rPr>
          <w:color w:val="333132"/>
        </w:rPr>
        <w:t>, </w:t>
      </w:r>
      <w:hyperlink r:id="rId4" w:history="1">
        <w:r w:rsidRPr="0041643C">
          <w:rPr>
            <w:rStyle w:val="Hyperlink"/>
          </w:rPr>
          <w:t>Jeff A. Polton</w:t>
        </w:r>
      </w:hyperlink>
    </w:p>
    <w:p w14:paraId="2AEC91C2" w14:textId="77777777" w:rsidR="006F2F9F" w:rsidRDefault="006F2F9F" w:rsidP="006F2F9F">
      <w:pPr>
        <w:pStyle w:val="CommentText"/>
      </w:pPr>
      <w:r>
        <w:rPr>
          <w:color w:val="333132"/>
        </w:rPr>
        <w:t>, </w:t>
      </w:r>
      <w:hyperlink r:id="rId5" w:history="1">
        <w:r w:rsidRPr="0041643C">
          <w:rPr>
            <w:rStyle w:val="Hyperlink"/>
          </w:rPr>
          <w:t>Peter I. Miller</w:t>
        </w:r>
      </w:hyperlink>
    </w:p>
    <w:p w14:paraId="50A07859" w14:textId="77777777" w:rsidR="006F2F9F" w:rsidRDefault="006F2F9F" w:rsidP="006F2F9F">
      <w:pPr>
        <w:pStyle w:val="CommentText"/>
      </w:pPr>
      <w:r>
        <w:rPr>
          <w:color w:val="333132"/>
        </w:rPr>
        <w:t>, </w:t>
      </w:r>
      <w:hyperlink r:id="rId6" w:history="1">
        <w:r w:rsidRPr="0041643C">
          <w:rPr>
            <w:rStyle w:val="Hyperlink"/>
          </w:rPr>
          <w:t>Francis Daunt</w:t>
        </w:r>
      </w:hyperlink>
    </w:p>
    <w:p w14:paraId="3735C300" w14:textId="77777777" w:rsidR="006F2F9F" w:rsidRDefault="006F2F9F" w:rsidP="006F2F9F">
      <w:pPr>
        <w:pStyle w:val="CommentText"/>
      </w:pPr>
      <w:r>
        <w:rPr>
          <w:color w:val="333132"/>
        </w:rPr>
        <w:t>, </w:t>
      </w:r>
      <w:hyperlink r:id="rId7" w:history="1">
        <w:r w:rsidRPr="0041643C">
          <w:rPr>
            <w:rStyle w:val="Hyperlink"/>
          </w:rPr>
          <w:t>Ellie Owen</w:t>
        </w:r>
      </w:hyperlink>
    </w:p>
    <w:p w14:paraId="2486BA95" w14:textId="77777777" w:rsidR="006F2F9F" w:rsidRDefault="006F2F9F" w:rsidP="006F2F9F">
      <w:pPr>
        <w:pStyle w:val="CommentText"/>
      </w:pPr>
      <w:r>
        <w:rPr>
          <w:color w:val="333132"/>
        </w:rPr>
        <w:t>, </w:t>
      </w:r>
      <w:hyperlink r:id="rId8" w:history="1">
        <w:r w:rsidRPr="0041643C">
          <w:rPr>
            <w:rStyle w:val="Hyperlink"/>
          </w:rPr>
          <w:t>Mark Bolton</w:t>
        </w:r>
      </w:hyperlink>
    </w:p>
    <w:p w14:paraId="5FB0A8F7" w14:textId="77777777" w:rsidR="006F2F9F" w:rsidRDefault="006F2F9F" w:rsidP="006F2F9F">
      <w:pPr>
        <w:pStyle w:val="CommentText"/>
      </w:pPr>
      <w:r>
        <w:rPr>
          <w:color w:val="333132"/>
        </w:rPr>
        <w:t>, </w:t>
      </w:r>
      <w:hyperlink r:id="rId9" w:history="1">
        <w:r w:rsidRPr="0041643C">
          <w:rPr>
            <w:rStyle w:val="Hyperlink"/>
          </w:rPr>
          <w:t>Kendrew Colhoun</w:t>
        </w:r>
      </w:hyperlink>
    </w:p>
    <w:p w14:paraId="174EE679" w14:textId="77777777" w:rsidR="006F2F9F" w:rsidRDefault="006F2F9F" w:rsidP="006F2F9F">
      <w:pPr>
        <w:pStyle w:val="CommentText"/>
      </w:pPr>
      <w:r>
        <w:rPr>
          <w:color w:val="333132"/>
        </w:rPr>
        <w:t>, </w:t>
      </w:r>
      <w:hyperlink r:id="rId10" w:history="1">
        <w:r w:rsidRPr="0041643C">
          <w:rPr>
            <w:rStyle w:val="Hyperlink"/>
          </w:rPr>
          <w:t>Stephen Newton</w:t>
        </w:r>
      </w:hyperlink>
    </w:p>
    <w:p w14:paraId="48EC6229" w14:textId="77777777" w:rsidR="006F2F9F" w:rsidRDefault="006F2F9F" w:rsidP="006F2F9F">
      <w:pPr>
        <w:pStyle w:val="CommentText"/>
      </w:pPr>
      <w:r>
        <w:rPr>
          <w:color w:val="333132"/>
        </w:rPr>
        <w:t>, </w:t>
      </w:r>
      <w:hyperlink r:id="rId11" w:history="1">
        <w:r w:rsidRPr="0041643C">
          <w:rPr>
            <w:rStyle w:val="Hyperlink"/>
          </w:rPr>
          <w:t>Gail Robertson</w:t>
        </w:r>
      </w:hyperlink>
    </w:p>
    <w:p w14:paraId="2F7E8D32" w14:textId="77777777" w:rsidR="006F2F9F" w:rsidRDefault="006F2F9F" w:rsidP="006F2F9F">
      <w:pPr>
        <w:pStyle w:val="CommentText"/>
      </w:pPr>
      <w:r>
        <w:rPr>
          <w:color w:val="333132"/>
        </w:rPr>
        <w:t> and </w:t>
      </w:r>
      <w:hyperlink r:id="rId12" w:history="1">
        <w:r w:rsidRPr="0041643C">
          <w:rPr>
            <w:rStyle w:val="Hyperlink"/>
          </w:rPr>
          <w:t>Samantha C. Patrick</w:t>
        </w:r>
      </w:hyperlink>
    </w:p>
    <w:p w14:paraId="3A1CE97B" w14:textId="77777777" w:rsidR="006F2F9F" w:rsidRDefault="006F2F9F" w:rsidP="006F2F9F">
      <w:pPr>
        <w:pStyle w:val="CommentText"/>
      </w:pPr>
      <w:r>
        <w:rPr>
          <w:color w:val="333132"/>
        </w:rPr>
        <w:t>Published:</w:t>
      </w:r>
      <w:r>
        <w:rPr>
          <w:b/>
          <w:bCs/>
          <w:color w:val="333132"/>
        </w:rPr>
        <w:t>05 June 2019</w:t>
      </w:r>
    </w:p>
  </w:comment>
  <w:comment w:id="46" w:author="Rossella Falcone" w:date="2025-04-16T13:34:00Z" w:initials="RF">
    <w:p w14:paraId="1B2622B8" w14:textId="77777777" w:rsidR="006F2F9F" w:rsidRDefault="00C33795" w:rsidP="006F2F9F">
      <w:pPr>
        <w:pStyle w:val="CommentText"/>
      </w:pPr>
      <w:r>
        <w:rPr>
          <w:rStyle w:val="CommentReference"/>
        </w:rPr>
        <w:annotationRef/>
      </w:r>
      <w:r w:rsidR="006F2F9F">
        <w:t>Oecologia</w:t>
      </w:r>
    </w:p>
    <w:p w14:paraId="210E9BFA" w14:textId="77777777" w:rsidR="006F2F9F" w:rsidRDefault="006F2F9F" w:rsidP="006F2F9F">
      <w:pPr>
        <w:pStyle w:val="CommentText"/>
      </w:pPr>
      <w:r>
        <w:t xml:space="preserve">. 2020 Nov 3;194(4):621–634. </w:t>
      </w:r>
    </w:p>
    <w:p w14:paraId="488282F6" w14:textId="77777777" w:rsidR="006F2F9F" w:rsidRDefault="006F2F9F" w:rsidP="006F2F9F">
      <w:pPr>
        <w:pStyle w:val="CommentText"/>
      </w:pPr>
      <w:r>
        <w:rPr>
          <w:b/>
          <w:bCs/>
          <w:highlight w:val="yellow"/>
        </w:rPr>
        <w:t>Among-individual differences in foraging modulate resource exploitation under perceived predation risk</w:t>
      </w:r>
    </w:p>
    <w:p w14:paraId="51E6F999" w14:textId="77777777" w:rsidR="006F2F9F" w:rsidRDefault="006F2F9F" w:rsidP="006F2F9F">
      <w:pPr>
        <w:pStyle w:val="CommentText"/>
      </w:pPr>
      <w:hyperlink r:id="rId13" w:history="1">
        <w:r w:rsidRPr="00727336">
          <w:rPr>
            <w:rStyle w:val="Hyperlink"/>
          </w:rPr>
          <w:t>Jana A Eccard</w:t>
        </w:r>
      </w:hyperlink>
      <w:r>
        <w:t> </w:t>
      </w:r>
      <w:r>
        <w:rPr>
          <w:vertAlign w:val="superscript"/>
        </w:rPr>
        <w:t>1,2,✉</w:t>
      </w:r>
      <w:r>
        <w:t>, </w:t>
      </w:r>
      <w:hyperlink r:id="rId14" w:history="1">
        <w:r w:rsidRPr="00727336">
          <w:rPr>
            <w:rStyle w:val="Hyperlink"/>
          </w:rPr>
          <w:t>Thilo Liesenjohann</w:t>
        </w:r>
      </w:hyperlink>
      <w:r>
        <w:t> </w:t>
      </w:r>
      <w:r>
        <w:rPr>
          <w:vertAlign w:val="superscript"/>
        </w:rPr>
        <w:t>1</w:t>
      </w:r>
      <w:r>
        <w:t>, </w:t>
      </w:r>
      <w:hyperlink r:id="rId15" w:history="1">
        <w:r w:rsidRPr="00727336">
          <w:rPr>
            <w:rStyle w:val="Hyperlink"/>
          </w:rPr>
          <w:t>Melanie Dammhahn</w:t>
        </w:r>
      </w:hyperlink>
      <w:r>
        <w:t> </w:t>
      </w:r>
      <w:r>
        <w:rPr>
          <w:vertAlign w:val="superscript"/>
        </w:rPr>
        <w:t>1,2</w:t>
      </w:r>
    </w:p>
    <w:p w14:paraId="25024171" w14:textId="77777777" w:rsidR="006F2F9F" w:rsidRDefault="006F2F9F" w:rsidP="006F2F9F">
      <w:pPr>
        <w:pStyle w:val="CommentText"/>
        <w:numPr>
          <w:ilvl w:val="0"/>
          <w:numId w:val="36"/>
        </w:numPr>
      </w:pPr>
      <w:r>
        <w:t>Author information</w:t>
      </w:r>
    </w:p>
    <w:p w14:paraId="6295643D" w14:textId="77777777" w:rsidR="006F2F9F" w:rsidRDefault="006F2F9F" w:rsidP="006F2F9F">
      <w:pPr>
        <w:pStyle w:val="CommentText"/>
        <w:numPr>
          <w:ilvl w:val="0"/>
          <w:numId w:val="36"/>
        </w:numPr>
      </w:pPr>
      <w:r>
        <w:t>Article notes</w:t>
      </w:r>
    </w:p>
    <w:p w14:paraId="18337059" w14:textId="77777777" w:rsidR="006F2F9F" w:rsidRDefault="006F2F9F" w:rsidP="006F2F9F">
      <w:pPr>
        <w:pStyle w:val="CommentText"/>
        <w:numPr>
          <w:ilvl w:val="0"/>
          <w:numId w:val="36"/>
        </w:numPr>
      </w:pPr>
      <w:r>
        <w:t>Copyright and License information</w:t>
      </w:r>
    </w:p>
    <w:p w14:paraId="10B38ECB" w14:textId="77777777" w:rsidR="006F2F9F" w:rsidRDefault="006F2F9F" w:rsidP="006F2F9F">
      <w:pPr>
        <w:pStyle w:val="CommentText"/>
      </w:pPr>
      <w:r>
        <w:t>PMCID: PMC7683444  PMID: </w:t>
      </w:r>
      <w:hyperlink r:id="rId16" w:history="1">
        <w:r w:rsidRPr="00727336">
          <w:rPr>
            <w:rStyle w:val="Hyperlink"/>
          </w:rPr>
          <w:t>33141325</w:t>
        </w:r>
      </w:hyperlink>
    </w:p>
  </w:comment>
  <w:comment w:id="47" w:author="Rossella Falcone" w:date="2025-04-16T13:34:00Z" w:initials="RF">
    <w:p w14:paraId="6BDD4D16" w14:textId="5D0F7497" w:rsidR="002307F2" w:rsidRDefault="005C780A" w:rsidP="002307F2">
      <w:pPr>
        <w:pStyle w:val="CommentText"/>
      </w:pPr>
      <w:r>
        <w:rPr>
          <w:rStyle w:val="CommentReference"/>
        </w:rPr>
        <w:annotationRef/>
      </w:r>
      <w:r w:rsidR="002307F2">
        <w:rPr>
          <w:b/>
          <w:bCs/>
          <w:highlight w:val="yellow"/>
        </w:rPr>
        <w:t>Walker, R. H., Hutchinson, M. C., Potter, A. B., Becker, J. A., Long, R. A., &amp; Pringle, R. M. (2023)</w:t>
      </w:r>
      <w:r w:rsidR="002307F2">
        <w:rPr>
          <w:b/>
          <w:bCs/>
        </w:rPr>
        <w:t>.</w:t>
      </w:r>
      <w:r w:rsidR="002307F2">
        <w:t xml:space="preserve"> Mechanisms of individual variation in large herbivore diets: Roles of spatial heterogeneity and state-dependent foraging. </w:t>
      </w:r>
      <w:r w:rsidR="002307F2">
        <w:rPr>
          <w:i/>
          <w:iCs/>
        </w:rPr>
        <w:t>Ecology</w:t>
      </w:r>
      <w:r w:rsidR="002307F2">
        <w:t xml:space="preserve">, 104(2), e3921. </w:t>
      </w:r>
    </w:p>
  </w:comment>
  <w:comment w:id="57" w:author="Rossella Falcone" w:date="2025-04-15T15:00:00Z" w:initials="RF">
    <w:p w14:paraId="4E650BD8" w14:textId="77777777" w:rsidR="00211070" w:rsidRDefault="00211070" w:rsidP="00211070">
      <w:pPr>
        <w:pStyle w:val="CommentText"/>
      </w:pPr>
      <w:r>
        <w:rPr>
          <w:rStyle w:val="CommentReference"/>
        </w:rPr>
        <w:annotationRef/>
      </w:r>
      <w:r>
        <w:rPr>
          <w:b/>
          <w:bCs/>
          <w:highlight w:val="yellow"/>
        </w:rPr>
        <w:t>Hutcherson, C. A., Plassmann, H., Gross, J. J., &amp; Rangel, A. (2012).</w:t>
      </w:r>
      <w:r>
        <w:rPr>
          <w:highlight w:val="yellow"/>
        </w:rPr>
        <w:br/>
      </w:r>
      <w:r>
        <w:rPr>
          <w:i/>
          <w:iCs/>
          <w:highlight w:val="yellow"/>
        </w:rPr>
        <w:t>Cognitive regulation during decision making shifts behavioral control between ventromedial and dorsolateral prefrontal value systems.</w:t>
      </w:r>
      <w:r>
        <w:rPr>
          <w:highlight w:val="yellow"/>
        </w:rPr>
        <w:br/>
      </w:r>
      <w:r>
        <w:rPr>
          <w:i/>
          <w:iCs/>
          <w:highlight w:val="yellow"/>
        </w:rPr>
        <w:t>Journal of Neuroscience, 32(39), 13543–13554.</w:t>
      </w:r>
      <w:r>
        <w:rPr>
          <w:highlight w:val="yellow"/>
        </w:rPr>
        <w:t xml:space="preserve"> </w:t>
      </w:r>
    </w:p>
    <w:p w14:paraId="15843344" w14:textId="77777777" w:rsidR="00211070" w:rsidRDefault="00211070" w:rsidP="00211070">
      <w:pPr>
        <w:pStyle w:val="CommentText"/>
      </w:pPr>
    </w:p>
    <w:p w14:paraId="0BAF6A5C" w14:textId="77777777" w:rsidR="00211070" w:rsidRDefault="00211070" w:rsidP="00211070">
      <w:pPr>
        <w:pStyle w:val="CommentText"/>
      </w:pPr>
    </w:p>
    <w:p w14:paraId="638FF6CE" w14:textId="77777777" w:rsidR="00211070" w:rsidRDefault="00211070" w:rsidP="00211070">
      <w:pPr>
        <w:pStyle w:val="CommentText"/>
      </w:pPr>
      <w:r>
        <w:rPr>
          <w:b/>
          <w:bCs/>
          <w:highlight w:val="yellow"/>
        </w:rPr>
        <w:t>Barraclough, D. J., Conroy, M. L., &amp; Lee, D. (2004).</w:t>
      </w:r>
      <w:r>
        <w:rPr>
          <w:highlight w:val="yellow"/>
        </w:rPr>
        <w:t xml:space="preserve"> </w:t>
      </w:r>
      <w:r>
        <w:rPr>
          <w:i/>
          <w:iCs/>
          <w:highlight w:val="yellow"/>
        </w:rPr>
        <w:t>Prefrontal cortex and decision making in a mixed-strategy game</w:t>
      </w:r>
      <w:r>
        <w:rPr>
          <w:highlight w:val="yellow"/>
        </w:rPr>
        <w:t xml:space="preserve">. </w:t>
      </w:r>
      <w:r>
        <w:rPr>
          <w:i/>
          <w:iCs/>
          <w:highlight w:val="yellow"/>
        </w:rPr>
        <w:t>Nature Neuroscience</w:t>
      </w:r>
      <w:r>
        <w:rPr>
          <w:highlight w:val="yellow"/>
        </w:rPr>
        <w:t xml:space="preserve">, 7(4), 404–410. </w:t>
      </w:r>
    </w:p>
  </w:comment>
  <w:comment w:id="58" w:author="Rossella Falcone" w:date="2025-04-15T15:00:00Z" w:initials="RF">
    <w:p w14:paraId="24FC1D32" w14:textId="77777777" w:rsidR="00211070" w:rsidRDefault="00211070" w:rsidP="00211070">
      <w:pPr>
        <w:pStyle w:val="CommentText"/>
        <w:numPr>
          <w:ilvl w:val="0"/>
          <w:numId w:val="33"/>
        </w:numPr>
      </w:pPr>
      <w:r>
        <w:rPr>
          <w:rStyle w:val="CommentReference"/>
        </w:rPr>
        <w:annotationRef/>
      </w:r>
      <w:r>
        <w:rPr>
          <w:b/>
          <w:bCs/>
          <w:highlight w:val="yellow"/>
        </w:rPr>
        <w:t>Figner, B., Knoch, D., Johnson, E. J., Krosch, A. R., Lisanby, S. H., Fehr, E., &amp; Weber, E. U. (2010).</w:t>
      </w:r>
      <w:r>
        <w:rPr>
          <w:highlight w:val="yellow"/>
        </w:rPr>
        <w:t xml:space="preserve"> Lateral prefrontal cortex and self-control in intertemporal choice. </w:t>
      </w:r>
      <w:r>
        <w:rPr>
          <w:i/>
          <w:iCs/>
          <w:highlight w:val="yellow"/>
        </w:rPr>
        <w:t>Nature Neuroscience</w:t>
      </w:r>
      <w:r>
        <w:rPr>
          <w:highlight w:val="yellow"/>
        </w:rPr>
        <w:t>, 13(5), 538–539.</w:t>
      </w:r>
      <w:r>
        <w:br/>
        <w:t>decisions.</w:t>
      </w:r>
    </w:p>
    <w:p w14:paraId="76F8D144" w14:textId="77777777" w:rsidR="00211070" w:rsidRDefault="00211070" w:rsidP="00211070">
      <w:pPr>
        <w:pStyle w:val="CommentText"/>
      </w:pPr>
    </w:p>
    <w:p w14:paraId="42811032" w14:textId="77777777" w:rsidR="00211070" w:rsidRDefault="00211070" w:rsidP="00211070">
      <w:pPr>
        <w:pStyle w:val="CommentText"/>
      </w:pPr>
      <w:r>
        <w:rPr>
          <w:b/>
          <w:bCs/>
          <w:highlight w:val="yellow"/>
        </w:rPr>
        <w:t>Hare, T. A., Camerer, C. F., &amp; Rangel, A. (2009).</w:t>
      </w:r>
      <w:r>
        <w:br/>
      </w:r>
      <w:r>
        <w:rPr>
          <w:i/>
          <w:iCs/>
        </w:rPr>
        <w:t>Self-control in decision-making involves modulation of the vmPFC valuation system by the dlPFC.</w:t>
      </w:r>
      <w:r>
        <w:br/>
      </w:r>
      <w:r>
        <w:rPr>
          <w:i/>
          <w:iCs/>
        </w:rPr>
        <w:t>Science, 324(5927), 646–648.</w:t>
      </w:r>
      <w:r>
        <w:br/>
      </w:r>
    </w:p>
  </w:comment>
  <w:comment w:id="63" w:author="Rossella Falcone" w:date="2025-04-15T15:00:00Z" w:initials="RF">
    <w:p w14:paraId="6C57169E" w14:textId="77777777" w:rsidR="00211070" w:rsidRDefault="00211070" w:rsidP="00211070">
      <w:pPr>
        <w:pStyle w:val="CommentText"/>
      </w:pPr>
      <w:r>
        <w:rPr>
          <w:rStyle w:val="CommentReference"/>
        </w:rPr>
        <w:annotationRef/>
      </w:r>
      <w:r>
        <w:rPr>
          <w:b/>
          <w:bCs/>
          <w:highlight w:val="yellow"/>
        </w:rPr>
        <w:t>Kim, S., Hwang, J., &amp; Lee, D. (2008).</w:t>
      </w:r>
      <w:r>
        <w:rPr>
          <w:highlight w:val="yellow"/>
        </w:rPr>
        <w:t xml:space="preserve"> Prefrontal coding of temporally discounted values during intertemporal choice. </w:t>
      </w:r>
      <w:r>
        <w:rPr>
          <w:i/>
          <w:iCs/>
          <w:highlight w:val="yellow"/>
        </w:rPr>
        <w:t>Neuron</w:t>
      </w:r>
      <w:r>
        <w:rPr>
          <w:highlight w:val="yellow"/>
        </w:rPr>
        <w:t>, 59(1), 161–172.</w:t>
      </w:r>
      <w:r>
        <w:br/>
      </w:r>
    </w:p>
  </w:comment>
  <w:comment w:id="68" w:author="Mark Eldridge" w:date="2025-05-14T16:32:00Z" w:initials="EM[">
    <w:p w14:paraId="410C35E5" w14:textId="77777777" w:rsidR="00A057C1" w:rsidRDefault="003E3E46" w:rsidP="00A057C1">
      <w:r>
        <w:rPr>
          <w:rStyle w:val="CommentReference"/>
        </w:rPr>
        <w:annotationRef/>
      </w:r>
      <w:r w:rsidR="00A057C1">
        <w:rPr>
          <w:sz w:val="20"/>
          <w:szCs w:val="20"/>
        </w:rPr>
        <w:t>Why do you have a mini-methods, mini-results, and mini-conclusion in your introduction?</w:t>
      </w:r>
    </w:p>
  </w:comment>
  <w:comment w:id="75" w:author="Rossella Falcone" w:date="2025-04-28T11:23:00Z" w:initials="RF">
    <w:p w14:paraId="171A35C7" w14:textId="0B3C8425" w:rsidR="00294653" w:rsidRDefault="00294653" w:rsidP="00294653">
      <w:pPr>
        <w:pStyle w:val="CommentText"/>
      </w:pPr>
      <w:r>
        <w:rPr>
          <w:rStyle w:val="CommentReference"/>
        </w:rPr>
        <w:annotationRef/>
      </w:r>
      <w:r>
        <w:t>I added this piece</w:t>
      </w:r>
    </w:p>
  </w:comment>
  <w:comment w:id="101" w:author="Siyu Wang" w:date="2025-04-24T00:51:00Z" w:initials="SW">
    <w:p w14:paraId="01223BD0" w14:textId="24ABBFE3" w:rsidR="00E77014" w:rsidRDefault="00E77014" w:rsidP="00E77014">
      <w:pPr>
        <w:pStyle w:val="CommentText"/>
      </w:pPr>
      <w:r>
        <w:rPr>
          <w:rStyle w:val="CommentReference"/>
        </w:rPr>
        <w:annotationRef/>
      </w:r>
      <w:r>
        <w:t>This would be difficult to understand without introducing the task. You might want to describe the task at a high level here. And set up the stage for different behavioral strategies to solve the task</w:t>
      </w:r>
    </w:p>
  </w:comment>
  <w:comment w:id="102" w:author="Rossella Falcone" w:date="2025-04-24T11:41:00Z" w:initials="RF">
    <w:p w14:paraId="0F3711BB" w14:textId="77777777" w:rsidR="000916E2" w:rsidRDefault="00B10502" w:rsidP="000916E2">
      <w:pPr>
        <w:pStyle w:val="CommentText"/>
      </w:pPr>
      <w:r>
        <w:rPr>
          <w:rStyle w:val="CommentReference"/>
        </w:rPr>
        <w:annotationRef/>
      </w:r>
      <w:r w:rsidR="000916E2">
        <w:t xml:space="preserve">What do you think? I added a paragraph before and added the possible strategies, at least based on our models, too. </w:t>
      </w:r>
    </w:p>
    <w:p w14:paraId="68A95170" w14:textId="77777777" w:rsidR="000916E2" w:rsidRDefault="000916E2" w:rsidP="000916E2">
      <w:pPr>
        <w:pStyle w:val="CommentText"/>
      </w:pPr>
      <w:r>
        <w:t xml:space="preserve">I also changed the description of the results in the introduction. </w:t>
      </w:r>
    </w:p>
  </w:comment>
  <w:comment w:id="107" w:author="Mark Eldridge" w:date="2025-05-14T16:26:00Z" w:initials="EM[">
    <w:p w14:paraId="086E63E1" w14:textId="77777777" w:rsidR="002C37BF" w:rsidRDefault="002C37BF" w:rsidP="002C37BF">
      <w:r>
        <w:rPr>
          <w:rStyle w:val="CommentReference"/>
        </w:rPr>
        <w:annotationRef/>
      </w:r>
      <w:r>
        <w:rPr>
          <w:color w:val="000000"/>
          <w:sz w:val="20"/>
          <w:szCs w:val="20"/>
        </w:rPr>
        <w:t>The only way to accept trials is when the purple signal appears. Do you mean, when it appeared *first*? If so, is this different to delay discounting?</w:t>
      </w:r>
    </w:p>
  </w:comment>
  <w:comment w:id="103" w:author="Rossella Falcone" w:date="2025-04-28T11:24:00Z" w:initials="RF">
    <w:p w14:paraId="03022039" w14:textId="358E7F88" w:rsidR="006B66AB" w:rsidRDefault="006B66AB" w:rsidP="006B66AB">
      <w:pPr>
        <w:pStyle w:val="CommentText"/>
      </w:pPr>
      <w:r>
        <w:rPr>
          <w:rStyle w:val="CommentReference"/>
        </w:rPr>
        <w:annotationRef/>
      </w:r>
      <w:r>
        <w:t xml:space="preserve">Added this part. </w:t>
      </w:r>
    </w:p>
  </w:comment>
  <w:comment w:id="108" w:author="Rossella Falcone" w:date="2025-04-28T11:26:00Z" w:initials="RF">
    <w:p w14:paraId="3FF3C4E7" w14:textId="77777777" w:rsidR="006323F9" w:rsidRDefault="006323F9" w:rsidP="006323F9">
      <w:pPr>
        <w:pStyle w:val="CommentText"/>
      </w:pPr>
      <w:r>
        <w:rPr>
          <w:rStyle w:val="CommentReference"/>
        </w:rPr>
        <w:annotationRef/>
      </w:r>
      <w:r>
        <w:t xml:space="preserve">Fixed this part based on the models. </w:t>
      </w:r>
    </w:p>
  </w:comment>
  <w:comment w:id="118" w:author="Wang, Siyu (NIH/NIMH) [F]" w:date="2025-04-23T16:58:00Z" w:initials="S">
    <w:p w14:paraId="77CFB78B" w14:textId="522FEC0A" w:rsidR="009E3B32" w:rsidRDefault="009E3B32" w:rsidP="009E3B32">
      <w:pPr>
        <w:pStyle w:val="CommentText"/>
      </w:pPr>
      <w:r>
        <w:rPr>
          <w:rStyle w:val="CommentReference"/>
        </w:rPr>
        <w:annotationRef/>
      </w:r>
      <w:r>
        <w:t>You might want to ask Mark/Barry’s opinion on whether the central question is about “temporal dynamics of value”, or about “individual difference in strategies to solve temporal discounting”.</w:t>
      </w:r>
    </w:p>
  </w:comment>
  <w:comment w:id="119" w:author="Rossella Falcone" w:date="2025-04-24T11:39:00Z" w:initials="RF">
    <w:p w14:paraId="76C15324" w14:textId="77777777" w:rsidR="009E3B32" w:rsidRDefault="009E3B32" w:rsidP="009E3B32">
      <w:pPr>
        <w:pStyle w:val="CommentText"/>
      </w:pPr>
      <w:r>
        <w:rPr>
          <w:rStyle w:val="CommentReference"/>
        </w:rPr>
        <w:annotationRef/>
      </w:r>
      <w:r>
        <w:t xml:space="preserve">I do not think this is the point of the paper. </w:t>
      </w:r>
    </w:p>
    <w:p w14:paraId="719F91D3" w14:textId="77777777" w:rsidR="009E3B32" w:rsidRDefault="009E3B32" w:rsidP="009E3B32">
      <w:pPr>
        <w:pStyle w:val="CommentText"/>
      </w:pPr>
      <w:r>
        <w:t xml:space="preserve">I used the differences between individuals more as justifications to the differences we see in the behavioral and neural activity results. But this was not the plan of the project. </w:t>
      </w:r>
    </w:p>
    <w:p w14:paraId="11AA2E56" w14:textId="77777777" w:rsidR="009E3B32" w:rsidRDefault="009E3B32" w:rsidP="009E3B32">
      <w:pPr>
        <w:pStyle w:val="CommentText"/>
      </w:pPr>
      <w:r>
        <w:t xml:space="preserve">So I think this sentence can be placed as conclusion somehow. </w:t>
      </w:r>
    </w:p>
  </w:comment>
  <w:comment w:id="120" w:author="Rossella Falcone" w:date="2025-04-25T14:01:00Z" w:initials="RF">
    <w:p w14:paraId="5D0ACEEA" w14:textId="77777777" w:rsidR="007E6D29" w:rsidRDefault="007E6D29" w:rsidP="007E6D29">
      <w:pPr>
        <w:pStyle w:val="CommentText"/>
      </w:pPr>
      <w:r>
        <w:rPr>
          <w:rStyle w:val="CommentReference"/>
        </w:rPr>
        <w:annotationRef/>
      </w:r>
      <w:r>
        <w:t xml:space="preserve">Say “offer period” instead of “cue period. </w:t>
      </w:r>
    </w:p>
  </w:comment>
  <w:comment w:id="131" w:author="Mark Eldridge" w:date="2025-05-14T16:40:00Z" w:initials="EM[">
    <w:p w14:paraId="57FEE0DD" w14:textId="77777777" w:rsidR="00205F11" w:rsidRDefault="00205F11" w:rsidP="00205F11">
      <w:r>
        <w:rPr>
          <w:rStyle w:val="CommentReference"/>
        </w:rPr>
        <w:annotationRef/>
      </w:r>
      <w:r>
        <w:rPr>
          <w:color w:val="000000"/>
          <w:sz w:val="20"/>
          <w:szCs w:val="20"/>
        </w:rPr>
        <w:t>Do you mean ‘depending on the order of the choice signals’?</w:t>
      </w:r>
    </w:p>
  </w:comment>
  <w:comment w:id="132" w:author="Mark Eldridge" w:date="2025-05-14T16:41:00Z" w:initials="EM[">
    <w:p w14:paraId="2EBAF96D" w14:textId="77777777" w:rsidR="00066889" w:rsidRDefault="00066889" w:rsidP="00066889">
      <w:r>
        <w:rPr>
          <w:rStyle w:val="CommentReference"/>
        </w:rPr>
        <w:annotationRef/>
      </w:r>
      <w:r>
        <w:rPr>
          <w:color w:val="000000"/>
          <w:sz w:val="20"/>
          <w:szCs w:val="20"/>
        </w:rPr>
        <w:t>This whole section is confusing. Do you mean no difference based on which was presented first?</w:t>
      </w:r>
    </w:p>
  </w:comment>
  <w:comment w:id="138" w:author="Rossella Falcone" w:date="2025-04-25T11:54:00Z" w:initials="RF">
    <w:p w14:paraId="71A779AB" w14:textId="1FAF0AAD" w:rsidR="00D30C32" w:rsidRDefault="00545398" w:rsidP="00D30C32">
      <w:pPr>
        <w:pStyle w:val="CommentText"/>
      </w:pPr>
      <w:r>
        <w:rPr>
          <w:rStyle w:val="CommentReference"/>
        </w:rPr>
        <w:annotationRef/>
      </w:r>
      <w:r w:rsidR="00D30C32">
        <w:t xml:space="preserve">Do you have statistic, Siyu? What test did you use? Please complete here. </w:t>
      </w:r>
    </w:p>
  </w:comment>
  <w:comment w:id="139" w:author="Rossella Falcone" w:date="2025-04-25T13:11:00Z" w:initials="RF">
    <w:p w14:paraId="06FA3241" w14:textId="77777777" w:rsidR="00F00D94" w:rsidRDefault="00F00D94" w:rsidP="00F00D94">
      <w:pPr>
        <w:pStyle w:val="CommentText"/>
      </w:pPr>
      <w:r>
        <w:rPr>
          <w:rStyle w:val="CommentReference"/>
        </w:rPr>
        <w:annotationRef/>
      </w:r>
      <w:r>
        <w:t xml:space="preserve">Add labels a-I in the final figure. </w:t>
      </w:r>
    </w:p>
  </w:comment>
  <w:comment w:id="152" w:author="Mark Eldridge" w:date="2025-05-14T16:44:00Z" w:initials="EM[">
    <w:p w14:paraId="550ED6D9" w14:textId="77777777" w:rsidR="00CA4308" w:rsidRDefault="00CA4308" w:rsidP="00CA4308">
      <w:r>
        <w:rPr>
          <w:rStyle w:val="CommentReference"/>
        </w:rPr>
        <w:annotationRef/>
      </w:r>
      <w:r>
        <w:rPr>
          <w:color w:val="000000"/>
          <w:sz w:val="20"/>
          <w:szCs w:val="20"/>
        </w:rPr>
        <w:t>What does this mean? How is it different to the full model?</w:t>
      </w:r>
    </w:p>
  </w:comment>
  <w:comment w:id="155" w:author="Rossella Falcone" w:date="2025-04-25T13:14:00Z" w:initials="RF">
    <w:p w14:paraId="61C0CB82" w14:textId="48DA3E4A" w:rsidR="008C186C" w:rsidRDefault="00F94B09" w:rsidP="008C186C">
      <w:pPr>
        <w:pStyle w:val="CommentText"/>
      </w:pPr>
      <w:r>
        <w:rPr>
          <w:rStyle w:val="CommentReference"/>
        </w:rPr>
        <w:annotationRef/>
      </w:r>
      <w:r w:rsidR="008C186C">
        <w:t xml:space="preserve">I think that this one can be a separated figure. </w:t>
      </w:r>
    </w:p>
  </w:comment>
  <w:comment w:id="156" w:author="Rossella Falcone" w:date="2025-04-28T11:33:00Z" w:initials="RF">
    <w:p w14:paraId="0CC41965" w14:textId="77777777" w:rsidR="00FF1DAC" w:rsidRDefault="00FF1DAC" w:rsidP="00FF1DAC">
      <w:pPr>
        <w:pStyle w:val="CommentText"/>
      </w:pPr>
      <w:r>
        <w:rPr>
          <w:rStyle w:val="CommentReference"/>
        </w:rPr>
        <w:annotationRef/>
      </w:r>
      <w:r>
        <w:t xml:space="preserve">I can put reference here maybe. </w:t>
      </w:r>
    </w:p>
  </w:comment>
  <w:comment w:id="160" w:author="Mark Eldridge" w:date="2025-05-14T17:07:00Z" w:initials="EM[">
    <w:p w14:paraId="6721B777" w14:textId="77777777" w:rsidR="0096460E" w:rsidRDefault="0096460E" w:rsidP="0096460E">
      <w:r>
        <w:rPr>
          <w:rStyle w:val="CommentReference"/>
        </w:rPr>
        <w:annotationRef/>
      </w:r>
      <w:r>
        <w:rPr>
          <w:color w:val="000000"/>
          <w:sz w:val="20"/>
          <w:szCs w:val="20"/>
        </w:rPr>
        <w:t>What does this mean?</w:t>
      </w:r>
    </w:p>
  </w:comment>
  <w:comment w:id="161" w:author="Rossella Falcone" w:date="2025-04-25T13:20:00Z" w:initials="RF">
    <w:p w14:paraId="5AA51DBF" w14:textId="44003EDA" w:rsidR="008A7BC6" w:rsidRDefault="008A7BC6" w:rsidP="008A7BC6">
      <w:pPr>
        <w:pStyle w:val="CommentText"/>
      </w:pPr>
      <w:r>
        <w:rPr>
          <w:rStyle w:val="CommentReference"/>
        </w:rPr>
        <w:annotationRef/>
      </w:r>
      <w:r>
        <w:t>FIG. 4</w:t>
      </w:r>
    </w:p>
  </w:comment>
  <w:comment w:id="165" w:author="Mark Eldridge" w:date="2025-05-14T17:08:00Z" w:initials="EM[">
    <w:p w14:paraId="30A9E446" w14:textId="77777777" w:rsidR="00B70325" w:rsidRDefault="00B70325" w:rsidP="00B70325">
      <w:r>
        <w:rPr>
          <w:rStyle w:val="CommentReference"/>
        </w:rPr>
        <w:annotationRef/>
      </w:r>
      <w:r>
        <w:rPr>
          <w:color w:val="000000"/>
          <w:sz w:val="20"/>
          <w:szCs w:val="20"/>
        </w:rPr>
        <w:t>‘Higher’ than what?</w:t>
      </w:r>
    </w:p>
  </w:comment>
  <w:comment w:id="166" w:author="Rossella Falcone" w:date="2025-04-25T13:21:00Z" w:initials="RF">
    <w:p w14:paraId="7ED724EF" w14:textId="72E97927" w:rsidR="00FF72FD" w:rsidRDefault="00FF72FD" w:rsidP="00FF72FD">
      <w:pPr>
        <w:pStyle w:val="CommentText"/>
      </w:pPr>
      <w:r>
        <w:rPr>
          <w:rStyle w:val="CommentReference"/>
        </w:rPr>
        <w:annotationRef/>
      </w:r>
      <w:r>
        <w:t>Fig. S1A-B</w:t>
      </w:r>
    </w:p>
  </w:comment>
  <w:comment w:id="167" w:author="Mark Eldridge" w:date="2025-05-14T17:10:00Z" w:initials="EM[">
    <w:p w14:paraId="0B81E245" w14:textId="77777777" w:rsidR="008A6BC8" w:rsidRDefault="008A6BC8" w:rsidP="008A6BC8">
      <w:r>
        <w:rPr>
          <w:rStyle w:val="CommentReference"/>
        </w:rPr>
        <w:annotationRef/>
      </w:r>
      <w:r>
        <w:rPr>
          <w:color w:val="000000"/>
          <w:sz w:val="20"/>
          <w:szCs w:val="20"/>
        </w:rPr>
        <w:t>rephrase</w:t>
      </w:r>
    </w:p>
  </w:comment>
  <w:comment w:id="175" w:author="Wang, Siyu (NIH/NIMH) [F]" w:date="2025-04-01T15:41:00Z" w:initials="WS([">
    <w:p w14:paraId="11F04B00" w14:textId="6F437748" w:rsidR="00943D97" w:rsidRDefault="00943D97">
      <w:pPr>
        <w:pStyle w:val="CommentText"/>
      </w:pPr>
      <w:r>
        <w:rPr>
          <w:rStyle w:val="CommentReference"/>
        </w:rPr>
        <w:annotationRef/>
      </w:r>
      <w:r>
        <w:t xml:space="preserve">I would organize results based on conclusions, and not based on methods, I would present </w:t>
      </w:r>
      <w:r w:rsidR="00EA490F">
        <w:t xml:space="preserve">GO-cue anova and </w:t>
      </w:r>
      <w:r>
        <w:t>yellow/purple in the last session of results separately</w:t>
      </w:r>
    </w:p>
  </w:comment>
  <w:comment w:id="176" w:author="Rossella Falcone" w:date="2025-04-02T19:18:00Z" w:initials="RF">
    <w:p w14:paraId="72B633ED" w14:textId="77777777" w:rsidR="00035D20" w:rsidRDefault="0095335A" w:rsidP="00035D20">
      <w:pPr>
        <w:pStyle w:val="CommentText"/>
      </w:pPr>
      <w:r>
        <w:rPr>
          <w:rStyle w:val="CommentReference"/>
        </w:rPr>
        <w:annotationRef/>
      </w:r>
      <w:r w:rsidR="00035D20">
        <w:t xml:space="preserve">This is not GO_CUE. </w:t>
      </w:r>
    </w:p>
    <w:p w14:paraId="52F2FE43" w14:textId="77777777" w:rsidR="00035D20" w:rsidRDefault="00035D20" w:rsidP="00035D20">
      <w:pPr>
        <w:pStyle w:val="CommentText"/>
      </w:pPr>
      <w:r>
        <w:t xml:space="preserve">This is to support that we do not see choice encoding in the rasters in the offer period. </w:t>
      </w:r>
    </w:p>
    <w:p w14:paraId="4F113139" w14:textId="77777777" w:rsidR="00035D20" w:rsidRDefault="00035D20" w:rsidP="00035D20">
      <w:pPr>
        <w:pStyle w:val="CommentText"/>
      </w:pPr>
      <w:r>
        <w:t xml:space="preserve">This is supplementary. </w:t>
      </w:r>
    </w:p>
    <w:p w14:paraId="376689A3" w14:textId="77777777" w:rsidR="00035D20" w:rsidRDefault="00035D20" w:rsidP="00035D20">
      <w:pPr>
        <w:pStyle w:val="CommentText"/>
      </w:pPr>
      <w:r>
        <w:t xml:space="preserve">I honestly will not show the analyses in the go period. </w:t>
      </w:r>
    </w:p>
  </w:comment>
  <w:comment w:id="179" w:author="Rossella Falcone" w:date="2025-04-25T14:31:00Z" w:initials="RF">
    <w:p w14:paraId="2974CA33" w14:textId="77777777" w:rsidR="00290FFF" w:rsidRDefault="00290FFF" w:rsidP="00290FFF">
      <w:pPr>
        <w:pStyle w:val="CommentText"/>
      </w:pPr>
      <w:r>
        <w:rPr>
          <w:rStyle w:val="CommentReference"/>
        </w:rPr>
        <w:annotationRef/>
      </w:r>
      <w:r>
        <w:t>Fig. S2</w:t>
      </w:r>
    </w:p>
  </w:comment>
  <w:comment w:id="180" w:author="Mark Eldridge" w:date="2025-05-14T17:14:00Z" w:initials="EM[">
    <w:p w14:paraId="1D0CD00B" w14:textId="77777777" w:rsidR="00860B97" w:rsidRDefault="00860B97" w:rsidP="00860B97">
      <w:r>
        <w:rPr>
          <w:rStyle w:val="CommentReference"/>
        </w:rPr>
        <w:annotationRef/>
      </w:r>
      <w:r>
        <w:rPr>
          <w:color w:val="000000"/>
          <w:sz w:val="20"/>
          <w:szCs w:val="20"/>
        </w:rPr>
        <w:t>Restructure sentence for English</w:t>
      </w:r>
    </w:p>
  </w:comment>
  <w:comment w:id="187" w:author="Mark Eldridge" w:date="2025-05-14T17:17:00Z" w:initials="EM[">
    <w:p w14:paraId="39B071E8" w14:textId="77777777" w:rsidR="00F751C7" w:rsidRDefault="00F751C7" w:rsidP="00F751C7">
      <w:r>
        <w:rPr>
          <w:rStyle w:val="CommentReference"/>
        </w:rPr>
        <w:annotationRef/>
      </w:r>
      <w:r>
        <w:rPr>
          <w:color w:val="000000"/>
          <w:sz w:val="20"/>
          <w:szCs w:val="20"/>
        </w:rPr>
        <w:t>Make clear what is being correlated</w:t>
      </w:r>
    </w:p>
  </w:comment>
  <w:comment w:id="188" w:author="Rossella Falcone" w:date="2025-04-22T17:28:00Z" w:initials="RF">
    <w:p w14:paraId="04382162" w14:textId="5C8BDF4E" w:rsidR="001977AB" w:rsidRDefault="001977AB" w:rsidP="001977AB">
      <w:pPr>
        <w:pStyle w:val="CommentText"/>
      </w:pPr>
      <w:r>
        <w:rPr>
          <w:rStyle w:val="CommentReference"/>
        </w:rPr>
        <w:annotationRef/>
      </w:r>
      <w:r>
        <w:t xml:space="preserve">Can you please check if this statement is correct? Or please correct it. </w:t>
      </w:r>
    </w:p>
  </w:comment>
  <w:comment w:id="194" w:author="Rossella Falcone" w:date="2025-04-01T13:20:00Z" w:initials="RF">
    <w:p w14:paraId="0FE456E5" w14:textId="77777777" w:rsidR="008E07AB" w:rsidRDefault="004312F2" w:rsidP="008E07AB">
      <w:pPr>
        <w:pStyle w:val="CommentText"/>
      </w:pPr>
      <w:r>
        <w:rPr>
          <w:rStyle w:val="CommentReference"/>
        </w:rPr>
        <w:annotationRef/>
      </w:r>
      <w:r w:rsidR="008E07AB">
        <w:t>This will be Fig. 5A-B</w:t>
      </w:r>
    </w:p>
  </w:comment>
  <w:comment w:id="195" w:author="Rossella Falcone" w:date="2025-04-23T10:21:00Z" w:initials="RF">
    <w:p w14:paraId="2693DBF2" w14:textId="7B6DC4DF" w:rsidR="00DE5A55" w:rsidRDefault="00DE5A55" w:rsidP="00DE5A55">
      <w:pPr>
        <w:pStyle w:val="CommentText"/>
      </w:pPr>
      <w:r>
        <w:rPr>
          <w:rStyle w:val="CommentReference"/>
        </w:rPr>
        <w:annotationRef/>
      </w:r>
      <w:r>
        <w:t>Well, actually here I see that is very strong as soon the cue are on the screen. Maybe similar to 750-1000?</w:t>
      </w:r>
    </w:p>
  </w:comment>
  <w:comment w:id="196" w:author="Mark Eldridge" w:date="2025-05-14T17:20:00Z" w:initials="EM[">
    <w:p w14:paraId="608FDB37" w14:textId="77777777" w:rsidR="00D35D1D" w:rsidRDefault="00D35D1D" w:rsidP="00D35D1D">
      <w:r>
        <w:rPr>
          <w:rStyle w:val="CommentReference"/>
        </w:rPr>
        <w:annotationRef/>
      </w:r>
      <w:r>
        <w:rPr>
          <w:color w:val="000000"/>
          <w:sz w:val="20"/>
          <w:szCs w:val="20"/>
        </w:rPr>
        <w:t>Yes, it’s stronger in 75-250, which contradicts your statement.</w:t>
      </w:r>
    </w:p>
  </w:comment>
  <w:comment w:id="198" w:author="Mark Eldridge" w:date="2025-05-14T17:19:00Z" w:initials="EM[">
    <w:p w14:paraId="6EFFCD64" w14:textId="7E39E29E" w:rsidR="00B416BF" w:rsidRDefault="00B416BF" w:rsidP="00B416BF">
      <w:r>
        <w:rPr>
          <w:rStyle w:val="CommentReference"/>
        </w:rPr>
        <w:annotationRef/>
      </w:r>
      <w:r>
        <w:rPr>
          <w:color w:val="000000"/>
          <w:sz w:val="20"/>
          <w:szCs w:val="20"/>
        </w:rPr>
        <w:t>Patchy heat maps are difficult to interpret</w:t>
      </w:r>
    </w:p>
  </w:comment>
  <w:comment w:id="199" w:author="Rossella Falcone" w:date="2025-04-25T13:28:00Z" w:initials="RF">
    <w:p w14:paraId="0218CC8B" w14:textId="353CB422" w:rsidR="002371A0" w:rsidRDefault="002371A0" w:rsidP="002371A0">
      <w:pPr>
        <w:pStyle w:val="CommentText"/>
      </w:pPr>
      <w:r>
        <w:rPr>
          <w:rStyle w:val="CommentReference"/>
        </w:rPr>
        <w:annotationRef/>
      </w:r>
      <w:r>
        <w:t xml:space="preserve">Figure S4. </w:t>
      </w:r>
    </w:p>
  </w:comment>
  <w:comment w:id="203" w:author="Wang, Siyu (NIH/NIMH) [F]" w:date="2025-04-01T15:45:00Z" w:initials="WS([">
    <w:p w14:paraId="09A0D7CE" w14:textId="0A194422" w:rsidR="005D4663" w:rsidRDefault="005D4663">
      <w:pPr>
        <w:pStyle w:val="CommentText"/>
      </w:pPr>
      <w:r>
        <w:rPr>
          <w:rStyle w:val="CommentReference"/>
        </w:rPr>
        <w:annotationRef/>
      </w:r>
      <w:r>
        <w:t>I would include the DV analysis (heatmap is meaningful and not artifact)</w:t>
      </w:r>
    </w:p>
  </w:comment>
  <w:comment w:id="204" w:author="Rossella Falcone" w:date="2025-04-02T19:24:00Z" w:initials="RF">
    <w:p w14:paraId="051F1BD6" w14:textId="77777777" w:rsidR="000D438B" w:rsidRDefault="004606FA" w:rsidP="000D438B">
      <w:pPr>
        <w:pStyle w:val="CommentText"/>
      </w:pPr>
      <w:r>
        <w:rPr>
          <w:rStyle w:val="CommentReference"/>
        </w:rPr>
        <w:annotationRef/>
      </w:r>
      <w:r w:rsidR="000D438B">
        <w:t>Which one? And where you will include?</w:t>
      </w:r>
    </w:p>
    <w:p w14:paraId="4E7606C6" w14:textId="77777777" w:rsidR="000D438B" w:rsidRDefault="000D438B" w:rsidP="000D438B">
      <w:pPr>
        <w:pStyle w:val="CommentText"/>
      </w:pPr>
      <w:r>
        <w:t xml:space="preserve">Please advice. </w:t>
      </w:r>
    </w:p>
  </w:comment>
  <w:comment w:id="205" w:author="Siyu Wang" w:date="2025-04-24T02:32:00Z" w:initials="SW">
    <w:p w14:paraId="6E66C691" w14:textId="77777777" w:rsidR="00364486" w:rsidRDefault="00364486" w:rsidP="00364486">
      <w:pPr>
        <w:pStyle w:val="CommentText"/>
      </w:pPr>
      <w:r>
        <w:rPr>
          <w:rStyle w:val="CommentReference"/>
        </w:rPr>
        <w:annotationRef/>
      </w:r>
      <w:r>
        <w:t>If the focus is on individual difference, then maybe not, really depends on the flow. I am talking about the heatmap between delay/drop and DV, it basically sets up the DV dimension for comparing with yellow/purple in monkey 1, but the result for that is also quite noisy...</w:t>
      </w:r>
    </w:p>
  </w:comment>
  <w:comment w:id="206" w:author="Rossella Falcone" w:date="2025-04-25T13:28:00Z" w:initials="RF">
    <w:p w14:paraId="310296FF" w14:textId="77777777" w:rsidR="0084749B" w:rsidRDefault="0084749B" w:rsidP="0084749B">
      <w:pPr>
        <w:pStyle w:val="CommentText"/>
      </w:pPr>
      <w:r>
        <w:rPr>
          <w:rStyle w:val="CommentReference"/>
        </w:rPr>
        <w:annotationRef/>
      </w:r>
      <w:r>
        <w:t xml:space="preserve">MMMM… let’s see if this is enough so far. </w:t>
      </w:r>
    </w:p>
  </w:comment>
  <w:comment w:id="210" w:author="Rossella Falcone" w:date="2025-04-25T13:38:00Z" w:initials="RF">
    <w:p w14:paraId="0D300FE4" w14:textId="77777777" w:rsidR="001C6728" w:rsidRDefault="001C6728" w:rsidP="001C6728">
      <w:pPr>
        <w:pStyle w:val="CommentText"/>
      </w:pPr>
      <w:r>
        <w:rPr>
          <w:rStyle w:val="CommentReference"/>
        </w:rPr>
        <w:annotationRef/>
      </w:r>
      <w:r>
        <w:t>Figure 6.</w:t>
      </w:r>
    </w:p>
  </w:comment>
  <w:comment w:id="211" w:author="Mark Eldridge" w:date="2025-05-14T17:28:00Z" w:initials="EM[">
    <w:p w14:paraId="49D3391F" w14:textId="77777777" w:rsidR="008D50BE" w:rsidRDefault="008D50BE" w:rsidP="008D50BE">
      <w:r>
        <w:rPr>
          <w:rStyle w:val="CommentReference"/>
        </w:rPr>
        <w:annotationRef/>
      </w:r>
      <w:r>
        <w:rPr>
          <w:color w:val="000000"/>
          <w:sz w:val="20"/>
          <w:szCs w:val="20"/>
        </w:rPr>
        <w:t xml:space="preserve">Are these heat maps thresholded in some fashion? Why all the blank space? </w:t>
      </w:r>
    </w:p>
    <w:p w14:paraId="3944B03B" w14:textId="77777777" w:rsidR="008D50BE" w:rsidRDefault="008D50BE" w:rsidP="008D50BE">
      <w:r>
        <w:rPr>
          <w:color w:val="000000"/>
          <w:sz w:val="20"/>
          <w:szCs w:val="20"/>
        </w:rPr>
        <w:t>They are ugly and difficult to interpret.</w:t>
      </w:r>
    </w:p>
  </w:comment>
  <w:comment w:id="212" w:author="Rossella Falcone" w:date="2025-04-03T08:57:00Z" w:initials="RF">
    <w:p w14:paraId="5CFD36CF" w14:textId="7A68E1A3" w:rsidR="00D6705F" w:rsidRDefault="00740C0C" w:rsidP="00D6705F">
      <w:pPr>
        <w:pStyle w:val="CommentText"/>
      </w:pPr>
      <w:r>
        <w:rPr>
          <w:rStyle w:val="CommentReference"/>
        </w:rPr>
        <w:annotationRef/>
      </w:r>
      <w:r w:rsidR="00D6705F">
        <w:t xml:space="preserve">This will be Fig. 5. We can include the heatmap too. </w:t>
      </w:r>
    </w:p>
    <w:p w14:paraId="792C7AA3" w14:textId="77777777" w:rsidR="00D6705F" w:rsidRDefault="00D6705F" w:rsidP="00D6705F">
      <w:pPr>
        <w:pStyle w:val="CommentText"/>
      </w:pPr>
      <w:r>
        <w:t>Is 0 in the heat map the GO-SIGNAL ONSET?</w:t>
      </w:r>
    </w:p>
    <w:p w14:paraId="3A69BE72" w14:textId="77777777" w:rsidR="00D6705F" w:rsidRDefault="00D6705F" w:rsidP="00D6705F">
      <w:pPr>
        <w:pStyle w:val="CommentText"/>
      </w:pPr>
      <w:r>
        <w:t xml:space="preserve">What type of trials have you considered? </w:t>
      </w:r>
    </w:p>
    <w:p w14:paraId="05BBDF61" w14:textId="77777777" w:rsidR="00D6705F" w:rsidRDefault="00D6705F" w:rsidP="00D6705F">
      <w:pPr>
        <w:pStyle w:val="CommentText"/>
      </w:pPr>
    </w:p>
    <w:p w14:paraId="35952AC9" w14:textId="77777777" w:rsidR="00D6705F" w:rsidRDefault="00D6705F" w:rsidP="00D6705F">
      <w:pPr>
        <w:pStyle w:val="CommentText"/>
      </w:pPr>
      <w:r>
        <w:t xml:space="preserve">We can put the heatmaps as supplementary, but honestly I like them together. </w:t>
      </w:r>
    </w:p>
  </w:comment>
  <w:comment w:id="213" w:author="Siyu Wang" w:date="2025-04-24T02:33:00Z" w:initials="SW">
    <w:p w14:paraId="6AFFCB4D" w14:textId="77777777" w:rsidR="00640328" w:rsidRDefault="00640328" w:rsidP="00640328">
      <w:pPr>
        <w:pStyle w:val="CommentText"/>
      </w:pPr>
      <w:r>
        <w:rPr>
          <w:rStyle w:val="CommentReference"/>
        </w:rPr>
        <w:annotationRef/>
      </w:r>
      <w:r>
        <w:t xml:space="preserve">The heatmap is really noisy… </w:t>
      </w:r>
    </w:p>
  </w:comment>
  <w:comment w:id="214" w:author="Rossella Falcone" w:date="2025-04-25T13:37:00Z" w:initials="RF">
    <w:p w14:paraId="2F6049A3" w14:textId="77777777" w:rsidR="00151BC2" w:rsidRDefault="00151BC2" w:rsidP="00151BC2">
      <w:pPr>
        <w:pStyle w:val="CommentText"/>
      </w:pPr>
      <w:r>
        <w:rPr>
          <w:rStyle w:val="CommentReference"/>
        </w:rPr>
        <w:annotationRef/>
      </w:r>
      <w:r>
        <w:t xml:space="preserve">OK. Let’s move to supplementary, for now. </w:t>
      </w:r>
    </w:p>
    <w:p w14:paraId="25A99E3A" w14:textId="77777777" w:rsidR="00151BC2" w:rsidRDefault="00151BC2" w:rsidP="00151BC2">
      <w:pPr>
        <w:pStyle w:val="CommentText"/>
      </w:pPr>
      <w:r>
        <w:t xml:space="preserve">Otherwise we will remove it. </w:t>
      </w:r>
    </w:p>
  </w:comment>
  <w:comment w:id="215" w:author="Mark Eldridge" w:date="2025-05-14T17:26:00Z" w:initials="EM[">
    <w:p w14:paraId="734B57EB" w14:textId="77777777" w:rsidR="008D50BE" w:rsidRDefault="008D50BE" w:rsidP="008D50BE">
      <w:r>
        <w:rPr>
          <w:rStyle w:val="CommentReference"/>
        </w:rPr>
        <w:annotationRef/>
      </w:r>
      <w:r>
        <w:rPr>
          <w:color w:val="000000"/>
          <w:sz w:val="20"/>
          <w:szCs w:val="20"/>
        </w:rPr>
        <w:t>Rephrase for clarity. What does ‘goes beyond’ mean?</w:t>
      </w:r>
    </w:p>
  </w:comment>
  <w:comment w:id="224" w:author="Rossella Falcone" w:date="2025-04-25T13:41:00Z" w:initials="RF">
    <w:p w14:paraId="13FA189F" w14:textId="19357E27" w:rsidR="004A5464" w:rsidRDefault="004A5464" w:rsidP="004A5464">
      <w:pPr>
        <w:pStyle w:val="CommentText"/>
      </w:pPr>
      <w:r>
        <w:rPr>
          <w:rStyle w:val="CommentReference"/>
        </w:rPr>
        <w:annotationRef/>
      </w:r>
      <w:r>
        <w:t>Figure 7</w:t>
      </w:r>
    </w:p>
  </w:comment>
  <w:comment w:id="225" w:author="Rossella Falcone" w:date="2025-04-28T11:44:00Z" w:initials="RF">
    <w:p w14:paraId="7E9D00AD" w14:textId="77777777" w:rsidR="00DF08DF" w:rsidRDefault="00DF08DF" w:rsidP="00DF08DF">
      <w:pPr>
        <w:pStyle w:val="CommentText"/>
      </w:pPr>
      <w:r>
        <w:rPr>
          <w:rStyle w:val="CommentReference"/>
        </w:rPr>
        <w:annotationRef/>
      </w:r>
      <w:r>
        <w:t>Maybe I can also put same references here about the dlPFC nomenclature.</w:t>
      </w:r>
    </w:p>
  </w:comment>
  <w:comment w:id="226" w:author="Rossella Falcone" w:date="2025-04-18T09:25:00Z" w:initials="RF">
    <w:p w14:paraId="4A18A7CA" w14:textId="56E354A7" w:rsidR="00CD71B5" w:rsidRDefault="00CD71B5" w:rsidP="00CD71B5">
      <w:pPr>
        <w:pStyle w:val="CommentText"/>
      </w:pPr>
      <w:r>
        <w:rPr>
          <w:rStyle w:val="CommentReference"/>
        </w:rPr>
        <w:annotationRef/>
      </w:r>
      <w:r>
        <w:rPr>
          <w:b/>
          <w:bCs/>
          <w:color w:val="212121"/>
          <w:highlight w:val="white"/>
        </w:rPr>
        <w:t>Single caudate neurons encode temporally discounted value for formulating motivation for action</w:t>
      </w:r>
    </w:p>
  </w:comment>
  <w:comment w:id="227" w:author="Rossella Falcone" w:date="2025-04-18T11:55:00Z" w:initials="RF">
    <w:p w14:paraId="48B829E7" w14:textId="282472A3" w:rsidR="00A92453" w:rsidRDefault="00A92453" w:rsidP="00A92453">
      <w:pPr>
        <w:pStyle w:val="CommentText"/>
      </w:pPr>
      <w:r>
        <w:rPr>
          <w:rStyle w:val="CommentReference"/>
        </w:rPr>
        <w:annotationRef/>
      </w:r>
      <w:r>
        <w:rPr>
          <w:b/>
          <w:bCs/>
          <w:color w:val="000000"/>
        </w:rPr>
        <w:t>Neural underpinnings of the evidence accumulator</w:t>
      </w:r>
    </w:p>
  </w:comment>
  <w:comment w:id="228" w:author="Rossella Falcone" w:date="2025-04-15T09:31:00Z" w:initials="RF">
    <w:p w14:paraId="4694A8F2" w14:textId="77A8F65A" w:rsidR="0056002E" w:rsidRDefault="0000289D" w:rsidP="0056002E">
      <w:pPr>
        <w:pStyle w:val="CommentText"/>
      </w:pPr>
      <w:r>
        <w:rPr>
          <w:rStyle w:val="CommentReference"/>
        </w:rPr>
        <w:annotationRef/>
      </w:r>
      <w:r w:rsidR="0056002E">
        <w:t>Neural basis of a perceptual decision in the parietal cortex (LIP) of the rhesus monkey</w:t>
      </w:r>
      <w:r w:rsidR="0056002E">
        <w:br/>
        <w:t>Michael N. Shadlen &amp; William T. Newsome</w:t>
      </w:r>
      <w:r w:rsidR="0056002E">
        <w:br/>
      </w:r>
      <w:r w:rsidR="0056002E">
        <w:br/>
      </w:r>
    </w:p>
  </w:comment>
  <w:comment w:id="229" w:author="Rossella Falcone" w:date="2025-04-15T09:31:00Z" w:initials="RF">
    <w:p w14:paraId="2223CAB1" w14:textId="77777777" w:rsidR="00701372" w:rsidRDefault="0000289D" w:rsidP="00701372">
      <w:pPr>
        <w:pStyle w:val="CommentText"/>
      </w:pPr>
      <w:r>
        <w:rPr>
          <w:rStyle w:val="CommentReference"/>
        </w:rPr>
        <w:annotationRef/>
      </w:r>
      <w:r w:rsidR="00701372">
        <w:t>The neural basis of decision making</w:t>
      </w:r>
      <w:r w:rsidR="00701372">
        <w:br/>
        <w:t>Joshua I. Gold &amp; Michael N. Shadlen</w:t>
      </w:r>
      <w:r w:rsidR="00701372">
        <w:br/>
        <w:t xml:space="preserve"> </w:t>
      </w:r>
      <w:r w:rsidR="00701372">
        <w:rPr>
          <w:i/>
          <w:iCs/>
        </w:rPr>
        <w:t>Annual Review of Neuroscience</w:t>
      </w:r>
      <w:r w:rsidR="00701372">
        <w:t>, 30, 535–574</w:t>
      </w:r>
    </w:p>
  </w:comment>
  <w:comment w:id="230" w:author="Rossella Falcone" w:date="2025-04-18T12:46:00Z" w:initials="RF">
    <w:p w14:paraId="4B1762E7" w14:textId="77777777" w:rsidR="00E27FE2" w:rsidRDefault="00E27FE2" w:rsidP="00E27FE2">
      <w:pPr>
        <w:pStyle w:val="CommentText"/>
      </w:pPr>
      <w:r>
        <w:rPr>
          <w:rStyle w:val="CommentReference"/>
        </w:rPr>
        <w:annotationRef/>
      </w:r>
      <w:r>
        <w:rPr>
          <w:b/>
          <w:bCs/>
          <w:color w:val="211D1E"/>
        </w:rPr>
        <w:t>Mechanisms underlying cortical activity during value-guided choice</w:t>
      </w:r>
    </w:p>
  </w:comment>
  <w:comment w:id="231" w:author="Rossella Falcone" w:date="2025-04-18T12:34:00Z" w:initials="RF">
    <w:p w14:paraId="7C04F8F1" w14:textId="77777777" w:rsidR="00E0111D" w:rsidRDefault="00E0111D" w:rsidP="00E0111D">
      <w:pPr>
        <w:pStyle w:val="CommentText"/>
      </w:pPr>
      <w:r>
        <w:rPr>
          <w:rStyle w:val="CommentReference"/>
        </w:rPr>
        <w:annotationRef/>
      </w:r>
      <w:r>
        <w:t>Yoo, S. B. M., &amp; Hayden, B. Y. (2020).</w:t>
      </w:r>
      <w:r>
        <w:br/>
      </w:r>
      <w:r>
        <w:rPr>
          <w:i/>
          <w:iCs/>
        </w:rPr>
        <w:t>The transition from evaluation to selection involves neural subspace reorganization in core reward regions.</w:t>
      </w:r>
      <w:r>
        <w:br/>
      </w:r>
      <w:r>
        <w:rPr>
          <w:b/>
          <w:bCs/>
        </w:rPr>
        <w:t>Neuron</w:t>
      </w:r>
      <w:r>
        <w:t>, 105(4), 712–724.e4.</w:t>
      </w:r>
    </w:p>
  </w:comment>
  <w:comment w:id="232" w:author="Rossella Falcone" w:date="2025-04-18T12:41:00Z" w:initials="RF">
    <w:p w14:paraId="7546CA0F" w14:textId="77777777" w:rsidR="007E1580" w:rsidRDefault="007E1580" w:rsidP="007E1580">
      <w:pPr>
        <w:pStyle w:val="CommentText"/>
      </w:pPr>
      <w:r>
        <w:rPr>
          <w:rStyle w:val="CommentReference"/>
        </w:rPr>
        <w:annotationRef/>
      </w:r>
      <w:r>
        <w:t xml:space="preserve">Decoding subjective decisions from orbitofrontal cortex </w:t>
      </w:r>
    </w:p>
  </w:comment>
  <w:comment w:id="233" w:author="Rossella Falcone" w:date="2025-04-17T11:56:00Z" w:initials="RF">
    <w:p w14:paraId="58B170F2" w14:textId="14C32AB7" w:rsidR="00D55D25" w:rsidRDefault="00D55D25" w:rsidP="00D55D25">
      <w:pPr>
        <w:pStyle w:val="CommentText"/>
      </w:pPr>
      <w:r>
        <w:rPr>
          <w:rStyle w:val="CommentReference"/>
        </w:rPr>
        <w:annotationRef/>
      </w:r>
      <w:r>
        <w:rPr>
          <w:b/>
          <w:bCs/>
        </w:rPr>
        <w:t>Tang, H., Bartolo, R., &amp; Averbeck, B. B. (2021).</w:t>
      </w:r>
      <w:r>
        <w:t xml:space="preserve"> </w:t>
      </w:r>
      <w:r>
        <w:rPr>
          <w:i/>
          <w:iCs/>
        </w:rPr>
        <w:t>Reward-related choices determine information timing and flow across macaque lateral prefrontal cortex</w:t>
      </w:r>
      <w:r>
        <w:t xml:space="preserve">. Nature Communications, 12, 894. </w:t>
      </w:r>
    </w:p>
  </w:comment>
  <w:comment w:id="234" w:author="Rossella Falcone" w:date="2025-04-19T08:15:00Z" w:initials="RF">
    <w:p w14:paraId="20B930AE" w14:textId="77777777" w:rsidR="00251EAC" w:rsidRDefault="00713FC1" w:rsidP="00251EAC">
      <w:pPr>
        <w:pStyle w:val="CommentText"/>
      </w:pPr>
      <w:r>
        <w:rPr>
          <w:rStyle w:val="CommentReference"/>
        </w:rPr>
        <w:annotationRef/>
      </w:r>
      <w:r w:rsidR="00251EAC">
        <w:rPr>
          <w:b/>
          <w:bCs/>
        </w:rPr>
        <w:t>Study</w:t>
      </w:r>
      <w:r w:rsidR="00251EAC">
        <w:t xml:space="preserve">: </w:t>
      </w:r>
      <w:r w:rsidR="00251EAC">
        <w:rPr>
          <w:i/>
          <w:iCs/>
        </w:rPr>
        <w:t>Neuronal stability in medial frontal cortex sets individual variability in decision-making</w:t>
      </w:r>
    </w:p>
  </w:comment>
  <w:comment w:id="235" w:author="Rossella Falcone" w:date="2025-04-19T08:16:00Z" w:initials="RF">
    <w:p w14:paraId="422DBCD0" w14:textId="77777777" w:rsidR="002D711D" w:rsidRDefault="002D711D" w:rsidP="002D711D">
      <w:pPr>
        <w:pStyle w:val="CommentText"/>
      </w:pPr>
      <w:r>
        <w:rPr>
          <w:rStyle w:val="CommentReference"/>
        </w:rPr>
        <w:annotationRef/>
      </w:r>
      <w:r>
        <w:rPr>
          <w:b/>
          <w:bCs/>
        </w:rPr>
        <w:t>Study</w:t>
      </w:r>
      <w:r>
        <w:t xml:space="preserve">: </w:t>
      </w:r>
      <w:r>
        <w:rPr>
          <w:i/>
          <w:iCs/>
        </w:rPr>
        <w:t>Individual differences in the neural signature of subjective value among older adults</w:t>
      </w:r>
      <w:r>
        <w:br/>
      </w:r>
      <w:r>
        <w:rPr>
          <w:b/>
          <w:bCs/>
        </w:rPr>
        <w:t>Authors</w:t>
      </w:r>
      <w:r>
        <w:t xml:space="preserve">: Halfmann, K. et al. (2016) </w:t>
      </w:r>
    </w:p>
  </w:comment>
  <w:comment w:id="236" w:author="Rossella Falcone" w:date="2025-04-14T15:48:00Z" w:initials="RF">
    <w:p w14:paraId="4EFF1754" w14:textId="77777777" w:rsidR="00014F5D" w:rsidRDefault="004C59C5" w:rsidP="00014F5D">
      <w:pPr>
        <w:pStyle w:val="CommentText"/>
      </w:pPr>
      <w:r>
        <w:rPr>
          <w:rStyle w:val="CommentReference"/>
        </w:rPr>
        <w:annotationRef/>
      </w:r>
      <w:r w:rsidR="00014F5D">
        <w:br/>
        <w:t>Daw, N. D., O'Doherty, J. P., Dayan, P., Seymour, B., &amp; Dolan, R. J. (2006).</w:t>
      </w:r>
      <w:r w:rsidR="00014F5D">
        <w:br/>
      </w:r>
      <w:r w:rsidR="00014F5D">
        <w:rPr>
          <w:i/>
          <w:iCs/>
        </w:rPr>
        <w:t>Cortical substrates for exploratory decisions in humans.</w:t>
      </w:r>
      <w:r w:rsidR="00014F5D">
        <w:br/>
      </w:r>
      <w:r w:rsidR="00014F5D">
        <w:rPr>
          <w:b/>
          <w:bCs/>
        </w:rPr>
        <w:t>Nature</w:t>
      </w:r>
      <w:r w:rsidR="00014F5D">
        <w:t>, 441(7095), 876–879.</w:t>
      </w:r>
      <w:r w:rsidR="00014F5D">
        <w:br/>
      </w:r>
    </w:p>
  </w:comment>
  <w:comment w:id="237" w:author="Rossella Falcone" w:date="2025-04-14T15:48:00Z" w:initials="RF">
    <w:p w14:paraId="3EC5D82E" w14:textId="77777777" w:rsidR="002F2C34" w:rsidRDefault="00802B63" w:rsidP="002F2C34">
      <w:pPr>
        <w:pStyle w:val="CommentText"/>
      </w:pPr>
      <w:r>
        <w:rPr>
          <w:rStyle w:val="CommentReference"/>
        </w:rPr>
        <w:annotationRef/>
      </w:r>
      <w:r w:rsidR="002F2C34">
        <w:t>Collins, A. G. E., &amp; Frank, M. J. (2012).</w:t>
      </w:r>
      <w:r w:rsidR="002F2C34">
        <w:br/>
      </w:r>
      <w:r w:rsidR="002F2C34">
        <w:rPr>
          <w:i/>
          <w:iCs/>
        </w:rPr>
        <w:t>How much of reinforcement learning is working memory, not reinforcement learning? A behavioral, computational, and neurogenetic analysis.</w:t>
      </w:r>
      <w:r w:rsidR="002F2C34">
        <w:br/>
      </w:r>
      <w:r w:rsidR="002F2C34">
        <w:rPr>
          <w:b/>
          <w:bCs/>
        </w:rPr>
        <w:t>European Journal of Neuroscience</w:t>
      </w:r>
      <w:r w:rsidR="002F2C34">
        <w:t>, 35(7), 1024–1035.</w:t>
      </w:r>
    </w:p>
  </w:comment>
  <w:comment w:id="238" w:author="Rossella Falcone" w:date="2025-04-19T16:33:00Z" w:initials="RF">
    <w:p w14:paraId="0D9C0B87" w14:textId="77777777" w:rsidR="00103A65" w:rsidRDefault="00103A65" w:rsidP="00103A65">
      <w:pPr>
        <w:pStyle w:val="CommentText"/>
      </w:pPr>
      <w:r>
        <w:rPr>
          <w:rStyle w:val="CommentReference"/>
        </w:rPr>
        <w:annotationRef/>
      </w:r>
      <w:r>
        <w:t>Euston, D. R., Gruber, A. J., &amp; McNaughton, B. L. (2012).</w:t>
      </w:r>
      <w:r>
        <w:br/>
      </w:r>
      <w:r>
        <w:rPr>
          <w:i/>
          <w:iCs/>
        </w:rPr>
        <w:t>The role of medial prefrontal cortex in memory and decision making.</w:t>
      </w:r>
      <w:r>
        <w:br/>
      </w:r>
      <w:r>
        <w:rPr>
          <w:b/>
          <w:bCs/>
        </w:rPr>
        <w:t>Neuron</w:t>
      </w:r>
      <w:r>
        <w:t>, 76(6), 1057–1070.</w:t>
      </w:r>
    </w:p>
  </w:comment>
  <w:comment w:id="244" w:author="Rossella Falcone" w:date="2025-04-15T11:36:00Z" w:initials="RF">
    <w:p w14:paraId="277FB204" w14:textId="2A3C8E80" w:rsidR="007C3DA1" w:rsidRDefault="001D7C37" w:rsidP="007C3DA1">
      <w:pPr>
        <w:pStyle w:val="CommentText"/>
      </w:pPr>
      <w:r>
        <w:rPr>
          <w:rStyle w:val="CommentReference"/>
        </w:rPr>
        <w:annotationRef/>
      </w:r>
      <w:r w:rsidR="007C3DA1">
        <w:t>Daw, N. D., Niv, Y., &amp; Dayan, P. (2005).</w:t>
      </w:r>
      <w:r w:rsidR="007C3DA1">
        <w:br/>
      </w:r>
      <w:r w:rsidR="007C3DA1">
        <w:rPr>
          <w:i/>
          <w:iCs/>
        </w:rPr>
        <w:t>Uncertainty-based competition between prefrontal and dorsolateral striatal systems for behavioral control.</w:t>
      </w:r>
      <w:r w:rsidR="007C3DA1">
        <w:br/>
      </w:r>
      <w:r w:rsidR="007C3DA1">
        <w:rPr>
          <w:b/>
          <w:bCs/>
        </w:rPr>
        <w:t>Nature Neuroscience</w:t>
      </w:r>
      <w:r w:rsidR="007C3DA1">
        <w:t>, 8(12), 1704–1711.</w:t>
      </w:r>
    </w:p>
  </w:comment>
  <w:comment w:id="245" w:author="Rossella Falcone" w:date="2025-04-15T11:36:00Z" w:initials="RF">
    <w:p w14:paraId="271C7B03" w14:textId="77777777" w:rsidR="0018500F" w:rsidRDefault="00DC6325" w:rsidP="0018500F">
      <w:pPr>
        <w:pStyle w:val="CommentText"/>
      </w:pPr>
      <w:r>
        <w:rPr>
          <w:rStyle w:val="CommentReference"/>
        </w:rPr>
        <w:annotationRef/>
      </w:r>
      <w:r w:rsidR="0018500F">
        <w:t>Gläscher, J., Daw, N., Dayan, P., &amp; O’Doherty, J. P. (2010).</w:t>
      </w:r>
      <w:r w:rsidR="0018500F">
        <w:br/>
      </w:r>
      <w:r w:rsidR="0018500F">
        <w:rPr>
          <w:i/>
          <w:iCs/>
        </w:rPr>
        <w:t>States versus rewards: Dissociable neural prediction error signals underlying model-based and model-free reinforcement learning.</w:t>
      </w:r>
      <w:r w:rsidR="0018500F">
        <w:br/>
      </w:r>
      <w:r w:rsidR="0018500F">
        <w:rPr>
          <w:b/>
          <w:bCs/>
        </w:rPr>
        <w:t>Neuron</w:t>
      </w:r>
      <w:r w:rsidR="0018500F">
        <w:t>, 66(4), 585–595.</w:t>
      </w:r>
    </w:p>
  </w:comment>
  <w:comment w:id="246" w:author="Rossella Falcone" w:date="2025-04-15T11:36:00Z" w:initials="RF">
    <w:p w14:paraId="623B2F1B" w14:textId="77777777" w:rsidR="003477B9" w:rsidRDefault="001D7C37" w:rsidP="003477B9">
      <w:pPr>
        <w:pStyle w:val="CommentText"/>
      </w:pPr>
      <w:r>
        <w:rPr>
          <w:rStyle w:val="CommentReference"/>
        </w:rPr>
        <w:annotationRef/>
      </w:r>
      <w:r w:rsidR="003477B9">
        <w:t>Rangel, A., Camerer, C., &amp; Montague, P. R. (2008).</w:t>
      </w:r>
      <w:r w:rsidR="003477B9">
        <w:br/>
      </w:r>
      <w:r w:rsidR="003477B9">
        <w:rPr>
          <w:i/>
          <w:iCs/>
        </w:rPr>
        <w:t>A framework for studying the neurobiology of value-based decision making.</w:t>
      </w:r>
      <w:r w:rsidR="003477B9">
        <w:br/>
      </w:r>
      <w:r w:rsidR="003477B9">
        <w:rPr>
          <w:b/>
          <w:bCs/>
        </w:rPr>
        <w:t>Nature Reviews Neuroscience</w:t>
      </w:r>
      <w:r w:rsidR="003477B9">
        <w:t>, 9(7), 545–556.</w:t>
      </w:r>
    </w:p>
  </w:comment>
  <w:comment w:id="247" w:author="Rossella Falcone" w:date="2025-04-15T11:55:00Z" w:initials="RF">
    <w:p w14:paraId="6612F4BD" w14:textId="77777777" w:rsidR="00CC4E91" w:rsidRDefault="009314E8" w:rsidP="00CC4E91">
      <w:pPr>
        <w:pStyle w:val="CommentText"/>
      </w:pPr>
      <w:r>
        <w:rPr>
          <w:rStyle w:val="CommentReference"/>
        </w:rPr>
        <w:annotationRef/>
      </w:r>
      <w:r w:rsidR="00CC4E91">
        <w:t>Hosokawa, T., Kennerley, S. W., Sloan, J., &amp; Wallis, J. D. (2013).</w:t>
      </w:r>
      <w:r w:rsidR="00CC4E91">
        <w:br/>
      </w:r>
      <w:r w:rsidR="00CC4E91">
        <w:rPr>
          <w:i/>
          <w:iCs/>
        </w:rPr>
        <w:t>Single-neuron mechanisms underlying cost–benefit analysis in frontal cortex.</w:t>
      </w:r>
      <w:r w:rsidR="00CC4E91">
        <w:br/>
      </w:r>
      <w:r w:rsidR="00CC4E91">
        <w:rPr>
          <w:b/>
          <w:bCs/>
        </w:rPr>
        <w:t>Journal of Neuroscience</w:t>
      </w:r>
      <w:r w:rsidR="00CC4E91">
        <w:t>, 33(44), 17385–17397.</w:t>
      </w:r>
    </w:p>
  </w:comment>
  <w:comment w:id="248" w:author="Rossella Falcone" w:date="2025-04-19T17:00:00Z" w:initials="RF">
    <w:p w14:paraId="5E816FF0" w14:textId="77777777" w:rsidR="009A6707" w:rsidRDefault="007E14FA" w:rsidP="009A6707">
      <w:pPr>
        <w:pStyle w:val="CommentText"/>
      </w:pPr>
      <w:r>
        <w:rPr>
          <w:rStyle w:val="CommentReference"/>
        </w:rPr>
        <w:annotationRef/>
      </w:r>
      <w:r w:rsidR="009A6707">
        <w:t xml:space="preserve">Maybe repetitive? </w:t>
      </w:r>
    </w:p>
  </w:comment>
  <w:comment w:id="249" w:author="Rossella Falcone [2]" w:date="2021-05-17T10:37:00Z" w:initials="">
    <w:p w14:paraId="7AAF1432" w14:textId="538E2A4C" w:rsidR="005457B4" w:rsidRDefault="005457B4" w:rsidP="005457B4">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 have to double check!</w:t>
      </w:r>
    </w:p>
  </w:comment>
  <w:comment w:id="250" w:author="Rossella Falcone" w:date="2025-04-25T14:13:00Z" w:initials="RF">
    <w:p w14:paraId="750C86BB" w14:textId="77777777" w:rsidR="00340928" w:rsidRDefault="00340928" w:rsidP="00340928">
      <w:pPr>
        <w:pStyle w:val="CommentText"/>
      </w:pPr>
      <w:r>
        <w:rPr>
          <w:rStyle w:val="CommentReference"/>
        </w:rPr>
        <w:annotationRef/>
      </w:r>
      <w:r>
        <w:t>Remember to add in the bibliography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D4FE76" w15:done="0"/>
  <w15:commentEx w15:paraId="4CB9E401" w15:paraIdParent="27D4FE76" w15:done="0"/>
  <w15:commentEx w15:paraId="58A54B9B" w15:done="0"/>
  <w15:commentEx w15:paraId="311742EB" w15:done="0"/>
  <w15:commentEx w15:paraId="248805F6" w15:paraIdParent="311742EB" w15:done="0"/>
  <w15:commentEx w15:paraId="6BFFCE4E" w15:done="0"/>
  <w15:commentEx w15:paraId="1BAD3483" w15:done="0"/>
  <w15:commentEx w15:paraId="7D004E0C" w15:done="0"/>
  <w15:commentEx w15:paraId="7A9F8932" w15:done="0"/>
  <w15:commentEx w15:paraId="73AA261B" w15:done="0"/>
  <w15:commentEx w15:paraId="4F2DD961" w15:done="0"/>
  <w15:commentEx w15:paraId="7BC6F7E1" w15:done="0"/>
  <w15:commentEx w15:paraId="15746A0A" w15:done="0"/>
  <w15:commentEx w15:paraId="3A1CE97B" w15:done="0"/>
  <w15:commentEx w15:paraId="10B38ECB" w15:done="0"/>
  <w15:commentEx w15:paraId="6BDD4D16" w15:done="0"/>
  <w15:commentEx w15:paraId="638FF6CE" w15:done="0"/>
  <w15:commentEx w15:paraId="42811032" w15:done="0"/>
  <w15:commentEx w15:paraId="6C57169E" w15:done="0"/>
  <w15:commentEx w15:paraId="410C35E5" w15:done="0"/>
  <w15:commentEx w15:paraId="171A35C7" w15:done="0"/>
  <w15:commentEx w15:paraId="01223BD0" w15:done="0"/>
  <w15:commentEx w15:paraId="68A95170" w15:paraIdParent="01223BD0" w15:done="0"/>
  <w15:commentEx w15:paraId="086E63E1" w15:done="0"/>
  <w15:commentEx w15:paraId="03022039" w15:done="0"/>
  <w15:commentEx w15:paraId="3FF3C4E7" w15:done="0"/>
  <w15:commentEx w15:paraId="77CFB78B" w15:done="0"/>
  <w15:commentEx w15:paraId="11AA2E56" w15:paraIdParent="77CFB78B" w15:done="0"/>
  <w15:commentEx w15:paraId="5D0ACEEA" w15:done="0"/>
  <w15:commentEx w15:paraId="57FEE0DD" w15:done="0"/>
  <w15:commentEx w15:paraId="2EBAF96D" w15:done="0"/>
  <w15:commentEx w15:paraId="71A779AB" w15:done="0"/>
  <w15:commentEx w15:paraId="06FA3241" w15:done="0"/>
  <w15:commentEx w15:paraId="550ED6D9" w15:done="0"/>
  <w15:commentEx w15:paraId="61C0CB82" w15:done="0"/>
  <w15:commentEx w15:paraId="0CC41965" w15:done="0"/>
  <w15:commentEx w15:paraId="6721B777" w15:done="0"/>
  <w15:commentEx w15:paraId="5AA51DBF" w15:done="0"/>
  <w15:commentEx w15:paraId="30A9E446" w15:done="0"/>
  <w15:commentEx w15:paraId="7ED724EF" w15:done="0"/>
  <w15:commentEx w15:paraId="0B81E245" w15:done="0"/>
  <w15:commentEx w15:paraId="11F04B00" w15:done="0"/>
  <w15:commentEx w15:paraId="376689A3" w15:paraIdParent="11F04B00" w15:done="0"/>
  <w15:commentEx w15:paraId="2974CA33" w15:done="0"/>
  <w15:commentEx w15:paraId="1D0CD00B" w15:done="0"/>
  <w15:commentEx w15:paraId="39B071E8" w15:done="0"/>
  <w15:commentEx w15:paraId="04382162" w15:done="0"/>
  <w15:commentEx w15:paraId="0FE456E5" w15:done="0"/>
  <w15:commentEx w15:paraId="2693DBF2" w15:done="0"/>
  <w15:commentEx w15:paraId="608FDB37" w15:paraIdParent="2693DBF2" w15:done="0"/>
  <w15:commentEx w15:paraId="6EFFCD64" w15:done="0"/>
  <w15:commentEx w15:paraId="0218CC8B" w15:done="0"/>
  <w15:commentEx w15:paraId="09A0D7CE" w15:done="0"/>
  <w15:commentEx w15:paraId="4E7606C6" w15:paraIdParent="09A0D7CE" w15:done="0"/>
  <w15:commentEx w15:paraId="6E66C691" w15:paraIdParent="09A0D7CE" w15:done="0"/>
  <w15:commentEx w15:paraId="310296FF" w15:paraIdParent="09A0D7CE" w15:done="0"/>
  <w15:commentEx w15:paraId="0D300FE4" w15:done="0"/>
  <w15:commentEx w15:paraId="3944B03B" w15:done="0"/>
  <w15:commentEx w15:paraId="35952AC9" w15:done="0"/>
  <w15:commentEx w15:paraId="6AFFCB4D" w15:paraIdParent="35952AC9" w15:done="0"/>
  <w15:commentEx w15:paraId="25A99E3A" w15:paraIdParent="35952AC9" w15:done="0"/>
  <w15:commentEx w15:paraId="734B57EB" w15:done="0"/>
  <w15:commentEx w15:paraId="13FA189F" w15:done="0"/>
  <w15:commentEx w15:paraId="7E9D00AD" w15:done="0"/>
  <w15:commentEx w15:paraId="4A18A7CA" w15:done="0"/>
  <w15:commentEx w15:paraId="48B829E7" w15:done="0"/>
  <w15:commentEx w15:paraId="4694A8F2" w15:done="0"/>
  <w15:commentEx w15:paraId="2223CAB1" w15:done="0"/>
  <w15:commentEx w15:paraId="4B1762E7" w15:done="0"/>
  <w15:commentEx w15:paraId="7C04F8F1" w15:done="0"/>
  <w15:commentEx w15:paraId="7546CA0F" w15:done="0"/>
  <w15:commentEx w15:paraId="58B170F2" w15:done="0"/>
  <w15:commentEx w15:paraId="20B930AE" w15:done="0"/>
  <w15:commentEx w15:paraId="422DBCD0" w15:done="0"/>
  <w15:commentEx w15:paraId="4EFF1754" w15:done="0"/>
  <w15:commentEx w15:paraId="3EC5D82E" w15:done="0"/>
  <w15:commentEx w15:paraId="0D9C0B87" w15:done="0"/>
  <w15:commentEx w15:paraId="277FB204" w15:done="0"/>
  <w15:commentEx w15:paraId="271C7B03" w15:done="0"/>
  <w15:commentEx w15:paraId="623B2F1B" w15:done="0"/>
  <w15:commentEx w15:paraId="6612F4BD" w15:done="0"/>
  <w15:commentEx w15:paraId="5E816FF0" w15:done="0"/>
  <w15:commentEx w15:paraId="7AAF1432" w15:done="0"/>
  <w15:commentEx w15:paraId="750C86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F17FD3" w16cex:dateUtc="2025-04-24T15:38:00Z"/>
  <w16cex:commentExtensible w16cex:durableId="205570A4" w16cex:dateUtc="2025-05-14T14:56:00Z"/>
  <w16cex:commentExtensible w16cex:durableId="5191B6E4" w16cex:dateUtc="2025-04-03T13:24:00Z"/>
  <w16cex:commentExtensible w16cex:durableId="75046492" w16cex:dateUtc="2025-05-14T14:50:00Z"/>
  <w16cex:commentExtensible w16cex:durableId="261F872F" w16cex:dateUtc="2022-05-02T14:25:00Z"/>
  <w16cex:commentExtensible w16cex:durableId="78F042B3" w16cex:dateUtc="2025-04-03T13:24:00Z"/>
  <w16cex:commentExtensible w16cex:durableId="13205662" w16cex:dateUtc="2025-05-14T15:00:00Z"/>
  <w16cex:commentExtensible w16cex:durableId="4F20959A" w16cex:dateUtc="2025-05-14T15:03:00Z"/>
  <w16cex:commentExtensible w16cex:durableId="27666862" w16cex:dateUtc="2025-05-14T15:05:00Z"/>
  <w16cex:commentExtensible w16cex:durableId="37E8AB98" w16cex:dateUtc="2025-04-16T16:12:00Z"/>
  <w16cex:commentExtensible w16cex:durableId="798A1225" w16cex:dateUtc="2025-04-16T17:24:00Z"/>
  <w16cex:commentExtensible w16cex:durableId="395E4E35" w16cex:dateUtc="2025-04-14T16:33:00Z"/>
  <w16cex:commentExtensible w16cex:durableId="5FDE38A5" w16cex:dateUtc="2025-04-16T17:29:00Z"/>
  <w16cex:commentExtensible w16cex:durableId="12F1A213" w16cex:dateUtc="2025-04-16T17:34:00Z"/>
  <w16cex:commentExtensible w16cex:durableId="762FCB2E" w16cex:dateUtc="2025-04-16T17:34:00Z"/>
  <w16cex:commentExtensible w16cex:durableId="1F22529A" w16cex:dateUtc="2025-04-15T19:00:00Z"/>
  <w16cex:commentExtensible w16cex:durableId="360A1EDD" w16cex:dateUtc="2025-04-15T19:00:00Z"/>
  <w16cex:commentExtensible w16cex:durableId="62FFFA31" w16cex:dateUtc="2025-04-15T19:00:00Z"/>
  <w16cex:commentExtensible w16cex:durableId="7057BA23" w16cex:dateUtc="2025-05-14T15:32:00Z"/>
  <w16cex:commentExtensible w16cex:durableId="67B460F7" w16cex:dateUtc="2025-04-28T15:23:00Z"/>
  <w16cex:commentExtensible w16cex:durableId="1658753D" w16cex:dateUtc="2025-04-24T04:51:00Z"/>
  <w16cex:commentExtensible w16cex:durableId="40D88636" w16cex:dateUtc="2025-04-24T15:41:00Z"/>
  <w16cex:commentExtensible w16cex:durableId="6FE4053C" w16cex:dateUtc="2025-05-14T15:26:00Z"/>
  <w16cex:commentExtensible w16cex:durableId="29E51DB4" w16cex:dateUtc="2025-04-28T15:24:00Z"/>
  <w16cex:commentExtensible w16cex:durableId="6BC1D519" w16cex:dateUtc="2025-04-28T15:26:00Z"/>
  <w16cex:commentExtensible w16cex:durableId="1EE6282A" w16cex:dateUtc="2025-04-24T15:39:00Z"/>
  <w16cex:commentExtensible w16cex:durableId="7CD3CDE2" w16cex:dateUtc="2025-04-25T18:01:00Z"/>
  <w16cex:commentExtensible w16cex:durableId="7E8B51A9" w16cex:dateUtc="2025-05-14T15:40:00Z"/>
  <w16cex:commentExtensible w16cex:durableId="60DA98C4" w16cex:dateUtc="2025-05-14T15:41:00Z"/>
  <w16cex:commentExtensible w16cex:durableId="432BDEE2" w16cex:dateUtc="2025-04-25T15:54:00Z"/>
  <w16cex:commentExtensible w16cex:durableId="725690D9" w16cex:dateUtc="2025-04-25T17:11:00Z"/>
  <w16cex:commentExtensible w16cex:durableId="4605CC12" w16cex:dateUtc="2025-05-14T15:44:00Z"/>
  <w16cex:commentExtensible w16cex:durableId="106295DD" w16cex:dateUtc="2025-04-25T17:14:00Z"/>
  <w16cex:commentExtensible w16cex:durableId="23690BAD" w16cex:dateUtc="2025-04-28T15:33:00Z"/>
  <w16cex:commentExtensible w16cex:durableId="7CFF0D92" w16cex:dateUtc="2025-05-14T16:07:00Z"/>
  <w16cex:commentExtensible w16cex:durableId="0896D434" w16cex:dateUtc="2025-04-25T17:20:00Z"/>
  <w16cex:commentExtensible w16cex:durableId="6CFBF602" w16cex:dateUtc="2025-05-14T16:08:00Z"/>
  <w16cex:commentExtensible w16cex:durableId="53ECA788" w16cex:dateUtc="2025-04-25T17:21:00Z"/>
  <w16cex:commentExtensible w16cex:durableId="0DE49FC9" w16cex:dateUtc="2025-05-14T16:10:00Z"/>
  <w16cex:commentExtensible w16cex:durableId="3528EE7E" w16cex:dateUtc="2025-04-02T23:18:00Z"/>
  <w16cex:commentExtensible w16cex:durableId="30460CF2" w16cex:dateUtc="2025-04-25T18:31:00Z"/>
  <w16cex:commentExtensible w16cex:durableId="724A66E8" w16cex:dateUtc="2025-05-14T16:14:00Z"/>
  <w16cex:commentExtensible w16cex:durableId="57873144" w16cex:dateUtc="2025-05-14T16:17:00Z"/>
  <w16cex:commentExtensible w16cex:durableId="5A0B5619" w16cex:dateUtc="2025-04-22T21:28:00Z"/>
  <w16cex:commentExtensible w16cex:durableId="50DF08E7" w16cex:dateUtc="2025-04-01T17:20:00Z"/>
  <w16cex:commentExtensible w16cex:durableId="5FDEFA53" w16cex:dateUtc="2025-04-23T14:21:00Z"/>
  <w16cex:commentExtensible w16cex:durableId="54594EDD" w16cex:dateUtc="2025-05-14T16:20:00Z"/>
  <w16cex:commentExtensible w16cex:durableId="4A8D0EFC" w16cex:dateUtc="2025-05-14T16:19:00Z"/>
  <w16cex:commentExtensible w16cex:durableId="15ECB239" w16cex:dateUtc="2025-04-25T17:28:00Z"/>
  <w16cex:commentExtensible w16cex:durableId="1FD6097B" w16cex:dateUtc="2025-04-02T23:24:00Z"/>
  <w16cex:commentExtensible w16cex:durableId="5238462A" w16cex:dateUtc="2025-04-24T06:32:00Z"/>
  <w16cex:commentExtensible w16cex:durableId="40304B97" w16cex:dateUtc="2025-04-25T17:28:00Z"/>
  <w16cex:commentExtensible w16cex:durableId="395989EE" w16cex:dateUtc="2025-04-25T17:38:00Z"/>
  <w16cex:commentExtensible w16cex:durableId="32E9FDAE" w16cex:dateUtc="2025-05-14T16:28:00Z"/>
  <w16cex:commentExtensible w16cex:durableId="5CFC5141" w16cex:dateUtc="2025-04-03T12:57:00Z"/>
  <w16cex:commentExtensible w16cex:durableId="489F8056" w16cex:dateUtc="2025-04-24T06:33:00Z"/>
  <w16cex:commentExtensible w16cex:durableId="7BA3FAAC" w16cex:dateUtc="2025-04-25T17:37:00Z"/>
  <w16cex:commentExtensible w16cex:durableId="707B2E94" w16cex:dateUtc="2025-05-14T16:26:00Z"/>
  <w16cex:commentExtensible w16cex:durableId="717039DC" w16cex:dateUtc="2025-04-25T17:41:00Z"/>
  <w16cex:commentExtensible w16cex:durableId="4C58D608" w16cex:dateUtc="2025-04-28T15:44:00Z"/>
  <w16cex:commentExtensible w16cex:durableId="21CD1435" w16cex:dateUtc="2025-04-18T13:25:00Z"/>
  <w16cex:commentExtensible w16cex:durableId="152A6FD1" w16cex:dateUtc="2025-04-18T15:55:00Z"/>
  <w16cex:commentExtensible w16cex:durableId="5A54FC85" w16cex:dateUtc="2025-04-15T13:31:00Z"/>
  <w16cex:commentExtensible w16cex:durableId="35434406" w16cex:dateUtc="2025-04-15T13:31:00Z"/>
  <w16cex:commentExtensible w16cex:durableId="12A60605" w16cex:dateUtc="2025-04-18T16:46:00Z"/>
  <w16cex:commentExtensible w16cex:durableId="7519BC8E" w16cex:dateUtc="2025-04-18T16:34:00Z"/>
  <w16cex:commentExtensible w16cex:durableId="457279B1" w16cex:dateUtc="2025-04-18T16:41:00Z"/>
  <w16cex:commentExtensible w16cex:durableId="1ECF872A" w16cex:dateUtc="2025-04-17T15:56:00Z"/>
  <w16cex:commentExtensible w16cex:durableId="00562F4A" w16cex:dateUtc="2025-04-19T12:15:00Z"/>
  <w16cex:commentExtensible w16cex:durableId="7D89E508" w16cex:dateUtc="2025-04-19T12:16:00Z"/>
  <w16cex:commentExtensible w16cex:durableId="547C5FAE" w16cex:dateUtc="2025-04-14T19:48:00Z"/>
  <w16cex:commentExtensible w16cex:durableId="23C83AD9" w16cex:dateUtc="2025-04-14T19:48:00Z"/>
  <w16cex:commentExtensible w16cex:durableId="2A72C000" w16cex:dateUtc="2025-04-19T20:33:00Z"/>
  <w16cex:commentExtensible w16cex:durableId="285FE1AD" w16cex:dateUtc="2025-04-15T15:36:00Z"/>
  <w16cex:commentExtensible w16cex:durableId="2C0B78D9" w16cex:dateUtc="2025-04-15T15:36:00Z"/>
  <w16cex:commentExtensible w16cex:durableId="2D3E4C26" w16cex:dateUtc="2025-04-15T15:36:00Z"/>
  <w16cex:commentExtensible w16cex:durableId="5800E985" w16cex:dateUtc="2025-04-15T15:55:00Z"/>
  <w16cex:commentExtensible w16cex:durableId="0544041E" w16cex:dateUtc="2025-04-19T21:00:00Z"/>
  <w16cex:commentExtensible w16cex:durableId="261F871B" w16cex:dateUtc="2021-05-17T14:37:00Z"/>
  <w16cex:commentExtensible w16cex:durableId="2B8E3F55" w16cex:dateUtc="2025-04-25T18: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D4FE76" w16cid:durableId="2BB3963A"/>
  <w16cid:commentId w16cid:paraId="4CB9E401" w16cid:durableId="77F17FD3"/>
  <w16cid:commentId w16cid:paraId="58A54B9B" w16cid:durableId="205570A4"/>
  <w16cid:commentId w16cid:paraId="311742EB" w16cid:durableId="5191B6E4"/>
  <w16cid:commentId w16cid:paraId="248805F6" w16cid:durableId="75046492"/>
  <w16cid:commentId w16cid:paraId="6BFFCE4E" w16cid:durableId="261F872F"/>
  <w16cid:commentId w16cid:paraId="1BAD3483" w16cid:durableId="78F042B3"/>
  <w16cid:commentId w16cid:paraId="7D004E0C" w16cid:durableId="13205662"/>
  <w16cid:commentId w16cid:paraId="7A9F8932" w16cid:durableId="4F20959A"/>
  <w16cid:commentId w16cid:paraId="73AA261B" w16cid:durableId="27666862"/>
  <w16cid:commentId w16cid:paraId="4F2DD961" w16cid:durableId="37E8AB98"/>
  <w16cid:commentId w16cid:paraId="7BC6F7E1" w16cid:durableId="798A1225"/>
  <w16cid:commentId w16cid:paraId="15746A0A" w16cid:durableId="395E4E35"/>
  <w16cid:commentId w16cid:paraId="3A1CE97B" w16cid:durableId="5FDE38A5"/>
  <w16cid:commentId w16cid:paraId="10B38ECB" w16cid:durableId="12F1A213"/>
  <w16cid:commentId w16cid:paraId="6BDD4D16" w16cid:durableId="762FCB2E"/>
  <w16cid:commentId w16cid:paraId="638FF6CE" w16cid:durableId="1F22529A"/>
  <w16cid:commentId w16cid:paraId="42811032" w16cid:durableId="360A1EDD"/>
  <w16cid:commentId w16cid:paraId="6C57169E" w16cid:durableId="62FFFA31"/>
  <w16cid:commentId w16cid:paraId="410C35E5" w16cid:durableId="7057BA23"/>
  <w16cid:commentId w16cid:paraId="171A35C7" w16cid:durableId="67B460F7"/>
  <w16cid:commentId w16cid:paraId="01223BD0" w16cid:durableId="1658753D"/>
  <w16cid:commentId w16cid:paraId="68A95170" w16cid:durableId="40D88636"/>
  <w16cid:commentId w16cid:paraId="086E63E1" w16cid:durableId="6FE4053C"/>
  <w16cid:commentId w16cid:paraId="03022039" w16cid:durableId="29E51DB4"/>
  <w16cid:commentId w16cid:paraId="3FF3C4E7" w16cid:durableId="6BC1D519"/>
  <w16cid:commentId w16cid:paraId="77CFB78B" w16cid:durableId="733CFEE8"/>
  <w16cid:commentId w16cid:paraId="11AA2E56" w16cid:durableId="1EE6282A"/>
  <w16cid:commentId w16cid:paraId="5D0ACEEA" w16cid:durableId="7CD3CDE2"/>
  <w16cid:commentId w16cid:paraId="57FEE0DD" w16cid:durableId="7E8B51A9"/>
  <w16cid:commentId w16cid:paraId="2EBAF96D" w16cid:durableId="60DA98C4"/>
  <w16cid:commentId w16cid:paraId="71A779AB" w16cid:durableId="432BDEE2"/>
  <w16cid:commentId w16cid:paraId="06FA3241" w16cid:durableId="725690D9"/>
  <w16cid:commentId w16cid:paraId="550ED6D9" w16cid:durableId="4605CC12"/>
  <w16cid:commentId w16cid:paraId="61C0CB82" w16cid:durableId="106295DD"/>
  <w16cid:commentId w16cid:paraId="0CC41965" w16cid:durableId="23690BAD"/>
  <w16cid:commentId w16cid:paraId="6721B777" w16cid:durableId="7CFF0D92"/>
  <w16cid:commentId w16cid:paraId="5AA51DBF" w16cid:durableId="0896D434"/>
  <w16cid:commentId w16cid:paraId="30A9E446" w16cid:durableId="6CFBF602"/>
  <w16cid:commentId w16cid:paraId="7ED724EF" w16cid:durableId="53ECA788"/>
  <w16cid:commentId w16cid:paraId="0B81E245" w16cid:durableId="0DE49FC9"/>
  <w16cid:commentId w16cid:paraId="11F04B00" w16cid:durableId="2B96878C"/>
  <w16cid:commentId w16cid:paraId="376689A3" w16cid:durableId="3528EE7E"/>
  <w16cid:commentId w16cid:paraId="2974CA33" w16cid:durableId="30460CF2"/>
  <w16cid:commentId w16cid:paraId="1D0CD00B" w16cid:durableId="724A66E8"/>
  <w16cid:commentId w16cid:paraId="39B071E8" w16cid:durableId="57873144"/>
  <w16cid:commentId w16cid:paraId="04382162" w16cid:durableId="5A0B5619"/>
  <w16cid:commentId w16cid:paraId="0FE456E5" w16cid:durableId="50DF08E7"/>
  <w16cid:commentId w16cid:paraId="2693DBF2" w16cid:durableId="5FDEFA53"/>
  <w16cid:commentId w16cid:paraId="608FDB37" w16cid:durableId="54594EDD"/>
  <w16cid:commentId w16cid:paraId="6EFFCD64" w16cid:durableId="4A8D0EFC"/>
  <w16cid:commentId w16cid:paraId="0218CC8B" w16cid:durableId="15ECB239"/>
  <w16cid:commentId w16cid:paraId="09A0D7CE" w16cid:durableId="2B968895"/>
  <w16cid:commentId w16cid:paraId="4E7606C6" w16cid:durableId="1FD6097B"/>
  <w16cid:commentId w16cid:paraId="6E66C691" w16cid:durableId="5238462A"/>
  <w16cid:commentId w16cid:paraId="310296FF" w16cid:durableId="40304B97"/>
  <w16cid:commentId w16cid:paraId="0D300FE4" w16cid:durableId="395989EE"/>
  <w16cid:commentId w16cid:paraId="3944B03B" w16cid:durableId="32E9FDAE"/>
  <w16cid:commentId w16cid:paraId="35952AC9" w16cid:durableId="5CFC5141"/>
  <w16cid:commentId w16cid:paraId="6AFFCB4D" w16cid:durableId="489F8056"/>
  <w16cid:commentId w16cid:paraId="25A99E3A" w16cid:durableId="7BA3FAAC"/>
  <w16cid:commentId w16cid:paraId="734B57EB" w16cid:durableId="707B2E94"/>
  <w16cid:commentId w16cid:paraId="13FA189F" w16cid:durableId="717039DC"/>
  <w16cid:commentId w16cid:paraId="7E9D00AD" w16cid:durableId="4C58D608"/>
  <w16cid:commentId w16cid:paraId="4A18A7CA" w16cid:durableId="21CD1435"/>
  <w16cid:commentId w16cid:paraId="48B829E7" w16cid:durableId="152A6FD1"/>
  <w16cid:commentId w16cid:paraId="4694A8F2" w16cid:durableId="5A54FC85"/>
  <w16cid:commentId w16cid:paraId="2223CAB1" w16cid:durableId="35434406"/>
  <w16cid:commentId w16cid:paraId="4B1762E7" w16cid:durableId="12A60605"/>
  <w16cid:commentId w16cid:paraId="7C04F8F1" w16cid:durableId="7519BC8E"/>
  <w16cid:commentId w16cid:paraId="7546CA0F" w16cid:durableId="457279B1"/>
  <w16cid:commentId w16cid:paraId="58B170F2" w16cid:durableId="1ECF872A"/>
  <w16cid:commentId w16cid:paraId="20B930AE" w16cid:durableId="00562F4A"/>
  <w16cid:commentId w16cid:paraId="422DBCD0" w16cid:durableId="7D89E508"/>
  <w16cid:commentId w16cid:paraId="4EFF1754" w16cid:durableId="547C5FAE"/>
  <w16cid:commentId w16cid:paraId="3EC5D82E" w16cid:durableId="23C83AD9"/>
  <w16cid:commentId w16cid:paraId="0D9C0B87" w16cid:durableId="2A72C000"/>
  <w16cid:commentId w16cid:paraId="277FB204" w16cid:durableId="285FE1AD"/>
  <w16cid:commentId w16cid:paraId="271C7B03" w16cid:durableId="2C0B78D9"/>
  <w16cid:commentId w16cid:paraId="623B2F1B" w16cid:durableId="2D3E4C26"/>
  <w16cid:commentId w16cid:paraId="6612F4BD" w16cid:durableId="5800E985"/>
  <w16cid:commentId w16cid:paraId="5E816FF0" w16cid:durableId="0544041E"/>
  <w16cid:commentId w16cid:paraId="7AAF1432" w16cid:durableId="261F871B"/>
  <w16cid:commentId w16cid:paraId="750C86BB" w16cid:durableId="2B8E3F5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5F7D"/>
    <w:multiLevelType w:val="hybridMultilevel"/>
    <w:tmpl w:val="1D54A1C8"/>
    <w:lvl w:ilvl="0" w:tplc="0310E658">
      <w:start w:val="1"/>
      <w:numFmt w:val="bullet"/>
      <w:lvlText w:val=""/>
      <w:lvlJc w:val="left"/>
      <w:pPr>
        <w:ind w:left="720" w:hanging="360"/>
      </w:pPr>
      <w:rPr>
        <w:rFonts w:ascii="Symbol" w:hAnsi="Symbol"/>
      </w:rPr>
    </w:lvl>
    <w:lvl w:ilvl="1" w:tplc="80B4E6E0">
      <w:start w:val="1"/>
      <w:numFmt w:val="bullet"/>
      <w:lvlText w:val=""/>
      <w:lvlJc w:val="left"/>
      <w:pPr>
        <w:ind w:left="720" w:hanging="360"/>
      </w:pPr>
      <w:rPr>
        <w:rFonts w:ascii="Symbol" w:hAnsi="Symbol"/>
      </w:rPr>
    </w:lvl>
    <w:lvl w:ilvl="2" w:tplc="E6DE8FDE">
      <w:start w:val="1"/>
      <w:numFmt w:val="bullet"/>
      <w:lvlText w:val=""/>
      <w:lvlJc w:val="left"/>
      <w:pPr>
        <w:ind w:left="720" w:hanging="360"/>
      </w:pPr>
      <w:rPr>
        <w:rFonts w:ascii="Symbol" w:hAnsi="Symbol"/>
      </w:rPr>
    </w:lvl>
    <w:lvl w:ilvl="3" w:tplc="DB24A21A">
      <w:start w:val="1"/>
      <w:numFmt w:val="bullet"/>
      <w:lvlText w:val=""/>
      <w:lvlJc w:val="left"/>
      <w:pPr>
        <w:ind w:left="720" w:hanging="360"/>
      </w:pPr>
      <w:rPr>
        <w:rFonts w:ascii="Symbol" w:hAnsi="Symbol"/>
      </w:rPr>
    </w:lvl>
    <w:lvl w:ilvl="4" w:tplc="6AD25C48">
      <w:start w:val="1"/>
      <w:numFmt w:val="bullet"/>
      <w:lvlText w:val=""/>
      <w:lvlJc w:val="left"/>
      <w:pPr>
        <w:ind w:left="720" w:hanging="360"/>
      </w:pPr>
      <w:rPr>
        <w:rFonts w:ascii="Symbol" w:hAnsi="Symbol"/>
      </w:rPr>
    </w:lvl>
    <w:lvl w:ilvl="5" w:tplc="C910EE46">
      <w:start w:val="1"/>
      <w:numFmt w:val="bullet"/>
      <w:lvlText w:val=""/>
      <w:lvlJc w:val="left"/>
      <w:pPr>
        <w:ind w:left="720" w:hanging="360"/>
      </w:pPr>
      <w:rPr>
        <w:rFonts w:ascii="Symbol" w:hAnsi="Symbol"/>
      </w:rPr>
    </w:lvl>
    <w:lvl w:ilvl="6" w:tplc="781AF9B6">
      <w:start w:val="1"/>
      <w:numFmt w:val="bullet"/>
      <w:lvlText w:val=""/>
      <w:lvlJc w:val="left"/>
      <w:pPr>
        <w:ind w:left="720" w:hanging="360"/>
      </w:pPr>
      <w:rPr>
        <w:rFonts w:ascii="Symbol" w:hAnsi="Symbol"/>
      </w:rPr>
    </w:lvl>
    <w:lvl w:ilvl="7" w:tplc="739EF866">
      <w:start w:val="1"/>
      <w:numFmt w:val="bullet"/>
      <w:lvlText w:val=""/>
      <w:lvlJc w:val="left"/>
      <w:pPr>
        <w:ind w:left="720" w:hanging="360"/>
      </w:pPr>
      <w:rPr>
        <w:rFonts w:ascii="Symbol" w:hAnsi="Symbol"/>
      </w:rPr>
    </w:lvl>
    <w:lvl w:ilvl="8" w:tplc="026C3664">
      <w:start w:val="1"/>
      <w:numFmt w:val="bullet"/>
      <w:lvlText w:val=""/>
      <w:lvlJc w:val="left"/>
      <w:pPr>
        <w:ind w:left="720" w:hanging="360"/>
      </w:pPr>
      <w:rPr>
        <w:rFonts w:ascii="Symbol" w:hAnsi="Symbol"/>
      </w:rPr>
    </w:lvl>
  </w:abstractNum>
  <w:abstractNum w:abstractNumId="1" w15:restartNumberingAfterBreak="0">
    <w:nsid w:val="062B5476"/>
    <w:multiLevelType w:val="hybridMultilevel"/>
    <w:tmpl w:val="EF2AD816"/>
    <w:lvl w:ilvl="0" w:tplc="84D44DE0">
      <w:start w:val="1"/>
      <w:numFmt w:val="bullet"/>
      <w:lvlText w:val=""/>
      <w:lvlJc w:val="left"/>
      <w:pPr>
        <w:ind w:left="1080" w:hanging="360"/>
      </w:pPr>
      <w:rPr>
        <w:rFonts w:ascii="Symbol" w:hAnsi="Symbol"/>
      </w:rPr>
    </w:lvl>
    <w:lvl w:ilvl="1" w:tplc="E7569572">
      <w:start w:val="1"/>
      <w:numFmt w:val="bullet"/>
      <w:lvlText w:val=""/>
      <w:lvlJc w:val="left"/>
      <w:pPr>
        <w:ind w:left="1080" w:hanging="360"/>
      </w:pPr>
      <w:rPr>
        <w:rFonts w:ascii="Symbol" w:hAnsi="Symbol"/>
      </w:rPr>
    </w:lvl>
    <w:lvl w:ilvl="2" w:tplc="9C4EE8E4">
      <w:start w:val="1"/>
      <w:numFmt w:val="bullet"/>
      <w:lvlText w:val=""/>
      <w:lvlJc w:val="left"/>
      <w:pPr>
        <w:ind w:left="1080" w:hanging="360"/>
      </w:pPr>
      <w:rPr>
        <w:rFonts w:ascii="Symbol" w:hAnsi="Symbol"/>
      </w:rPr>
    </w:lvl>
    <w:lvl w:ilvl="3" w:tplc="2F8A11BE">
      <w:start w:val="1"/>
      <w:numFmt w:val="bullet"/>
      <w:lvlText w:val=""/>
      <w:lvlJc w:val="left"/>
      <w:pPr>
        <w:ind w:left="1080" w:hanging="360"/>
      </w:pPr>
      <w:rPr>
        <w:rFonts w:ascii="Symbol" w:hAnsi="Symbol"/>
      </w:rPr>
    </w:lvl>
    <w:lvl w:ilvl="4" w:tplc="1EAC3430">
      <w:start w:val="1"/>
      <w:numFmt w:val="bullet"/>
      <w:lvlText w:val=""/>
      <w:lvlJc w:val="left"/>
      <w:pPr>
        <w:ind w:left="1080" w:hanging="360"/>
      </w:pPr>
      <w:rPr>
        <w:rFonts w:ascii="Symbol" w:hAnsi="Symbol"/>
      </w:rPr>
    </w:lvl>
    <w:lvl w:ilvl="5" w:tplc="7B6AEF18">
      <w:start w:val="1"/>
      <w:numFmt w:val="bullet"/>
      <w:lvlText w:val=""/>
      <w:lvlJc w:val="left"/>
      <w:pPr>
        <w:ind w:left="1080" w:hanging="360"/>
      </w:pPr>
      <w:rPr>
        <w:rFonts w:ascii="Symbol" w:hAnsi="Symbol"/>
      </w:rPr>
    </w:lvl>
    <w:lvl w:ilvl="6" w:tplc="11149682">
      <w:start w:val="1"/>
      <w:numFmt w:val="bullet"/>
      <w:lvlText w:val=""/>
      <w:lvlJc w:val="left"/>
      <w:pPr>
        <w:ind w:left="1080" w:hanging="360"/>
      </w:pPr>
      <w:rPr>
        <w:rFonts w:ascii="Symbol" w:hAnsi="Symbol"/>
      </w:rPr>
    </w:lvl>
    <w:lvl w:ilvl="7" w:tplc="7590AA8C">
      <w:start w:val="1"/>
      <w:numFmt w:val="bullet"/>
      <w:lvlText w:val=""/>
      <w:lvlJc w:val="left"/>
      <w:pPr>
        <w:ind w:left="1080" w:hanging="360"/>
      </w:pPr>
      <w:rPr>
        <w:rFonts w:ascii="Symbol" w:hAnsi="Symbol"/>
      </w:rPr>
    </w:lvl>
    <w:lvl w:ilvl="8" w:tplc="37FE83BA">
      <w:start w:val="1"/>
      <w:numFmt w:val="bullet"/>
      <w:lvlText w:val=""/>
      <w:lvlJc w:val="left"/>
      <w:pPr>
        <w:ind w:left="1080" w:hanging="360"/>
      </w:pPr>
      <w:rPr>
        <w:rFonts w:ascii="Symbol" w:hAnsi="Symbol"/>
      </w:rPr>
    </w:lvl>
  </w:abstractNum>
  <w:abstractNum w:abstractNumId="2" w15:restartNumberingAfterBreak="0">
    <w:nsid w:val="0CC500EB"/>
    <w:multiLevelType w:val="hybridMultilevel"/>
    <w:tmpl w:val="BBD21264"/>
    <w:lvl w:ilvl="0" w:tplc="CC0C8238">
      <w:start w:val="1"/>
      <w:numFmt w:val="bullet"/>
      <w:lvlText w:val=""/>
      <w:lvlJc w:val="left"/>
      <w:pPr>
        <w:ind w:left="1080" w:hanging="360"/>
      </w:pPr>
      <w:rPr>
        <w:rFonts w:ascii="Symbol" w:hAnsi="Symbol"/>
      </w:rPr>
    </w:lvl>
    <w:lvl w:ilvl="1" w:tplc="2924D470">
      <w:start w:val="1"/>
      <w:numFmt w:val="bullet"/>
      <w:lvlText w:val=""/>
      <w:lvlJc w:val="left"/>
      <w:pPr>
        <w:ind w:left="1080" w:hanging="360"/>
      </w:pPr>
      <w:rPr>
        <w:rFonts w:ascii="Symbol" w:hAnsi="Symbol"/>
      </w:rPr>
    </w:lvl>
    <w:lvl w:ilvl="2" w:tplc="4BD6AC0E">
      <w:start w:val="1"/>
      <w:numFmt w:val="bullet"/>
      <w:lvlText w:val=""/>
      <w:lvlJc w:val="left"/>
      <w:pPr>
        <w:ind w:left="1080" w:hanging="360"/>
      </w:pPr>
      <w:rPr>
        <w:rFonts w:ascii="Symbol" w:hAnsi="Symbol"/>
      </w:rPr>
    </w:lvl>
    <w:lvl w:ilvl="3" w:tplc="28BE6E2C">
      <w:start w:val="1"/>
      <w:numFmt w:val="bullet"/>
      <w:lvlText w:val=""/>
      <w:lvlJc w:val="left"/>
      <w:pPr>
        <w:ind w:left="1080" w:hanging="360"/>
      </w:pPr>
      <w:rPr>
        <w:rFonts w:ascii="Symbol" w:hAnsi="Symbol"/>
      </w:rPr>
    </w:lvl>
    <w:lvl w:ilvl="4" w:tplc="03CE60FA">
      <w:start w:val="1"/>
      <w:numFmt w:val="bullet"/>
      <w:lvlText w:val=""/>
      <w:lvlJc w:val="left"/>
      <w:pPr>
        <w:ind w:left="1080" w:hanging="360"/>
      </w:pPr>
      <w:rPr>
        <w:rFonts w:ascii="Symbol" w:hAnsi="Symbol"/>
      </w:rPr>
    </w:lvl>
    <w:lvl w:ilvl="5" w:tplc="E91EC3FC">
      <w:start w:val="1"/>
      <w:numFmt w:val="bullet"/>
      <w:lvlText w:val=""/>
      <w:lvlJc w:val="left"/>
      <w:pPr>
        <w:ind w:left="1080" w:hanging="360"/>
      </w:pPr>
      <w:rPr>
        <w:rFonts w:ascii="Symbol" w:hAnsi="Symbol"/>
      </w:rPr>
    </w:lvl>
    <w:lvl w:ilvl="6" w:tplc="4B38266C">
      <w:start w:val="1"/>
      <w:numFmt w:val="bullet"/>
      <w:lvlText w:val=""/>
      <w:lvlJc w:val="left"/>
      <w:pPr>
        <w:ind w:left="1080" w:hanging="360"/>
      </w:pPr>
      <w:rPr>
        <w:rFonts w:ascii="Symbol" w:hAnsi="Symbol"/>
      </w:rPr>
    </w:lvl>
    <w:lvl w:ilvl="7" w:tplc="45CC2CE2">
      <w:start w:val="1"/>
      <w:numFmt w:val="bullet"/>
      <w:lvlText w:val=""/>
      <w:lvlJc w:val="left"/>
      <w:pPr>
        <w:ind w:left="1080" w:hanging="360"/>
      </w:pPr>
      <w:rPr>
        <w:rFonts w:ascii="Symbol" w:hAnsi="Symbol"/>
      </w:rPr>
    </w:lvl>
    <w:lvl w:ilvl="8" w:tplc="33022076">
      <w:start w:val="1"/>
      <w:numFmt w:val="bullet"/>
      <w:lvlText w:val=""/>
      <w:lvlJc w:val="left"/>
      <w:pPr>
        <w:ind w:left="1080" w:hanging="360"/>
      </w:pPr>
      <w:rPr>
        <w:rFonts w:ascii="Symbol" w:hAnsi="Symbol"/>
      </w:rPr>
    </w:lvl>
  </w:abstractNum>
  <w:abstractNum w:abstractNumId="3" w15:restartNumberingAfterBreak="0">
    <w:nsid w:val="0DEE2113"/>
    <w:multiLevelType w:val="hybridMultilevel"/>
    <w:tmpl w:val="41D0196C"/>
    <w:lvl w:ilvl="0" w:tplc="B90A312E">
      <w:start w:val="1"/>
      <w:numFmt w:val="bullet"/>
      <w:lvlText w:val=""/>
      <w:lvlJc w:val="left"/>
      <w:pPr>
        <w:ind w:left="720" w:hanging="360"/>
      </w:pPr>
      <w:rPr>
        <w:rFonts w:ascii="Symbol" w:hAnsi="Symbol"/>
      </w:rPr>
    </w:lvl>
    <w:lvl w:ilvl="1" w:tplc="397EF15C">
      <w:start w:val="1"/>
      <w:numFmt w:val="bullet"/>
      <w:lvlText w:val=""/>
      <w:lvlJc w:val="left"/>
      <w:pPr>
        <w:ind w:left="720" w:hanging="360"/>
      </w:pPr>
      <w:rPr>
        <w:rFonts w:ascii="Symbol" w:hAnsi="Symbol"/>
      </w:rPr>
    </w:lvl>
    <w:lvl w:ilvl="2" w:tplc="E3ACC0A0">
      <w:start w:val="1"/>
      <w:numFmt w:val="bullet"/>
      <w:lvlText w:val=""/>
      <w:lvlJc w:val="left"/>
      <w:pPr>
        <w:ind w:left="720" w:hanging="360"/>
      </w:pPr>
      <w:rPr>
        <w:rFonts w:ascii="Symbol" w:hAnsi="Symbol"/>
      </w:rPr>
    </w:lvl>
    <w:lvl w:ilvl="3" w:tplc="2BD61F06">
      <w:start w:val="1"/>
      <w:numFmt w:val="bullet"/>
      <w:lvlText w:val=""/>
      <w:lvlJc w:val="left"/>
      <w:pPr>
        <w:ind w:left="720" w:hanging="360"/>
      </w:pPr>
      <w:rPr>
        <w:rFonts w:ascii="Symbol" w:hAnsi="Symbol"/>
      </w:rPr>
    </w:lvl>
    <w:lvl w:ilvl="4" w:tplc="AC5CBE62">
      <w:start w:val="1"/>
      <w:numFmt w:val="bullet"/>
      <w:lvlText w:val=""/>
      <w:lvlJc w:val="left"/>
      <w:pPr>
        <w:ind w:left="720" w:hanging="360"/>
      </w:pPr>
      <w:rPr>
        <w:rFonts w:ascii="Symbol" w:hAnsi="Symbol"/>
      </w:rPr>
    </w:lvl>
    <w:lvl w:ilvl="5" w:tplc="46EAF7B2">
      <w:start w:val="1"/>
      <w:numFmt w:val="bullet"/>
      <w:lvlText w:val=""/>
      <w:lvlJc w:val="left"/>
      <w:pPr>
        <w:ind w:left="720" w:hanging="360"/>
      </w:pPr>
      <w:rPr>
        <w:rFonts w:ascii="Symbol" w:hAnsi="Symbol"/>
      </w:rPr>
    </w:lvl>
    <w:lvl w:ilvl="6" w:tplc="1A045764">
      <w:start w:val="1"/>
      <w:numFmt w:val="bullet"/>
      <w:lvlText w:val=""/>
      <w:lvlJc w:val="left"/>
      <w:pPr>
        <w:ind w:left="720" w:hanging="360"/>
      </w:pPr>
      <w:rPr>
        <w:rFonts w:ascii="Symbol" w:hAnsi="Symbol"/>
      </w:rPr>
    </w:lvl>
    <w:lvl w:ilvl="7" w:tplc="25126B9E">
      <w:start w:val="1"/>
      <w:numFmt w:val="bullet"/>
      <w:lvlText w:val=""/>
      <w:lvlJc w:val="left"/>
      <w:pPr>
        <w:ind w:left="720" w:hanging="360"/>
      </w:pPr>
      <w:rPr>
        <w:rFonts w:ascii="Symbol" w:hAnsi="Symbol"/>
      </w:rPr>
    </w:lvl>
    <w:lvl w:ilvl="8" w:tplc="2B72FCAE">
      <w:start w:val="1"/>
      <w:numFmt w:val="bullet"/>
      <w:lvlText w:val=""/>
      <w:lvlJc w:val="left"/>
      <w:pPr>
        <w:ind w:left="720" w:hanging="360"/>
      </w:pPr>
      <w:rPr>
        <w:rFonts w:ascii="Symbol" w:hAnsi="Symbol"/>
      </w:rPr>
    </w:lvl>
  </w:abstractNum>
  <w:abstractNum w:abstractNumId="4" w15:restartNumberingAfterBreak="0">
    <w:nsid w:val="0F074071"/>
    <w:multiLevelType w:val="hybridMultilevel"/>
    <w:tmpl w:val="F56836F2"/>
    <w:lvl w:ilvl="0" w:tplc="495A98E2">
      <w:start w:val="1"/>
      <w:numFmt w:val="decimal"/>
      <w:lvlText w:val="%1)"/>
      <w:lvlJc w:val="left"/>
      <w:pPr>
        <w:ind w:left="1080" w:hanging="360"/>
      </w:pPr>
    </w:lvl>
    <w:lvl w:ilvl="1" w:tplc="87263D2A">
      <w:start w:val="1"/>
      <w:numFmt w:val="decimal"/>
      <w:lvlText w:val="%2)"/>
      <w:lvlJc w:val="left"/>
      <w:pPr>
        <w:ind w:left="1080" w:hanging="360"/>
      </w:pPr>
    </w:lvl>
    <w:lvl w:ilvl="2" w:tplc="FB7EBFDE">
      <w:start w:val="1"/>
      <w:numFmt w:val="decimal"/>
      <w:lvlText w:val="%3)"/>
      <w:lvlJc w:val="left"/>
      <w:pPr>
        <w:ind w:left="1080" w:hanging="360"/>
      </w:pPr>
    </w:lvl>
    <w:lvl w:ilvl="3" w:tplc="25128B16">
      <w:start w:val="1"/>
      <w:numFmt w:val="decimal"/>
      <w:lvlText w:val="%4)"/>
      <w:lvlJc w:val="left"/>
      <w:pPr>
        <w:ind w:left="1080" w:hanging="360"/>
      </w:pPr>
    </w:lvl>
    <w:lvl w:ilvl="4" w:tplc="45508794">
      <w:start w:val="1"/>
      <w:numFmt w:val="decimal"/>
      <w:lvlText w:val="%5)"/>
      <w:lvlJc w:val="left"/>
      <w:pPr>
        <w:ind w:left="1080" w:hanging="360"/>
      </w:pPr>
    </w:lvl>
    <w:lvl w:ilvl="5" w:tplc="DE7E4CCE">
      <w:start w:val="1"/>
      <w:numFmt w:val="decimal"/>
      <w:lvlText w:val="%6)"/>
      <w:lvlJc w:val="left"/>
      <w:pPr>
        <w:ind w:left="1080" w:hanging="360"/>
      </w:pPr>
    </w:lvl>
    <w:lvl w:ilvl="6" w:tplc="F42CC9A8">
      <w:start w:val="1"/>
      <w:numFmt w:val="decimal"/>
      <w:lvlText w:val="%7)"/>
      <w:lvlJc w:val="left"/>
      <w:pPr>
        <w:ind w:left="1080" w:hanging="360"/>
      </w:pPr>
    </w:lvl>
    <w:lvl w:ilvl="7" w:tplc="ECA06528">
      <w:start w:val="1"/>
      <w:numFmt w:val="decimal"/>
      <w:lvlText w:val="%8)"/>
      <w:lvlJc w:val="left"/>
      <w:pPr>
        <w:ind w:left="1080" w:hanging="360"/>
      </w:pPr>
    </w:lvl>
    <w:lvl w:ilvl="8" w:tplc="4498F7F2">
      <w:start w:val="1"/>
      <w:numFmt w:val="decimal"/>
      <w:lvlText w:val="%9)"/>
      <w:lvlJc w:val="left"/>
      <w:pPr>
        <w:ind w:left="1080" w:hanging="360"/>
      </w:pPr>
    </w:lvl>
  </w:abstractNum>
  <w:abstractNum w:abstractNumId="5" w15:restartNumberingAfterBreak="0">
    <w:nsid w:val="10291879"/>
    <w:multiLevelType w:val="hybridMultilevel"/>
    <w:tmpl w:val="135CF6A0"/>
    <w:lvl w:ilvl="0" w:tplc="170A2E2E">
      <w:start w:val="1"/>
      <w:numFmt w:val="bullet"/>
      <w:lvlText w:val=""/>
      <w:lvlJc w:val="left"/>
      <w:pPr>
        <w:ind w:left="720" w:hanging="360"/>
      </w:pPr>
      <w:rPr>
        <w:rFonts w:ascii="Symbol" w:hAnsi="Symbol"/>
      </w:rPr>
    </w:lvl>
    <w:lvl w:ilvl="1" w:tplc="FC98DDD2">
      <w:start w:val="1"/>
      <w:numFmt w:val="bullet"/>
      <w:lvlText w:val=""/>
      <w:lvlJc w:val="left"/>
      <w:pPr>
        <w:ind w:left="720" w:hanging="360"/>
      </w:pPr>
      <w:rPr>
        <w:rFonts w:ascii="Symbol" w:hAnsi="Symbol"/>
      </w:rPr>
    </w:lvl>
    <w:lvl w:ilvl="2" w:tplc="72D6FC50">
      <w:start w:val="1"/>
      <w:numFmt w:val="bullet"/>
      <w:lvlText w:val=""/>
      <w:lvlJc w:val="left"/>
      <w:pPr>
        <w:ind w:left="720" w:hanging="360"/>
      </w:pPr>
      <w:rPr>
        <w:rFonts w:ascii="Symbol" w:hAnsi="Symbol"/>
      </w:rPr>
    </w:lvl>
    <w:lvl w:ilvl="3" w:tplc="31281D58">
      <w:start w:val="1"/>
      <w:numFmt w:val="bullet"/>
      <w:lvlText w:val=""/>
      <w:lvlJc w:val="left"/>
      <w:pPr>
        <w:ind w:left="720" w:hanging="360"/>
      </w:pPr>
      <w:rPr>
        <w:rFonts w:ascii="Symbol" w:hAnsi="Symbol"/>
      </w:rPr>
    </w:lvl>
    <w:lvl w:ilvl="4" w:tplc="F81264C0">
      <w:start w:val="1"/>
      <w:numFmt w:val="bullet"/>
      <w:lvlText w:val=""/>
      <w:lvlJc w:val="left"/>
      <w:pPr>
        <w:ind w:left="720" w:hanging="360"/>
      </w:pPr>
      <w:rPr>
        <w:rFonts w:ascii="Symbol" w:hAnsi="Symbol"/>
      </w:rPr>
    </w:lvl>
    <w:lvl w:ilvl="5" w:tplc="80E2FC3C">
      <w:start w:val="1"/>
      <w:numFmt w:val="bullet"/>
      <w:lvlText w:val=""/>
      <w:lvlJc w:val="left"/>
      <w:pPr>
        <w:ind w:left="720" w:hanging="360"/>
      </w:pPr>
      <w:rPr>
        <w:rFonts w:ascii="Symbol" w:hAnsi="Symbol"/>
      </w:rPr>
    </w:lvl>
    <w:lvl w:ilvl="6" w:tplc="1A1E2F08">
      <w:start w:val="1"/>
      <w:numFmt w:val="bullet"/>
      <w:lvlText w:val=""/>
      <w:lvlJc w:val="left"/>
      <w:pPr>
        <w:ind w:left="720" w:hanging="360"/>
      </w:pPr>
      <w:rPr>
        <w:rFonts w:ascii="Symbol" w:hAnsi="Symbol"/>
      </w:rPr>
    </w:lvl>
    <w:lvl w:ilvl="7" w:tplc="ACFEF720">
      <w:start w:val="1"/>
      <w:numFmt w:val="bullet"/>
      <w:lvlText w:val=""/>
      <w:lvlJc w:val="left"/>
      <w:pPr>
        <w:ind w:left="720" w:hanging="360"/>
      </w:pPr>
      <w:rPr>
        <w:rFonts w:ascii="Symbol" w:hAnsi="Symbol"/>
      </w:rPr>
    </w:lvl>
    <w:lvl w:ilvl="8" w:tplc="347242A4">
      <w:start w:val="1"/>
      <w:numFmt w:val="bullet"/>
      <w:lvlText w:val=""/>
      <w:lvlJc w:val="left"/>
      <w:pPr>
        <w:ind w:left="720" w:hanging="360"/>
      </w:pPr>
      <w:rPr>
        <w:rFonts w:ascii="Symbol" w:hAnsi="Symbol"/>
      </w:rPr>
    </w:lvl>
  </w:abstractNum>
  <w:abstractNum w:abstractNumId="6" w15:restartNumberingAfterBreak="0">
    <w:nsid w:val="13777F05"/>
    <w:multiLevelType w:val="hybridMultilevel"/>
    <w:tmpl w:val="819487F2"/>
    <w:lvl w:ilvl="0" w:tplc="E5DA9E9C">
      <w:start w:val="1"/>
      <w:numFmt w:val="bullet"/>
      <w:lvlText w:val=""/>
      <w:lvlJc w:val="left"/>
      <w:pPr>
        <w:ind w:left="1080" w:hanging="360"/>
      </w:pPr>
      <w:rPr>
        <w:rFonts w:ascii="Symbol" w:hAnsi="Symbol"/>
      </w:rPr>
    </w:lvl>
    <w:lvl w:ilvl="1" w:tplc="3F7A86C2">
      <w:start w:val="1"/>
      <w:numFmt w:val="bullet"/>
      <w:lvlText w:val=""/>
      <w:lvlJc w:val="left"/>
      <w:pPr>
        <w:ind w:left="1080" w:hanging="360"/>
      </w:pPr>
      <w:rPr>
        <w:rFonts w:ascii="Symbol" w:hAnsi="Symbol"/>
      </w:rPr>
    </w:lvl>
    <w:lvl w:ilvl="2" w:tplc="415E249C">
      <w:start w:val="1"/>
      <w:numFmt w:val="bullet"/>
      <w:lvlText w:val=""/>
      <w:lvlJc w:val="left"/>
      <w:pPr>
        <w:ind w:left="1080" w:hanging="360"/>
      </w:pPr>
      <w:rPr>
        <w:rFonts w:ascii="Symbol" w:hAnsi="Symbol"/>
      </w:rPr>
    </w:lvl>
    <w:lvl w:ilvl="3" w:tplc="EA02E11A">
      <w:start w:val="1"/>
      <w:numFmt w:val="bullet"/>
      <w:lvlText w:val=""/>
      <w:lvlJc w:val="left"/>
      <w:pPr>
        <w:ind w:left="1080" w:hanging="360"/>
      </w:pPr>
      <w:rPr>
        <w:rFonts w:ascii="Symbol" w:hAnsi="Symbol"/>
      </w:rPr>
    </w:lvl>
    <w:lvl w:ilvl="4" w:tplc="51D4B70A">
      <w:start w:val="1"/>
      <w:numFmt w:val="bullet"/>
      <w:lvlText w:val=""/>
      <w:lvlJc w:val="left"/>
      <w:pPr>
        <w:ind w:left="1080" w:hanging="360"/>
      </w:pPr>
      <w:rPr>
        <w:rFonts w:ascii="Symbol" w:hAnsi="Symbol"/>
      </w:rPr>
    </w:lvl>
    <w:lvl w:ilvl="5" w:tplc="A2C298F4">
      <w:start w:val="1"/>
      <w:numFmt w:val="bullet"/>
      <w:lvlText w:val=""/>
      <w:lvlJc w:val="left"/>
      <w:pPr>
        <w:ind w:left="1080" w:hanging="360"/>
      </w:pPr>
      <w:rPr>
        <w:rFonts w:ascii="Symbol" w:hAnsi="Symbol"/>
      </w:rPr>
    </w:lvl>
    <w:lvl w:ilvl="6" w:tplc="58C01E96">
      <w:start w:val="1"/>
      <w:numFmt w:val="bullet"/>
      <w:lvlText w:val=""/>
      <w:lvlJc w:val="left"/>
      <w:pPr>
        <w:ind w:left="1080" w:hanging="360"/>
      </w:pPr>
      <w:rPr>
        <w:rFonts w:ascii="Symbol" w:hAnsi="Symbol"/>
      </w:rPr>
    </w:lvl>
    <w:lvl w:ilvl="7" w:tplc="B040FDE2">
      <w:start w:val="1"/>
      <w:numFmt w:val="bullet"/>
      <w:lvlText w:val=""/>
      <w:lvlJc w:val="left"/>
      <w:pPr>
        <w:ind w:left="1080" w:hanging="360"/>
      </w:pPr>
      <w:rPr>
        <w:rFonts w:ascii="Symbol" w:hAnsi="Symbol"/>
      </w:rPr>
    </w:lvl>
    <w:lvl w:ilvl="8" w:tplc="794A8334">
      <w:start w:val="1"/>
      <w:numFmt w:val="bullet"/>
      <w:lvlText w:val=""/>
      <w:lvlJc w:val="left"/>
      <w:pPr>
        <w:ind w:left="1080" w:hanging="360"/>
      </w:pPr>
      <w:rPr>
        <w:rFonts w:ascii="Symbol" w:hAnsi="Symbol"/>
      </w:rPr>
    </w:lvl>
  </w:abstractNum>
  <w:abstractNum w:abstractNumId="7" w15:restartNumberingAfterBreak="0">
    <w:nsid w:val="13D46F39"/>
    <w:multiLevelType w:val="hybridMultilevel"/>
    <w:tmpl w:val="645C73F0"/>
    <w:lvl w:ilvl="0" w:tplc="1ADCE080">
      <w:start w:val="1"/>
      <w:numFmt w:val="decimal"/>
      <w:lvlText w:val="%1)"/>
      <w:lvlJc w:val="left"/>
      <w:pPr>
        <w:ind w:left="1080" w:hanging="360"/>
      </w:pPr>
    </w:lvl>
    <w:lvl w:ilvl="1" w:tplc="4E92AFDC">
      <w:start w:val="1"/>
      <w:numFmt w:val="decimal"/>
      <w:lvlText w:val="%2)"/>
      <w:lvlJc w:val="left"/>
      <w:pPr>
        <w:ind w:left="1080" w:hanging="360"/>
      </w:pPr>
    </w:lvl>
    <w:lvl w:ilvl="2" w:tplc="4062856C">
      <w:start w:val="1"/>
      <w:numFmt w:val="decimal"/>
      <w:lvlText w:val="%3)"/>
      <w:lvlJc w:val="left"/>
      <w:pPr>
        <w:ind w:left="1080" w:hanging="360"/>
      </w:pPr>
    </w:lvl>
    <w:lvl w:ilvl="3" w:tplc="226CE882">
      <w:start w:val="1"/>
      <w:numFmt w:val="decimal"/>
      <w:lvlText w:val="%4)"/>
      <w:lvlJc w:val="left"/>
      <w:pPr>
        <w:ind w:left="1080" w:hanging="360"/>
      </w:pPr>
    </w:lvl>
    <w:lvl w:ilvl="4" w:tplc="65FC04A8">
      <w:start w:val="1"/>
      <w:numFmt w:val="decimal"/>
      <w:lvlText w:val="%5)"/>
      <w:lvlJc w:val="left"/>
      <w:pPr>
        <w:ind w:left="1080" w:hanging="360"/>
      </w:pPr>
    </w:lvl>
    <w:lvl w:ilvl="5" w:tplc="DC8EF3AC">
      <w:start w:val="1"/>
      <w:numFmt w:val="decimal"/>
      <w:lvlText w:val="%6)"/>
      <w:lvlJc w:val="left"/>
      <w:pPr>
        <w:ind w:left="1080" w:hanging="360"/>
      </w:pPr>
    </w:lvl>
    <w:lvl w:ilvl="6" w:tplc="CD222D6C">
      <w:start w:val="1"/>
      <w:numFmt w:val="decimal"/>
      <w:lvlText w:val="%7)"/>
      <w:lvlJc w:val="left"/>
      <w:pPr>
        <w:ind w:left="1080" w:hanging="360"/>
      </w:pPr>
    </w:lvl>
    <w:lvl w:ilvl="7" w:tplc="06E4A528">
      <w:start w:val="1"/>
      <w:numFmt w:val="decimal"/>
      <w:lvlText w:val="%8)"/>
      <w:lvlJc w:val="left"/>
      <w:pPr>
        <w:ind w:left="1080" w:hanging="360"/>
      </w:pPr>
    </w:lvl>
    <w:lvl w:ilvl="8" w:tplc="92822B18">
      <w:start w:val="1"/>
      <w:numFmt w:val="decimal"/>
      <w:lvlText w:val="%9)"/>
      <w:lvlJc w:val="left"/>
      <w:pPr>
        <w:ind w:left="1080" w:hanging="360"/>
      </w:pPr>
    </w:lvl>
  </w:abstractNum>
  <w:abstractNum w:abstractNumId="8" w15:restartNumberingAfterBreak="0">
    <w:nsid w:val="175F41D7"/>
    <w:multiLevelType w:val="hybridMultilevel"/>
    <w:tmpl w:val="4EB28FFE"/>
    <w:lvl w:ilvl="0" w:tplc="648CD3E4">
      <w:start w:val="1"/>
      <w:numFmt w:val="bullet"/>
      <w:lvlText w:val=""/>
      <w:lvlJc w:val="left"/>
      <w:pPr>
        <w:ind w:left="720" w:hanging="360"/>
      </w:pPr>
      <w:rPr>
        <w:rFonts w:ascii="Symbol" w:hAnsi="Symbol"/>
      </w:rPr>
    </w:lvl>
    <w:lvl w:ilvl="1" w:tplc="66D68592">
      <w:start w:val="1"/>
      <w:numFmt w:val="bullet"/>
      <w:lvlText w:val=""/>
      <w:lvlJc w:val="left"/>
      <w:pPr>
        <w:ind w:left="720" w:hanging="360"/>
      </w:pPr>
      <w:rPr>
        <w:rFonts w:ascii="Symbol" w:hAnsi="Symbol"/>
      </w:rPr>
    </w:lvl>
    <w:lvl w:ilvl="2" w:tplc="C0366608">
      <w:start w:val="1"/>
      <w:numFmt w:val="bullet"/>
      <w:lvlText w:val=""/>
      <w:lvlJc w:val="left"/>
      <w:pPr>
        <w:ind w:left="720" w:hanging="360"/>
      </w:pPr>
      <w:rPr>
        <w:rFonts w:ascii="Symbol" w:hAnsi="Symbol"/>
      </w:rPr>
    </w:lvl>
    <w:lvl w:ilvl="3" w:tplc="D570BCCE">
      <w:start w:val="1"/>
      <w:numFmt w:val="bullet"/>
      <w:lvlText w:val=""/>
      <w:lvlJc w:val="left"/>
      <w:pPr>
        <w:ind w:left="720" w:hanging="360"/>
      </w:pPr>
      <w:rPr>
        <w:rFonts w:ascii="Symbol" w:hAnsi="Symbol"/>
      </w:rPr>
    </w:lvl>
    <w:lvl w:ilvl="4" w:tplc="A7201CA0">
      <w:start w:val="1"/>
      <w:numFmt w:val="bullet"/>
      <w:lvlText w:val=""/>
      <w:lvlJc w:val="left"/>
      <w:pPr>
        <w:ind w:left="720" w:hanging="360"/>
      </w:pPr>
      <w:rPr>
        <w:rFonts w:ascii="Symbol" w:hAnsi="Symbol"/>
      </w:rPr>
    </w:lvl>
    <w:lvl w:ilvl="5" w:tplc="A9386516">
      <w:start w:val="1"/>
      <w:numFmt w:val="bullet"/>
      <w:lvlText w:val=""/>
      <w:lvlJc w:val="left"/>
      <w:pPr>
        <w:ind w:left="720" w:hanging="360"/>
      </w:pPr>
      <w:rPr>
        <w:rFonts w:ascii="Symbol" w:hAnsi="Symbol"/>
      </w:rPr>
    </w:lvl>
    <w:lvl w:ilvl="6" w:tplc="6462810A">
      <w:start w:val="1"/>
      <w:numFmt w:val="bullet"/>
      <w:lvlText w:val=""/>
      <w:lvlJc w:val="left"/>
      <w:pPr>
        <w:ind w:left="720" w:hanging="360"/>
      </w:pPr>
      <w:rPr>
        <w:rFonts w:ascii="Symbol" w:hAnsi="Symbol"/>
      </w:rPr>
    </w:lvl>
    <w:lvl w:ilvl="7" w:tplc="0240A742">
      <w:start w:val="1"/>
      <w:numFmt w:val="bullet"/>
      <w:lvlText w:val=""/>
      <w:lvlJc w:val="left"/>
      <w:pPr>
        <w:ind w:left="720" w:hanging="360"/>
      </w:pPr>
      <w:rPr>
        <w:rFonts w:ascii="Symbol" w:hAnsi="Symbol"/>
      </w:rPr>
    </w:lvl>
    <w:lvl w:ilvl="8" w:tplc="3B0E1408">
      <w:start w:val="1"/>
      <w:numFmt w:val="bullet"/>
      <w:lvlText w:val=""/>
      <w:lvlJc w:val="left"/>
      <w:pPr>
        <w:ind w:left="720" w:hanging="360"/>
      </w:pPr>
      <w:rPr>
        <w:rFonts w:ascii="Symbol" w:hAnsi="Symbol"/>
      </w:rPr>
    </w:lvl>
  </w:abstractNum>
  <w:abstractNum w:abstractNumId="9" w15:restartNumberingAfterBreak="0">
    <w:nsid w:val="1E9C6E96"/>
    <w:multiLevelType w:val="hybridMultilevel"/>
    <w:tmpl w:val="862A920C"/>
    <w:lvl w:ilvl="0" w:tplc="67E094F2">
      <w:start w:val="1"/>
      <w:numFmt w:val="decimal"/>
      <w:lvlText w:val="%1."/>
      <w:lvlJc w:val="left"/>
      <w:pPr>
        <w:ind w:left="1440" w:hanging="360"/>
      </w:pPr>
    </w:lvl>
    <w:lvl w:ilvl="1" w:tplc="6FFEFC9C">
      <w:start w:val="1"/>
      <w:numFmt w:val="decimal"/>
      <w:lvlText w:val="%2."/>
      <w:lvlJc w:val="left"/>
      <w:pPr>
        <w:ind w:left="1440" w:hanging="360"/>
      </w:pPr>
    </w:lvl>
    <w:lvl w:ilvl="2" w:tplc="745A31B8">
      <w:start w:val="1"/>
      <w:numFmt w:val="decimal"/>
      <w:lvlText w:val="%3."/>
      <w:lvlJc w:val="left"/>
      <w:pPr>
        <w:ind w:left="1440" w:hanging="360"/>
      </w:pPr>
    </w:lvl>
    <w:lvl w:ilvl="3" w:tplc="B0CAD500">
      <w:start w:val="1"/>
      <w:numFmt w:val="decimal"/>
      <w:lvlText w:val="%4."/>
      <w:lvlJc w:val="left"/>
      <w:pPr>
        <w:ind w:left="1440" w:hanging="360"/>
      </w:pPr>
    </w:lvl>
    <w:lvl w:ilvl="4" w:tplc="D7DEEB24">
      <w:start w:val="1"/>
      <w:numFmt w:val="decimal"/>
      <w:lvlText w:val="%5."/>
      <w:lvlJc w:val="left"/>
      <w:pPr>
        <w:ind w:left="1440" w:hanging="360"/>
      </w:pPr>
    </w:lvl>
    <w:lvl w:ilvl="5" w:tplc="4BF09DC6">
      <w:start w:val="1"/>
      <w:numFmt w:val="decimal"/>
      <w:lvlText w:val="%6."/>
      <w:lvlJc w:val="left"/>
      <w:pPr>
        <w:ind w:left="1440" w:hanging="360"/>
      </w:pPr>
    </w:lvl>
    <w:lvl w:ilvl="6" w:tplc="5AF4A9E4">
      <w:start w:val="1"/>
      <w:numFmt w:val="decimal"/>
      <w:lvlText w:val="%7."/>
      <w:lvlJc w:val="left"/>
      <w:pPr>
        <w:ind w:left="1440" w:hanging="360"/>
      </w:pPr>
    </w:lvl>
    <w:lvl w:ilvl="7" w:tplc="3ACAB3A4">
      <w:start w:val="1"/>
      <w:numFmt w:val="decimal"/>
      <w:lvlText w:val="%8."/>
      <w:lvlJc w:val="left"/>
      <w:pPr>
        <w:ind w:left="1440" w:hanging="360"/>
      </w:pPr>
    </w:lvl>
    <w:lvl w:ilvl="8" w:tplc="527236B2">
      <w:start w:val="1"/>
      <w:numFmt w:val="decimal"/>
      <w:lvlText w:val="%9."/>
      <w:lvlJc w:val="left"/>
      <w:pPr>
        <w:ind w:left="1440" w:hanging="360"/>
      </w:pPr>
    </w:lvl>
  </w:abstractNum>
  <w:abstractNum w:abstractNumId="10" w15:restartNumberingAfterBreak="0">
    <w:nsid w:val="1E9D2146"/>
    <w:multiLevelType w:val="hybridMultilevel"/>
    <w:tmpl w:val="7DDCBFB2"/>
    <w:lvl w:ilvl="0" w:tplc="821AC69C">
      <w:start w:val="1"/>
      <w:numFmt w:val="bullet"/>
      <w:lvlText w:val=""/>
      <w:lvlJc w:val="left"/>
      <w:pPr>
        <w:ind w:left="1080" w:hanging="360"/>
      </w:pPr>
      <w:rPr>
        <w:rFonts w:ascii="Symbol" w:hAnsi="Symbol"/>
      </w:rPr>
    </w:lvl>
    <w:lvl w:ilvl="1" w:tplc="FE2C9C74">
      <w:start w:val="1"/>
      <w:numFmt w:val="bullet"/>
      <w:lvlText w:val=""/>
      <w:lvlJc w:val="left"/>
      <w:pPr>
        <w:ind w:left="1080" w:hanging="360"/>
      </w:pPr>
      <w:rPr>
        <w:rFonts w:ascii="Symbol" w:hAnsi="Symbol"/>
      </w:rPr>
    </w:lvl>
    <w:lvl w:ilvl="2" w:tplc="B1DCD32A">
      <w:start w:val="1"/>
      <w:numFmt w:val="bullet"/>
      <w:lvlText w:val=""/>
      <w:lvlJc w:val="left"/>
      <w:pPr>
        <w:ind w:left="1080" w:hanging="360"/>
      </w:pPr>
      <w:rPr>
        <w:rFonts w:ascii="Symbol" w:hAnsi="Symbol"/>
      </w:rPr>
    </w:lvl>
    <w:lvl w:ilvl="3" w:tplc="70747CEE">
      <w:start w:val="1"/>
      <w:numFmt w:val="bullet"/>
      <w:lvlText w:val=""/>
      <w:lvlJc w:val="left"/>
      <w:pPr>
        <w:ind w:left="1080" w:hanging="360"/>
      </w:pPr>
      <w:rPr>
        <w:rFonts w:ascii="Symbol" w:hAnsi="Symbol"/>
      </w:rPr>
    </w:lvl>
    <w:lvl w:ilvl="4" w:tplc="5B3EE6BC">
      <w:start w:val="1"/>
      <w:numFmt w:val="bullet"/>
      <w:lvlText w:val=""/>
      <w:lvlJc w:val="left"/>
      <w:pPr>
        <w:ind w:left="1080" w:hanging="360"/>
      </w:pPr>
      <w:rPr>
        <w:rFonts w:ascii="Symbol" w:hAnsi="Symbol"/>
      </w:rPr>
    </w:lvl>
    <w:lvl w:ilvl="5" w:tplc="74EE3718">
      <w:start w:val="1"/>
      <w:numFmt w:val="bullet"/>
      <w:lvlText w:val=""/>
      <w:lvlJc w:val="left"/>
      <w:pPr>
        <w:ind w:left="1080" w:hanging="360"/>
      </w:pPr>
      <w:rPr>
        <w:rFonts w:ascii="Symbol" w:hAnsi="Symbol"/>
      </w:rPr>
    </w:lvl>
    <w:lvl w:ilvl="6" w:tplc="FEE4018E">
      <w:start w:val="1"/>
      <w:numFmt w:val="bullet"/>
      <w:lvlText w:val=""/>
      <w:lvlJc w:val="left"/>
      <w:pPr>
        <w:ind w:left="1080" w:hanging="360"/>
      </w:pPr>
      <w:rPr>
        <w:rFonts w:ascii="Symbol" w:hAnsi="Symbol"/>
      </w:rPr>
    </w:lvl>
    <w:lvl w:ilvl="7" w:tplc="DBAE3BAA">
      <w:start w:val="1"/>
      <w:numFmt w:val="bullet"/>
      <w:lvlText w:val=""/>
      <w:lvlJc w:val="left"/>
      <w:pPr>
        <w:ind w:left="1080" w:hanging="360"/>
      </w:pPr>
      <w:rPr>
        <w:rFonts w:ascii="Symbol" w:hAnsi="Symbol"/>
      </w:rPr>
    </w:lvl>
    <w:lvl w:ilvl="8" w:tplc="65EEDA90">
      <w:start w:val="1"/>
      <w:numFmt w:val="bullet"/>
      <w:lvlText w:val=""/>
      <w:lvlJc w:val="left"/>
      <w:pPr>
        <w:ind w:left="1080" w:hanging="360"/>
      </w:pPr>
      <w:rPr>
        <w:rFonts w:ascii="Symbol" w:hAnsi="Symbol"/>
      </w:rPr>
    </w:lvl>
  </w:abstractNum>
  <w:abstractNum w:abstractNumId="11" w15:restartNumberingAfterBreak="0">
    <w:nsid w:val="21852A2F"/>
    <w:multiLevelType w:val="hybridMultilevel"/>
    <w:tmpl w:val="2AB4A56C"/>
    <w:lvl w:ilvl="0" w:tplc="B5E81CF8">
      <w:start w:val="1"/>
      <w:numFmt w:val="bullet"/>
      <w:lvlText w:val=""/>
      <w:lvlJc w:val="left"/>
      <w:pPr>
        <w:ind w:left="1080" w:hanging="360"/>
      </w:pPr>
      <w:rPr>
        <w:rFonts w:ascii="Symbol" w:hAnsi="Symbol"/>
      </w:rPr>
    </w:lvl>
    <w:lvl w:ilvl="1" w:tplc="AE1839F6">
      <w:start w:val="1"/>
      <w:numFmt w:val="bullet"/>
      <w:lvlText w:val=""/>
      <w:lvlJc w:val="left"/>
      <w:pPr>
        <w:ind w:left="1080" w:hanging="360"/>
      </w:pPr>
      <w:rPr>
        <w:rFonts w:ascii="Symbol" w:hAnsi="Symbol"/>
      </w:rPr>
    </w:lvl>
    <w:lvl w:ilvl="2" w:tplc="246EDEEA">
      <w:start w:val="1"/>
      <w:numFmt w:val="bullet"/>
      <w:lvlText w:val=""/>
      <w:lvlJc w:val="left"/>
      <w:pPr>
        <w:ind w:left="1080" w:hanging="360"/>
      </w:pPr>
      <w:rPr>
        <w:rFonts w:ascii="Symbol" w:hAnsi="Symbol"/>
      </w:rPr>
    </w:lvl>
    <w:lvl w:ilvl="3" w:tplc="38E61A20">
      <w:start w:val="1"/>
      <w:numFmt w:val="bullet"/>
      <w:lvlText w:val=""/>
      <w:lvlJc w:val="left"/>
      <w:pPr>
        <w:ind w:left="1080" w:hanging="360"/>
      </w:pPr>
      <w:rPr>
        <w:rFonts w:ascii="Symbol" w:hAnsi="Symbol"/>
      </w:rPr>
    </w:lvl>
    <w:lvl w:ilvl="4" w:tplc="A5589B42">
      <w:start w:val="1"/>
      <w:numFmt w:val="bullet"/>
      <w:lvlText w:val=""/>
      <w:lvlJc w:val="left"/>
      <w:pPr>
        <w:ind w:left="1080" w:hanging="360"/>
      </w:pPr>
      <w:rPr>
        <w:rFonts w:ascii="Symbol" w:hAnsi="Symbol"/>
      </w:rPr>
    </w:lvl>
    <w:lvl w:ilvl="5" w:tplc="D5104586">
      <w:start w:val="1"/>
      <w:numFmt w:val="bullet"/>
      <w:lvlText w:val=""/>
      <w:lvlJc w:val="left"/>
      <w:pPr>
        <w:ind w:left="1080" w:hanging="360"/>
      </w:pPr>
      <w:rPr>
        <w:rFonts w:ascii="Symbol" w:hAnsi="Symbol"/>
      </w:rPr>
    </w:lvl>
    <w:lvl w:ilvl="6" w:tplc="B3C89452">
      <w:start w:val="1"/>
      <w:numFmt w:val="bullet"/>
      <w:lvlText w:val=""/>
      <w:lvlJc w:val="left"/>
      <w:pPr>
        <w:ind w:left="1080" w:hanging="360"/>
      </w:pPr>
      <w:rPr>
        <w:rFonts w:ascii="Symbol" w:hAnsi="Symbol"/>
      </w:rPr>
    </w:lvl>
    <w:lvl w:ilvl="7" w:tplc="B6E87E46">
      <w:start w:val="1"/>
      <w:numFmt w:val="bullet"/>
      <w:lvlText w:val=""/>
      <w:lvlJc w:val="left"/>
      <w:pPr>
        <w:ind w:left="1080" w:hanging="360"/>
      </w:pPr>
      <w:rPr>
        <w:rFonts w:ascii="Symbol" w:hAnsi="Symbol"/>
      </w:rPr>
    </w:lvl>
    <w:lvl w:ilvl="8" w:tplc="A70013AA">
      <w:start w:val="1"/>
      <w:numFmt w:val="bullet"/>
      <w:lvlText w:val=""/>
      <w:lvlJc w:val="left"/>
      <w:pPr>
        <w:ind w:left="1080" w:hanging="360"/>
      </w:pPr>
      <w:rPr>
        <w:rFonts w:ascii="Symbol" w:hAnsi="Symbol"/>
      </w:rPr>
    </w:lvl>
  </w:abstractNum>
  <w:abstractNum w:abstractNumId="12" w15:restartNumberingAfterBreak="0">
    <w:nsid w:val="23325CD7"/>
    <w:multiLevelType w:val="hybridMultilevel"/>
    <w:tmpl w:val="F634EEBE"/>
    <w:lvl w:ilvl="0" w:tplc="ABC085F4">
      <w:start w:val="1"/>
      <w:numFmt w:val="bullet"/>
      <w:lvlText w:val=""/>
      <w:lvlJc w:val="left"/>
      <w:pPr>
        <w:ind w:left="720" w:hanging="360"/>
      </w:pPr>
      <w:rPr>
        <w:rFonts w:ascii="Symbol" w:hAnsi="Symbol"/>
      </w:rPr>
    </w:lvl>
    <w:lvl w:ilvl="1" w:tplc="59243ABC">
      <w:start w:val="1"/>
      <w:numFmt w:val="bullet"/>
      <w:lvlText w:val=""/>
      <w:lvlJc w:val="left"/>
      <w:pPr>
        <w:ind w:left="720" w:hanging="360"/>
      </w:pPr>
      <w:rPr>
        <w:rFonts w:ascii="Symbol" w:hAnsi="Symbol"/>
      </w:rPr>
    </w:lvl>
    <w:lvl w:ilvl="2" w:tplc="AE3A87B2">
      <w:start w:val="1"/>
      <w:numFmt w:val="bullet"/>
      <w:lvlText w:val=""/>
      <w:lvlJc w:val="left"/>
      <w:pPr>
        <w:ind w:left="720" w:hanging="360"/>
      </w:pPr>
      <w:rPr>
        <w:rFonts w:ascii="Symbol" w:hAnsi="Symbol"/>
      </w:rPr>
    </w:lvl>
    <w:lvl w:ilvl="3" w:tplc="4F84D4EE">
      <w:start w:val="1"/>
      <w:numFmt w:val="bullet"/>
      <w:lvlText w:val=""/>
      <w:lvlJc w:val="left"/>
      <w:pPr>
        <w:ind w:left="720" w:hanging="360"/>
      </w:pPr>
      <w:rPr>
        <w:rFonts w:ascii="Symbol" w:hAnsi="Symbol"/>
      </w:rPr>
    </w:lvl>
    <w:lvl w:ilvl="4" w:tplc="6CEAAB62">
      <w:start w:val="1"/>
      <w:numFmt w:val="bullet"/>
      <w:lvlText w:val=""/>
      <w:lvlJc w:val="left"/>
      <w:pPr>
        <w:ind w:left="720" w:hanging="360"/>
      </w:pPr>
      <w:rPr>
        <w:rFonts w:ascii="Symbol" w:hAnsi="Symbol"/>
      </w:rPr>
    </w:lvl>
    <w:lvl w:ilvl="5" w:tplc="67525568">
      <w:start w:val="1"/>
      <w:numFmt w:val="bullet"/>
      <w:lvlText w:val=""/>
      <w:lvlJc w:val="left"/>
      <w:pPr>
        <w:ind w:left="720" w:hanging="360"/>
      </w:pPr>
      <w:rPr>
        <w:rFonts w:ascii="Symbol" w:hAnsi="Symbol"/>
      </w:rPr>
    </w:lvl>
    <w:lvl w:ilvl="6" w:tplc="017C60E2">
      <w:start w:val="1"/>
      <w:numFmt w:val="bullet"/>
      <w:lvlText w:val=""/>
      <w:lvlJc w:val="left"/>
      <w:pPr>
        <w:ind w:left="720" w:hanging="360"/>
      </w:pPr>
      <w:rPr>
        <w:rFonts w:ascii="Symbol" w:hAnsi="Symbol"/>
      </w:rPr>
    </w:lvl>
    <w:lvl w:ilvl="7" w:tplc="138669CE">
      <w:start w:val="1"/>
      <w:numFmt w:val="bullet"/>
      <w:lvlText w:val=""/>
      <w:lvlJc w:val="left"/>
      <w:pPr>
        <w:ind w:left="720" w:hanging="360"/>
      </w:pPr>
      <w:rPr>
        <w:rFonts w:ascii="Symbol" w:hAnsi="Symbol"/>
      </w:rPr>
    </w:lvl>
    <w:lvl w:ilvl="8" w:tplc="60DAF608">
      <w:start w:val="1"/>
      <w:numFmt w:val="bullet"/>
      <w:lvlText w:val=""/>
      <w:lvlJc w:val="left"/>
      <w:pPr>
        <w:ind w:left="720" w:hanging="360"/>
      </w:pPr>
      <w:rPr>
        <w:rFonts w:ascii="Symbol" w:hAnsi="Symbol"/>
      </w:rPr>
    </w:lvl>
  </w:abstractNum>
  <w:abstractNum w:abstractNumId="13" w15:restartNumberingAfterBreak="0">
    <w:nsid w:val="25AB5589"/>
    <w:multiLevelType w:val="hybridMultilevel"/>
    <w:tmpl w:val="4D9A7AA2"/>
    <w:lvl w:ilvl="0" w:tplc="17C8B17A">
      <w:start w:val="1"/>
      <w:numFmt w:val="bullet"/>
      <w:lvlText w:val=""/>
      <w:lvlJc w:val="left"/>
      <w:pPr>
        <w:ind w:left="720" w:hanging="360"/>
      </w:pPr>
      <w:rPr>
        <w:rFonts w:ascii="Symbol" w:hAnsi="Symbol"/>
      </w:rPr>
    </w:lvl>
    <w:lvl w:ilvl="1" w:tplc="47642C86">
      <w:start w:val="1"/>
      <w:numFmt w:val="bullet"/>
      <w:lvlText w:val=""/>
      <w:lvlJc w:val="left"/>
      <w:pPr>
        <w:ind w:left="720" w:hanging="360"/>
      </w:pPr>
      <w:rPr>
        <w:rFonts w:ascii="Symbol" w:hAnsi="Symbol"/>
      </w:rPr>
    </w:lvl>
    <w:lvl w:ilvl="2" w:tplc="86D078F6">
      <w:start w:val="1"/>
      <w:numFmt w:val="bullet"/>
      <w:lvlText w:val=""/>
      <w:lvlJc w:val="left"/>
      <w:pPr>
        <w:ind w:left="720" w:hanging="360"/>
      </w:pPr>
      <w:rPr>
        <w:rFonts w:ascii="Symbol" w:hAnsi="Symbol"/>
      </w:rPr>
    </w:lvl>
    <w:lvl w:ilvl="3" w:tplc="00BCAD90">
      <w:start w:val="1"/>
      <w:numFmt w:val="bullet"/>
      <w:lvlText w:val=""/>
      <w:lvlJc w:val="left"/>
      <w:pPr>
        <w:ind w:left="720" w:hanging="360"/>
      </w:pPr>
      <w:rPr>
        <w:rFonts w:ascii="Symbol" w:hAnsi="Symbol"/>
      </w:rPr>
    </w:lvl>
    <w:lvl w:ilvl="4" w:tplc="05EC928C">
      <w:start w:val="1"/>
      <w:numFmt w:val="bullet"/>
      <w:lvlText w:val=""/>
      <w:lvlJc w:val="left"/>
      <w:pPr>
        <w:ind w:left="720" w:hanging="360"/>
      </w:pPr>
      <w:rPr>
        <w:rFonts w:ascii="Symbol" w:hAnsi="Symbol"/>
      </w:rPr>
    </w:lvl>
    <w:lvl w:ilvl="5" w:tplc="964ED83A">
      <w:start w:val="1"/>
      <w:numFmt w:val="bullet"/>
      <w:lvlText w:val=""/>
      <w:lvlJc w:val="left"/>
      <w:pPr>
        <w:ind w:left="720" w:hanging="360"/>
      </w:pPr>
      <w:rPr>
        <w:rFonts w:ascii="Symbol" w:hAnsi="Symbol"/>
      </w:rPr>
    </w:lvl>
    <w:lvl w:ilvl="6" w:tplc="B64CF52E">
      <w:start w:val="1"/>
      <w:numFmt w:val="bullet"/>
      <w:lvlText w:val=""/>
      <w:lvlJc w:val="left"/>
      <w:pPr>
        <w:ind w:left="720" w:hanging="360"/>
      </w:pPr>
      <w:rPr>
        <w:rFonts w:ascii="Symbol" w:hAnsi="Symbol"/>
      </w:rPr>
    </w:lvl>
    <w:lvl w:ilvl="7" w:tplc="7660D29A">
      <w:start w:val="1"/>
      <w:numFmt w:val="bullet"/>
      <w:lvlText w:val=""/>
      <w:lvlJc w:val="left"/>
      <w:pPr>
        <w:ind w:left="720" w:hanging="360"/>
      </w:pPr>
      <w:rPr>
        <w:rFonts w:ascii="Symbol" w:hAnsi="Symbol"/>
      </w:rPr>
    </w:lvl>
    <w:lvl w:ilvl="8" w:tplc="EF401A2E">
      <w:start w:val="1"/>
      <w:numFmt w:val="bullet"/>
      <w:lvlText w:val=""/>
      <w:lvlJc w:val="left"/>
      <w:pPr>
        <w:ind w:left="720" w:hanging="360"/>
      </w:pPr>
      <w:rPr>
        <w:rFonts w:ascii="Symbol" w:hAnsi="Symbol"/>
      </w:rPr>
    </w:lvl>
  </w:abstractNum>
  <w:abstractNum w:abstractNumId="14" w15:restartNumberingAfterBreak="0">
    <w:nsid w:val="263B5C97"/>
    <w:multiLevelType w:val="hybridMultilevel"/>
    <w:tmpl w:val="A8CE6F60"/>
    <w:lvl w:ilvl="0" w:tplc="17C2D762">
      <w:start w:val="1"/>
      <w:numFmt w:val="decimal"/>
      <w:lvlText w:val="(%1)"/>
      <w:lvlJc w:val="left"/>
      <w:pPr>
        <w:ind w:left="1440" w:hanging="360"/>
      </w:pPr>
    </w:lvl>
    <w:lvl w:ilvl="1" w:tplc="67DCD00C">
      <w:start w:val="1"/>
      <w:numFmt w:val="decimal"/>
      <w:lvlText w:val="(%2)"/>
      <w:lvlJc w:val="left"/>
      <w:pPr>
        <w:ind w:left="1440" w:hanging="360"/>
      </w:pPr>
    </w:lvl>
    <w:lvl w:ilvl="2" w:tplc="025865F4">
      <w:start w:val="1"/>
      <w:numFmt w:val="decimal"/>
      <w:lvlText w:val="(%3)"/>
      <w:lvlJc w:val="left"/>
      <w:pPr>
        <w:ind w:left="1440" w:hanging="360"/>
      </w:pPr>
    </w:lvl>
    <w:lvl w:ilvl="3" w:tplc="AC6E863E">
      <w:start w:val="1"/>
      <w:numFmt w:val="decimal"/>
      <w:lvlText w:val="(%4)"/>
      <w:lvlJc w:val="left"/>
      <w:pPr>
        <w:ind w:left="1440" w:hanging="360"/>
      </w:pPr>
    </w:lvl>
    <w:lvl w:ilvl="4" w:tplc="767CCF7C">
      <w:start w:val="1"/>
      <w:numFmt w:val="decimal"/>
      <w:lvlText w:val="(%5)"/>
      <w:lvlJc w:val="left"/>
      <w:pPr>
        <w:ind w:left="1440" w:hanging="360"/>
      </w:pPr>
    </w:lvl>
    <w:lvl w:ilvl="5" w:tplc="7E4CAE0A">
      <w:start w:val="1"/>
      <w:numFmt w:val="decimal"/>
      <w:lvlText w:val="(%6)"/>
      <w:lvlJc w:val="left"/>
      <w:pPr>
        <w:ind w:left="1440" w:hanging="360"/>
      </w:pPr>
    </w:lvl>
    <w:lvl w:ilvl="6" w:tplc="23528628">
      <w:start w:val="1"/>
      <w:numFmt w:val="decimal"/>
      <w:lvlText w:val="(%7)"/>
      <w:lvlJc w:val="left"/>
      <w:pPr>
        <w:ind w:left="1440" w:hanging="360"/>
      </w:pPr>
    </w:lvl>
    <w:lvl w:ilvl="7" w:tplc="558C77F0">
      <w:start w:val="1"/>
      <w:numFmt w:val="decimal"/>
      <w:lvlText w:val="(%8)"/>
      <w:lvlJc w:val="left"/>
      <w:pPr>
        <w:ind w:left="1440" w:hanging="360"/>
      </w:pPr>
    </w:lvl>
    <w:lvl w:ilvl="8" w:tplc="90D8470C">
      <w:start w:val="1"/>
      <w:numFmt w:val="decimal"/>
      <w:lvlText w:val="(%9)"/>
      <w:lvlJc w:val="left"/>
      <w:pPr>
        <w:ind w:left="1440" w:hanging="360"/>
      </w:pPr>
    </w:lvl>
  </w:abstractNum>
  <w:abstractNum w:abstractNumId="15" w15:restartNumberingAfterBreak="0">
    <w:nsid w:val="278A0DB5"/>
    <w:multiLevelType w:val="hybridMultilevel"/>
    <w:tmpl w:val="201C16BA"/>
    <w:lvl w:ilvl="0" w:tplc="6180EFE6">
      <w:start w:val="1"/>
      <w:numFmt w:val="bullet"/>
      <w:lvlText w:val=""/>
      <w:lvlJc w:val="left"/>
      <w:pPr>
        <w:ind w:left="1080" w:hanging="360"/>
      </w:pPr>
      <w:rPr>
        <w:rFonts w:ascii="Symbol" w:hAnsi="Symbol"/>
      </w:rPr>
    </w:lvl>
    <w:lvl w:ilvl="1" w:tplc="E912F45A">
      <w:start w:val="1"/>
      <w:numFmt w:val="bullet"/>
      <w:lvlText w:val=""/>
      <w:lvlJc w:val="left"/>
      <w:pPr>
        <w:ind w:left="1080" w:hanging="360"/>
      </w:pPr>
      <w:rPr>
        <w:rFonts w:ascii="Symbol" w:hAnsi="Symbol"/>
      </w:rPr>
    </w:lvl>
    <w:lvl w:ilvl="2" w:tplc="A38C9FAA">
      <w:start w:val="1"/>
      <w:numFmt w:val="bullet"/>
      <w:lvlText w:val=""/>
      <w:lvlJc w:val="left"/>
      <w:pPr>
        <w:ind w:left="1080" w:hanging="360"/>
      </w:pPr>
      <w:rPr>
        <w:rFonts w:ascii="Symbol" w:hAnsi="Symbol"/>
      </w:rPr>
    </w:lvl>
    <w:lvl w:ilvl="3" w:tplc="CD8894F4">
      <w:start w:val="1"/>
      <w:numFmt w:val="bullet"/>
      <w:lvlText w:val=""/>
      <w:lvlJc w:val="left"/>
      <w:pPr>
        <w:ind w:left="1080" w:hanging="360"/>
      </w:pPr>
      <w:rPr>
        <w:rFonts w:ascii="Symbol" w:hAnsi="Symbol"/>
      </w:rPr>
    </w:lvl>
    <w:lvl w:ilvl="4" w:tplc="CC767AA0">
      <w:start w:val="1"/>
      <w:numFmt w:val="bullet"/>
      <w:lvlText w:val=""/>
      <w:lvlJc w:val="left"/>
      <w:pPr>
        <w:ind w:left="1080" w:hanging="360"/>
      </w:pPr>
      <w:rPr>
        <w:rFonts w:ascii="Symbol" w:hAnsi="Symbol"/>
      </w:rPr>
    </w:lvl>
    <w:lvl w:ilvl="5" w:tplc="B64630E2">
      <w:start w:val="1"/>
      <w:numFmt w:val="bullet"/>
      <w:lvlText w:val=""/>
      <w:lvlJc w:val="left"/>
      <w:pPr>
        <w:ind w:left="1080" w:hanging="360"/>
      </w:pPr>
      <w:rPr>
        <w:rFonts w:ascii="Symbol" w:hAnsi="Symbol"/>
      </w:rPr>
    </w:lvl>
    <w:lvl w:ilvl="6" w:tplc="AB7C2056">
      <w:start w:val="1"/>
      <w:numFmt w:val="bullet"/>
      <w:lvlText w:val=""/>
      <w:lvlJc w:val="left"/>
      <w:pPr>
        <w:ind w:left="1080" w:hanging="360"/>
      </w:pPr>
      <w:rPr>
        <w:rFonts w:ascii="Symbol" w:hAnsi="Symbol"/>
      </w:rPr>
    </w:lvl>
    <w:lvl w:ilvl="7" w:tplc="DCF68A2C">
      <w:start w:val="1"/>
      <w:numFmt w:val="bullet"/>
      <w:lvlText w:val=""/>
      <w:lvlJc w:val="left"/>
      <w:pPr>
        <w:ind w:left="1080" w:hanging="360"/>
      </w:pPr>
      <w:rPr>
        <w:rFonts w:ascii="Symbol" w:hAnsi="Symbol"/>
      </w:rPr>
    </w:lvl>
    <w:lvl w:ilvl="8" w:tplc="2DD6F94E">
      <w:start w:val="1"/>
      <w:numFmt w:val="bullet"/>
      <w:lvlText w:val=""/>
      <w:lvlJc w:val="left"/>
      <w:pPr>
        <w:ind w:left="1080" w:hanging="360"/>
      </w:pPr>
      <w:rPr>
        <w:rFonts w:ascii="Symbol" w:hAnsi="Symbol"/>
      </w:rPr>
    </w:lvl>
  </w:abstractNum>
  <w:abstractNum w:abstractNumId="16" w15:restartNumberingAfterBreak="0">
    <w:nsid w:val="27A22AD9"/>
    <w:multiLevelType w:val="hybridMultilevel"/>
    <w:tmpl w:val="20EC5D0A"/>
    <w:lvl w:ilvl="0" w:tplc="CEBA44F8">
      <w:start w:val="1"/>
      <w:numFmt w:val="decimal"/>
      <w:lvlText w:val="%1."/>
      <w:lvlJc w:val="left"/>
      <w:pPr>
        <w:ind w:left="1440" w:hanging="360"/>
      </w:pPr>
    </w:lvl>
    <w:lvl w:ilvl="1" w:tplc="61E87004">
      <w:start w:val="1"/>
      <w:numFmt w:val="decimal"/>
      <w:lvlText w:val="%2."/>
      <w:lvlJc w:val="left"/>
      <w:pPr>
        <w:ind w:left="1440" w:hanging="360"/>
      </w:pPr>
    </w:lvl>
    <w:lvl w:ilvl="2" w:tplc="A506491C">
      <w:start w:val="1"/>
      <w:numFmt w:val="decimal"/>
      <w:lvlText w:val="%3."/>
      <w:lvlJc w:val="left"/>
      <w:pPr>
        <w:ind w:left="1440" w:hanging="360"/>
      </w:pPr>
    </w:lvl>
    <w:lvl w:ilvl="3" w:tplc="283877F4">
      <w:start w:val="1"/>
      <w:numFmt w:val="decimal"/>
      <w:lvlText w:val="%4."/>
      <w:lvlJc w:val="left"/>
      <w:pPr>
        <w:ind w:left="1440" w:hanging="360"/>
      </w:pPr>
    </w:lvl>
    <w:lvl w:ilvl="4" w:tplc="5C3CDDEA">
      <w:start w:val="1"/>
      <w:numFmt w:val="decimal"/>
      <w:lvlText w:val="%5."/>
      <w:lvlJc w:val="left"/>
      <w:pPr>
        <w:ind w:left="1440" w:hanging="360"/>
      </w:pPr>
    </w:lvl>
    <w:lvl w:ilvl="5" w:tplc="D44E40F6">
      <w:start w:val="1"/>
      <w:numFmt w:val="decimal"/>
      <w:lvlText w:val="%6."/>
      <w:lvlJc w:val="left"/>
      <w:pPr>
        <w:ind w:left="1440" w:hanging="360"/>
      </w:pPr>
    </w:lvl>
    <w:lvl w:ilvl="6" w:tplc="A63CC352">
      <w:start w:val="1"/>
      <w:numFmt w:val="decimal"/>
      <w:lvlText w:val="%7."/>
      <w:lvlJc w:val="left"/>
      <w:pPr>
        <w:ind w:left="1440" w:hanging="360"/>
      </w:pPr>
    </w:lvl>
    <w:lvl w:ilvl="7" w:tplc="A91AF5D0">
      <w:start w:val="1"/>
      <w:numFmt w:val="decimal"/>
      <w:lvlText w:val="%8."/>
      <w:lvlJc w:val="left"/>
      <w:pPr>
        <w:ind w:left="1440" w:hanging="360"/>
      </w:pPr>
    </w:lvl>
    <w:lvl w:ilvl="8" w:tplc="BECE8288">
      <w:start w:val="1"/>
      <w:numFmt w:val="decimal"/>
      <w:lvlText w:val="%9."/>
      <w:lvlJc w:val="left"/>
      <w:pPr>
        <w:ind w:left="1440" w:hanging="360"/>
      </w:pPr>
    </w:lvl>
  </w:abstractNum>
  <w:abstractNum w:abstractNumId="17" w15:restartNumberingAfterBreak="0">
    <w:nsid w:val="2DDC048C"/>
    <w:multiLevelType w:val="hybridMultilevel"/>
    <w:tmpl w:val="F232FB94"/>
    <w:lvl w:ilvl="0" w:tplc="FB42D71A">
      <w:start w:val="1"/>
      <w:numFmt w:val="decimal"/>
      <w:lvlText w:val="%1."/>
      <w:lvlJc w:val="left"/>
      <w:pPr>
        <w:ind w:left="1440" w:hanging="360"/>
      </w:pPr>
    </w:lvl>
    <w:lvl w:ilvl="1" w:tplc="B6905116">
      <w:start w:val="1"/>
      <w:numFmt w:val="decimal"/>
      <w:lvlText w:val="%2."/>
      <w:lvlJc w:val="left"/>
      <w:pPr>
        <w:ind w:left="1440" w:hanging="360"/>
      </w:pPr>
    </w:lvl>
    <w:lvl w:ilvl="2" w:tplc="436CD5B0">
      <w:start w:val="1"/>
      <w:numFmt w:val="decimal"/>
      <w:lvlText w:val="%3."/>
      <w:lvlJc w:val="left"/>
      <w:pPr>
        <w:ind w:left="1440" w:hanging="360"/>
      </w:pPr>
    </w:lvl>
    <w:lvl w:ilvl="3" w:tplc="7F22BA10">
      <w:start w:val="1"/>
      <w:numFmt w:val="decimal"/>
      <w:lvlText w:val="%4."/>
      <w:lvlJc w:val="left"/>
      <w:pPr>
        <w:ind w:left="1440" w:hanging="360"/>
      </w:pPr>
    </w:lvl>
    <w:lvl w:ilvl="4" w:tplc="7BDA003C">
      <w:start w:val="1"/>
      <w:numFmt w:val="decimal"/>
      <w:lvlText w:val="%5."/>
      <w:lvlJc w:val="left"/>
      <w:pPr>
        <w:ind w:left="1440" w:hanging="360"/>
      </w:pPr>
    </w:lvl>
    <w:lvl w:ilvl="5" w:tplc="4282F5FC">
      <w:start w:val="1"/>
      <w:numFmt w:val="decimal"/>
      <w:lvlText w:val="%6."/>
      <w:lvlJc w:val="left"/>
      <w:pPr>
        <w:ind w:left="1440" w:hanging="360"/>
      </w:pPr>
    </w:lvl>
    <w:lvl w:ilvl="6" w:tplc="7CD8D0D2">
      <w:start w:val="1"/>
      <w:numFmt w:val="decimal"/>
      <w:lvlText w:val="%7."/>
      <w:lvlJc w:val="left"/>
      <w:pPr>
        <w:ind w:left="1440" w:hanging="360"/>
      </w:pPr>
    </w:lvl>
    <w:lvl w:ilvl="7" w:tplc="86947122">
      <w:start w:val="1"/>
      <w:numFmt w:val="decimal"/>
      <w:lvlText w:val="%8."/>
      <w:lvlJc w:val="left"/>
      <w:pPr>
        <w:ind w:left="1440" w:hanging="360"/>
      </w:pPr>
    </w:lvl>
    <w:lvl w:ilvl="8" w:tplc="A058D4CA">
      <w:start w:val="1"/>
      <w:numFmt w:val="decimal"/>
      <w:lvlText w:val="%9."/>
      <w:lvlJc w:val="left"/>
      <w:pPr>
        <w:ind w:left="1440" w:hanging="360"/>
      </w:pPr>
    </w:lvl>
  </w:abstractNum>
  <w:abstractNum w:abstractNumId="18" w15:restartNumberingAfterBreak="0">
    <w:nsid w:val="318454D0"/>
    <w:multiLevelType w:val="hybridMultilevel"/>
    <w:tmpl w:val="A26A4F16"/>
    <w:lvl w:ilvl="0" w:tplc="4E34BA3E">
      <w:start w:val="1"/>
      <w:numFmt w:val="decimal"/>
      <w:lvlText w:val="(%1)"/>
      <w:lvlJc w:val="left"/>
      <w:pPr>
        <w:ind w:left="1440" w:hanging="360"/>
      </w:pPr>
    </w:lvl>
    <w:lvl w:ilvl="1" w:tplc="6030A0AA">
      <w:start w:val="1"/>
      <w:numFmt w:val="bullet"/>
      <w:lvlText w:val=""/>
      <w:lvlJc w:val="left"/>
      <w:pPr>
        <w:ind w:left="1800" w:hanging="360"/>
      </w:pPr>
      <w:rPr>
        <w:rFonts w:ascii="Symbol" w:hAnsi="Symbol"/>
      </w:rPr>
    </w:lvl>
    <w:lvl w:ilvl="2" w:tplc="301872A8">
      <w:start w:val="1"/>
      <w:numFmt w:val="decimal"/>
      <w:lvlText w:val="(%3)"/>
      <w:lvlJc w:val="left"/>
      <w:pPr>
        <w:ind w:left="1440" w:hanging="360"/>
      </w:pPr>
    </w:lvl>
    <w:lvl w:ilvl="3" w:tplc="136EA6AE">
      <w:start w:val="1"/>
      <w:numFmt w:val="decimal"/>
      <w:lvlText w:val="(%4)"/>
      <w:lvlJc w:val="left"/>
      <w:pPr>
        <w:ind w:left="1440" w:hanging="360"/>
      </w:pPr>
    </w:lvl>
    <w:lvl w:ilvl="4" w:tplc="E7E8466C">
      <w:start w:val="1"/>
      <w:numFmt w:val="decimal"/>
      <w:lvlText w:val="(%5)"/>
      <w:lvlJc w:val="left"/>
      <w:pPr>
        <w:ind w:left="1440" w:hanging="360"/>
      </w:pPr>
    </w:lvl>
    <w:lvl w:ilvl="5" w:tplc="24D2011C">
      <w:start w:val="1"/>
      <w:numFmt w:val="decimal"/>
      <w:lvlText w:val="(%6)"/>
      <w:lvlJc w:val="left"/>
      <w:pPr>
        <w:ind w:left="1440" w:hanging="360"/>
      </w:pPr>
    </w:lvl>
    <w:lvl w:ilvl="6" w:tplc="F10E4C62">
      <w:start w:val="1"/>
      <w:numFmt w:val="decimal"/>
      <w:lvlText w:val="(%7)"/>
      <w:lvlJc w:val="left"/>
      <w:pPr>
        <w:ind w:left="1440" w:hanging="360"/>
      </w:pPr>
    </w:lvl>
    <w:lvl w:ilvl="7" w:tplc="C3C4BB2A">
      <w:start w:val="1"/>
      <w:numFmt w:val="decimal"/>
      <w:lvlText w:val="(%8)"/>
      <w:lvlJc w:val="left"/>
      <w:pPr>
        <w:ind w:left="1440" w:hanging="360"/>
      </w:pPr>
    </w:lvl>
    <w:lvl w:ilvl="8" w:tplc="E8FC9450">
      <w:start w:val="1"/>
      <w:numFmt w:val="decimal"/>
      <w:lvlText w:val="(%9)"/>
      <w:lvlJc w:val="left"/>
      <w:pPr>
        <w:ind w:left="1440" w:hanging="360"/>
      </w:pPr>
    </w:lvl>
  </w:abstractNum>
  <w:abstractNum w:abstractNumId="19" w15:restartNumberingAfterBreak="0">
    <w:nsid w:val="3315617C"/>
    <w:multiLevelType w:val="hybridMultilevel"/>
    <w:tmpl w:val="202E103A"/>
    <w:lvl w:ilvl="0" w:tplc="F8661108">
      <w:start w:val="1"/>
      <w:numFmt w:val="decimal"/>
      <w:lvlText w:val="%1)"/>
      <w:lvlJc w:val="left"/>
      <w:pPr>
        <w:ind w:left="1080" w:hanging="360"/>
      </w:pPr>
    </w:lvl>
    <w:lvl w:ilvl="1" w:tplc="DBEA23DE">
      <w:start w:val="1"/>
      <w:numFmt w:val="decimal"/>
      <w:lvlText w:val="%2)"/>
      <w:lvlJc w:val="left"/>
      <w:pPr>
        <w:ind w:left="1080" w:hanging="360"/>
      </w:pPr>
    </w:lvl>
    <w:lvl w:ilvl="2" w:tplc="64301D26">
      <w:start w:val="1"/>
      <w:numFmt w:val="decimal"/>
      <w:lvlText w:val="%3)"/>
      <w:lvlJc w:val="left"/>
      <w:pPr>
        <w:ind w:left="1080" w:hanging="360"/>
      </w:pPr>
    </w:lvl>
    <w:lvl w:ilvl="3" w:tplc="B546F05E">
      <w:start w:val="1"/>
      <w:numFmt w:val="decimal"/>
      <w:lvlText w:val="%4)"/>
      <w:lvlJc w:val="left"/>
      <w:pPr>
        <w:ind w:left="1080" w:hanging="360"/>
      </w:pPr>
    </w:lvl>
    <w:lvl w:ilvl="4" w:tplc="0D665C48">
      <w:start w:val="1"/>
      <w:numFmt w:val="decimal"/>
      <w:lvlText w:val="%5)"/>
      <w:lvlJc w:val="left"/>
      <w:pPr>
        <w:ind w:left="1080" w:hanging="360"/>
      </w:pPr>
    </w:lvl>
    <w:lvl w:ilvl="5" w:tplc="952E9718">
      <w:start w:val="1"/>
      <w:numFmt w:val="decimal"/>
      <w:lvlText w:val="%6)"/>
      <w:lvlJc w:val="left"/>
      <w:pPr>
        <w:ind w:left="1080" w:hanging="360"/>
      </w:pPr>
    </w:lvl>
    <w:lvl w:ilvl="6" w:tplc="F0769ACA">
      <w:start w:val="1"/>
      <w:numFmt w:val="decimal"/>
      <w:lvlText w:val="%7)"/>
      <w:lvlJc w:val="left"/>
      <w:pPr>
        <w:ind w:left="1080" w:hanging="360"/>
      </w:pPr>
    </w:lvl>
    <w:lvl w:ilvl="7" w:tplc="BC5479B6">
      <w:start w:val="1"/>
      <w:numFmt w:val="decimal"/>
      <w:lvlText w:val="%8)"/>
      <w:lvlJc w:val="left"/>
      <w:pPr>
        <w:ind w:left="1080" w:hanging="360"/>
      </w:pPr>
    </w:lvl>
    <w:lvl w:ilvl="8" w:tplc="CC0A205E">
      <w:start w:val="1"/>
      <w:numFmt w:val="decimal"/>
      <w:lvlText w:val="%9)"/>
      <w:lvlJc w:val="left"/>
      <w:pPr>
        <w:ind w:left="1080" w:hanging="360"/>
      </w:pPr>
    </w:lvl>
  </w:abstractNum>
  <w:abstractNum w:abstractNumId="20" w15:restartNumberingAfterBreak="0">
    <w:nsid w:val="39083153"/>
    <w:multiLevelType w:val="hybridMultilevel"/>
    <w:tmpl w:val="1204616E"/>
    <w:lvl w:ilvl="0" w:tplc="26B2DB92">
      <w:start w:val="1"/>
      <w:numFmt w:val="decimal"/>
      <w:lvlText w:val="(%1)"/>
      <w:lvlJc w:val="left"/>
      <w:pPr>
        <w:ind w:left="1440" w:hanging="360"/>
      </w:pPr>
    </w:lvl>
    <w:lvl w:ilvl="1" w:tplc="16528666">
      <w:start w:val="1"/>
      <w:numFmt w:val="decimal"/>
      <w:lvlText w:val="(%2)"/>
      <w:lvlJc w:val="left"/>
      <w:pPr>
        <w:ind w:left="1440" w:hanging="360"/>
      </w:pPr>
    </w:lvl>
    <w:lvl w:ilvl="2" w:tplc="8B7CB428">
      <w:start w:val="1"/>
      <w:numFmt w:val="decimal"/>
      <w:lvlText w:val="(%3)"/>
      <w:lvlJc w:val="left"/>
      <w:pPr>
        <w:ind w:left="1440" w:hanging="360"/>
      </w:pPr>
    </w:lvl>
    <w:lvl w:ilvl="3" w:tplc="19F2D5DA">
      <w:start w:val="1"/>
      <w:numFmt w:val="decimal"/>
      <w:lvlText w:val="(%4)"/>
      <w:lvlJc w:val="left"/>
      <w:pPr>
        <w:ind w:left="1440" w:hanging="360"/>
      </w:pPr>
    </w:lvl>
    <w:lvl w:ilvl="4" w:tplc="9FE0D024">
      <w:start w:val="1"/>
      <w:numFmt w:val="decimal"/>
      <w:lvlText w:val="(%5)"/>
      <w:lvlJc w:val="left"/>
      <w:pPr>
        <w:ind w:left="1440" w:hanging="360"/>
      </w:pPr>
    </w:lvl>
    <w:lvl w:ilvl="5" w:tplc="AD8A2EC8">
      <w:start w:val="1"/>
      <w:numFmt w:val="decimal"/>
      <w:lvlText w:val="(%6)"/>
      <w:lvlJc w:val="left"/>
      <w:pPr>
        <w:ind w:left="1440" w:hanging="360"/>
      </w:pPr>
    </w:lvl>
    <w:lvl w:ilvl="6" w:tplc="F610886A">
      <w:start w:val="1"/>
      <w:numFmt w:val="decimal"/>
      <w:lvlText w:val="(%7)"/>
      <w:lvlJc w:val="left"/>
      <w:pPr>
        <w:ind w:left="1440" w:hanging="360"/>
      </w:pPr>
    </w:lvl>
    <w:lvl w:ilvl="7" w:tplc="DCDC8424">
      <w:start w:val="1"/>
      <w:numFmt w:val="decimal"/>
      <w:lvlText w:val="(%8)"/>
      <w:lvlJc w:val="left"/>
      <w:pPr>
        <w:ind w:left="1440" w:hanging="360"/>
      </w:pPr>
    </w:lvl>
    <w:lvl w:ilvl="8" w:tplc="E9284E3C">
      <w:start w:val="1"/>
      <w:numFmt w:val="decimal"/>
      <w:lvlText w:val="(%9)"/>
      <w:lvlJc w:val="left"/>
      <w:pPr>
        <w:ind w:left="1440" w:hanging="360"/>
      </w:pPr>
    </w:lvl>
  </w:abstractNum>
  <w:abstractNum w:abstractNumId="21" w15:restartNumberingAfterBreak="0">
    <w:nsid w:val="3C943E4A"/>
    <w:multiLevelType w:val="hybridMultilevel"/>
    <w:tmpl w:val="981E51E2"/>
    <w:lvl w:ilvl="0" w:tplc="D8B2B076">
      <w:start w:val="1"/>
      <w:numFmt w:val="decimal"/>
      <w:lvlText w:val="%1."/>
      <w:lvlJc w:val="left"/>
      <w:pPr>
        <w:ind w:left="1440" w:hanging="360"/>
      </w:pPr>
    </w:lvl>
    <w:lvl w:ilvl="1" w:tplc="2C503EF0">
      <w:start w:val="1"/>
      <w:numFmt w:val="decimal"/>
      <w:lvlText w:val="%2."/>
      <w:lvlJc w:val="left"/>
      <w:pPr>
        <w:ind w:left="1440" w:hanging="360"/>
      </w:pPr>
    </w:lvl>
    <w:lvl w:ilvl="2" w:tplc="0A002506">
      <w:start w:val="1"/>
      <w:numFmt w:val="decimal"/>
      <w:lvlText w:val="%3."/>
      <w:lvlJc w:val="left"/>
      <w:pPr>
        <w:ind w:left="1440" w:hanging="360"/>
      </w:pPr>
    </w:lvl>
    <w:lvl w:ilvl="3" w:tplc="A518FD5C">
      <w:start w:val="1"/>
      <w:numFmt w:val="decimal"/>
      <w:lvlText w:val="%4."/>
      <w:lvlJc w:val="left"/>
      <w:pPr>
        <w:ind w:left="1440" w:hanging="360"/>
      </w:pPr>
    </w:lvl>
    <w:lvl w:ilvl="4" w:tplc="53847E7E">
      <w:start w:val="1"/>
      <w:numFmt w:val="decimal"/>
      <w:lvlText w:val="%5."/>
      <w:lvlJc w:val="left"/>
      <w:pPr>
        <w:ind w:left="1440" w:hanging="360"/>
      </w:pPr>
    </w:lvl>
    <w:lvl w:ilvl="5" w:tplc="1EBA0BC0">
      <w:start w:val="1"/>
      <w:numFmt w:val="decimal"/>
      <w:lvlText w:val="%6."/>
      <w:lvlJc w:val="left"/>
      <w:pPr>
        <w:ind w:left="1440" w:hanging="360"/>
      </w:pPr>
    </w:lvl>
    <w:lvl w:ilvl="6" w:tplc="2BE0860E">
      <w:start w:val="1"/>
      <w:numFmt w:val="decimal"/>
      <w:lvlText w:val="%7."/>
      <w:lvlJc w:val="left"/>
      <w:pPr>
        <w:ind w:left="1440" w:hanging="360"/>
      </w:pPr>
    </w:lvl>
    <w:lvl w:ilvl="7" w:tplc="42C25B7E">
      <w:start w:val="1"/>
      <w:numFmt w:val="decimal"/>
      <w:lvlText w:val="%8."/>
      <w:lvlJc w:val="left"/>
      <w:pPr>
        <w:ind w:left="1440" w:hanging="360"/>
      </w:pPr>
    </w:lvl>
    <w:lvl w:ilvl="8" w:tplc="488EFE5E">
      <w:start w:val="1"/>
      <w:numFmt w:val="decimal"/>
      <w:lvlText w:val="%9."/>
      <w:lvlJc w:val="left"/>
      <w:pPr>
        <w:ind w:left="1440" w:hanging="360"/>
      </w:pPr>
    </w:lvl>
  </w:abstractNum>
  <w:abstractNum w:abstractNumId="22" w15:restartNumberingAfterBreak="0">
    <w:nsid w:val="43A13AE6"/>
    <w:multiLevelType w:val="hybridMultilevel"/>
    <w:tmpl w:val="87568C6A"/>
    <w:lvl w:ilvl="0" w:tplc="608A16CE">
      <w:start w:val="1"/>
      <w:numFmt w:val="decimal"/>
      <w:lvlText w:val="(%1)"/>
      <w:lvlJc w:val="left"/>
      <w:pPr>
        <w:ind w:left="1440" w:hanging="360"/>
      </w:pPr>
    </w:lvl>
    <w:lvl w:ilvl="1" w:tplc="1CEABD6E">
      <w:start w:val="1"/>
      <w:numFmt w:val="decimal"/>
      <w:lvlText w:val="(%2)"/>
      <w:lvlJc w:val="left"/>
      <w:pPr>
        <w:ind w:left="1440" w:hanging="360"/>
      </w:pPr>
    </w:lvl>
    <w:lvl w:ilvl="2" w:tplc="D56ABA34">
      <w:start w:val="1"/>
      <w:numFmt w:val="decimal"/>
      <w:lvlText w:val="(%3)"/>
      <w:lvlJc w:val="left"/>
      <w:pPr>
        <w:ind w:left="1440" w:hanging="360"/>
      </w:pPr>
    </w:lvl>
    <w:lvl w:ilvl="3" w:tplc="D3F88D34">
      <w:start w:val="1"/>
      <w:numFmt w:val="decimal"/>
      <w:lvlText w:val="(%4)"/>
      <w:lvlJc w:val="left"/>
      <w:pPr>
        <w:ind w:left="1440" w:hanging="360"/>
      </w:pPr>
    </w:lvl>
    <w:lvl w:ilvl="4" w:tplc="73285804">
      <w:start w:val="1"/>
      <w:numFmt w:val="decimal"/>
      <w:lvlText w:val="(%5)"/>
      <w:lvlJc w:val="left"/>
      <w:pPr>
        <w:ind w:left="1440" w:hanging="360"/>
      </w:pPr>
    </w:lvl>
    <w:lvl w:ilvl="5" w:tplc="E84C5CF6">
      <w:start w:val="1"/>
      <w:numFmt w:val="decimal"/>
      <w:lvlText w:val="(%6)"/>
      <w:lvlJc w:val="left"/>
      <w:pPr>
        <w:ind w:left="1440" w:hanging="360"/>
      </w:pPr>
    </w:lvl>
    <w:lvl w:ilvl="6" w:tplc="C7E0638E">
      <w:start w:val="1"/>
      <w:numFmt w:val="decimal"/>
      <w:lvlText w:val="(%7)"/>
      <w:lvlJc w:val="left"/>
      <w:pPr>
        <w:ind w:left="1440" w:hanging="360"/>
      </w:pPr>
    </w:lvl>
    <w:lvl w:ilvl="7" w:tplc="AF5262A2">
      <w:start w:val="1"/>
      <w:numFmt w:val="decimal"/>
      <w:lvlText w:val="(%8)"/>
      <w:lvlJc w:val="left"/>
      <w:pPr>
        <w:ind w:left="1440" w:hanging="360"/>
      </w:pPr>
    </w:lvl>
    <w:lvl w:ilvl="8" w:tplc="3B545D04">
      <w:start w:val="1"/>
      <w:numFmt w:val="decimal"/>
      <w:lvlText w:val="(%9)"/>
      <w:lvlJc w:val="left"/>
      <w:pPr>
        <w:ind w:left="1440" w:hanging="360"/>
      </w:pPr>
    </w:lvl>
  </w:abstractNum>
  <w:abstractNum w:abstractNumId="23" w15:restartNumberingAfterBreak="0">
    <w:nsid w:val="450A5627"/>
    <w:multiLevelType w:val="hybridMultilevel"/>
    <w:tmpl w:val="D15C40A4"/>
    <w:lvl w:ilvl="0" w:tplc="3CA01CD8">
      <w:start w:val="1"/>
      <w:numFmt w:val="bullet"/>
      <w:lvlText w:val=""/>
      <w:lvlJc w:val="left"/>
      <w:pPr>
        <w:ind w:left="1080" w:hanging="360"/>
      </w:pPr>
      <w:rPr>
        <w:rFonts w:ascii="Symbol" w:hAnsi="Symbol"/>
      </w:rPr>
    </w:lvl>
    <w:lvl w:ilvl="1" w:tplc="1040B398">
      <w:start w:val="1"/>
      <w:numFmt w:val="bullet"/>
      <w:lvlText w:val=""/>
      <w:lvlJc w:val="left"/>
      <w:pPr>
        <w:ind w:left="1080" w:hanging="360"/>
      </w:pPr>
      <w:rPr>
        <w:rFonts w:ascii="Symbol" w:hAnsi="Symbol"/>
      </w:rPr>
    </w:lvl>
    <w:lvl w:ilvl="2" w:tplc="428EA232">
      <w:start w:val="1"/>
      <w:numFmt w:val="bullet"/>
      <w:lvlText w:val=""/>
      <w:lvlJc w:val="left"/>
      <w:pPr>
        <w:ind w:left="1080" w:hanging="360"/>
      </w:pPr>
      <w:rPr>
        <w:rFonts w:ascii="Symbol" w:hAnsi="Symbol"/>
      </w:rPr>
    </w:lvl>
    <w:lvl w:ilvl="3" w:tplc="EE60737E">
      <w:start w:val="1"/>
      <w:numFmt w:val="bullet"/>
      <w:lvlText w:val=""/>
      <w:lvlJc w:val="left"/>
      <w:pPr>
        <w:ind w:left="1080" w:hanging="360"/>
      </w:pPr>
      <w:rPr>
        <w:rFonts w:ascii="Symbol" w:hAnsi="Symbol"/>
      </w:rPr>
    </w:lvl>
    <w:lvl w:ilvl="4" w:tplc="1AE4EE56">
      <w:start w:val="1"/>
      <w:numFmt w:val="bullet"/>
      <w:lvlText w:val=""/>
      <w:lvlJc w:val="left"/>
      <w:pPr>
        <w:ind w:left="1080" w:hanging="360"/>
      </w:pPr>
      <w:rPr>
        <w:rFonts w:ascii="Symbol" w:hAnsi="Symbol"/>
      </w:rPr>
    </w:lvl>
    <w:lvl w:ilvl="5" w:tplc="E794D226">
      <w:start w:val="1"/>
      <w:numFmt w:val="bullet"/>
      <w:lvlText w:val=""/>
      <w:lvlJc w:val="left"/>
      <w:pPr>
        <w:ind w:left="1080" w:hanging="360"/>
      </w:pPr>
      <w:rPr>
        <w:rFonts w:ascii="Symbol" w:hAnsi="Symbol"/>
      </w:rPr>
    </w:lvl>
    <w:lvl w:ilvl="6" w:tplc="933CFE7E">
      <w:start w:val="1"/>
      <w:numFmt w:val="bullet"/>
      <w:lvlText w:val=""/>
      <w:lvlJc w:val="left"/>
      <w:pPr>
        <w:ind w:left="1080" w:hanging="360"/>
      </w:pPr>
      <w:rPr>
        <w:rFonts w:ascii="Symbol" w:hAnsi="Symbol"/>
      </w:rPr>
    </w:lvl>
    <w:lvl w:ilvl="7" w:tplc="F15E6D6E">
      <w:start w:val="1"/>
      <w:numFmt w:val="bullet"/>
      <w:lvlText w:val=""/>
      <w:lvlJc w:val="left"/>
      <w:pPr>
        <w:ind w:left="1080" w:hanging="360"/>
      </w:pPr>
      <w:rPr>
        <w:rFonts w:ascii="Symbol" w:hAnsi="Symbol"/>
      </w:rPr>
    </w:lvl>
    <w:lvl w:ilvl="8" w:tplc="95069CE0">
      <w:start w:val="1"/>
      <w:numFmt w:val="bullet"/>
      <w:lvlText w:val=""/>
      <w:lvlJc w:val="left"/>
      <w:pPr>
        <w:ind w:left="1080" w:hanging="360"/>
      </w:pPr>
      <w:rPr>
        <w:rFonts w:ascii="Symbol" w:hAnsi="Symbol"/>
      </w:rPr>
    </w:lvl>
  </w:abstractNum>
  <w:abstractNum w:abstractNumId="24" w15:restartNumberingAfterBreak="0">
    <w:nsid w:val="472A6BC9"/>
    <w:multiLevelType w:val="hybridMultilevel"/>
    <w:tmpl w:val="B6D8EA64"/>
    <w:lvl w:ilvl="0" w:tplc="A5A2AD9A">
      <w:start w:val="1"/>
      <w:numFmt w:val="bullet"/>
      <w:lvlText w:val=""/>
      <w:lvlJc w:val="left"/>
      <w:pPr>
        <w:ind w:left="720" w:hanging="360"/>
      </w:pPr>
      <w:rPr>
        <w:rFonts w:ascii="Symbol" w:hAnsi="Symbol"/>
      </w:rPr>
    </w:lvl>
    <w:lvl w:ilvl="1" w:tplc="7A12AB82">
      <w:start w:val="1"/>
      <w:numFmt w:val="bullet"/>
      <w:lvlText w:val=""/>
      <w:lvlJc w:val="left"/>
      <w:pPr>
        <w:ind w:left="720" w:hanging="360"/>
      </w:pPr>
      <w:rPr>
        <w:rFonts w:ascii="Symbol" w:hAnsi="Symbol"/>
      </w:rPr>
    </w:lvl>
    <w:lvl w:ilvl="2" w:tplc="36E4536A">
      <w:start w:val="1"/>
      <w:numFmt w:val="bullet"/>
      <w:lvlText w:val=""/>
      <w:lvlJc w:val="left"/>
      <w:pPr>
        <w:ind w:left="720" w:hanging="360"/>
      </w:pPr>
      <w:rPr>
        <w:rFonts w:ascii="Symbol" w:hAnsi="Symbol"/>
      </w:rPr>
    </w:lvl>
    <w:lvl w:ilvl="3" w:tplc="76E6FB52">
      <w:start w:val="1"/>
      <w:numFmt w:val="bullet"/>
      <w:lvlText w:val=""/>
      <w:lvlJc w:val="left"/>
      <w:pPr>
        <w:ind w:left="720" w:hanging="360"/>
      </w:pPr>
      <w:rPr>
        <w:rFonts w:ascii="Symbol" w:hAnsi="Symbol"/>
      </w:rPr>
    </w:lvl>
    <w:lvl w:ilvl="4" w:tplc="3D5A02B2">
      <w:start w:val="1"/>
      <w:numFmt w:val="bullet"/>
      <w:lvlText w:val=""/>
      <w:lvlJc w:val="left"/>
      <w:pPr>
        <w:ind w:left="720" w:hanging="360"/>
      </w:pPr>
      <w:rPr>
        <w:rFonts w:ascii="Symbol" w:hAnsi="Symbol"/>
      </w:rPr>
    </w:lvl>
    <w:lvl w:ilvl="5" w:tplc="C9E28216">
      <w:start w:val="1"/>
      <w:numFmt w:val="bullet"/>
      <w:lvlText w:val=""/>
      <w:lvlJc w:val="left"/>
      <w:pPr>
        <w:ind w:left="720" w:hanging="360"/>
      </w:pPr>
      <w:rPr>
        <w:rFonts w:ascii="Symbol" w:hAnsi="Symbol"/>
      </w:rPr>
    </w:lvl>
    <w:lvl w:ilvl="6" w:tplc="F60CB622">
      <w:start w:val="1"/>
      <w:numFmt w:val="bullet"/>
      <w:lvlText w:val=""/>
      <w:lvlJc w:val="left"/>
      <w:pPr>
        <w:ind w:left="720" w:hanging="360"/>
      </w:pPr>
      <w:rPr>
        <w:rFonts w:ascii="Symbol" w:hAnsi="Symbol"/>
      </w:rPr>
    </w:lvl>
    <w:lvl w:ilvl="7" w:tplc="B958E748">
      <w:start w:val="1"/>
      <w:numFmt w:val="bullet"/>
      <w:lvlText w:val=""/>
      <w:lvlJc w:val="left"/>
      <w:pPr>
        <w:ind w:left="720" w:hanging="360"/>
      </w:pPr>
      <w:rPr>
        <w:rFonts w:ascii="Symbol" w:hAnsi="Symbol"/>
      </w:rPr>
    </w:lvl>
    <w:lvl w:ilvl="8" w:tplc="43AC8692">
      <w:start w:val="1"/>
      <w:numFmt w:val="bullet"/>
      <w:lvlText w:val=""/>
      <w:lvlJc w:val="left"/>
      <w:pPr>
        <w:ind w:left="720" w:hanging="360"/>
      </w:pPr>
      <w:rPr>
        <w:rFonts w:ascii="Symbol" w:hAnsi="Symbol"/>
      </w:rPr>
    </w:lvl>
  </w:abstractNum>
  <w:abstractNum w:abstractNumId="25" w15:restartNumberingAfterBreak="0">
    <w:nsid w:val="48925E4E"/>
    <w:multiLevelType w:val="hybridMultilevel"/>
    <w:tmpl w:val="208AC4AE"/>
    <w:lvl w:ilvl="0" w:tplc="FF44961E">
      <w:start w:val="1"/>
      <w:numFmt w:val="decimal"/>
      <w:lvlText w:val="%1."/>
      <w:lvlJc w:val="left"/>
      <w:pPr>
        <w:ind w:left="1440" w:hanging="360"/>
      </w:pPr>
    </w:lvl>
    <w:lvl w:ilvl="1" w:tplc="92EAAD8A">
      <w:start w:val="1"/>
      <w:numFmt w:val="decimal"/>
      <w:lvlText w:val="%2."/>
      <w:lvlJc w:val="left"/>
      <w:pPr>
        <w:ind w:left="1440" w:hanging="360"/>
      </w:pPr>
    </w:lvl>
    <w:lvl w:ilvl="2" w:tplc="091CE922">
      <w:start w:val="1"/>
      <w:numFmt w:val="decimal"/>
      <w:lvlText w:val="%3."/>
      <w:lvlJc w:val="left"/>
      <w:pPr>
        <w:ind w:left="1440" w:hanging="360"/>
      </w:pPr>
    </w:lvl>
    <w:lvl w:ilvl="3" w:tplc="72023E84">
      <w:start w:val="1"/>
      <w:numFmt w:val="decimal"/>
      <w:lvlText w:val="%4."/>
      <w:lvlJc w:val="left"/>
      <w:pPr>
        <w:ind w:left="1440" w:hanging="360"/>
      </w:pPr>
    </w:lvl>
    <w:lvl w:ilvl="4" w:tplc="A10022B2">
      <w:start w:val="1"/>
      <w:numFmt w:val="decimal"/>
      <w:lvlText w:val="%5."/>
      <w:lvlJc w:val="left"/>
      <w:pPr>
        <w:ind w:left="1440" w:hanging="360"/>
      </w:pPr>
    </w:lvl>
    <w:lvl w:ilvl="5" w:tplc="5C966B9A">
      <w:start w:val="1"/>
      <w:numFmt w:val="decimal"/>
      <w:lvlText w:val="%6."/>
      <w:lvlJc w:val="left"/>
      <w:pPr>
        <w:ind w:left="1440" w:hanging="360"/>
      </w:pPr>
    </w:lvl>
    <w:lvl w:ilvl="6" w:tplc="612A26AC">
      <w:start w:val="1"/>
      <w:numFmt w:val="decimal"/>
      <w:lvlText w:val="%7."/>
      <w:lvlJc w:val="left"/>
      <w:pPr>
        <w:ind w:left="1440" w:hanging="360"/>
      </w:pPr>
    </w:lvl>
    <w:lvl w:ilvl="7" w:tplc="1C6E2D40">
      <w:start w:val="1"/>
      <w:numFmt w:val="decimal"/>
      <w:lvlText w:val="%8."/>
      <w:lvlJc w:val="left"/>
      <w:pPr>
        <w:ind w:left="1440" w:hanging="360"/>
      </w:pPr>
    </w:lvl>
    <w:lvl w:ilvl="8" w:tplc="5A7A9072">
      <w:start w:val="1"/>
      <w:numFmt w:val="decimal"/>
      <w:lvlText w:val="%9."/>
      <w:lvlJc w:val="left"/>
      <w:pPr>
        <w:ind w:left="1440" w:hanging="360"/>
      </w:pPr>
    </w:lvl>
  </w:abstractNum>
  <w:abstractNum w:abstractNumId="26" w15:restartNumberingAfterBreak="0">
    <w:nsid w:val="48D83964"/>
    <w:multiLevelType w:val="hybridMultilevel"/>
    <w:tmpl w:val="E5DCEAB6"/>
    <w:lvl w:ilvl="0" w:tplc="044C119A">
      <w:start w:val="1"/>
      <w:numFmt w:val="bullet"/>
      <w:lvlText w:val=""/>
      <w:lvlJc w:val="left"/>
      <w:pPr>
        <w:ind w:left="720" w:hanging="360"/>
      </w:pPr>
      <w:rPr>
        <w:rFonts w:ascii="Symbol" w:hAnsi="Symbol"/>
      </w:rPr>
    </w:lvl>
    <w:lvl w:ilvl="1" w:tplc="B01EF444">
      <w:start w:val="1"/>
      <w:numFmt w:val="bullet"/>
      <w:lvlText w:val=""/>
      <w:lvlJc w:val="left"/>
      <w:pPr>
        <w:ind w:left="720" w:hanging="360"/>
      </w:pPr>
      <w:rPr>
        <w:rFonts w:ascii="Symbol" w:hAnsi="Symbol"/>
      </w:rPr>
    </w:lvl>
    <w:lvl w:ilvl="2" w:tplc="761C6DDA">
      <w:start w:val="1"/>
      <w:numFmt w:val="bullet"/>
      <w:lvlText w:val=""/>
      <w:lvlJc w:val="left"/>
      <w:pPr>
        <w:ind w:left="720" w:hanging="360"/>
      </w:pPr>
      <w:rPr>
        <w:rFonts w:ascii="Symbol" w:hAnsi="Symbol"/>
      </w:rPr>
    </w:lvl>
    <w:lvl w:ilvl="3" w:tplc="E7C61A58">
      <w:start w:val="1"/>
      <w:numFmt w:val="bullet"/>
      <w:lvlText w:val=""/>
      <w:lvlJc w:val="left"/>
      <w:pPr>
        <w:ind w:left="720" w:hanging="360"/>
      </w:pPr>
      <w:rPr>
        <w:rFonts w:ascii="Symbol" w:hAnsi="Symbol"/>
      </w:rPr>
    </w:lvl>
    <w:lvl w:ilvl="4" w:tplc="1B4C744E">
      <w:start w:val="1"/>
      <w:numFmt w:val="bullet"/>
      <w:lvlText w:val=""/>
      <w:lvlJc w:val="left"/>
      <w:pPr>
        <w:ind w:left="720" w:hanging="360"/>
      </w:pPr>
      <w:rPr>
        <w:rFonts w:ascii="Symbol" w:hAnsi="Symbol"/>
      </w:rPr>
    </w:lvl>
    <w:lvl w:ilvl="5" w:tplc="639A82A2">
      <w:start w:val="1"/>
      <w:numFmt w:val="bullet"/>
      <w:lvlText w:val=""/>
      <w:lvlJc w:val="left"/>
      <w:pPr>
        <w:ind w:left="720" w:hanging="360"/>
      </w:pPr>
      <w:rPr>
        <w:rFonts w:ascii="Symbol" w:hAnsi="Symbol"/>
      </w:rPr>
    </w:lvl>
    <w:lvl w:ilvl="6" w:tplc="0B90E48E">
      <w:start w:val="1"/>
      <w:numFmt w:val="bullet"/>
      <w:lvlText w:val=""/>
      <w:lvlJc w:val="left"/>
      <w:pPr>
        <w:ind w:left="720" w:hanging="360"/>
      </w:pPr>
      <w:rPr>
        <w:rFonts w:ascii="Symbol" w:hAnsi="Symbol"/>
      </w:rPr>
    </w:lvl>
    <w:lvl w:ilvl="7" w:tplc="9C54C192">
      <w:start w:val="1"/>
      <w:numFmt w:val="bullet"/>
      <w:lvlText w:val=""/>
      <w:lvlJc w:val="left"/>
      <w:pPr>
        <w:ind w:left="720" w:hanging="360"/>
      </w:pPr>
      <w:rPr>
        <w:rFonts w:ascii="Symbol" w:hAnsi="Symbol"/>
      </w:rPr>
    </w:lvl>
    <w:lvl w:ilvl="8" w:tplc="85AA5BBC">
      <w:start w:val="1"/>
      <w:numFmt w:val="bullet"/>
      <w:lvlText w:val=""/>
      <w:lvlJc w:val="left"/>
      <w:pPr>
        <w:ind w:left="720" w:hanging="360"/>
      </w:pPr>
      <w:rPr>
        <w:rFonts w:ascii="Symbol" w:hAnsi="Symbol"/>
      </w:rPr>
    </w:lvl>
  </w:abstractNum>
  <w:abstractNum w:abstractNumId="27" w15:restartNumberingAfterBreak="0">
    <w:nsid w:val="4FA35F25"/>
    <w:multiLevelType w:val="hybridMultilevel"/>
    <w:tmpl w:val="95A42B9C"/>
    <w:lvl w:ilvl="0" w:tplc="62AA7856">
      <w:start w:val="1"/>
      <w:numFmt w:val="decimal"/>
      <w:lvlText w:val="%1."/>
      <w:lvlJc w:val="left"/>
      <w:pPr>
        <w:ind w:left="1440" w:hanging="360"/>
      </w:pPr>
    </w:lvl>
    <w:lvl w:ilvl="1" w:tplc="1AB0452C">
      <w:start w:val="1"/>
      <w:numFmt w:val="decimal"/>
      <w:lvlText w:val="%2."/>
      <w:lvlJc w:val="left"/>
      <w:pPr>
        <w:ind w:left="1440" w:hanging="360"/>
      </w:pPr>
    </w:lvl>
    <w:lvl w:ilvl="2" w:tplc="2F00A174">
      <w:start w:val="1"/>
      <w:numFmt w:val="decimal"/>
      <w:lvlText w:val="%3."/>
      <w:lvlJc w:val="left"/>
      <w:pPr>
        <w:ind w:left="1440" w:hanging="360"/>
      </w:pPr>
    </w:lvl>
    <w:lvl w:ilvl="3" w:tplc="7886370C">
      <w:start w:val="1"/>
      <w:numFmt w:val="decimal"/>
      <w:lvlText w:val="%4."/>
      <w:lvlJc w:val="left"/>
      <w:pPr>
        <w:ind w:left="1440" w:hanging="360"/>
      </w:pPr>
    </w:lvl>
    <w:lvl w:ilvl="4" w:tplc="1BAAD314">
      <w:start w:val="1"/>
      <w:numFmt w:val="decimal"/>
      <w:lvlText w:val="%5."/>
      <w:lvlJc w:val="left"/>
      <w:pPr>
        <w:ind w:left="1440" w:hanging="360"/>
      </w:pPr>
    </w:lvl>
    <w:lvl w:ilvl="5" w:tplc="476A0812">
      <w:start w:val="1"/>
      <w:numFmt w:val="decimal"/>
      <w:lvlText w:val="%6."/>
      <w:lvlJc w:val="left"/>
      <w:pPr>
        <w:ind w:left="1440" w:hanging="360"/>
      </w:pPr>
    </w:lvl>
    <w:lvl w:ilvl="6" w:tplc="E9F024A6">
      <w:start w:val="1"/>
      <w:numFmt w:val="decimal"/>
      <w:lvlText w:val="%7."/>
      <w:lvlJc w:val="left"/>
      <w:pPr>
        <w:ind w:left="1440" w:hanging="360"/>
      </w:pPr>
    </w:lvl>
    <w:lvl w:ilvl="7" w:tplc="6C8EEE0A">
      <w:start w:val="1"/>
      <w:numFmt w:val="decimal"/>
      <w:lvlText w:val="%8."/>
      <w:lvlJc w:val="left"/>
      <w:pPr>
        <w:ind w:left="1440" w:hanging="360"/>
      </w:pPr>
    </w:lvl>
    <w:lvl w:ilvl="8" w:tplc="734A729C">
      <w:start w:val="1"/>
      <w:numFmt w:val="decimal"/>
      <w:lvlText w:val="%9."/>
      <w:lvlJc w:val="left"/>
      <w:pPr>
        <w:ind w:left="1440" w:hanging="360"/>
      </w:pPr>
    </w:lvl>
  </w:abstractNum>
  <w:abstractNum w:abstractNumId="28" w15:restartNumberingAfterBreak="0">
    <w:nsid w:val="51877F3D"/>
    <w:multiLevelType w:val="hybridMultilevel"/>
    <w:tmpl w:val="5BC2826E"/>
    <w:lvl w:ilvl="0" w:tplc="13E47874">
      <w:start w:val="1"/>
      <w:numFmt w:val="bullet"/>
      <w:lvlText w:val=""/>
      <w:lvlJc w:val="left"/>
      <w:pPr>
        <w:ind w:left="720" w:hanging="360"/>
      </w:pPr>
      <w:rPr>
        <w:rFonts w:ascii="Symbol" w:hAnsi="Symbol"/>
      </w:rPr>
    </w:lvl>
    <w:lvl w:ilvl="1" w:tplc="7EA64B0A">
      <w:start w:val="1"/>
      <w:numFmt w:val="bullet"/>
      <w:lvlText w:val=""/>
      <w:lvlJc w:val="left"/>
      <w:pPr>
        <w:ind w:left="720" w:hanging="360"/>
      </w:pPr>
      <w:rPr>
        <w:rFonts w:ascii="Symbol" w:hAnsi="Symbol"/>
      </w:rPr>
    </w:lvl>
    <w:lvl w:ilvl="2" w:tplc="1432252C">
      <w:start w:val="1"/>
      <w:numFmt w:val="bullet"/>
      <w:lvlText w:val=""/>
      <w:lvlJc w:val="left"/>
      <w:pPr>
        <w:ind w:left="720" w:hanging="360"/>
      </w:pPr>
      <w:rPr>
        <w:rFonts w:ascii="Symbol" w:hAnsi="Symbol"/>
      </w:rPr>
    </w:lvl>
    <w:lvl w:ilvl="3" w:tplc="96E2D4B0">
      <w:start w:val="1"/>
      <w:numFmt w:val="bullet"/>
      <w:lvlText w:val=""/>
      <w:lvlJc w:val="left"/>
      <w:pPr>
        <w:ind w:left="720" w:hanging="360"/>
      </w:pPr>
      <w:rPr>
        <w:rFonts w:ascii="Symbol" w:hAnsi="Symbol"/>
      </w:rPr>
    </w:lvl>
    <w:lvl w:ilvl="4" w:tplc="FA74C81E">
      <w:start w:val="1"/>
      <w:numFmt w:val="bullet"/>
      <w:lvlText w:val=""/>
      <w:lvlJc w:val="left"/>
      <w:pPr>
        <w:ind w:left="720" w:hanging="360"/>
      </w:pPr>
      <w:rPr>
        <w:rFonts w:ascii="Symbol" w:hAnsi="Symbol"/>
      </w:rPr>
    </w:lvl>
    <w:lvl w:ilvl="5" w:tplc="D91C8ADE">
      <w:start w:val="1"/>
      <w:numFmt w:val="bullet"/>
      <w:lvlText w:val=""/>
      <w:lvlJc w:val="left"/>
      <w:pPr>
        <w:ind w:left="720" w:hanging="360"/>
      </w:pPr>
      <w:rPr>
        <w:rFonts w:ascii="Symbol" w:hAnsi="Symbol"/>
      </w:rPr>
    </w:lvl>
    <w:lvl w:ilvl="6" w:tplc="E6108A0C">
      <w:start w:val="1"/>
      <w:numFmt w:val="bullet"/>
      <w:lvlText w:val=""/>
      <w:lvlJc w:val="left"/>
      <w:pPr>
        <w:ind w:left="720" w:hanging="360"/>
      </w:pPr>
      <w:rPr>
        <w:rFonts w:ascii="Symbol" w:hAnsi="Symbol"/>
      </w:rPr>
    </w:lvl>
    <w:lvl w:ilvl="7" w:tplc="5AF25D24">
      <w:start w:val="1"/>
      <w:numFmt w:val="bullet"/>
      <w:lvlText w:val=""/>
      <w:lvlJc w:val="left"/>
      <w:pPr>
        <w:ind w:left="720" w:hanging="360"/>
      </w:pPr>
      <w:rPr>
        <w:rFonts w:ascii="Symbol" w:hAnsi="Symbol"/>
      </w:rPr>
    </w:lvl>
    <w:lvl w:ilvl="8" w:tplc="AA7A94A4">
      <w:start w:val="1"/>
      <w:numFmt w:val="bullet"/>
      <w:lvlText w:val=""/>
      <w:lvlJc w:val="left"/>
      <w:pPr>
        <w:ind w:left="720" w:hanging="360"/>
      </w:pPr>
      <w:rPr>
        <w:rFonts w:ascii="Symbol" w:hAnsi="Symbol"/>
      </w:rPr>
    </w:lvl>
  </w:abstractNum>
  <w:abstractNum w:abstractNumId="29" w15:restartNumberingAfterBreak="0">
    <w:nsid w:val="52234E13"/>
    <w:multiLevelType w:val="hybridMultilevel"/>
    <w:tmpl w:val="88BE7F42"/>
    <w:lvl w:ilvl="0" w:tplc="6AA015B2">
      <w:start w:val="1"/>
      <w:numFmt w:val="bullet"/>
      <w:lvlText w:val=""/>
      <w:lvlJc w:val="left"/>
      <w:pPr>
        <w:ind w:left="1080" w:hanging="360"/>
      </w:pPr>
      <w:rPr>
        <w:rFonts w:ascii="Symbol" w:hAnsi="Symbol"/>
      </w:rPr>
    </w:lvl>
    <w:lvl w:ilvl="1" w:tplc="CC74F5DA">
      <w:start w:val="1"/>
      <w:numFmt w:val="bullet"/>
      <w:lvlText w:val=""/>
      <w:lvlJc w:val="left"/>
      <w:pPr>
        <w:ind w:left="1080" w:hanging="360"/>
      </w:pPr>
      <w:rPr>
        <w:rFonts w:ascii="Symbol" w:hAnsi="Symbol"/>
      </w:rPr>
    </w:lvl>
    <w:lvl w:ilvl="2" w:tplc="49FA4E72">
      <w:start w:val="1"/>
      <w:numFmt w:val="bullet"/>
      <w:lvlText w:val=""/>
      <w:lvlJc w:val="left"/>
      <w:pPr>
        <w:ind w:left="1080" w:hanging="360"/>
      </w:pPr>
      <w:rPr>
        <w:rFonts w:ascii="Symbol" w:hAnsi="Symbol"/>
      </w:rPr>
    </w:lvl>
    <w:lvl w:ilvl="3" w:tplc="E78C6330">
      <w:start w:val="1"/>
      <w:numFmt w:val="bullet"/>
      <w:lvlText w:val=""/>
      <w:lvlJc w:val="left"/>
      <w:pPr>
        <w:ind w:left="1080" w:hanging="360"/>
      </w:pPr>
      <w:rPr>
        <w:rFonts w:ascii="Symbol" w:hAnsi="Symbol"/>
      </w:rPr>
    </w:lvl>
    <w:lvl w:ilvl="4" w:tplc="C34CF2E8">
      <w:start w:val="1"/>
      <w:numFmt w:val="bullet"/>
      <w:lvlText w:val=""/>
      <w:lvlJc w:val="left"/>
      <w:pPr>
        <w:ind w:left="1080" w:hanging="360"/>
      </w:pPr>
      <w:rPr>
        <w:rFonts w:ascii="Symbol" w:hAnsi="Symbol"/>
      </w:rPr>
    </w:lvl>
    <w:lvl w:ilvl="5" w:tplc="45FEAA3A">
      <w:start w:val="1"/>
      <w:numFmt w:val="bullet"/>
      <w:lvlText w:val=""/>
      <w:lvlJc w:val="left"/>
      <w:pPr>
        <w:ind w:left="1080" w:hanging="360"/>
      </w:pPr>
      <w:rPr>
        <w:rFonts w:ascii="Symbol" w:hAnsi="Symbol"/>
      </w:rPr>
    </w:lvl>
    <w:lvl w:ilvl="6" w:tplc="28D014B6">
      <w:start w:val="1"/>
      <w:numFmt w:val="bullet"/>
      <w:lvlText w:val=""/>
      <w:lvlJc w:val="left"/>
      <w:pPr>
        <w:ind w:left="1080" w:hanging="360"/>
      </w:pPr>
      <w:rPr>
        <w:rFonts w:ascii="Symbol" w:hAnsi="Symbol"/>
      </w:rPr>
    </w:lvl>
    <w:lvl w:ilvl="7" w:tplc="09B6E5AE">
      <w:start w:val="1"/>
      <w:numFmt w:val="bullet"/>
      <w:lvlText w:val=""/>
      <w:lvlJc w:val="left"/>
      <w:pPr>
        <w:ind w:left="1080" w:hanging="360"/>
      </w:pPr>
      <w:rPr>
        <w:rFonts w:ascii="Symbol" w:hAnsi="Symbol"/>
      </w:rPr>
    </w:lvl>
    <w:lvl w:ilvl="8" w:tplc="FEFE1EBE">
      <w:start w:val="1"/>
      <w:numFmt w:val="bullet"/>
      <w:lvlText w:val=""/>
      <w:lvlJc w:val="left"/>
      <w:pPr>
        <w:ind w:left="1080" w:hanging="360"/>
      </w:pPr>
      <w:rPr>
        <w:rFonts w:ascii="Symbol" w:hAnsi="Symbol"/>
      </w:rPr>
    </w:lvl>
  </w:abstractNum>
  <w:abstractNum w:abstractNumId="30" w15:restartNumberingAfterBreak="0">
    <w:nsid w:val="614C74A3"/>
    <w:multiLevelType w:val="hybridMultilevel"/>
    <w:tmpl w:val="AD6EFB14"/>
    <w:lvl w:ilvl="0" w:tplc="FA1E075E">
      <w:start w:val="1"/>
      <w:numFmt w:val="decimal"/>
      <w:lvlText w:val="(%1)"/>
      <w:lvlJc w:val="left"/>
      <w:pPr>
        <w:ind w:left="1440" w:hanging="360"/>
      </w:pPr>
    </w:lvl>
    <w:lvl w:ilvl="1" w:tplc="E84440A8">
      <w:start w:val="1"/>
      <w:numFmt w:val="decimal"/>
      <w:lvlText w:val="(%2)"/>
      <w:lvlJc w:val="left"/>
      <w:pPr>
        <w:ind w:left="1440" w:hanging="360"/>
      </w:pPr>
    </w:lvl>
    <w:lvl w:ilvl="2" w:tplc="F8964BBC">
      <w:start w:val="1"/>
      <w:numFmt w:val="decimal"/>
      <w:lvlText w:val="(%3)"/>
      <w:lvlJc w:val="left"/>
      <w:pPr>
        <w:ind w:left="1440" w:hanging="360"/>
      </w:pPr>
    </w:lvl>
    <w:lvl w:ilvl="3" w:tplc="FF72403E">
      <w:start w:val="1"/>
      <w:numFmt w:val="decimal"/>
      <w:lvlText w:val="(%4)"/>
      <w:lvlJc w:val="left"/>
      <w:pPr>
        <w:ind w:left="1440" w:hanging="360"/>
      </w:pPr>
    </w:lvl>
    <w:lvl w:ilvl="4" w:tplc="1FF67982">
      <w:start w:val="1"/>
      <w:numFmt w:val="decimal"/>
      <w:lvlText w:val="(%5)"/>
      <w:lvlJc w:val="left"/>
      <w:pPr>
        <w:ind w:left="1440" w:hanging="360"/>
      </w:pPr>
    </w:lvl>
    <w:lvl w:ilvl="5" w:tplc="F35259F0">
      <w:start w:val="1"/>
      <w:numFmt w:val="decimal"/>
      <w:lvlText w:val="(%6)"/>
      <w:lvlJc w:val="left"/>
      <w:pPr>
        <w:ind w:left="1440" w:hanging="360"/>
      </w:pPr>
    </w:lvl>
    <w:lvl w:ilvl="6" w:tplc="C51C5D10">
      <w:start w:val="1"/>
      <w:numFmt w:val="decimal"/>
      <w:lvlText w:val="(%7)"/>
      <w:lvlJc w:val="left"/>
      <w:pPr>
        <w:ind w:left="1440" w:hanging="360"/>
      </w:pPr>
    </w:lvl>
    <w:lvl w:ilvl="7" w:tplc="AC4208BE">
      <w:start w:val="1"/>
      <w:numFmt w:val="decimal"/>
      <w:lvlText w:val="(%8)"/>
      <w:lvlJc w:val="left"/>
      <w:pPr>
        <w:ind w:left="1440" w:hanging="360"/>
      </w:pPr>
    </w:lvl>
    <w:lvl w:ilvl="8" w:tplc="E362E9C8">
      <w:start w:val="1"/>
      <w:numFmt w:val="decimal"/>
      <w:lvlText w:val="(%9)"/>
      <w:lvlJc w:val="left"/>
      <w:pPr>
        <w:ind w:left="1440" w:hanging="360"/>
      </w:pPr>
    </w:lvl>
  </w:abstractNum>
  <w:abstractNum w:abstractNumId="31" w15:restartNumberingAfterBreak="0">
    <w:nsid w:val="64072A0D"/>
    <w:multiLevelType w:val="hybridMultilevel"/>
    <w:tmpl w:val="CBAE7A0E"/>
    <w:lvl w:ilvl="0" w:tplc="F9E8F3CE">
      <w:start w:val="1"/>
      <w:numFmt w:val="bullet"/>
      <w:lvlText w:val=""/>
      <w:lvlJc w:val="left"/>
      <w:pPr>
        <w:ind w:left="1080" w:hanging="360"/>
      </w:pPr>
      <w:rPr>
        <w:rFonts w:ascii="Symbol" w:hAnsi="Symbol"/>
      </w:rPr>
    </w:lvl>
    <w:lvl w:ilvl="1" w:tplc="BA609D8A">
      <w:start w:val="1"/>
      <w:numFmt w:val="bullet"/>
      <w:lvlText w:val=""/>
      <w:lvlJc w:val="left"/>
      <w:pPr>
        <w:ind w:left="1080" w:hanging="360"/>
      </w:pPr>
      <w:rPr>
        <w:rFonts w:ascii="Symbol" w:hAnsi="Symbol"/>
      </w:rPr>
    </w:lvl>
    <w:lvl w:ilvl="2" w:tplc="234A22CA">
      <w:start w:val="1"/>
      <w:numFmt w:val="bullet"/>
      <w:lvlText w:val=""/>
      <w:lvlJc w:val="left"/>
      <w:pPr>
        <w:ind w:left="1080" w:hanging="360"/>
      </w:pPr>
      <w:rPr>
        <w:rFonts w:ascii="Symbol" w:hAnsi="Symbol"/>
      </w:rPr>
    </w:lvl>
    <w:lvl w:ilvl="3" w:tplc="F2E252BC">
      <w:start w:val="1"/>
      <w:numFmt w:val="bullet"/>
      <w:lvlText w:val=""/>
      <w:lvlJc w:val="left"/>
      <w:pPr>
        <w:ind w:left="1080" w:hanging="360"/>
      </w:pPr>
      <w:rPr>
        <w:rFonts w:ascii="Symbol" w:hAnsi="Symbol"/>
      </w:rPr>
    </w:lvl>
    <w:lvl w:ilvl="4" w:tplc="85D6D8A8">
      <w:start w:val="1"/>
      <w:numFmt w:val="bullet"/>
      <w:lvlText w:val=""/>
      <w:lvlJc w:val="left"/>
      <w:pPr>
        <w:ind w:left="1080" w:hanging="360"/>
      </w:pPr>
      <w:rPr>
        <w:rFonts w:ascii="Symbol" w:hAnsi="Symbol"/>
      </w:rPr>
    </w:lvl>
    <w:lvl w:ilvl="5" w:tplc="268AE12A">
      <w:start w:val="1"/>
      <w:numFmt w:val="bullet"/>
      <w:lvlText w:val=""/>
      <w:lvlJc w:val="left"/>
      <w:pPr>
        <w:ind w:left="1080" w:hanging="360"/>
      </w:pPr>
      <w:rPr>
        <w:rFonts w:ascii="Symbol" w:hAnsi="Symbol"/>
      </w:rPr>
    </w:lvl>
    <w:lvl w:ilvl="6" w:tplc="8B1E8706">
      <w:start w:val="1"/>
      <w:numFmt w:val="bullet"/>
      <w:lvlText w:val=""/>
      <w:lvlJc w:val="left"/>
      <w:pPr>
        <w:ind w:left="1080" w:hanging="360"/>
      </w:pPr>
      <w:rPr>
        <w:rFonts w:ascii="Symbol" w:hAnsi="Symbol"/>
      </w:rPr>
    </w:lvl>
    <w:lvl w:ilvl="7" w:tplc="5E381E66">
      <w:start w:val="1"/>
      <w:numFmt w:val="bullet"/>
      <w:lvlText w:val=""/>
      <w:lvlJc w:val="left"/>
      <w:pPr>
        <w:ind w:left="1080" w:hanging="360"/>
      </w:pPr>
      <w:rPr>
        <w:rFonts w:ascii="Symbol" w:hAnsi="Symbol"/>
      </w:rPr>
    </w:lvl>
    <w:lvl w:ilvl="8" w:tplc="AC221310">
      <w:start w:val="1"/>
      <w:numFmt w:val="bullet"/>
      <w:lvlText w:val=""/>
      <w:lvlJc w:val="left"/>
      <w:pPr>
        <w:ind w:left="1080" w:hanging="360"/>
      </w:pPr>
      <w:rPr>
        <w:rFonts w:ascii="Symbol" w:hAnsi="Symbol"/>
      </w:rPr>
    </w:lvl>
  </w:abstractNum>
  <w:abstractNum w:abstractNumId="32" w15:restartNumberingAfterBreak="0">
    <w:nsid w:val="6908192B"/>
    <w:multiLevelType w:val="hybridMultilevel"/>
    <w:tmpl w:val="5422361A"/>
    <w:lvl w:ilvl="0" w:tplc="E6362B56">
      <w:start w:val="1"/>
      <w:numFmt w:val="bullet"/>
      <w:lvlText w:val=""/>
      <w:lvlJc w:val="left"/>
      <w:pPr>
        <w:ind w:left="1080" w:hanging="360"/>
      </w:pPr>
      <w:rPr>
        <w:rFonts w:ascii="Symbol" w:hAnsi="Symbol"/>
      </w:rPr>
    </w:lvl>
    <w:lvl w:ilvl="1" w:tplc="D972939A">
      <w:start w:val="1"/>
      <w:numFmt w:val="bullet"/>
      <w:lvlText w:val=""/>
      <w:lvlJc w:val="left"/>
      <w:pPr>
        <w:ind w:left="1080" w:hanging="360"/>
      </w:pPr>
      <w:rPr>
        <w:rFonts w:ascii="Symbol" w:hAnsi="Symbol"/>
      </w:rPr>
    </w:lvl>
    <w:lvl w:ilvl="2" w:tplc="E92E1348">
      <w:start w:val="1"/>
      <w:numFmt w:val="bullet"/>
      <w:lvlText w:val=""/>
      <w:lvlJc w:val="left"/>
      <w:pPr>
        <w:ind w:left="1080" w:hanging="360"/>
      </w:pPr>
      <w:rPr>
        <w:rFonts w:ascii="Symbol" w:hAnsi="Symbol"/>
      </w:rPr>
    </w:lvl>
    <w:lvl w:ilvl="3" w:tplc="30D0FBD6">
      <w:start w:val="1"/>
      <w:numFmt w:val="bullet"/>
      <w:lvlText w:val=""/>
      <w:lvlJc w:val="left"/>
      <w:pPr>
        <w:ind w:left="1080" w:hanging="360"/>
      </w:pPr>
      <w:rPr>
        <w:rFonts w:ascii="Symbol" w:hAnsi="Symbol"/>
      </w:rPr>
    </w:lvl>
    <w:lvl w:ilvl="4" w:tplc="E3A2833E">
      <w:start w:val="1"/>
      <w:numFmt w:val="bullet"/>
      <w:lvlText w:val=""/>
      <w:lvlJc w:val="left"/>
      <w:pPr>
        <w:ind w:left="1080" w:hanging="360"/>
      </w:pPr>
      <w:rPr>
        <w:rFonts w:ascii="Symbol" w:hAnsi="Symbol"/>
      </w:rPr>
    </w:lvl>
    <w:lvl w:ilvl="5" w:tplc="49DE5FDA">
      <w:start w:val="1"/>
      <w:numFmt w:val="bullet"/>
      <w:lvlText w:val=""/>
      <w:lvlJc w:val="left"/>
      <w:pPr>
        <w:ind w:left="1080" w:hanging="360"/>
      </w:pPr>
      <w:rPr>
        <w:rFonts w:ascii="Symbol" w:hAnsi="Symbol"/>
      </w:rPr>
    </w:lvl>
    <w:lvl w:ilvl="6" w:tplc="C9F2DD96">
      <w:start w:val="1"/>
      <w:numFmt w:val="bullet"/>
      <w:lvlText w:val=""/>
      <w:lvlJc w:val="left"/>
      <w:pPr>
        <w:ind w:left="1080" w:hanging="360"/>
      </w:pPr>
      <w:rPr>
        <w:rFonts w:ascii="Symbol" w:hAnsi="Symbol"/>
      </w:rPr>
    </w:lvl>
    <w:lvl w:ilvl="7" w:tplc="4AF047A6">
      <w:start w:val="1"/>
      <w:numFmt w:val="bullet"/>
      <w:lvlText w:val=""/>
      <w:lvlJc w:val="left"/>
      <w:pPr>
        <w:ind w:left="1080" w:hanging="360"/>
      </w:pPr>
      <w:rPr>
        <w:rFonts w:ascii="Symbol" w:hAnsi="Symbol"/>
      </w:rPr>
    </w:lvl>
    <w:lvl w:ilvl="8" w:tplc="0A3A91F0">
      <w:start w:val="1"/>
      <w:numFmt w:val="bullet"/>
      <w:lvlText w:val=""/>
      <w:lvlJc w:val="left"/>
      <w:pPr>
        <w:ind w:left="1080" w:hanging="360"/>
      </w:pPr>
      <w:rPr>
        <w:rFonts w:ascii="Symbol" w:hAnsi="Symbol"/>
      </w:rPr>
    </w:lvl>
  </w:abstractNum>
  <w:abstractNum w:abstractNumId="33" w15:restartNumberingAfterBreak="0">
    <w:nsid w:val="6D9701B4"/>
    <w:multiLevelType w:val="hybridMultilevel"/>
    <w:tmpl w:val="FC502E8E"/>
    <w:lvl w:ilvl="0" w:tplc="7FCEA160">
      <w:start w:val="1"/>
      <w:numFmt w:val="bullet"/>
      <w:lvlText w:val=""/>
      <w:lvlJc w:val="left"/>
      <w:pPr>
        <w:ind w:left="720" w:hanging="360"/>
      </w:pPr>
      <w:rPr>
        <w:rFonts w:ascii="Symbol" w:hAnsi="Symbol"/>
      </w:rPr>
    </w:lvl>
    <w:lvl w:ilvl="1" w:tplc="6BCA82BA">
      <w:start w:val="1"/>
      <w:numFmt w:val="bullet"/>
      <w:lvlText w:val=""/>
      <w:lvlJc w:val="left"/>
      <w:pPr>
        <w:ind w:left="720" w:hanging="360"/>
      </w:pPr>
      <w:rPr>
        <w:rFonts w:ascii="Symbol" w:hAnsi="Symbol"/>
      </w:rPr>
    </w:lvl>
    <w:lvl w:ilvl="2" w:tplc="B9267DD0">
      <w:start w:val="1"/>
      <w:numFmt w:val="bullet"/>
      <w:lvlText w:val=""/>
      <w:lvlJc w:val="left"/>
      <w:pPr>
        <w:ind w:left="720" w:hanging="360"/>
      </w:pPr>
      <w:rPr>
        <w:rFonts w:ascii="Symbol" w:hAnsi="Symbol"/>
      </w:rPr>
    </w:lvl>
    <w:lvl w:ilvl="3" w:tplc="F28EF530">
      <w:start w:val="1"/>
      <w:numFmt w:val="bullet"/>
      <w:lvlText w:val=""/>
      <w:lvlJc w:val="left"/>
      <w:pPr>
        <w:ind w:left="720" w:hanging="360"/>
      </w:pPr>
      <w:rPr>
        <w:rFonts w:ascii="Symbol" w:hAnsi="Symbol"/>
      </w:rPr>
    </w:lvl>
    <w:lvl w:ilvl="4" w:tplc="B512E636">
      <w:start w:val="1"/>
      <w:numFmt w:val="bullet"/>
      <w:lvlText w:val=""/>
      <w:lvlJc w:val="left"/>
      <w:pPr>
        <w:ind w:left="720" w:hanging="360"/>
      </w:pPr>
      <w:rPr>
        <w:rFonts w:ascii="Symbol" w:hAnsi="Symbol"/>
      </w:rPr>
    </w:lvl>
    <w:lvl w:ilvl="5" w:tplc="472603CC">
      <w:start w:val="1"/>
      <w:numFmt w:val="bullet"/>
      <w:lvlText w:val=""/>
      <w:lvlJc w:val="left"/>
      <w:pPr>
        <w:ind w:left="720" w:hanging="360"/>
      </w:pPr>
      <w:rPr>
        <w:rFonts w:ascii="Symbol" w:hAnsi="Symbol"/>
      </w:rPr>
    </w:lvl>
    <w:lvl w:ilvl="6" w:tplc="194CC99C">
      <w:start w:val="1"/>
      <w:numFmt w:val="bullet"/>
      <w:lvlText w:val=""/>
      <w:lvlJc w:val="left"/>
      <w:pPr>
        <w:ind w:left="720" w:hanging="360"/>
      </w:pPr>
      <w:rPr>
        <w:rFonts w:ascii="Symbol" w:hAnsi="Symbol"/>
      </w:rPr>
    </w:lvl>
    <w:lvl w:ilvl="7" w:tplc="DD8E2FDC">
      <w:start w:val="1"/>
      <w:numFmt w:val="bullet"/>
      <w:lvlText w:val=""/>
      <w:lvlJc w:val="left"/>
      <w:pPr>
        <w:ind w:left="720" w:hanging="360"/>
      </w:pPr>
      <w:rPr>
        <w:rFonts w:ascii="Symbol" w:hAnsi="Symbol"/>
      </w:rPr>
    </w:lvl>
    <w:lvl w:ilvl="8" w:tplc="8E442ED0">
      <w:start w:val="1"/>
      <w:numFmt w:val="bullet"/>
      <w:lvlText w:val=""/>
      <w:lvlJc w:val="left"/>
      <w:pPr>
        <w:ind w:left="720" w:hanging="360"/>
      </w:pPr>
      <w:rPr>
        <w:rFonts w:ascii="Symbol" w:hAnsi="Symbol"/>
      </w:rPr>
    </w:lvl>
  </w:abstractNum>
  <w:abstractNum w:abstractNumId="34" w15:restartNumberingAfterBreak="0">
    <w:nsid w:val="6EE5159F"/>
    <w:multiLevelType w:val="hybridMultilevel"/>
    <w:tmpl w:val="7854B91A"/>
    <w:lvl w:ilvl="0" w:tplc="8AF682FA">
      <w:start w:val="1"/>
      <w:numFmt w:val="bullet"/>
      <w:lvlText w:val=""/>
      <w:lvlJc w:val="left"/>
      <w:pPr>
        <w:ind w:left="720" w:hanging="360"/>
      </w:pPr>
      <w:rPr>
        <w:rFonts w:ascii="Symbol" w:hAnsi="Symbol"/>
      </w:rPr>
    </w:lvl>
    <w:lvl w:ilvl="1" w:tplc="4EA80A0C">
      <w:start w:val="1"/>
      <w:numFmt w:val="bullet"/>
      <w:lvlText w:val=""/>
      <w:lvlJc w:val="left"/>
      <w:pPr>
        <w:ind w:left="720" w:hanging="360"/>
      </w:pPr>
      <w:rPr>
        <w:rFonts w:ascii="Symbol" w:hAnsi="Symbol"/>
      </w:rPr>
    </w:lvl>
    <w:lvl w:ilvl="2" w:tplc="CCDE18CE">
      <w:start w:val="1"/>
      <w:numFmt w:val="bullet"/>
      <w:lvlText w:val=""/>
      <w:lvlJc w:val="left"/>
      <w:pPr>
        <w:ind w:left="720" w:hanging="360"/>
      </w:pPr>
      <w:rPr>
        <w:rFonts w:ascii="Symbol" w:hAnsi="Symbol"/>
      </w:rPr>
    </w:lvl>
    <w:lvl w:ilvl="3" w:tplc="20829B44">
      <w:start w:val="1"/>
      <w:numFmt w:val="bullet"/>
      <w:lvlText w:val=""/>
      <w:lvlJc w:val="left"/>
      <w:pPr>
        <w:ind w:left="720" w:hanging="360"/>
      </w:pPr>
      <w:rPr>
        <w:rFonts w:ascii="Symbol" w:hAnsi="Symbol"/>
      </w:rPr>
    </w:lvl>
    <w:lvl w:ilvl="4" w:tplc="00CE4D04">
      <w:start w:val="1"/>
      <w:numFmt w:val="bullet"/>
      <w:lvlText w:val=""/>
      <w:lvlJc w:val="left"/>
      <w:pPr>
        <w:ind w:left="720" w:hanging="360"/>
      </w:pPr>
      <w:rPr>
        <w:rFonts w:ascii="Symbol" w:hAnsi="Symbol"/>
      </w:rPr>
    </w:lvl>
    <w:lvl w:ilvl="5" w:tplc="F274103C">
      <w:start w:val="1"/>
      <w:numFmt w:val="bullet"/>
      <w:lvlText w:val=""/>
      <w:lvlJc w:val="left"/>
      <w:pPr>
        <w:ind w:left="720" w:hanging="360"/>
      </w:pPr>
      <w:rPr>
        <w:rFonts w:ascii="Symbol" w:hAnsi="Symbol"/>
      </w:rPr>
    </w:lvl>
    <w:lvl w:ilvl="6" w:tplc="27568F3E">
      <w:start w:val="1"/>
      <w:numFmt w:val="bullet"/>
      <w:lvlText w:val=""/>
      <w:lvlJc w:val="left"/>
      <w:pPr>
        <w:ind w:left="720" w:hanging="360"/>
      </w:pPr>
      <w:rPr>
        <w:rFonts w:ascii="Symbol" w:hAnsi="Symbol"/>
      </w:rPr>
    </w:lvl>
    <w:lvl w:ilvl="7" w:tplc="B20263DC">
      <w:start w:val="1"/>
      <w:numFmt w:val="bullet"/>
      <w:lvlText w:val=""/>
      <w:lvlJc w:val="left"/>
      <w:pPr>
        <w:ind w:left="720" w:hanging="360"/>
      </w:pPr>
      <w:rPr>
        <w:rFonts w:ascii="Symbol" w:hAnsi="Symbol"/>
      </w:rPr>
    </w:lvl>
    <w:lvl w:ilvl="8" w:tplc="75BE90DC">
      <w:start w:val="1"/>
      <w:numFmt w:val="bullet"/>
      <w:lvlText w:val=""/>
      <w:lvlJc w:val="left"/>
      <w:pPr>
        <w:ind w:left="720" w:hanging="360"/>
      </w:pPr>
      <w:rPr>
        <w:rFonts w:ascii="Symbol" w:hAnsi="Symbol"/>
      </w:rPr>
    </w:lvl>
  </w:abstractNum>
  <w:abstractNum w:abstractNumId="35" w15:restartNumberingAfterBreak="0">
    <w:nsid w:val="6FCE7970"/>
    <w:multiLevelType w:val="hybridMultilevel"/>
    <w:tmpl w:val="2C8E8C4A"/>
    <w:lvl w:ilvl="0" w:tplc="91A84304">
      <w:start w:val="1"/>
      <w:numFmt w:val="decimal"/>
      <w:lvlText w:val="%1)"/>
      <w:lvlJc w:val="left"/>
      <w:pPr>
        <w:ind w:left="1080" w:hanging="360"/>
      </w:pPr>
    </w:lvl>
    <w:lvl w:ilvl="1" w:tplc="83387440">
      <w:start w:val="1"/>
      <w:numFmt w:val="decimal"/>
      <w:lvlText w:val="%2)"/>
      <w:lvlJc w:val="left"/>
      <w:pPr>
        <w:ind w:left="1080" w:hanging="360"/>
      </w:pPr>
    </w:lvl>
    <w:lvl w:ilvl="2" w:tplc="143A4570">
      <w:start w:val="1"/>
      <w:numFmt w:val="decimal"/>
      <w:lvlText w:val="%3)"/>
      <w:lvlJc w:val="left"/>
      <w:pPr>
        <w:ind w:left="1080" w:hanging="360"/>
      </w:pPr>
    </w:lvl>
    <w:lvl w:ilvl="3" w:tplc="271A7022">
      <w:start w:val="1"/>
      <w:numFmt w:val="decimal"/>
      <w:lvlText w:val="%4)"/>
      <w:lvlJc w:val="left"/>
      <w:pPr>
        <w:ind w:left="1080" w:hanging="360"/>
      </w:pPr>
    </w:lvl>
    <w:lvl w:ilvl="4" w:tplc="59269140">
      <w:start w:val="1"/>
      <w:numFmt w:val="decimal"/>
      <w:lvlText w:val="%5)"/>
      <w:lvlJc w:val="left"/>
      <w:pPr>
        <w:ind w:left="1080" w:hanging="360"/>
      </w:pPr>
    </w:lvl>
    <w:lvl w:ilvl="5" w:tplc="DB12DE8E">
      <w:start w:val="1"/>
      <w:numFmt w:val="decimal"/>
      <w:lvlText w:val="%6)"/>
      <w:lvlJc w:val="left"/>
      <w:pPr>
        <w:ind w:left="1080" w:hanging="360"/>
      </w:pPr>
    </w:lvl>
    <w:lvl w:ilvl="6" w:tplc="B1A81A3E">
      <w:start w:val="1"/>
      <w:numFmt w:val="decimal"/>
      <w:lvlText w:val="%7)"/>
      <w:lvlJc w:val="left"/>
      <w:pPr>
        <w:ind w:left="1080" w:hanging="360"/>
      </w:pPr>
    </w:lvl>
    <w:lvl w:ilvl="7" w:tplc="145207E4">
      <w:start w:val="1"/>
      <w:numFmt w:val="decimal"/>
      <w:lvlText w:val="%8)"/>
      <w:lvlJc w:val="left"/>
      <w:pPr>
        <w:ind w:left="1080" w:hanging="360"/>
      </w:pPr>
    </w:lvl>
    <w:lvl w:ilvl="8" w:tplc="37E6FC52">
      <w:start w:val="1"/>
      <w:numFmt w:val="decimal"/>
      <w:lvlText w:val="%9)"/>
      <w:lvlJc w:val="left"/>
      <w:pPr>
        <w:ind w:left="1080" w:hanging="360"/>
      </w:pPr>
    </w:lvl>
  </w:abstractNum>
  <w:num w:numId="1" w16cid:durableId="1685354060">
    <w:abstractNumId w:val="29"/>
  </w:num>
  <w:num w:numId="2" w16cid:durableId="827215056">
    <w:abstractNumId w:val="11"/>
  </w:num>
  <w:num w:numId="3" w16cid:durableId="1133643094">
    <w:abstractNumId w:val="2"/>
  </w:num>
  <w:num w:numId="4" w16cid:durableId="1345857474">
    <w:abstractNumId w:val="1"/>
  </w:num>
  <w:num w:numId="5" w16cid:durableId="1157693725">
    <w:abstractNumId w:val="0"/>
  </w:num>
  <w:num w:numId="6" w16cid:durableId="1073088514">
    <w:abstractNumId w:val="5"/>
  </w:num>
  <w:num w:numId="7" w16cid:durableId="2013798573">
    <w:abstractNumId w:val="26"/>
  </w:num>
  <w:num w:numId="8" w16cid:durableId="906573622">
    <w:abstractNumId w:val="34"/>
  </w:num>
  <w:num w:numId="9" w16cid:durableId="1783721088">
    <w:abstractNumId w:val="27"/>
  </w:num>
  <w:num w:numId="10" w16cid:durableId="1846088086">
    <w:abstractNumId w:val="18"/>
  </w:num>
  <w:num w:numId="11" w16cid:durableId="1150293917">
    <w:abstractNumId w:val="21"/>
  </w:num>
  <w:num w:numId="12" w16cid:durableId="1705130128">
    <w:abstractNumId w:val="22"/>
  </w:num>
  <w:num w:numId="13" w16cid:durableId="955402614">
    <w:abstractNumId w:val="9"/>
  </w:num>
  <w:num w:numId="14" w16cid:durableId="1597862900">
    <w:abstractNumId w:val="14"/>
  </w:num>
  <w:num w:numId="15" w16cid:durableId="845094460">
    <w:abstractNumId w:val="25"/>
  </w:num>
  <w:num w:numId="16" w16cid:durableId="189681679">
    <w:abstractNumId w:val="20"/>
  </w:num>
  <w:num w:numId="17" w16cid:durableId="1969235633">
    <w:abstractNumId w:val="16"/>
  </w:num>
  <w:num w:numId="18" w16cid:durableId="506939678">
    <w:abstractNumId w:val="30"/>
  </w:num>
  <w:num w:numId="19" w16cid:durableId="1397120186">
    <w:abstractNumId w:val="32"/>
  </w:num>
  <w:num w:numId="20" w16cid:durableId="1278832415">
    <w:abstractNumId w:val="17"/>
  </w:num>
  <w:num w:numId="21" w16cid:durableId="120272055">
    <w:abstractNumId w:val="6"/>
  </w:num>
  <w:num w:numId="22" w16cid:durableId="265043675">
    <w:abstractNumId w:val="10"/>
  </w:num>
  <w:num w:numId="23" w16cid:durableId="1929582485">
    <w:abstractNumId w:val="31"/>
  </w:num>
  <w:num w:numId="24" w16cid:durableId="1382093956">
    <w:abstractNumId w:val="23"/>
  </w:num>
  <w:num w:numId="25" w16cid:durableId="1079139855">
    <w:abstractNumId w:val="15"/>
  </w:num>
  <w:num w:numId="26" w16cid:durableId="1961566569">
    <w:abstractNumId w:val="35"/>
  </w:num>
  <w:num w:numId="27" w16cid:durableId="2017461764">
    <w:abstractNumId w:val="7"/>
  </w:num>
  <w:num w:numId="28" w16cid:durableId="1622111285">
    <w:abstractNumId w:val="28"/>
  </w:num>
  <w:num w:numId="29" w16cid:durableId="63452545">
    <w:abstractNumId w:val="12"/>
  </w:num>
  <w:num w:numId="30" w16cid:durableId="1774008705">
    <w:abstractNumId w:val="3"/>
  </w:num>
  <w:num w:numId="31" w16cid:durableId="549540329">
    <w:abstractNumId w:val="13"/>
  </w:num>
  <w:num w:numId="32" w16cid:durableId="1138182399">
    <w:abstractNumId w:val="24"/>
  </w:num>
  <w:num w:numId="33" w16cid:durableId="14237945">
    <w:abstractNumId w:val="8"/>
  </w:num>
  <w:num w:numId="34" w16cid:durableId="686759779">
    <w:abstractNumId w:val="19"/>
  </w:num>
  <w:num w:numId="35" w16cid:durableId="199166741">
    <w:abstractNumId w:val="33"/>
  </w:num>
  <w:num w:numId="36" w16cid:durableId="23567136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ssella Falcone">
    <w15:presenceInfo w15:providerId="AD" w15:userId="S::rossella.falcone@einsteinmed.edu::02dd4923-bc26-4ba5-91d5-d648cbbd263f"/>
  </w15:person>
  <w15:person w15:author="Wang, Siyu (NIH/NIMH) [F]">
    <w15:presenceInfo w15:providerId="AD" w15:userId="S::wangs29@nih.gov::2b28168d-f44b-4637-9295-3f41f2415208"/>
  </w15:person>
  <w15:person w15:author="Mark Eldridge">
    <w15:presenceInfo w15:providerId="AD" w15:userId="S::nme99@newcastle.ac.uk::f770dde6-2e9a-4be7-86ca-b869791f79c9"/>
  </w15:person>
  <w15:person w15:author="Rossella Falcone [2]">
    <w15:presenceInfo w15:providerId="None" w15:userId="Rossella Falcone"/>
  </w15:person>
  <w15:person w15:author="Siyu Wang">
    <w15:presenceInfo w15:providerId="Windows Live" w15:userId="3f00a5b4dc936d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7B4"/>
    <w:rsid w:val="00001073"/>
    <w:rsid w:val="00001205"/>
    <w:rsid w:val="0000239F"/>
    <w:rsid w:val="0000289D"/>
    <w:rsid w:val="00004A48"/>
    <w:rsid w:val="0000545B"/>
    <w:rsid w:val="00005771"/>
    <w:rsid w:val="000059D6"/>
    <w:rsid w:val="00005E13"/>
    <w:rsid w:val="00005F8C"/>
    <w:rsid w:val="000062BB"/>
    <w:rsid w:val="0000697A"/>
    <w:rsid w:val="00007543"/>
    <w:rsid w:val="0000778A"/>
    <w:rsid w:val="000104AD"/>
    <w:rsid w:val="00010C8C"/>
    <w:rsid w:val="0001115B"/>
    <w:rsid w:val="000118CF"/>
    <w:rsid w:val="00011C42"/>
    <w:rsid w:val="0001228B"/>
    <w:rsid w:val="000122A8"/>
    <w:rsid w:val="00012C2D"/>
    <w:rsid w:val="00013E9C"/>
    <w:rsid w:val="0001475F"/>
    <w:rsid w:val="00014F5D"/>
    <w:rsid w:val="000165FD"/>
    <w:rsid w:val="000207E1"/>
    <w:rsid w:val="00020F82"/>
    <w:rsid w:val="00021086"/>
    <w:rsid w:val="00021BFE"/>
    <w:rsid w:val="00021F90"/>
    <w:rsid w:val="00023CF4"/>
    <w:rsid w:val="000258C2"/>
    <w:rsid w:val="00026850"/>
    <w:rsid w:val="00026C06"/>
    <w:rsid w:val="00030DFA"/>
    <w:rsid w:val="00033571"/>
    <w:rsid w:val="00035D20"/>
    <w:rsid w:val="00036CCF"/>
    <w:rsid w:val="00037E65"/>
    <w:rsid w:val="00040685"/>
    <w:rsid w:val="000406E5"/>
    <w:rsid w:val="000431C2"/>
    <w:rsid w:val="000432B4"/>
    <w:rsid w:val="000435A4"/>
    <w:rsid w:val="000439A0"/>
    <w:rsid w:val="0004483F"/>
    <w:rsid w:val="000461E8"/>
    <w:rsid w:val="00046BC3"/>
    <w:rsid w:val="00047896"/>
    <w:rsid w:val="000501F7"/>
    <w:rsid w:val="000514DF"/>
    <w:rsid w:val="00052B92"/>
    <w:rsid w:val="000530E0"/>
    <w:rsid w:val="00054C9D"/>
    <w:rsid w:val="00054E9E"/>
    <w:rsid w:val="00056304"/>
    <w:rsid w:val="000573DA"/>
    <w:rsid w:val="00057759"/>
    <w:rsid w:val="00060F43"/>
    <w:rsid w:val="00061988"/>
    <w:rsid w:val="00061AAB"/>
    <w:rsid w:val="00062092"/>
    <w:rsid w:val="00063925"/>
    <w:rsid w:val="00063940"/>
    <w:rsid w:val="00063F6C"/>
    <w:rsid w:val="000641DF"/>
    <w:rsid w:val="0006458E"/>
    <w:rsid w:val="00066387"/>
    <w:rsid w:val="00066889"/>
    <w:rsid w:val="00066B0E"/>
    <w:rsid w:val="00067417"/>
    <w:rsid w:val="00070405"/>
    <w:rsid w:val="00071667"/>
    <w:rsid w:val="00072C48"/>
    <w:rsid w:val="00074436"/>
    <w:rsid w:val="0007448C"/>
    <w:rsid w:val="000753A6"/>
    <w:rsid w:val="00075F80"/>
    <w:rsid w:val="0007601F"/>
    <w:rsid w:val="00076239"/>
    <w:rsid w:val="00081A6A"/>
    <w:rsid w:val="00082AE1"/>
    <w:rsid w:val="00083D7A"/>
    <w:rsid w:val="0008495F"/>
    <w:rsid w:val="00086231"/>
    <w:rsid w:val="000872AA"/>
    <w:rsid w:val="0009022C"/>
    <w:rsid w:val="000916E2"/>
    <w:rsid w:val="00091A7B"/>
    <w:rsid w:val="00093290"/>
    <w:rsid w:val="00093684"/>
    <w:rsid w:val="0009468C"/>
    <w:rsid w:val="00094E17"/>
    <w:rsid w:val="00094F22"/>
    <w:rsid w:val="0009517D"/>
    <w:rsid w:val="00095288"/>
    <w:rsid w:val="0009619D"/>
    <w:rsid w:val="00096C1D"/>
    <w:rsid w:val="00097505"/>
    <w:rsid w:val="000A075A"/>
    <w:rsid w:val="000A1127"/>
    <w:rsid w:val="000A180A"/>
    <w:rsid w:val="000A25DB"/>
    <w:rsid w:val="000A2B4A"/>
    <w:rsid w:val="000A3181"/>
    <w:rsid w:val="000A3830"/>
    <w:rsid w:val="000A40D0"/>
    <w:rsid w:val="000A57AD"/>
    <w:rsid w:val="000A68CB"/>
    <w:rsid w:val="000A6BEB"/>
    <w:rsid w:val="000A7847"/>
    <w:rsid w:val="000B104B"/>
    <w:rsid w:val="000B16AE"/>
    <w:rsid w:val="000B2A7F"/>
    <w:rsid w:val="000B2D62"/>
    <w:rsid w:val="000B2F58"/>
    <w:rsid w:val="000B30FB"/>
    <w:rsid w:val="000B3663"/>
    <w:rsid w:val="000B3CB4"/>
    <w:rsid w:val="000B3CD3"/>
    <w:rsid w:val="000B49B6"/>
    <w:rsid w:val="000B4A70"/>
    <w:rsid w:val="000B4ED3"/>
    <w:rsid w:val="000B4EEB"/>
    <w:rsid w:val="000B65E4"/>
    <w:rsid w:val="000C1C29"/>
    <w:rsid w:val="000C212C"/>
    <w:rsid w:val="000C3334"/>
    <w:rsid w:val="000C3D79"/>
    <w:rsid w:val="000C5A70"/>
    <w:rsid w:val="000C7205"/>
    <w:rsid w:val="000C7B5C"/>
    <w:rsid w:val="000D08ED"/>
    <w:rsid w:val="000D0C40"/>
    <w:rsid w:val="000D2B8D"/>
    <w:rsid w:val="000D3FEA"/>
    <w:rsid w:val="000D424E"/>
    <w:rsid w:val="000D438B"/>
    <w:rsid w:val="000D478D"/>
    <w:rsid w:val="000D5AFC"/>
    <w:rsid w:val="000D61F1"/>
    <w:rsid w:val="000D6826"/>
    <w:rsid w:val="000D7001"/>
    <w:rsid w:val="000E0949"/>
    <w:rsid w:val="000E3475"/>
    <w:rsid w:val="000E4112"/>
    <w:rsid w:val="000E4350"/>
    <w:rsid w:val="000E44BD"/>
    <w:rsid w:val="000E6E50"/>
    <w:rsid w:val="000E765B"/>
    <w:rsid w:val="000E7A0F"/>
    <w:rsid w:val="000E7D5A"/>
    <w:rsid w:val="000F1CA8"/>
    <w:rsid w:val="000F5B4D"/>
    <w:rsid w:val="000F7B9B"/>
    <w:rsid w:val="001002DF"/>
    <w:rsid w:val="0010110E"/>
    <w:rsid w:val="00102E13"/>
    <w:rsid w:val="001035D2"/>
    <w:rsid w:val="001037E0"/>
    <w:rsid w:val="00103A65"/>
    <w:rsid w:val="00104667"/>
    <w:rsid w:val="00104B57"/>
    <w:rsid w:val="00105266"/>
    <w:rsid w:val="00105B25"/>
    <w:rsid w:val="00106332"/>
    <w:rsid w:val="00111297"/>
    <w:rsid w:val="0011148F"/>
    <w:rsid w:val="001117D1"/>
    <w:rsid w:val="001136F4"/>
    <w:rsid w:val="001141C6"/>
    <w:rsid w:val="001150A3"/>
    <w:rsid w:val="0011541F"/>
    <w:rsid w:val="0011631F"/>
    <w:rsid w:val="00116338"/>
    <w:rsid w:val="001170D4"/>
    <w:rsid w:val="00117209"/>
    <w:rsid w:val="00117504"/>
    <w:rsid w:val="00117634"/>
    <w:rsid w:val="001179C1"/>
    <w:rsid w:val="00117D19"/>
    <w:rsid w:val="00120519"/>
    <w:rsid w:val="00120E2B"/>
    <w:rsid w:val="00121033"/>
    <w:rsid w:val="00121DF2"/>
    <w:rsid w:val="00123059"/>
    <w:rsid w:val="001239E5"/>
    <w:rsid w:val="0012453A"/>
    <w:rsid w:val="001253D7"/>
    <w:rsid w:val="001261A7"/>
    <w:rsid w:val="00126F59"/>
    <w:rsid w:val="00132A68"/>
    <w:rsid w:val="001345D9"/>
    <w:rsid w:val="001346F4"/>
    <w:rsid w:val="00134821"/>
    <w:rsid w:val="00134CF8"/>
    <w:rsid w:val="00134D7D"/>
    <w:rsid w:val="00135513"/>
    <w:rsid w:val="00136E3F"/>
    <w:rsid w:val="00136F55"/>
    <w:rsid w:val="0013718E"/>
    <w:rsid w:val="00137475"/>
    <w:rsid w:val="00137857"/>
    <w:rsid w:val="00137A20"/>
    <w:rsid w:val="001436BB"/>
    <w:rsid w:val="00143B9D"/>
    <w:rsid w:val="001448FB"/>
    <w:rsid w:val="00144F15"/>
    <w:rsid w:val="001458B6"/>
    <w:rsid w:val="00145BAE"/>
    <w:rsid w:val="00145F2E"/>
    <w:rsid w:val="0014612B"/>
    <w:rsid w:val="00146473"/>
    <w:rsid w:val="00147E97"/>
    <w:rsid w:val="00147F81"/>
    <w:rsid w:val="001506FF"/>
    <w:rsid w:val="00151BC2"/>
    <w:rsid w:val="001525A0"/>
    <w:rsid w:val="001528D5"/>
    <w:rsid w:val="00152924"/>
    <w:rsid w:val="0015441C"/>
    <w:rsid w:val="001547AA"/>
    <w:rsid w:val="00155A59"/>
    <w:rsid w:val="00156EFB"/>
    <w:rsid w:val="00160E88"/>
    <w:rsid w:val="00164621"/>
    <w:rsid w:val="00165088"/>
    <w:rsid w:val="001652D4"/>
    <w:rsid w:val="00165DDA"/>
    <w:rsid w:val="00166DB3"/>
    <w:rsid w:val="00166EF8"/>
    <w:rsid w:val="00167529"/>
    <w:rsid w:val="00167B98"/>
    <w:rsid w:val="0017204D"/>
    <w:rsid w:val="00172171"/>
    <w:rsid w:val="00172973"/>
    <w:rsid w:val="00172D2A"/>
    <w:rsid w:val="0017594E"/>
    <w:rsid w:val="00176F31"/>
    <w:rsid w:val="001775D1"/>
    <w:rsid w:val="00177D6E"/>
    <w:rsid w:val="00181279"/>
    <w:rsid w:val="00183195"/>
    <w:rsid w:val="00183A6B"/>
    <w:rsid w:val="00183AA2"/>
    <w:rsid w:val="0018420C"/>
    <w:rsid w:val="00184234"/>
    <w:rsid w:val="00184287"/>
    <w:rsid w:val="0018466A"/>
    <w:rsid w:val="0018477F"/>
    <w:rsid w:val="00184E5C"/>
    <w:rsid w:val="0018500F"/>
    <w:rsid w:val="00185548"/>
    <w:rsid w:val="00185691"/>
    <w:rsid w:val="001856D9"/>
    <w:rsid w:val="0018599D"/>
    <w:rsid w:val="00187E11"/>
    <w:rsid w:val="00191A41"/>
    <w:rsid w:val="00191F44"/>
    <w:rsid w:val="00192D39"/>
    <w:rsid w:val="001935E2"/>
    <w:rsid w:val="00193BE3"/>
    <w:rsid w:val="00193CA0"/>
    <w:rsid w:val="00194553"/>
    <w:rsid w:val="001977AB"/>
    <w:rsid w:val="00197BEF"/>
    <w:rsid w:val="001A0176"/>
    <w:rsid w:val="001A05A6"/>
    <w:rsid w:val="001A09A5"/>
    <w:rsid w:val="001A2892"/>
    <w:rsid w:val="001A2B81"/>
    <w:rsid w:val="001A42CA"/>
    <w:rsid w:val="001A5ED4"/>
    <w:rsid w:val="001A60BF"/>
    <w:rsid w:val="001A6322"/>
    <w:rsid w:val="001A67DE"/>
    <w:rsid w:val="001B32BF"/>
    <w:rsid w:val="001B3CFD"/>
    <w:rsid w:val="001B3E1A"/>
    <w:rsid w:val="001B4E25"/>
    <w:rsid w:val="001B63FB"/>
    <w:rsid w:val="001B6718"/>
    <w:rsid w:val="001C0135"/>
    <w:rsid w:val="001C0314"/>
    <w:rsid w:val="001C06EC"/>
    <w:rsid w:val="001C15A1"/>
    <w:rsid w:val="001C18C7"/>
    <w:rsid w:val="001C2162"/>
    <w:rsid w:val="001C267E"/>
    <w:rsid w:val="001C2D0C"/>
    <w:rsid w:val="001C309D"/>
    <w:rsid w:val="001C328A"/>
    <w:rsid w:val="001C32FC"/>
    <w:rsid w:val="001C3778"/>
    <w:rsid w:val="001C3FB8"/>
    <w:rsid w:val="001C48BE"/>
    <w:rsid w:val="001C4C14"/>
    <w:rsid w:val="001C6728"/>
    <w:rsid w:val="001D046D"/>
    <w:rsid w:val="001D12C8"/>
    <w:rsid w:val="001D1D8A"/>
    <w:rsid w:val="001D20DB"/>
    <w:rsid w:val="001D294E"/>
    <w:rsid w:val="001D420D"/>
    <w:rsid w:val="001D6574"/>
    <w:rsid w:val="001D7834"/>
    <w:rsid w:val="001D7C37"/>
    <w:rsid w:val="001D7F22"/>
    <w:rsid w:val="001E00A0"/>
    <w:rsid w:val="001E043C"/>
    <w:rsid w:val="001E158C"/>
    <w:rsid w:val="001E1E76"/>
    <w:rsid w:val="001E213E"/>
    <w:rsid w:val="001E4457"/>
    <w:rsid w:val="001E4687"/>
    <w:rsid w:val="001E5B1A"/>
    <w:rsid w:val="001E5DCF"/>
    <w:rsid w:val="001E6098"/>
    <w:rsid w:val="001E7705"/>
    <w:rsid w:val="001F0AC5"/>
    <w:rsid w:val="001F0BCF"/>
    <w:rsid w:val="001F0DC0"/>
    <w:rsid w:val="001F0DF1"/>
    <w:rsid w:val="001F161B"/>
    <w:rsid w:val="001F305C"/>
    <w:rsid w:val="001F3078"/>
    <w:rsid w:val="001F3B5E"/>
    <w:rsid w:val="001F3B9B"/>
    <w:rsid w:val="001F3F91"/>
    <w:rsid w:val="001F4369"/>
    <w:rsid w:val="001F4D62"/>
    <w:rsid w:val="001F5170"/>
    <w:rsid w:val="001F5343"/>
    <w:rsid w:val="001F55A1"/>
    <w:rsid w:val="001F592B"/>
    <w:rsid w:val="001F5A45"/>
    <w:rsid w:val="001F68CF"/>
    <w:rsid w:val="00201575"/>
    <w:rsid w:val="00201FCB"/>
    <w:rsid w:val="002025E2"/>
    <w:rsid w:val="0020383E"/>
    <w:rsid w:val="00203862"/>
    <w:rsid w:val="00203C19"/>
    <w:rsid w:val="002045DB"/>
    <w:rsid w:val="00205B9A"/>
    <w:rsid w:val="00205F11"/>
    <w:rsid w:val="002065DF"/>
    <w:rsid w:val="002070B6"/>
    <w:rsid w:val="00207727"/>
    <w:rsid w:val="00207E8F"/>
    <w:rsid w:val="00210522"/>
    <w:rsid w:val="00210B17"/>
    <w:rsid w:val="00210E46"/>
    <w:rsid w:val="00211070"/>
    <w:rsid w:val="00211868"/>
    <w:rsid w:val="00211F12"/>
    <w:rsid w:val="00211FCD"/>
    <w:rsid w:val="002125F5"/>
    <w:rsid w:val="00214C1B"/>
    <w:rsid w:val="00215282"/>
    <w:rsid w:val="00216788"/>
    <w:rsid w:val="0021687E"/>
    <w:rsid w:val="00216909"/>
    <w:rsid w:val="00216EF8"/>
    <w:rsid w:val="00217DA4"/>
    <w:rsid w:val="002205AB"/>
    <w:rsid w:val="00220B26"/>
    <w:rsid w:val="00220BA0"/>
    <w:rsid w:val="002238F2"/>
    <w:rsid w:val="0022668B"/>
    <w:rsid w:val="00226B00"/>
    <w:rsid w:val="00227B27"/>
    <w:rsid w:val="00227DA4"/>
    <w:rsid w:val="002307F2"/>
    <w:rsid w:val="002319C6"/>
    <w:rsid w:val="00231C8B"/>
    <w:rsid w:val="00232B31"/>
    <w:rsid w:val="00232B57"/>
    <w:rsid w:val="002339D0"/>
    <w:rsid w:val="00234C26"/>
    <w:rsid w:val="0023563B"/>
    <w:rsid w:val="002362C6"/>
    <w:rsid w:val="00236314"/>
    <w:rsid w:val="002371A0"/>
    <w:rsid w:val="00240715"/>
    <w:rsid w:val="00240CE9"/>
    <w:rsid w:val="002432DC"/>
    <w:rsid w:val="00243F68"/>
    <w:rsid w:val="00245A19"/>
    <w:rsid w:val="002464B0"/>
    <w:rsid w:val="00246500"/>
    <w:rsid w:val="00246C1D"/>
    <w:rsid w:val="00246DDC"/>
    <w:rsid w:val="00247203"/>
    <w:rsid w:val="00247637"/>
    <w:rsid w:val="00247B6B"/>
    <w:rsid w:val="00251C15"/>
    <w:rsid w:val="00251EAC"/>
    <w:rsid w:val="0025227D"/>
    <w:rsid w:val="002532AD"/>
    <w:rsid w:val="002542D5"/>
    <w:rsid w:val="00254896"/>
    <w:rsid w:val="0025518E"/>
    <w:rsid w:val="002567CE"/>
    <w:rsid w:val="002578AE"/>
    <w:rsid w:val="00257BB4"/>
    <w:rsid w:val="00261326"/>
    <w:rsid w:val="002624DD"/>
    <w:rsid w:val="00263BC2"/>
    <w:rsid w:val="002643A9"/>
    <w:rsid w:val="00264C6A"/>
    <w:rsid w:val="0026557E"/>
    <w:rsid w:val="0026664A"/>
    <w:rsid w:val="00266AE3"/>
    <w:rsid w:val="00270387"/>
    <w:rsid w:val="002709EF"/>
    <w:rsid w:val="002716DF"/>
    <w:rsid w:val="00272812"/>
    <w:rsid w:val="00273819"/>
    <w:rsid w:val="00274570"/>
    <w:rsid w:val="00276A02"/>
    <w:rsid w:val="00277B93"/>
    <w:rsid w:val="0028112B"/>
    <w:rsid w:val="002813A1"/>
    <w:rsid w:val="0028169C"/>
    <w:rsid w:val="00282695"/>
    <w:rsid w:val="00282EA4"/>
    <w:rsid w:val="00282EA8"/>
    <w:rsid w:val="00283233"/>
    <w:rsid w:val="00283544"/>
    <w:rsid w:val="00284241"/>
    <w:rsid w:val="0028430E"/>
    <w:rsid w:val="00285CF8"/>
    <w:rsid w:val="0028629F"/>
    <w:rsid w:val="0028691B"/>
    <w:rsid w:val="00287454"/>
    <w:rsid w:val="00290FFF"/>
    <w:rsid w:val="00293B5F"/>
    <w:rsid w:val="00294653"/>
    <w:rsid w:val="00294795"/>
    <w:rsid w:val="00294D95"/>
    <w:rsid w:val="00296696"/>
    <w:rsid w:val="00297607"/>
    <w:rsid w:val="002A08D1"/>
    <w:rsid w:val="002A2085"/>
    <w:rsid w:val="002A2804"/>
    <w:rsid w:val="002A2AFF"/>
    <w:rsid w:val="002A439D"/>
    <w:rsid w:val="002A4834"/>
    <w:rsid w:val="002A71ED"/>
    <w:rsid w:val="002B1DA6"/>
    <w:rsid w:val="002B2478"/>
    <w:rsid w:val="002B3873"/>
    <w:rsid w:val="002B4498"/>
    <w:rsid w:val="002B4EC8"/>
    <w:rsid w:val="002B5A67"/>
    <w:rsid w:val="002B663B"/>
    <w:rsid w:val="002C066C"/>
    <w:rsid w:val="002C1974"/>
    <w:rsid w:val="002C37BF"/>
    <w:rsid w:val="002C4036"/>
    <w:rsid w:val="002C583E"/>
    <w:rsid w:val="002C7549"/>
    <w:rsid w:val="002C7A42"/>
    <w:rsid w:val="002C7AA1"/>
    <w:rsid w:val="002D086C"/>
    <w:rsid w:val="002D0904"/>
    <w:rsid w:val="002D1CC5"/>
    <w:rsid w:val="002D202F"/>
    <w:rsid w:val="002D2650"/>
    <w:rsid w:val="002D27FF"/>
    <w:rsid w:val="002D28F2"/>
    <w:rsid w:val="002D2D0A"/>
    <w:rsid w:val="002D2ED3"/>
    <w:rsid w:val="002D3AEF"/>
    <w:rsid w:val="002D3B19"/>
    <w:rsid w:val="002D3DD3"/>
    <w:rsid w:val="002D4800"/>
    <w:rsid w:val="002D6299"/>
    <w:rsid w:val="002D6554"/>
    <w:rsid w:val="002D711D"/>
    <w:rsid w:val="002D7583"/>
    <w:rsid w:val="002D7B49"/>
    <w:rsid w:val="002E04B3"/>
    <w:rsid w:val="002E0B6E"/>
    <w:rsid w:val="002E26A4"/>
    <w:rsid w:val="002E4387"/>
    <w:rsid w:val="002E658E"/>
    <w:rsid w:val="002E7864"/>
    <w:rsid w:val="002F06E0"/>
    <w:rsid w:val="002F16DF"/>
    <w:rsid w:val="002F1AB4"/>
    <w:rsid w:val="002F2C34"/>
    <w:rsid w:val="002F30D4"/>
    <w:rsid w:val="002F471A"/>
    <w:rsid w:val="002F4B04"/>
    <w:rsid w:val="002F4C47"/>
    <w:rsid w:val="002F5708"/>
    <w:rsid w:val="002F57D9"/>
    <w:rsid w:val="002F5F7E"/>
    <w:rsid w:val="002F6A07"/>
    <w:rsid w:val="002F6AE9"/>
    <w:rsid w:val="003028CA"/>
    <w:rsid w:val="00302FE1"/>
    <w:rsid w:val="00303A55"/>
    <w:rsid w:val="00303BCC"/>
    <w:rsid w:val="00303D8C"/>
    <w:rsid w:val="00304267"/>
    <w:rsid w:val="003049DB"/>
    <w:rsid w:val="00306B4F"/>
    <w:rsid w:val="00310A9D"/>
    <w:rsid w:val="00310C45"/>
    <w:rsid w:val="00310DFE"/>
    <w:rsid w:val="003119D6"/>
    <w:rsid w:val="00311D5C"/>
    <w:rsid w:val="00312514"/>
    <w:rsid w:val="00313CC6"/>
    <w:rsid w:val="00313DDD"/>
    <w:rsid w:val="00315AC5"/>
    <w:rsid w:val="00315B58"/>
    <w:rsid w:val="00321BB2"/>
    <w:rsid w:val="00321D77"/>
    <w:rsid w:val="00321D9F"/>
    <w:rsid w:val="00321FAC"/>
    <w:rsid w:val="003222F8"/>
    <w:rsid w:val="00323567"/>
    <w:rsid w:val="00323A8D"/>
    <w:rsid w:val="00323EC0"/>
    <w:rsid w:val="00326168"/>
    <w:rsid w:val="00327BC7"/>
    <w:rsid w:val="003312FA"/>
    <w:rsid w:val="003319D0"/>
    <w:rsid w:val="00332776"/>
    <w:rsid w:val="00332A28"/>
    <w:rsid w:val="00333389"/>
    <w:rsid w:val="00334460"/>
    <w:rsid w:val="00335188"/>
    <w:rsid w:val="00335768"/>
    <w:rsid w:val="003367B1"/>
    <w:rsid w:val="003369C5"/>
    <w:rsid w:val="00337844"/>
    <w:rsid w:val="00340928"/>
    <w:rsid w:val="0034209A"/>
    <w:rsid w:val="003435E2"/>
    <w:rsid w:val="00344B90"/>
    <w:rsid w:val="00345407"/>
    <w:rsid w:val="0034641D"/>
    <w:rsid w:val="00347280"/>
    <w:rsid w:val="00347292"/>
    <w:rsid w:val="003477B9"/>
    <w:rsid w:val="00351395"/>
    <w:rsid w:val="00354C58"/>
    <w:rsid w:val="00355C63"/>
    <w:rsid w:val="00355D81"/>
    <w:rsid w:val="003564D6"/>
    <w:rsid w:val="00360538"/>
    <w:rsid w:val="00361B6A"/>
    <w:rsid w:val="00361D60"/>
    <w:rsid w:val="00361DCC"/>
    <w:rsid w:val="00362E77"/>
    <w:rsid w:val="003642E2"/>
    <w:rsid w:val="00364486"/>
    <w:rsid w:val="003646CA"/>
    <w:rsid w:val="00364F74"/>
    <w:rsid w:val="00366E17"/>
    <w:rsid w:val="003709C5"/>
    <w:rsid w:val="00371243"/>
    <w:rsid w:val="00371306"/>
    <w:rsid w:val="0037264C"/>
    <w:rsid w:val="00372CFA"/>
    <w:rsid w:val="00373C1A"/>
    <w:rsid w:val="00373F18"/>
    <w:rsid w:val="003745F3"/>
    <w:rsid w:val="0037559F"/>
    <w:rsid w:val="00375A71"/>
    <w:rsid w:val="00375DE4"/>
    <w:rsid w:val="00377221"/>
    <w:rsid w:val="00377A5A"/>
    <w:rsid w:val="00380074"/>
    <w:rsid w:val="003812B2"/>
    <w:rsid w:val="0038306B"/>
    <w:rsid w:val="00383D52"/>
    <w:rsid w:val="003846C0"/>
    <w:rsid w:val="00385E99"/>
    <w:rsid w:val="0038629E"/>
    <w:rsid w:val="00387863"/>
    <w:rsid w:val="00393656"/>
    <w:rsid w:val="003A0A1F"/>
    <w:rsid w:val="003A1666"/>
    <w:rsid w:val="003A1E51"/>
    <w:rsid w:val="003A22DA"/>
    <w:rsid w:val="003A2593"/>
    <w:rsid w:val="003A3BE3"/>
    <w:rsid w:val="003A4092"/>
    <w:rsid w:val="003A5378"/>
    <w:rsid w:val="003A589E"/>
    <w:rsid w:val="003A5B98"/>
    <w:rsid w:val="003A5FB8"/>
    <w:rsid w:val="003A774E"/>
    <w:rsid w:val="003B035D"/>
    <w:rsid w:val="003B172F"/>
    <w:rsid w:val="003B22B1"/>
    <w:rsid w:val="003B255F"/>
    <w:rsid w:val="003B26F9"/>
    <w:rsid w:val="003B2B18"/>
    <w:rsid w:val="003B5D85"/>
    <w:rsid w:val="003C1DE0"/>
    <w:rsid w:val="003C2550"/>
    <w:rsid w:val="003C258B"/>
    <w:rsid w:val="003C3A54"/>
    <w:rsid w:val="003C4AB8"/>
    <w:rsid w:val="003C562E"/>
    <w:rsid w:val="003C5DB9"/>
    <w:rsid w:val="003C6A71"/>
    <w:rsid w:val="003C7F67"/>
    <w:rsid w:val="003D060A"/>
    <w:rsid w:val="003D1CFB"/>
    <w:rsid w:val="003D2A65"/>
    <w:rsid w:val="003D2D4D"/>
    <w:rsid w:val="003D37E9"/>
    <w:rsid w:val="003D559C"/>
    <w:rsid w:val="003D6B21"/>
    <w:rsid w:val="003E06CD"/>
    <w:rsid w:val="003E0A32"/>
    <w:rsid w:val="003E1090"/>
    <w:rsid w:val="003E2DF4"/>
    <w:rsid w:val="003E35B0"/>
    <w:rsid w:val="003E3E46"/>
    <w:rsid w:val="003E624A"/>
    <w:rsid w:val="003E636C"/>
    <w:rsid w:val="003E65A9"/>
    <w:rsid w:val="003E7186"/>
    <w:rsid w:val="003E7280"/>
    <w:rsid w:val="003E7A96"/>
    <w:rsid w:val="003F0005"/>
    <w:rsid w:val="003F2416"/>
    <w:rsid w:val="003F3DAF"/>
    <w:rsid w:val="003F7CD8"/>
    <w:rsid w:val="0040030E"/>
    <w:rsid w:val="00401C09"/>
    <w:rsid w:val="00401E22"/>
    <w:rsid w:val="004020A2"/>
    <w:rsid w:val="00402D67"/>
    <w:rsid w:val="00403931"/>
    <w:rsid w:val="00403BB7"/>
    <w:rsid w:val="00404810"/>
    <w:rsid w:val="00405DAD"/>
    <w:rsid w:val="0040759A"/>
    <w:rsid w:val="00410414"/>
    <w:rsid w:val="00410710"/>
    <w:rsid w:val="00410755"/>
    <w:rsid w:val="00410FB2"/>
    <w:rsid w:val="00411C75"/>
    <w:rsid w:val="00412634"/>
    <w:rsid w:val="00412F0D"/>
    <w:rsid w:val="004130AC"/>
    <w:rsid w:val="004133B1"/>
    <w:rsid w:val="00413D8B"/>
    <w:rsid w:val="00413FDF"/>
    <w:rsid w:val="00414777"/>
    <w:rsid w:val="00415413"/>
    <w:rsid w:val="00415D66"/>
    <w:rsid w:val="00416516"/>
    <w:rsid w:val="00417952"/>
    <w:rsid w:val="00417DB6"/>
    <w:rsid w:val="00421D23"/>
    <w:rsid w:val="00424618"/>
    <w:rsid w:val="00424BB4"/>
    <w:rsid w:val="00426419"/>
    <w:rsid w:val="00426A20"/>
    <w:rsid w:val="00426B17"/>
    <w:rsid w:val="00430699"/>
    <w:rsid w:val="004312F2"/>
    <w:rsid w:val="004315AD"/>
    <w:rsid w:val="004339F2"/>
    <w:rsid w:val="00433AFB"/>
    <w:rsid w:val="00434063"/>
    <w:rsid w:val="004341B6"/>
    <w:rsid w:val="0043466F"/>
    <w:rsid w:val="00436E86"/>
    <w:rsid w:val="004415C1"/>
    <w:rsid w:val="00441CE9"/>
    <w:rsid w:val="00442FED"/>
    <w:rsid w:val="004435BB"/>
    <w:rsid w:val="0044381E"/>
    <w:rsid w:val="00443B27"/>
    <w:rsid w:val="004461D1"/>
    <w:rsid w:val="00450466"/>
    <w:rsid w:val="004545C4"/>
    <w:rsid w:val="004556DB"/>
    <w:rsid w:val="0046046B"/>
    <w:rsid w:val="004604A4"/>
    <w:rsid w:val="004606FA"/>
    <w:rsid w:val="00462C5F"/>
    <w:rsid w:val="00463B47"/>
    <w:rsid w:val="004660E8"/>
    <w:rsid w:val="00466640"/>
    <w:rsid w:val="0047058F"/>
    <w:rsid w:val="00470DCF"/>
    <w:rsid w:val="00471778"/>
    <w:rsid w:val="004737A8"/>
    <w:rsid w:val="0047463C"/>
    <w:rsid w:val="0047478E"/>
    <w:rsid w:val="00475324"/>
    <w:rsid w:val="0047598F"/>
    <w:rsid w:val="004766AA"/>
    <w:rsid w:val="00477468"/>
    <w:rsid w:val="00481664"/>
    <w:rsid w:val="00482F81"/>
    <w:rsid w:val="0048323D"/>
    <w:rsid w:val="0048328F"/>
    <w:rsid w:val="004836AB"/>
    <w:rsid w:val="0048477C"/>
    <w:rsid w:val="0048755C"/>
    <w:rsid w:val="0048773D"/>
    <w:rsid w:val="00487811"/>
    <w:rsid w:val="0049044C"/>
    <w:rsid w:val="004916CC"/>
    <w:rsid w:val="004920A8"/>
    <w:rsid w:val="00492821"/>
    <w:rsid w:val="0049525A"/>
    <w:rsid w:val="00496433"/>
    <w:rsid w:val="0049753C"/>
    <w:rsid w:val="004975BA"/>
    <w:rsid w:val="004A0B6B"/>
    <w:rsid w:val="004A0C72"/>
    <w:rsid w:val="004A1016"/>
    <w:rsid w:val="004A1246"/>
    <w:rsid w:val="004A1A71"/>
    <w:rsid w:val="004A210F"/>
    <w:rsid w:val="004A302A"/>
    <w:rsid w:val="004A31E0"/>
    <w:rsid w:val="004A335F"/>
    <w:rsid w:val="004A5464"/>
    <w:rsid w:val="004A582F"/>
    <w:rsid w:val="004B271F"/>
    <w:rsid w:val="004B2A05"/>
    <w:rsid w:val="004B4568"/>
    <w:rsid w:val="004B4CD0"/>
    <w:rsid w:val="004B7CBD"/>
    <w:rsid w:val="004C1691"/>
    <w:rsid w:val="004C2DD6"/>
    <w:rsid w:val="004C4865"/>
    <w:rsid w:val="004C59C5"/>
    <w:rsid w:val="004C61CF"/>
    <w:rsid w:val="004C6679"/>
    <w:rsid w:val="004C67E1"/>
    <w:rsid w:val="004D02FE"/>
    <w:rsid w:val="004D18F9"/>
    <w:rsid w:val="004D1BCD"/>
    <w:rsid w:val="004D420D"/>
    <w:rsid w:val="004D43A3"/>
    <w:rsid w:val="004E3A05"/>
    <w:rsid w:val="004E3D60"/>
    <w:rsid w:val="004E50D4"/>
    <w:rsid w:val="004E5532"/>
    <w:rsid w:val="004E5786"/>
    <w:rsid w:val="004E6E33"/>
    <w:rsid w:val="004E70EB"/>
    <w:rsid w:val="004F09A1"/>
    <w:rsid w:val="004F0B74"/>
    <w:rsid w:val="004F3C5A"/>
    <w:rsid w:val="004F3FC5"/>
    <w:rsid w:val="004F407E"/>
    <w:rsid w:val="004F42AF"/>
    <w:rsid w:val="004F53EA"/>
    <w:rsid w:val="004F66BA"/>
    <w:rsid w:val="004F7F17"/>
    <w:rsid w:val="0050192F"/>
    <w:rsid w:val="00503709"/>
    <w:rsid w:val="00503B1B"/>
    <w:rsid w:val="00506E76"/>
    <w:rsid w:val="005078DE"/>
    <w:rsid w:val="00507F46"/>
    <w:rsid w:val="00510FFF"/>
    <w:rsid w:val="0051254A"/>
    <w:rsid w:val="005126D7"/>
    <w:rsid w:val="00513672"/>
    <w:rsid w:val="00515CC8"/>
    <w:rsid w:val="00516BAF"/>
    <w:rsid w:val="00517937"/>
    <w:rsid w:val="00517A7C"/>
    <w:rsid w:val="005209C1"/>
    <w:rsid w:val="00521ABE"/>
    <w:rsid w:val="00522B48"/>
    <w:rsid w:val="00522FBF"/>
    <w:rsid w:val="00523274"/>
    <w:rsid w:val="005232EE"/>
    <w:rsid w:val="0052337D"/>
    <w:rsid w:val="0052414B"/>
    <w:rsid w:val="00525A42"/>
    <w:rsid w:val="005275BC"/>
    <w:rsid w:val="00532B66"/>
    <w:rsid w:val="00532F2F"/>
    <w:rsid w:val="00533095"/>
    <w:rsid w:val="00533586"/>
    <w:rsid w:val="005335FE"/>
    <w:rsid w:val="005348A4"/>
    <w:rsid w:val="005366E5"/>
    <w:rsid w:val="00536762"/>
    <w:rsid w:val="00536AD4"/>
    <w:rsid w:val="00537E1E"/>
    <w:rsid w:val="005403F5"/>
    <w:rsid w:val="005429F4"/>
    <w:rsid w:val="00544981"/>
    <w:rsid w:val="005450C8"/>
    <w:rsid w:val="00545168"/>
    <w:rsid w:val="00545398"/>
    <w:rsid w:val="005457B4"/>
    <w:rsid w:val="00545871"/>
    <w:rsid w:val="005458DE"/>
    <w:rsid w:val="00545E67"/>
    <w:rsid w:val="00545F49"/>
    <w:rsid w:val="00546565"/>
    <w:rsid w:val="005470A6"/>
    <w:rsid w:val="00547CE4"/>
    <w:rsid w:val="00547CE9"/>
    <w:rsid w:val="00547F4B"/>
    <w:rsid w:val="00550168"/>
    <w:rsid w:val="00550218"/>
    <w:rsid w:val="00550479"/>
    <w:rsid w:val="005505AF"/>
    <w:rsid w:val="005518A7"/>
    <w:rsid w:val="00551A90"/>
    <w:rsid w:val="00551B53"/>
    <w:rsid w:val="00551C22"/>
    <w:rsid w:val="00552B9B"/>
    <w:rsid w:val="005531C0"/>
    <w:rsid w:val="0055379B"/>
    <w:rsid w:val="005538C9"/>
    <w:rsid w:val="00553C38"/>
    <w:rsid w:val="00554239"/>
    <w:rsid w:val="00554271"/>
    <w:rsid w:val="0055439F"/>
    <w:rsid w:val="0055588E"/>
    <w:rsid w:val="0056002E"/>
    <w:rsid w:val="005656D0"/>
    <w:rsid w:val="00565751"/>
    <w:rsid w:val="00565850"/>
    <w:rsid w:val="00565E0E"/>
    <w:rsid w:val="0056667E"/>
    <w:rsid w:val="005719D5"/>
    <w:rsid w:val="00573C2C"/>
    <w:rsid w:val="005760D3"/>
    <w:rsid w:val="005766E8"/>
    <w:rsid w:val="00576AF4"/>
    <w:rsid w:val="00577E0B"/>
    <w:rsid w:val="00580B53"/>
    <w:rsid w:val="00580D1E"/>
    <w:rsid w:val="00581BF9"/>
    <w:rsid w:val="00582C6B"/>
    <w:rsid w:val="00583D49"/>
    <w:rsid w:val="005846FB"/>
    <w:rsid w:val="00584F3A"/>
    <w:rsid w:val="005850E6"/>
    <w:rsid w:val="00585B90"/>
    <w:rsid w:val="00586310"/>
    <w:rsid w:val="00586691"/>
    <w:rsid w:val="00586F7B"/>
    <w:rsid w:val="00587A9E"/>
    <w:rsid w:val="00587BAA"/>
    <w:rsid w:val="00587D90"/>
    <w:rsid w:val="00590A3A"/>
    <w:rsid w:val="00591607"/>
    <w:rsid w:val="00592189"/>
    <w:rsid w:val="00592555"/>
    <w:rsid w:val="0059315F"/>
    <w:rsid w:val="00593696"/>
    <w:rsid w:val="00593856"/>
    <w:rsid w:val="00593A31"/>
    <w:rsid w:val="005945B5"/>
    <w:rsid w:val="00596FCA"/>
    <w:rsid w:val="00597211"/>
    <w:rsid w:val="00597258"/>
    <w:rsid w:val="005A089E"/>
    <w:rsid w:val="005A0C3C"/>
    <w:rsid w:val="005A1C05"/>
    <w:rsid w:val="005A3213"/>
    <w:rsid w:val="005A405C"/>
    <w:rsid w:val="005A40B5"/>
    <w:rsid w:val="005A4621"/>
    <w:rsid w:val="005A4669"/>
    <w:rsid w:val="005A4A0C"/>
    <w:rsid w:val="005A5AC3"/>
    <w:rsid w:val="005A5B1D"/>
    <w:rsid w:val="005A69E1"/>
    <w:rsid w:val="005A77B7"/>
    <w:rsid w:val="005A7E2E"/>
    <w:rsid w:val="005B0DD8"/>
    <w:rsid w:val="005B1415"/>
    <w:rsid w:val="005B1493"/>
    <w:rsid w:val="005B220E"/>
    <w:rsid w:val="005B36C5"/>
    <w:rsid w:val="005B45C2"/>
    <w:rsid w:val="005B48CD"/>
    <w:rsid w:val="005B4A18"/>
    <w:rsid w:val="005B4D38"/>
    <w:rsid w:val="005B72FF"/>
    <w:rsid w:val="005C04DD"/>
    <w:rsid w:val="005C088F"/>
    <w:rsid w:val="005C0F0B"/>
    <w:rsid w:val="005C4229"/>
    <w:rsid w:val="005C4390"/>
    <w:rsid w:val="005C7356"/>
    <w:rsid w:val="005C780A"/>
    <w:rsid w:val="005C7E11"/>
    <w:rsid w:val="005D189E"/>
    <w:rsid w:val="005D1BEE"/>
    <w:rsid w:val="005D41C4"/>
    <w:rsid w:val="005D4663"/>
    <w:rsid w:val="005D5EC3"/>
    <w:rsid w:val="005E2559"/>
    <w:rsid w:val="005E2934"/>
    <w:rsid w:val="005E2B86"/>
    <w:rsid w:val="005E3015"/>
    <w:rsid w:val="005E3496"/>
    <w:rsid w:val="005E3845"/>
    <w:rsid w:val="005E393B"/>
    <w:rsid w:val="005E3FEC"/>
    <w:rsid w:val="005E5BDD"/>
    <w:rsid w:val="005E5C22"/>
    <w:rsid w:val="005E6C92"/>
    <w:rsid w:val="005E72E9"/>
    <w:rsid w:val="005F0399"/>
    <w:rsid w:val="005F0D40"/>
    <w:rsid w:val="005F1AA4"/>
    <w:rsid w:val="005F2B78"/>
    <w:rsid w:val="005F458B"/>
    <w:rsid w:val="005F57CB"/>
    <w:rsid w:val="005F5C77"/>
    <w:rsid w:val="005F5EC3"/>
    <w:rsid w:val="005F60D3"/>
    <w:rsid w:val="005F629F"/>
    <w:rsid w:val="005F72D0"/>
    <w:rsid w:val="005F7F75"/>
    <w:rsid w:val="00600745"/>
    <w:rsid w:val="00601126"/>
    <w:rsid w:val="00601552"/>
    <w:rsid w:val="0060327C"/>
    <w:rsid w:val="0060367A"/>
    <w:rsid w:val="00603C41"/>
    <w:rsid w:val="00603F0E"/>
    <w:rsid w:val="00604B9E"/>
    <w:rsid w:val="00605123"/>
    <w:rsid w:val="006057F1"/>
    <w:rsid w:val="00606105"/>
    <w:rsid w:val="006064BA"/>
    <w:rsid w:val="00606F87"/>
    <w:rsid w:val="00607387"/>
    <w:rsid w:val="00607D7E"/>
    <w:rsid w:val="006100A8"/>
    <w:rsid w:val="0061183F"/>
    <w:rsid w:val="00613373"/>
    <w:rsid w:val="00613873"/>
    <w:rsid w:val="00616457"/>
    <w:rsid w:val="0061649D"/>
    <w:rsid w:val="00616B4E"/>
    <w:rsid w:val="00617396"/>
    <w:rsid w:val="00617613"/>
    <w:rsid w:val="006206CE"/>
    <w:rsid w:val="006220F2"/>
    <w:rsid w:val="00622737"/>
    <w:rsid w:val="006227E8"/>
    <w:rsid w:val="00623B49"/>
    <w:rsid w:val="00625511"/>
    <w:rsid w:val="0062662E"/>
    <w:rsid w:val="00627C32"/>
    <w:rsid w:val="0063004A"/>
    <w:rsid w:val="00630E30"/>
    <w:rsid w:val="006323F9"/>
    <w:rsid w:val="00632E43"/>
    <w:rsid w:val="0063386E"/>
    <w:rsid w:val="006339BC"/>
    <w:rsid w:val="006345C6"/>
    <w:rsid w:val="00635A8C"/>
    <w:rsid w:val="00636213"/>
    <w:rsid w:val="006365F8"/>
    <w:rsid w:val="00637EF2"/>
    <w:rsid w:val="00640188"/>
    <w:rsid w:val="00640328"/>
    <w:rsid w:val="00641B51"/>
    <w:rsid w:val="0064217B"/>
    <w:rsid w:val="00642A19"/>
    <w:rsid w:val="00642A60"/>
    <w:rsid w:val="006462CF"/>
    <w:rsid w:val="006476B7"/>
    <w:rsid w:val="00647A99"/>
    <w:rsid w:val="00647E3F"/>
    <w:rsid w:val="00650CF5"/>
    <w:rsid w:val="00650EB6"/>
    <w:rsid w:val="006510DC"/>
    <w:rsid w:val="0065257B"/>
    <w:rsid w:val="00652BC0"/>
    <w:rsid w:val="00654755"/>
    <w:rsid w:val="0065490A"/>
    <w:rsid w:val="00654B5C"/>
    <w:rsid w:val="00655E39"/>
    <w:rsid w:val="00656C0E"/>
    <w:rsid w:val="00657E04"/>
    <w:rsid w:val="00661898"/>
    <w:rsid w:val="006620A2"/>
    <w:rsid w:val="00662C3F"/>
    <w:rsid w:val="00663BEE"/>
    <w:rsid w:val="00664548"/>
    <w:rsid w:val="006652F7"/>
    <w:rsid w:val="00665866"/>
    <w:rsid w:val="006665F9"/>
    <w:rsid w:val="006701A7"/>
    <w:rsid w:val="00670356"/>
    <w:rsid w:val="00670F6C"/>
    <w:rsid w:val="00671294"/>
    <w:rsid w:val="0067136A"/>
    <w:rsid w:val="0067163F"/>
    <w:rsid w:val="00671BE8"/>
    <w:rsid w:val="00672767"/>
    <w:rsid w:val="0067332C"/>
    <w:rsid w:val="00677CFA"/>
    <w:rsid w:val="00677FF3"/>
    <w:rsid w:val="0068087B"/>
    <w:rsid w:val="00680E4A"/>
    <w:rsid w:val="00681558"/>
    <w:rsid w:val="00681765"/>
    <w:rsid w:val="00682318"/>
    <w:rsid w:val="00682AB0"/>
    <w:rsid w:val="006830C6"/>
    <w:rsid w:val="00683CA2"/>
    <w:rsid w:val="006844A9"/>
    <w:rsid w:val="006846A4"/>
    <w:rsid w:val="00685BA5"/>
    <w:rsid w:val="00687597"/>
    <w:rsid w:val="006879C2"/>
    <w:rsid w:val="00691655"/>
    <w:rsid w:val="0069282E"/>
    <w:rsid w:val="00693984"/>
    <w:rsid w:val="00694913"/>
    <w:rsid w:val="006960FC"/>
    <w:rsid w:val="006971BD"/>
    <w:rsid w:val="006A0058"/>
    <w:rsid w:val="006A0977"/>
    <w:rsid w:val="006A194E"/>
    <w:rsid w:val="006A34E1"/>
    <w:rsid w:val="006A6E4E"/>
    <w:rsid w:val="006B0DFA"/>
    <w:rsid w:val="006B1503"/>
    <w:rsid w:val="006B212C"/>
    <w:rsid w:val="006B32FA"/>
    <w:rsid w:val="006B3B80"/>
    <w:rsid w:val="006B3C16"/>
    <w:rsid w:val="006B412C"/>
    <w:rsid w:val="006B5251"/>
    <w:rsid w:val="006B5859"/>
    <w:rsid w:val="006B58D0"/>
    <w:rsid w:val="006B66AB"/>
    <w:rsid w:val="006B7E50"/>
    <w:rsid w:val="006B7FEB"/>
    <w:rsid w:val="006C1486"/>
    <w:rsid w:val="006C255B"/>
    <w:rsid w:val="006C2F67"/>
    <w:rsid w:val="006C4460"/>
    <w:rsid w:val="006C4BCB"/>
    <w:rsid w:val="006C6979"/>
    <w:rsid w:val="006C6BA8"/>
    <w:rsid w:val="006C6EF8"/>
    <w:rsid w:val="006C7123"/>
    <w:rsid w:val="006C7870"/>
    <w:rsid w:val="006C7EF7"/>
    <w:rsid w:val="006D0F45"/>
    <w:rsid w:val="006D1F5A"/>
    <w:rsid w:val="006D254B"/>
    <w:rsid w:val="006D25F6"/>
    <w:rsid w:val="006D2EDE"/>
    <w:rsid w:val="006D3B73"/>
    <w:rsid w:val="006D4112"/>
    <w:rsid w:val="006D4990"/>
    <w:rsid w:val="006D4DA4"/>
    <w:rsid w:val="006D5837"/>
    <w:rsid w:val="006D68D6"/>
    <w:rsid w:val="006D7283"/>
    <w:rsid w:val="006D7E52"/>
    <w:rsid w:val="006E0A16"/>
    <w:rsid w:val="006E0AA4"/>
    <w:rsid w:val="006E0DF3"/>
    <w:rsid w:val="006E2528"/>
    <w:rsid w:val="006E28A7"/>
    <w:rsid w:val="006E44E1"/>
    <w:rsid w:val="006E5211"/>
    <w:rsid w:val="006E56EA"/>
    <w:rsid w:val="006E65A3"/>
    <w:rsid w:val="006F0AEA"/>
    <w:rsid w:val="006F0DB5"/>
    <w:rsid w:val="006F2F9F"/>
    <w:rsid w:val="006F3127"/>
    <w:rsid w:val="006F402A"/>
    <w:rsid w:val="006F48C4"/>
    <w:rsid w:val="006F524B"/>
    <w:rsid w:val="006F5996"/>
    <w:rsid w:val="006F62B1"/>
    <w:rsid w:val="006F7F17"/>
    <w:rsid w:val="007004F1"/>
    <w:rsid w:val="00701372"/>
    <w:rsid w:val="007018BD"/>
    <w:rsid w:val="00702DE4"/>
    <w:rsid w:val="007045E6"/>
    <w:rsid w:val="0070513B"/>
    <w:rsid w:val="00705147"/>
    <w:rsid w:val="00710E51"/>
    <w:rsid w:val="00711483"/>
    <w:rsid w:val="007119D1"/>
    <w:rsid w:val="007122D9"/>
    <w:rsid w:val="00712E81"/>
    <w:rsid w:val="00712F1D"/>
    <w:rsid w:val="00713110"/>
    <w:rsid w:val="00713FC1"/>
    <w:rsid w:val="0071612D"/>
    <w:rsid w:val="0071660A"/>
    <w:rsid w:val="00717E6B"/>
    <w:rsid w:val="0072089E"/>
    <w:rsid w:val="00720EBE"/>
    <w:rsid w:val="007210D6"/>
    <w:rsid w:val="00722B58"/>
    <w:rsid w:val="00723B0F"/>
    <w:rsid w:val="00724106"/>
    <w:rsid w:val="00724C0B"/>
    <w:rsid w:val="0072592D"/>
    <w:rsid w:val="00725E6A"/>
    <w:rsid w:val="00727150"/>
    <w:rsid w:val="0072717D"/>
    <w:rsid w:val="00730183"/>
    <w:rsid w:val="00732458"/>
    <w:rsid w:val="00733EA4"/>
    <w:rsid w:val="0073450C"/>
    <w:rsid w:val="0073466E"/>
    <w:rsid w:val="007351E1"/>
    <w:rsid w:val="007356D3"/>
    <w:rsid w:val="007368C3"/>
    <w:rsid w:val="007400B6"/>
    <w:rsid w:val="00740C0C"/>
    <w:rsid w:val="00741327"/>
    <w:rsid w:val="00742F5A"/>
    <w:rsid w:val="007477BF"/>
    <w:rsid w:val="00750620"/>
    <w:rsid w:val="0075063E"/>
    <w:rsid w:val="00750F36"/>
    <w:rsid w:val="00751637"/>
    <w:rsid w:val="00751A62"/>
    <w:rsid w:val="00753DE9"/>
    <w:rsid w:val="007545AB"/>
    <w:rsid w:val="00754F80"/>
    <w:rsid w:val="007552B7"/>
    <w:rsid w:val="007554CD"/>
    <w:rsid w:val="007555EF"/>
    <w:rsid w:val="00757007"/>
    <w:rsid w:val="00757E7B"/>
    <w:rsid w:val="007603C0"/>
    <w:rsid w:val="00761541"/>
    <w:rsid w:val="00761965"/>
    <w:rsid w:val="00761D11"/>
    <w:rsid w:val="00763F21"/>
    <w:rsid w:val="00764B05"/>
    <w:rsid w:val="00764CE6"/>
    <w:rsid w:val="00766AD9"/>
    <w:rsid w:val="00767CB3"/>
    <w:rsid w:val="0077039F"/>
    <w:rsid w:val="007703BA"/>
    <w:rsid w:val="00770C32"/>
    <w:rsid w:val="00771063"/>
    <w:rsid w:val="007711C5"/>
    <w:rsid w:val="00771CA1"/>
    <w:rsid w:val="00771E1C"/>
    <w:rsid w:val="0077284D"/>
    <w:rsid w:val="007728E6"/>
    <w:rsid w:val="0077335D"/>
    <w:rsid w:val="00774903"/>
    <w:rsid w:val="00774BDA"/>
    <w:rsid w:val="00774D5A"/>
    <w:rsid w:val="00775577"/>
    <w:rsid w:val="00775777"/>
    <w:rsid w:val="00776070"/>
    <w:rsid w:val="00781B1C"/>
    <w:rsid w:val="00781F26"/>
    <w:rsid w:val="00782423"/>
    <w:rsid w:val="00782BDB"/>
    <w:rsid w:val="007831A5"/>
    <w:rsid w:val="00784444"/>
    <w:rsid w:val="00784F5B"/>
    <w:rsid w:val="0078554C"/>
    <w:rsid w:val="00786A6F"/>
    <w:rsid w:val="00787191"/>
    <w:rsid w:val="00787ECC"/>
    <w:rsid w:val="00790F43"/>
    <w:rsid w:val="00791546"/>
    <w:rsid w:val="00792270"/>
    <w:rsid w:val="00793026"/>
    <w:rsid w:val="00793ABB"/>
    <w:rsid w:val="007941D0"/>
    <w:rsid w:val="00794486"/>
    <w:rsid w:val="00794A23"/>
    <w:rsid w:val="00795D70"/>
    <w:rsid w:val="00797824"/>
    <w:rsid w:val="007A08DD"/>
    <w:rsid w:val="007A308B"/>
    <w:rsid w:val="007A4875"/>
    <w:rsid w:val="007A4918"/>
    <w:rsid w:val="007A53F0"/>
    <w:rsid w:val="007A5BDE"/>
    <w:rsid w:val="007A5C3F"/>
    <w:rsid w:val="007A662B"/>
    <w:rsid w:val="007A74DA"/>
    <w:rsid w:val="007B0489"/>
    <w:rsid w:val="007B1007"/>
    <w:rsid w:val="007B115E"/>
    <w:rsid w:val="007B2400"/>
    <w:rsid w:val="007B36CD"/>
    <w:rsid w:val="007B4B99"/>
    <w:rsid w:val="007B4BA4"/>
    <w:rsid w:val="007B5AC5"/>
    <w:rsid w:val="007C2AC5"/>
    <w:rsid w:val="007C3DA1"/>
    <w:rsid w:val="007C4189"/>
    <w:rsid w:val="007C59BE"/>
    <w:rsid w:val="007C630A"/>
    <w:rsid w:val="007C76AC"/>
    <w:rsid w:val="007D0453"/>
    <w:rsid w:val="007D0529"/>
    <w:rsid w:val="007D0780"/>
    <w:rsid w:val="007D1CCF"/>
    <w:rsid w:val="007D1D33"/>
    <w:rsid w:val="007D235E"/>
    <w:rsid w:val="007D341A"/>
    <w:rsid w:val="007D3FBD"/>
    <w:rsid w:val="007D54DB"/>
    <w:rsid w:val="007D6856"/>
    <w:rsid w:val="007D687B"/>
    <w:rsid w:val="007D7886"/>
    <w:rsid w:val="007E0137"/>
    <w:rsid w:val="007E0A32"/>
    <w:rsid w:val="007E14FA"/>
    <w:rsid w:val="007E1580"/>
    <w:rsid w:val="007E28D5"/>
    <w:rsid w:val="007E5F5E"/>
    <w:rsid w:val="007E66AA"/>
    <w:rsid w:val="007E69F3"/>
    <w:rsid w:val="007E6D29"/>
    <w:rsid w:val="007E6D2A"/>
    <w:rsid w:val="007E7066"/>
    <w:rsid w:val="007E7183"/>
    <w:rsid w:val="007E7E5B"/>
    <w:rsid w:val="007F0CD3"/>
    <w:rsid w:val="007F0D2D"/>
    <w:rsid w:val="007F2D8B"/>
    <w:rsid w:val="007F42AC"/>
    <w:rsid w:val="007F47EC"/>
    <w:rsid w:val="007F4F3D"/>
    <w:rsid w:val="007F573F"/>
    <w:rsid w:val="007F6853"/>
    <w:rsid w:val="007F75B3"/>
    <w:rsid w:val="0080174A"/>
    <w:rsid w:val="008017AC"/>
    <w:rsid w:val="00802B63"/>
    <w:rsid w:val="00803B07"/>
    <w:rsid w:val="008048B1"/>
    <w:rsid w:val="008072AB"/>
    <w:rsid w:val="008101E1"/>
    <w:rsid w:val="0081088F"/>
    <w:rsid w:val="00810B52"/>
    <w:rsid w:val="0081105F"/>
    <w:rsid w:val="00811E90"/>
    <w:rsid w:val="0081232D"/>
    <w:rsid w:val="008130B7"/>
    <w:rsid w:val="008138C7"/>
    <w:rsid w:val="0081522B"/>
    <w:rsid w:val="00815E1D"/>
    <w:rsid w:val="0081674C"/>
    <w:rsid w:val="00816E3F"/>
    <w:rsid w:val="00817C9E"/>
    <w:rsid w:val="00821038"/>
    <w:rsid w:val="0082121E"/>
    <w:rsid w:val="008216BC"/>
    <w:rsid w:val="00821B8D"/>
    <w:rsid w:val="00824B84"/>
    <w:rsid w:val="00824D61"/>
    <w:rsid w:val="00825861"/>
    <w:rsid w:val="008268FB"/>
    <w:rsid w:val="00827E3A"/>
    <w:rsid w:val="00831F55"/>
    <w:rsid w:val="008338F9"/>
    <w:rsid w:val="008359A7"/>
    <w:rsid w:val="0084181E"/>
    <w:rsid w:val="00841FD3"/>
    <w:rsid w:val="00842AEE"/>
    <w:rsid w:val="008449B4"/>
    <w:rsid w:val="00844E8E"/>
    <w:rsid w:val="008459E8"/>
    <w:rsid w:val="00845D2F"/>
    <w:rsid w:val="008464AB"/>
    <w:rsid w:val="0084749B"/>
    <w:rsid w:val="00851736"/>
    <w:rsid w:val="00851D42"/>
    <w:rsid w:val="008527FA"/>
    <w:rsid w:val="00852BD7"/>
    <w:rsid w:val="00852EC9"/>
    <w:rsid w:val="00853311"/>
    <w:rsid w:val="00854BF2"/>
    <w:rsid w:val="00855EA8"/>
    <w:rsid w:val="008566F7"/>
    <w:rsid w:val="0085737D"/>
    <w:rsid w:val="0086018F"/>
    <w:rsid w:val="00860B2B"/>
    <w:rsid w:val="00860B97"/>
    <w:rsid w:val="00861538"/>
    <w:rsid w:val="00864BB9"/>
    <w:rsid w:val="00865139"/>
    <w:rsid w:val="0086578F"/>
    <w:rsid w:val="00866115"/>
    <w:rsid w:val="00866122"/>
    <w:rsid w:val="00866B25"/>
    <w:rsid w:val="00866D86"/>
    <w:rsid w:val="008670DF"/>
    <w:rsid w:val="008678CE"/>
    <w:rsid w:val="00867CCD"/>
    <w:rsid w:val="0087198D"/>
    <w:rsid w:val="00872212"/>
    <w:rsid w:val="00872B8F"/>
    <w:rsid w:val="00873093"/>
    <w:rsid w:val="00874BCD"/>
    <w:rsid w:val="008752F4"/>
    <w:rsid w:val="00876581"/>
    <w:rsid w:val="008826C3"/>
    <w:rsid w:val="0088325D"/>
    <w:rsid w:val="00883F86"/>
    <w:rsid w:val="0088424A"/>
    <w:rsid w:val="00884C5F"/>
    <w:rsid w:val="00885910"/>
    <w:rsid w:val="00885F92"/>
    <w:rsid w:val="008863C2"/>
    <w:rsid w:val="00887123"/>
    <w:rsid w:val="0088781F"/>
    <w:rsid w:val="00887DC7"/>
    <w:rsid w:val="00891535"/>
    <w:rsid w:val="0089207F"/>
    <w:rsid w:val="0089217A"/>
    <w:rsid w:val="00892B38"/>
    <w:rsid w:val="00892B3D"/>
    <w:rsid w:val="00893F5B"/>
    <w:rsid w:val="00895F12"/>
    <w:rsid w:val="008A0A0C"/>
    <w:rsid w:val="008A25EE"/>
    <w:rsid w:val="008A3870"/>
    <w:rsid w:val="008A4276"/>
    <w:rsid w:val="008A4A77"/>
    <w:rsid w:val="008A5A73"/>
    <w:rsid w:val="008A5F3B"/>
    <w:rsid w:val="008A6BC8"/>
    <w:rsid w:val="008A6FE1"/>
    <w:rsid w:val="008A7089"/>
    <w:rsid w:val="008A7BC6"/>
    <w:rsid w:val="008B01C5"/>
    <w:rsid w:val="008B08AA"/>
    <w:rsid w:val="008B094E"/>
    <w:rsid w:val="008B1163"/>
    <w:rsid w:val="008B1D30"/>
    <w:rsid w:val="008B3535"/>
    <w:rsid w:val="008B5352"/>
    <w:rsid w:val="008B62EA"/>
    <w:rsid w:val="008B696E"/>
    <w:rsid w:val="008B6CA4"/>
    <w:rsid w:val="008C01A4"/>
    <w:rsid w:val="008C05F6"/>
    <w:rsid w:val="008C09A5"/>
    <w:rsid w:val="008C12D7"/>
    <w:rsid w:val="008C186C"/>
    <w:rsid w:val="008C1C5F"/>
    <w:rsid w:val="008C32AA"/>
    <w:rsid w:val="008C6733"/>
    <w:rsid w:val="008C694B"/>
    <w:rsid w:val="008C6CF6"/>
    <w:rsid w:val="008D2537"/>
    <w:rsid w:val="008D3358"/>
    <w:rsid w:val="008D3D9B"/>
    <w:rsid w:val="008D4B0B"/>
    <w:rsid w:val="008D50BE"/>
    <w:rsid w:val="008D5965"/>
    <w:rsid w:val="008D60F7"/>
    <w:rsid w:val="008D631C"/>
    <w:rsid w:val="008D6BA7"/>
    <w:rsid w:val="008D7AC1"/>
    <w:rsid w:val="008D7B4B"/>
    <w:rsid w:val="008D7C70"/>
    <w:rsid w:val="008E07AB"/>
    <w:rsid w:val="008E08C2"/>
    <w:rsid w:val="008E09E6"/>
    <w:rsid w:val="008E184C"/>
    <w:rsid w:val="008E5317"/>
    <w:rsid w:val="008E5ADD"/>
    <w:rsid w:val="008E7338"/>
    <w:rsid w:val="008E760B"/>
    <w:rsid w:val="008F0810"/>
    <w:rsid w:val="008F0886"/>
    <w:rsid w:val="008F19F8"/>
    <w:rsid w:val="008F2108"/>
    <w:rsid w:val="008F3194"/>
    <w:rsid w:val="008F37EE"/>
    <w:rsid w:val="008F4AB3"/>
    <w:rsid w:val="008F4BED"/>
    <w:rsid w:val="008F50B9"/>
    <w:rsid w:val="008F63E2"/>
    <w:rsid w:val="008F6988"/>
    <w:rsid w:val="008F77AA"/>
    <w:rsid w:val="008F7C0E"/>
    <w:rsid w:val="0090054F"/>
    <w:rsid w:val="00901821"/>
    <w:rsid w:val="00901F05"/>
    <w:rsid w:val="00902D30"/>
    <w:rsid w:val="0090436F"/>
    <w:rsid w:val="009052A8"/>
    <w:rsid w:val="00907212"/>
    <w:rsid w:val="0090751D"/>
    <w:rsid w:val="00907F91"/>
    <w:rsid w:val="0091030F"/>
    <w:rsid w:val="00910CA4"/>
    <w:rsid w:val="00912061"/>
    <w:rsid w:val="0091337F"/>
    <w:rsid w:val="00913BEA"/>
    <w:rsid w:val="00913FF8"/>
    <w:rsid w:val="00916E25"/>
    <w:rsid w:val="00920A45"/>
    <w:rsid w:val="00920C4B"/>
    <w:rsid w:val="00920D30"/>
    <w:rsid w:val="0092197C"/>
    <w:rsid w:val="00922C22"/>
    <w:rsid w:val="00923487"/>
    <w:rsid w:val="009238A9"/>
    <w:rsid w:val="009239C6"/>
    <w:rsid w:val="0092535F"/>
    <w:rsid w:val="00925F49"/>
    <w:rsid w:val="009304FF"/>
    <w:rsid w:val="00930F98"/>
    <w:rsid w:val="009314E8"/>
    <w:rsid w:val="0093182C"/>
    <w:rsid w:val="009345D7"/>
    <w:rsid w:val="009347D5"/>
    <w:rsid w:val="0093515F"/>
    <w:rsid w:val="00936326"/>
    <w:rsid w:val="0093755D"/>
    <w:rsid w:val="0093769C"/>
    <w:rsid w:val="00941EDB"/>
    <w:rsid w:val="009425E2"/>
    <w:rsid w:val="00943AE5"/>
    <w:rsid w:val="00943D97"/>
    <w:rsid w:val="00947216"/>
    <w:rsid w:val="0095094E"/>
    <w:rsid w:val="00950B45"/>
    <w:rsid w:val="00950E01"/>
    <w:rsid w:val="0095261B"/>
    <w:rsid w:val="0095335A"/>
    <w:rsid w:val="00953BBF"/>
    <w:rsid w:val="009541A3"/>
    <w:rsid w:val="0095552E"/>
    <w:rsid w:val="009572D4"/>
    <w:rsid w:val="00957905"/>
    <w:rsid w:val="00957C6D"/>
    <w:rsid w:val="00960898"/>
    <w:rsid w:val="0096460E"/>
    <w:rsid w:val="00964825"/>
    <w:rsid w:val="00966788"/>
    <w:rsid w:val="00970A6A"/>
    <w:rsid w:val="00973264"/>
    <w:rsid w:val="00973ADF"/>
    <w:rsid w:val="0097538C"/>
    <w:rsid w:val="009756AA"/>
    <w:rsid w:val="00976A79"/>
    <w:rsid w:val="00976D16"/>
    <w:rsid w:val="00981070"/>
    <w:rsid w:val="00981BA4"/>
    <w:rsid w:val="00983634"/>
    <w:rsid w:val="00983C3C"/>
    <w:rsid w:val="009854A3"/>
    <w:rsid w:val="00985C83"/>
    <w:rsid w:val="00985F17"/>
    <w:rsid w:val="00986D0F"/>
    <w:rsid w:val="00986D92"/>
    <w:rsid w:val="0099051B"/>
    <w:rsid w:val="009912D4"/>
    <w:rsid w:val="0099168D"/>
    <w:rsid w:val="0099452D"/>
    <w:rsid w:val="00994E74"/>
    <w:rsid w:val="00996B13"/>
    <w:rsid w:val="009A0DDF"/>
    <w:rsid w:val="009A1258"/>
    <w:rsid w:val="009A1F84"/>
    <w:rsid w:val="009A24B1"/>
    <w:rsid w:val="009A3198"/>
    <w:rsid w:val="009A61BB"/>
    <w:rsid w:val="009A6707"/>
    <w:rsid w:val="009A677C"/>
    <w:rsid w:val="009A704D"/>
    <w:rsid w:val="009A73ED"/>
    <w:rsid w:val="009A7CA8"/>
    <w:rsid w:val="009B0C96"/>
    <w:rsid w:val="009B0D59"/>
    <w:rsid w:val="009B2DFA"/>
    <w:rsid w:val="009B55A4"/>
    <w:rsid w:val="009B55AE"/>
    <w:rsid w:val="009B5CBE"/>
    <w:rsid w:val="009B6D5B"/>
    <w:rsid w:val="009C035F"/>
    <w:rsid w:val="009C0B4B"/>
    <w:rsid w:val="009C22D0"/>
    <w:rsid w:val="009C2CC7"/>
    <w:rsid w:val="009C3064"/>
    <w:rsid w:val="009C33A3"/>
    <w:rsid w:val="009C3637"/>
    <w:rsid w:val="009C37CC"/>
    <w:rsid w:val="009C3A2C"/>
    <w:rsid w:val="009C3F9C"/>
    <w:rsid w:val="009C43DD"/>
    <w:rsid w:val="009C4620"/>
    <w:rsid w:val="009C5948"/>
    <w:rsid w:val="009C5BEE"/>
    <w:rsid w:val="009C60D7"/>
    <w:rsid w:val="009C6251"/>
    <w:rsid w:val="009D221E"/>
    <w:rsid w:val="009D283A"/>
    <w:rsid w:val="009D2975"/>
    <w:rsid w:val="009D3849"/>
    <w:rsid w:val="009D40DE"/>
    <w:rsid w:val="009D4FB7"/>
    <w:rsid w:val="009D5F48"/>
    <w:rsid w:val="009D6258"/>
    <w:rsid w:val="009E3189"/>
    <w:rsid w:val="009E3768"/>
    <w:rsid w:val="009E3B32"/>
    <w:rsid w:val="009E3E90"/>
    <w:rsid w:val="009E50D8"/>
    <w:rsid w:val="009F0605"/>
    <w:rsid w:val="009F07E4"/>
    <w:rsid w:val="009F12A7"/>
    <w:rsid w:val="009F2103"/>
    <w:rsid w:val="009F3471"/>
    <w:rsid w:val="009F391D"/>
    <w:rsid w:val="009F4E05"/>
    <w:rsid w:val="009F5BD5"/>
    <w:rsid w:val="009F647F"/>
    <w:rsid w:val="009F6745"/>
    <w:rsid w:val="009F73E1"/>
    <w:rsid w:val="009F7D7D"/>
    <w:rsid w:val="00A0080A"/>
    <w:rsid w:val="00A00DFF"/>
    <w:rsid w:val="00A0124D"/>
    <w:rsid w:val="00A01A3B"/>
    <w:rsid w:val="00A01D7B"/>
    <w:rsid w:val="00A0240E"/>
    <w:rsid w:val="00A02778"/>
    <w:rsid w:val="00A04133"/>
    <w:rsid w:val="00A04D53"/>
    <w:rsid w:val="00A057C1"/>
    <w:rsid w:val="00A05F6E"/>
    <w:rsid w:val="00A06379"/>
    <w:rsid w:val="00A06800"/>
    <w:rsid w:val="00A06D66"/>
    <w:rsid w:val="00A10622"/>
    <w:rsid w:val="00A1118E"/>
    <w:rsid w:val="00A1171E"/>
    <w:rsid w:val="00A11BF8"/>
    <w:rsid w:val="00A11D1A"/>
    <w:rsid w:val="00A11E33"/>
    <w:rsid w:val="00A12298"/>
    <w:rsid w:val="00A12E51"/>
    <w:rsid w:val="00A14EB8"/>
    <w:rsid w:val="00A15A43"/>
    <w:rsid w:val="00A15E4B"/>
    <w:rsid w:val="00A16825"/>
    <w:rsid w:val="00A17FBC"/>
    <w:rsid w:val="00A21DFA"/>
    <w:rsid w:val="00A22002"/>
    <w:rsid w:val="00A23445"/>
    <w:rsid w:val="00A2416E"/>
    <w:rsid w:val="00A24371"/>
    <w:rsid w:val="00A267D2"/>
    <w:rsid w:val="00A2789A"/>
    <w:rsid w:val="00A27917"/>
    <w:rsid w:val="00A30F2D"/>
    <w:rsid w:val="00A30FED"/>
    <w:rsid w:val="00A3174C"/>
    <w:rsid w:val="00A32308"/>
    <w:rsid w:val="00A32322"/>
    <w:rsid w:val="00A325DA"/>
    <w:rsid w:val="00A33A81"/>
    <w:rsid w:val="00A34880"/>
    <w:rsid w:val="00A35AF8"/>
    <w:rsid w:val="00A35D2B"/>
    <w:rsid w:val="00A367DE"/>
    <w:rsid w:val="00A403B2"/>
    <w:rsid w:val="00A41BEE"/>
    <w:rsid w:val="00A42DA4"/>
    <w:rsid w:val="00A42F91"/>
    <w:rsid w:val="00A43192"/>
    <w:rsid w:val="00A43411"/>
    <w:rsid w:val="00A43CEE"/>
    <w:rsid w:val="00A44AA2"/>
    <w:rsid w:val="00A44B72"/>
    <w:rsid w:val="00A45069"/>
    <w:rsid w:val="00A45E7D"/>
    <w:rsid w:val="00A46128"/>
    <w:rsid w:val="00A46B34"/>
    <w:rsid w:val="00A47366"/>
    <w:rsid w:val="00A4770E"/>
    <w:rsid w:val="00A509CC"/>
    <w:rsid w:val="00A51267"/>
    <w:rsid w:val="00A532F6"/>
    <w:rsid w:val="00A53FEF"/>
    <w:rsid w:val="00A542E8"/>
    <w:rsid w:val="00A56059"/>
    <w:rsid w:val="00A56612"/>
    <w:rsid w:val="00A56ABC"/>
    <w:rsid w:val="00A56D37"/>
    <w:rsid w:val="00A57060"/>
    <w:rsid w:val="00A570EC"/>
    <w:rsid w:val="00A60772"/>
    <w:rsid w:val="00A609D0"/>
    <w:rsid w:val="00A61634"/>
    <w:rsid w:val="00A61802"/>
    <w:rsid w:val="00A63814"/>
    <w:rsid w:val="00A63EE5"/>
    <w:rsid w:val="00A6678E"/>
    <w:rsid w:val="00A66836"/>
    <w:rsid w:val="00A67870"/>
    <w:rsid w:val="00A67D43"/>
    <w:rsid w:val="00A70596"/>
    <w:rsid w:val="00A718CA"/>
    <w:rsid w:val="00A72022"/>
    <w:rsid w:val="00A73114"/>
    <w:rsid w:val="00A76C98"/>
    <w:rsid w:val="00A7702B"/>
    <w:rsid w:val="00A77B05"/>
    <w:rsid w:val="00A77FFD"/>
    <w:rsid w:val="00A81664"/>
    <w:rsid w:val="00A83F51"/>
    <w:rsid w:val="00A8498A"/>
    <w:rsid w:val="00A85EF9"/>
    <w:rsid w:val="00A864D6"/>
    <w:rsid w:val="00A87CE5"/>
    <w:rsid w:val="00A91422"/>
    <w:rsid w:val="00A92453"/>
    <w:rsid w:val="00A924C8"/>
    <w:rsid w:val="00A92DA7"/>
    <w:rsid w:val="00A92E35"/>
    <w:rsid w:val="00A93069"/>
    <w:rsid w:val="00A93853"/>
    <w:rsid w:val="00A9396B"/>
    <w:rsid w:val="00A94CF1"/>
    <w:rsid w:val="00A97C28"/>
    <w:rsid w:val="00A97DBB"/>
    <w:rsid w:val="00A97E81"/>
    <w:rsid w:val="00AA00AC"/>
    <w:rsid w:val="00AA0D7F"/>
    <w:rsid w:val="00AA1159"/>
    <w:rsid w:val="00AA3E76"/>
    <w:rsid w:val="00AA476C"/>
    <w:rsid w:val="00AA71AA"/>
    <w:rsid w:val="00AA7837"/>
    <w:rsid w:val="00AB1719"/>
    <w:rsid w:val="00AB2181"/>
    <w:rsid w:val="00AB26C9"/>
    <w:rsid w:val="00AB3E46"/>
    <w:rsid w:val="00AB563A"/>
    <w:rsid w:val="00AC0B57"/>
    <w:rsid w:val="00AC0BF5"/>
    <w:rsid w:val="00AC0E0B"/>
    <w:rsid w:val="00AC2080"/>
    <w:rsid w:val="00AC3026"/>
    <w:rsid w:val="00AC5A34"/>
    <w:rsid w:val="00AC5E11"/>
    <w:rsid w:val="00AC678D"/>
    <w:rsid w:val="00AC6997"/>
    <w:rsid w:val="00AC6D4B"/>
    <w:rsid w:val="00AC6EA0"/>
    <w:rsid w:val="00AD0E26"/>
    <w:rsid w:val="00AD0F00"/>
    <w:rsid w:val="00AD30EF"/>
    <w:rsid w:val="00AD3683"/>
    <w:rsid w:val="00AD3772"/>
    <w:rsid w:val="00AD5FC6"/>
    <w:rsid w:val="00AD62B3"/>
    <w:rsid w:val="00AD692F"/>
    <w:rsid w:val="00AD6A52"/>
    <w:rsid w:val="00AD7D8A"/>
    <w:rsid w:val="00AE020C"/>
    <w:rsid w:val="00AE0AD3"/>
    <w:rsid w:val="00AE3CDD"/>
    <w:rsid w:val="00AE4E0A"/>
    <w:rsid w:val="00AE6E90"/>
    <w:rsid w:val="00AE758B"/>
    <w:rsid w:val="00AE79E6"/>
    <w:rsid w:val="00AF16A6"/>
    <w:rsid w:val="00AF19F1"/>
    <w:rsid w:val="00AF2DD0"/>
    <w:rsid w:val="00AF32D4"/>
    <w:rsid w:val="00AF4277"/>
    <w:rsid w:val="00AF46B7"/>
    <w:rsid w:val="00AF4D60"/>
    <w:rsid w:val="00AF4EBF"/>
    <w:rsid w:val="00AF4F13"/>
    <w:rsid w:val="00AF5B23"/>
    <w:rsid w:val="00AF5CA6"/>
    <w:rsid w:val="00AF7AB3"/>
    <w:rsid w:val="00AF7AE2"/>
    <w:rsid w:val="00AF7F11"/>
    <w:rsid w:val="00B00B50"/>
    <w:rsid w:val="00B01C4D"/>
    <w:rsid w:val="00B0238B"/>
    <w:rsid w:val="00B02A8E"/>
    <w:rsid w:val="00B02E76"/>
    <w:rsid w:val="00B030D6"/>
    <w:rsid w:val="00B05367"/>
    <w:rsid w:val="00B0601A"/>
    <w:rsid w:val="00B074F0"/>
    <w:rsid w:val="00B077D8"/>
    <w:rsid w:val="00B07BB1"/>
    <w:rsid w:val="00B07CA0"/>
    <w:rsid w:val="00B07CAC"/>
    <w:rsid w:val="00B10256"/>
    <w:rsid w:val="00B10502"/>
    <w:rsid w:val="00B10588"/>
    <w:rsid w:val="00B10A59"/>
    <w:rsid w:val="00B11268"/>
    <w:rsid w:val="00B11828"/>
    <w:rsid w:val="00B11C5A"/>
    <w:rsid w:val="00B132CB"/>
    <w:rsid w:val="00B13C0B"/>
    <w:rsid w:val="00B14953"/>
    <w:rsid w:val="00B1535F"/>
    <w:rsid w:val="00B1720A"/>
    <w:rsid w:val="00B2050A"/>
    <w:rsid w:val="00B22450"/>
    <w:rsid w:val="00B2280B"/>
    <w:rsid w:val="00B23276"/>
    <w:rsid w:val="00B23353"/>
    <w:rsid w:val="00B23580"/>
    <w:rsid w:val="00B23627"/>
    <w:rsid w:val="00B2371C"/>
    <w:rsid w:val="00B2439A"/>
    <w:rsid w:val="00B244F7"/>
    <w:rsid w:val="00B248F9"/>
    <w:rsid w:val="00B24990"/>
    <w:rsid w:val="00B26472"/>
    <w:rsid w:val="00B2700F"/>
    <w:rsid w:val="00B2776E"/>
    <w:rsid w:val="00B30217"/>
    <w:rsid w:val="00B31B98"/>
    <w:rsid w:val="00B32209"/>
    <w:rsid w:val="00B3375D"/>
    <w:rsid w:val="00B338C7"/>
    <w:rsid w:val="00B34DDD"/>
    <w:rsid w:val="00B35078"/>
    <w:rsid w:val="00B3567D"/>
    <w:rsid w:val="00B360F9"/>
    <w:rsid w:val="00B363C2"/>
    <w:rsid w:val="00B367E1"/>
    <w:rsid w:val="00B3738A"/>
    <w:rsid w:val="00B416BF"/>
    <w:rsid w:val="00B4309A"/>
    <w:rsid w:val="00B4467F"/>
    <w:rsid w:val="00B451AE"/>
    <w:rsid w:val="00B46223"/>
    <w:rsid w:val="00B465A0"/>
    <w:rsid w:val="00B46721"/>
    <w:rsid w:val="00B46CD4"/>
    <w:rsid w:val="00B52E67"/>
    <w:rsid w:val="00B5355C"/>
    <w:rsid w:val="00B53E96"/>
    <w:rsid w:val="00B5400A"/>
    <w:rsid w:val="00B54FA4"/>
    <w:rsid w:val="00B55E4E"/>
    <w:rsid w:val="00B55F4B"/>
    <w:rsid w:val="00B57165"/>
    <w:rsid w:val="00B5766F"/>
    <w:rsid w:val="00B60347"/>
    <w:rsid w:val="00B603DB"/>
    <w:rsid w:val="00B60F33"/>
    <w:rsid w:val="00B61350"/>
    <w:rsid w:val="00B63C35"/>
    <w:rsid w:val="00B63FB5"/>
    <w:rsid w:val="00B6630A"/>
    <w:rsid w:val="00B66D1C"/>
    <w:rsid w:val="00B6755E"/>
    <w:rsid w:val="00B676E6"/>
    <w:rsid w:val="00B67F42"/>
    <w:rsid w:val="00B70325"/>
    <w:rsid w:val="00B7119A"/>
    <w:rsid w:val="00B71ED4"/>
    <w:rsid w:val="00B73760"/>
    <w:rsid w:val="00B73EF6"/>
    <w:rsid w:val="00B74D8A"/>
    <w:rsid w:val="00B74FBE"/>
    <w:rsid w:val="00B7534E"/>
    <w:rsid w:val="00B75468"/>
    <w:rsid w:val="00B77FC0"/>
    <w:rsid w:val="00B80CA2"/>
    <w:rsid w:val="00B80EAC"/>
    <w:rsid w:val="00B824AA"/>
    <w:rsid w:val="00B837C3"/>
    <w:rsid w:val="00B8474F"/>
    <w:rsid w:val="00B858AB"/>
    <w:rsid w:val="00B872E9"/>
    <w:rsid w:val="00B872F5"/>
    <w:rsid w:val="00B87685"/>
    <w:rsid w:val="00B8788D"/>
    <w:rsid w:val="00B90C0A"/>
    <w:rsid w:val="00B90FC3"/>
    <w:rsid w:val="00B910C2"/>
    <w:rsid w:val="00B91295"/>
    <w:rsid w:val="00B913A0"/>
    <w:rsid w:val="00B92800"/>
    <w:rsid w:val="00B93071"/>
    <w:rsid w:val="00B940D0"/>
    <w:rsid w:val="00B942B6"/>
    <w:rsid w:val="00B94890"/>
    <w:rsid w:val="00B95445"/>
    <w:rsid w:val="00B954F4"/>
    <w:rsid w:val="00B96696"/>
    <w:rsid w:val="00B96DC8"/>
    <w:rsid w:val="00B975F1"/>
    <w:rsid w:val="00BA3D14"/>
    <w:rsid w:val="00BA76AA"/>
    <w:rsid w:val="00BA7D58"/>
    <w:rsid w:val="00BA7D99"/>
    <w:rsid w:val="00BB09B2"/>
    <w:rsid w:val="00BB10F9"/>
    <w:rsid w:val="00BB211B"/>
    <w:rsid w:val="00BB25C5"/>
    <w:rsid w:val="00BB3245"/>
    <w:rsid w:val="00BB3D20"/>
    <w:rsid w:val="00BB41CC"/>
    <w:rsid w:val="00BB77F7"/>
    <w:rsid w:val="00BC1074"/>
    <w:rsid w:val="00BC1472"/>
    <w:rsid w:val="00BC1AD1"/>
    <w:rsid w:val="00BC2E86"/>
    <w:rsid w:val="00BC33B0"/>
    <w:rsid w:val="00BC33C8"/>
    <w:rsid w:val="00BC3A02"/>
    <w:rsid w:val="00BC414C"/>
    <w:rsid w:val="00BC43DB"/>
    <w:rsid w:val="00BC7650"/>
    <w:rsid w:val="00BC76CD"/>
    <w:rsid w:val="00BC770A"/>
    <w:rsid w:val="00BC7C28"/>
    <w:rsid w:val="00BC7E71"/>
    <w:rsid w:val="00BD1786"/>
    <w:rsid w:val="00BD1944"/>
    <w:rsid w:val="00BD3681"/>
    <w:rsid w:val="00BD5773"/>
    <w:rsid w:val="00BD64F3"/>
    <w:rsid w:val="00BD721F"/>
    <w:rsid w:val="00BE219B"/>
    <w:rsid w:val="00BE27CC"/>
    <w:rsid w:val="00BE4D43"/>
    <w:rsid w:val="00BE56DE"/>
    <w:rsid w:val="00BE67B7"/>
    <w:rsid w:val="00BF069A"/>
    <w:rsid w:val="00BF1AF1"/>
    <w:rsid w:val="00BF20C8"/>
    <w:rsid w:val="00BF57A0"/>
    <w:rsid w:val="00BF5932"/>
    <w:rsid w:val="00BF6EA5"/>
    <w:rsid w:val="00BF725A"/>
    <w:rsid w:val="00C0032D"/>
    <w:rsid w:val="00C02C8E"/>
    <w:rsid w:val="00C0376B"/>
    <w:rsid w:val="00C03DB7"/>
    <w:rsid w:val="00C04786"/>
    <w:rsid w:val="00C061CA"/>
    <w:rsid w:val="00C06679"/>
    <w:rsid w:val="00C06FBA"/>
    <w:rsid w:val="00C102F7"/>
    <w:rsid w:val="00C10C64"/>
    <w:rsid w:val="00C10DF1"/>
    <w:rsid w:val="00C11FF4"/>
    <w:rsid w:val="00C12C74"/>
    <w:rsid w:val="00C13327"/>
    <w:rsid w:val="00C136F3"/>
    <w:rsid w:val="00C13793"/>
    <w:rsid w:val="00C138FB"/>
    <w:rsid w:val="00C14629"/>
    <w:rsid w:val="00C152CD"/>
    <w:rsid w:val="00C16AC2"/>
    <w:rsid w:val="00C16EC1"/>
    <w:rsid w:val="00C1704D"/>
    <w:rsid w:val="00C20665"/>
    <w:rsid w:val="00C21254"/>
    <w:rsid w:val="00C220F1"/>
    <w:rsid w:val="00C24548"/>
    <w:rsid w:val="00C255C2"/>
    <w:rsid w:val="00C25E0F"/>
    <w:rsid w:val="00C275C5"/>
    <w:rsid w:val="00C3046A"/>
    <w:rsid w:val="00C3148D"/>
    <w:rsid w:val="00C32397"/>
    <w:rsid w:val="00C33795"/>
    <w:rsid w:val="00C33F18"/>
    <w:rsid w:val="00C368C7"/>
    <w:rsid w:val="00C36A73"/>
    <w:rsid w:val="00C36B75"/>
    <w:rsid w:val="00C374F5"/>
    <w:rsid w:val="00C40CE9"/>
    <w:rsid w:val="00C40F83"/>
    <w:rsid w:val="00C4282B"/>
    <w:rsid w:val="00C431BE"/>
    <w:rsid w:val="00C45AB8"/>
    <w:rsid w:val="00C470DE"/>
    <w:rsid w:val="00C50A8A"/>
    <w:rsid w:val="00C5103A"/>
    <w:rsid w:val="00C51AB1"/>
    <w:rsid w:val="00C5203C"/>
    <w:rsid w:val="00C522B1"/>
    <w:rsid w:val="00C538D7"/>
    <w:rsid w:val="00C53C9D"/>
    <w:rsid w:val="00C56001"/>
    <w:rsid w:val="00C56CD1"/>
    <w:rsid w:val="00C61072"/>
    <w:rsid w:val="00C61B1E"/>
    <w:rsid w:val="00C62410"/>
    <w:rsid w:val="00C627C4"/>
    <w:rsid w:val="00C63469"/>
    <w:rsid w:val="00C635AF"/>
    <w:rsid w:val="00C65356"/>
    <w:rsid w:val="00C65D2F"/>
    <w:rsid w:val="00C67C3F"/>
    <w:rsid w:val="00C67C5E"/>
    <w:rsid w:val="00C71F7A"/>
    <w:rsid w:val="00C726C8"/>
    <w:rsid w:val="00C73F0D"/>
    <w:rsid w:val="00C80F7C"/>
    <w:rsid w:val="00C813A1"/>
    <w:rsid w:val="00C81772"/>
    <w:rsid w:val="00C83B2F"/>
    <w:rsid w:val="00C857E9"/>
    <w:rsid w:val="00C87BF1"/>
    <w:rsid w:val="00C90A99"/>
    <w:rsid w:val="00C917FF"/>
    <w:rsid w:val="00C919A4"/>
    <w:rsid w:val="00C922FD"/>
    <w:rsid w:val="00C9254B"/>
    <w:rsid w:val="00C925F1"/>
    <w:rsid w:val="00C93FDD"/>
    <w:rsid w:val="00C978BF"/>
    <w:rsid w:val="00CA1611"/>
    <w:rsid w:val="00CA216B"/>
    <w:rsid w:val="00CA2A09"/>
    <w:rsid w:val="00CA4308"/>
    <w:rsid w:val="00CA4E20"/>
    <w:rsid w:val="00CA611D"/>
    <w:rsid w:val="00CA69EC"/>
    <w:rsid w:val="00CB0A19"/>
    <w:rsid w:val="00CB11CC"/>
    <w:rsid w:val="00CB1623"/>
    <w:rsid w:val="00CB2BCF"/>
    <w:rsid w:val="00CB302A"/>
    <w:rsid w:val="00CB4A3E"/>
    <w:rsid w:val="00CB5229"/>
    <w:rsid w:val="00CB5FC2"/>
    <w:rsid w:val="00CB70AF"/>
    <w:rsid w:val="00CB7204"/>
    <w:rsid w:val="00CC0F1E"/>
    <w:rsid w:val="00CC15BE"/>
    <w:rsid w:val="00CC1615"/>
    <w:rsid w:val="00CC17C5"/>
    <w:rsid w:val="00CC1923"/>
    <w:rsid w:val="00CC1CFC"/>
    <w:rsid w:val="00CC262E"/>
    <w:rsid w:val="00CC37AE"/>
    <w:rsid w:val="00CC40A9"/>
    <w:rsid w:val="00CC4397"/>
    <w:rsid w:val="00CC4871"/>
    <w:rsid w:val="00CC4E91"/>
    <w:rsid w:val="00CC4F09"/>
    <w:rsid w:val="00CC50D3"/>
    <w:rsid w:val="00CC5166"/>
    <w:rsid w:val="00CC76DD"/>
    <w:rsid w:val="00CD0203"/>
    <w:rsid w:val="00CD03E4"/>
    <w:rsid w:val="00CD09D9"/>
    <w:rsid w:val="00CD0C54"/>
    <w:rsid w:val="00CD4DBD"/>
    <w:rsid w:val="00CD6227"/>
    <w:rsid w:val="00CD6505"/>
    <w:rsid w:val="00CD6E18"/>
    <w:rsid w:val="00CD71B5"/>
    <w:rsid w:val="00CE09DC"/>
    <w:rsid w:val="00CE0C19"/>
    <w:rsid w:val="00CE0E2A"/>
    <w:rsid w:val="00CE2743"/>
    <w:rsid w:val="00CE5AD6"/>
    <w:rsid w:val="00CE7602"/>
    <w:rsid w:val="00CF0540"/>
    <w:rsid w:val="00CF0A8F"/>
    <w:rsid w:val="00CF1094"/>
    <w:rsid w:val="00CF139F"/>
    <w:rsid w:val="00CF15CB"/>
    <w:rsid w:val="00CF43D0"/>
    <w:rsid w:val="00CF456F"/>
    <w:rsid w:val="00CF68B2"/>
    <w:rsid w:val="00CF77FA"/>
    <w:rsid w:val="00CF7C50"/>
    <w:rsid w:val="00D011DA"/>
    <w:rsid w:val="00D0189F"/>
    <w:rsid w:val="00D02045"/>
    <w:rsid w:val="00D020AA"/>
    <w:rsid w:val="00D02894"/>
    <w:rsid w:val="00D031BF"/>
    <w:rsid w:val="00D0437B"/>
    <w:rsid w:val="00D04CA7"/>
    <w:rsid w:val="00D0662E"/>
    <w:rsid w:val="00D066C3"/>
    <w:rsid w:val="00D06D6A"/>
    <w:rsid w:val="00D10301"/>
    <w:rsid w:val="00D11DC4"/>
    <w:rsid w:val="00D12F07"/>
    <w:rsid w:val="00D1562D"/>
    <w:rsid w:val="00D1565A"/>
    <w:rsid w:val="00D175B0"/>
    <w:rsid w:val="00D21157"/>
    <w:rsid w:val="00D234F5"/>
    <w:rsid w:val="00D24215"/>
    <w:rsid w:val="00D25916"/>
    <w:rsid w:val="00D25D69"/>
    <w:rsid w:val="00D2672F"/>
    <w:rsid w:val="00D268C9"/>
    <w:rsid w:val="00D26C68"/>
    <w:rsid w:val="00D26F57"/>
    <w:rsid w:val="00D304BC"/>
    <w:rsid w:val="00D30C32"/>
    <w:rsid w:val="00D31AB0"/>
    <w:rsid w:val="00D31BCC"/>
    <w:rsid w:val="00D35BA9"/>
    <w:rsid w:val="00D35D1D"/>
    <w:rsid w:val="00D35E4E"/>
    <w:rsid w:val="00D41918"/>
    <w:rsid w:val="00D4268E"/>
    <w:rsid w:val="00D427B5"/>
    <w:rsid w:val="00D42EF5"/>
    <w:rsid w:val="00D43078"/>
    <w:rsid w:val="00D4377E"/>
    <w:rsid w:val="00D43866"/>
    <w:rsid w:val="00D444CD"/>
    <w:rsid w:val="00D44511"/>
    <w:rsid w:val="00D45364"/>
    <w:rsid w:val="00D45853"/>
    <w:rsid w:val="00D467D9"/>
    <w:rsid w:val="00D47052"/>
    <w:rsid w:val="00D5159E"/>
    <w:rsid w:val="00D5221D"/>
    <w:rsid w:val="00D5465C"/>
    <w:rsid w:val="00D558CB"/>
    <w:rsid w:val="00D55D25"/>
    <w:rsid w:val="00D568F0"/>
    <w:rsid w:val="00D56D10"/>
    <w:rsid w:val="00D57BD2"/>
    <w:rsid w:val="00D60E0A"/>
    <w:rsid w:val="00D61EEA"/>
    <w:rsid w:val="00D627D9"/>
    <w:rsid w:val="00D63186"/>
    <w:rsid w:val="00D6423E"/>
    <w:rsid w:val="00D65E34"/>
    <w:rsid w:val="00D6705F"/>
    <w:rsid w:val="00D70AD0"/>
    <w:rsid w:val="00D714DA"/>
    <w:rsid w:val="00D7155A"/>
    <w:rsid w:val="00D73082"/>
    <w:rsid w:val="00D749DE"/>
    <w:rsid w:val="00D75A44"/>
    <w:rsid w:val="00D802F8"/>
    <w:rsid w:val="00D805A2"/>
    <w:rsid w:val="00D81721"/>
    <w:rsid w:val="00D823DF"/>
    <w:rsid w:val="00D844FE"/>
    <w:rsid w:val="00D84C3F"/>
    <w:rsid w:val="00D85729"/>
    <w:rsid w:val="00D8640C"/>
    <w:rsid w:val="00D87936"/>
    <w:rsid w:val="00D91601"/>
    <w:rsid w:val="00D93119"/>
    <w:rsid w:val="00D93BB7"/>
    <w:rsid w:val="00D949AA"/>
    <w:rsid w:val="00D95E51"/>
    <w:rsid w:val="00D96140"/>
    <w:rsid w:val="00D978CA"/>
    <w:rsid w:val="00DA0500"/>
    <w:rsid w:val="00DA0752"/>
    <w:rsid w:val="00DA0CF4"/>
    <w:rsid w:val="00DA195B"/>
    <w:rsid w:val="00DA23B6"/>
    <w:rsid w:val="00DA28F7"/>
    <w:rsid w:val="00DA423E"/>
    <w:rsid w:val="00DA48AF"/>
    <w:rsid w:val="00DA4AA0"/>
    <w:rsid w:val="00DA5054"/>
    <w:rsid w:val="00DA5506"/>
    <w:rsid w:val="00DA65DC"/>
    <w:rsid w:val="00DA7145"/>
    <w:rsid w:val="00DB039A"/>
    <w:rsid w:val="00DB1790"/>
    <w:rsid w:val="00DB18F6"/>
    <w:rsid w:val="00DB2517"/>
    <w:rsid w:val="00DB40CE"/>
    <w:rsid w:val="00DB4828"/>
    <w:rsid w:val="00DB49DA"/>
    <w:rsid w:val="00DB715E"/>
    <w:rsid w:val="00DB71E3"/>
    <w:rsid w:val="00DC0364"/>
    <w:rsid w:val="00DC0DDD"/>
    <w:rsid w:val="00DC2F7D"/>
    <w:rsid w:val="00DC43B4"/>
    <w:rsid w:val="00DC4BDA"/>
    <w:rsid w:val="00DC4E13"/>
    <w:rsid w:val="00DC5AC0"/>
    <w:rsid w:val="00DC5E60"/>
    <w:rsid w:val="00DC6325"/>
    <w:rsid w:val="00DC75AA"/>
    <w:rsid w:val="00DD04E5"/>
    <w:rsid w:val="00DD06B4"/>
    <w:rsid w:val="00DD0E9C"/>
    <w:rsid w:val="00DD4C90"/>
    <w:rsid w:val="00DD5703"/>
    <w:rsid w:val="00DD5D7A"/>
    <w:rsid w:val="00DD61DD"/>
    <w:rsid w:val="00DD6504"/>
    <w:rsid w:val="00DD69BF"/>
    <w:rsid w:val="00DE0885"/>
    <w:rsid w:val="00DE144E"/>
    <w:rsid w:val="00DE2E53"/>
    <w:rsid w:val="00DE39DD"/>
    <w:rsid w:val="00DE4352"/>
    <w:rsid w:val="00DE4B6A"/>
    <w:rsid w:val="00DE5450"/>
    <w:rsid w:val="00DE5A55"/>
    <w:rsid w:val="00DE67E7"/>
    <w:rsid w:val="00DE6D8B"/>
    <w:rsid w:val="00DE7DE2"/>
    <w:rsid w:val="00DE7E2B"/>
    <w:rsid w:val="00DF08DF"/>
    <w:rsid w:val="00DF0E04"/>
    <w:rsid w:val="00DF2148"/>
    <w:rsid w:val="00DF2C5B"/>
    <w:rsid w:val="00DF308C"/>
    <w:rsid w:val="00DF357F"/>
    <w:rsid w:val="00DF44B0"/>
    <w:rsid w:val="00DF54F1"/>
    <w:rsid w:val="00DF5718"/>
    <w:rsid w:val="00DF575A"/>
    <w:rsid w:val="00DF63CF"/>
    <w:rsid w:val="00DF7B7F"/>
    <w:rsid w:val="00E0111D"/>
    <w:rsid w:val="00E01842"/>
    <w:rsid w:val="00E0288F"/>
    <w:rsid w:val="00E04693"/>
    <w:rsid w:val="00E04D6C"/>
    <w:rsid w:val="00E05320"/>
    <w:rsid w:val="00E05B44"/>
    <w:rsid w:val="00E05DB9"/>
    <w:rsid w:val="00E05F4E"/>
    <w:rsid w:val="00E070FD"/>
    <w:rsid w:val="00E07370"/>
    <w:rsid w:val="00E07AAF"/>
    <w:rsid w:val="00E11105"/>
    <w:rsid w:val="00E11A20"/>
    <w:rsid w:val="00E1315D"/>
    <w:rsid w:val="00E1427F"/>
    <w:rsid w:val="00E15062"/>
    <w:rsid w:val="00E156BF"/>
    <w:rsid w:val="00E16982"/>
    <w:rsid w:val="00E16A93"/>
    <w:rsid w:val="00E207F3"/>
    <w:rsid w:val="00E20D12"/>
    <w:rsid w:val="00E20F82"/>
    <w:rsid w:val="00E22FB9"/>
    <w:rsid w:val="00E23F5A"/>
    <w:rsid w:val="00E259A5"/>
    <w:rsid w:val="00E26892"/>
    <w:rsid w:val="00E27FE2"/>
    <w:rsid w:val="00E3062D"/>
    <w:rsid w:val="00E31D5B"/>
    <w:rsid w:val="00E32AE0"/>
    <w:rsid w:val="00E331A1"/>
    <w:rsid w:val="00E34D76"/>
    <w:rsid w:val="00E36280"/>
    <w:rsid w:val="00E37AE8"/>
    <w:rsid w:val="00E4134E"/>
    <w:rsid w:val="00E41939"/>
    <w:rsid w:val="00E41F82"/>
    <w:rsid w:val="00E431BD"/>
    <w:rsid w:val="00E44976"/>
    <w:rsid w:val="00E46869"/>
    <w:rsid w:val="00E47379"/>
    <w:rsid w:val="00E47829"/>
    <w:rsid w:val="00E50152"/>
    <w:rsid w:val="00E509D9"/>
    <w:rsid w:val="00E50C30"/>
    <w:rsid w:val="00E50E30"/>
    <w:rsid w:val="00E5149F"/>
    <w:rsid w:val="00E52073"/>
    <w:rsid w:val="00E52496"/>
    <w:rsid w:val="00E52FED"/>
    <w:rsid w:val="00E542E3"/>
    <w:rsid w:val="00E56506"/>
    <w:rsid w:val="00E57A2A"/>
    <w:rsid w:val="00E605F0"/>
    <w:rsid w:val="00E60CEE"/>
    <w:rsid w:val="00E6260E"/>
    <w:rsid w:val="00E62B2C"/>
    <w:rsid w:val="00E62B4A"/>
    <w:rsid w:val="00E62F2A"/>
    <w:rsid w:val="00E62FDB"/>
    <w:rsid w:val="00E64341"/>
    <w:rsid w:val="00E653B7"/>
    <w:rsid w:val="00E671A6"/>
    <w:rsid w:val="00E6793D"/>
    <w:rsid w:val="00E67C7A"/>
    <w:rsid w:val="00E67D94"/>
    <w:rsid w:val="00E706C2"/>
    <w:rsid w:val="00E713B3"/>
    <w:rsid w:val="00E71BD9"/>
    <w:rsid w:val="00E72A87"/>
    <w:rsid w:val="00E72FDC"/>
    <w:rsid w:val="00E733B5"/>
    <w:rsid w:val="00E7372E"/>
    <w:rsid w:val="00E73AC9"/>
    <w:rsid w:val="00E7429D"/>
    <w:rsid w:val="00E7430F"/>
    <w:rsid w:val="00E74681"/>
    <w:rsid w:val="00E77014"/>
    <w:rsid w:val="00E80E14"/>
    <w:rsid w:val="00E80EEE"/>
    <w:rsid w:val="00E836AA"/>
    <w:rsid w:val="00E83C1E"/>
    <w:rsid w:val="00E8505D"/>
    <w:rsid w:val="00E85C01"/>
    <w:rsid w:val="00E85E61"/>
    <w:rsid w:val="00E861FE"/>
    <w:rsid w:val="00E864E5"/>
    <w:rsid w:val="00E86824"/>
    <w:rsid w:val="00E87D3D"/>
    <w:rsid w:val="00E912AF"/>
    <w:rsid w:val="00E9365C"/>
    <w:rsid w:val="00E938F3"/>
    <w:rsid w:val="00E93EBE"/>
    <w:rsid w:val="00E94784"/>
    <w:rsid w:val="00E95820"/>
    <w:rsid w:val="00E95BA6"/>
    <w:rsid w:val="00E96076"/>
    <w:rsid w:val="00E96EAC"/>
    <w:rsid w:val="00E979AF"/>
    <w:rsid w:val="00E979CE"/>
    <w:rsid w:val="00EA1208"/>
    <w:rsid w:val="00EA1379"/>
    <w:rsid w:val="00EA15A1"/>
    <w:rsid w:val="00EA368A"/>
    <w:rsid w:val="00EA432C"/>
    <w:rsid w:val="00EA458F"/>
    <w:rsid w:val="00EA48AE"/>
    <w:rsid w:val="00EA490F"/>
    <w:rsid w:val="00EA5491"/>
    <w:rsid w:val="00EA5517"/>
    <w:rsid w:val="00EA6F0E"/>
    <w:rsid w:val="00EA714E"/>
    <w:rsid w:val="00EB01CD"/>
    <w:rsid w:val="00EB2842"/>
    <w:rsid w:val="00EB3765"/>
    <w:rsid w:val="00EB3821"/>
    <w:rsid w:val="00EB3A23"/>
    <w:rsid w:val="00EC04D4"/>
    <w:rsid w:val="00EC1BAF"/>
    <w:rsid w:val="00EC2158"/>
    <w:rsid w:val="00EC23B0"/>
    <w:rsid w:val="00EC2B5E"/>
    <w:rsid w:val="00EC2E39"/>
    <w:rsid w:val="00EC36A1"/>
    <w:rsid w:val="00EC498E"/>
    <w:rsid w:val="00EC579E"/>
    <w:rsid w:val="00EC59D0"/>
    <w:rsid w:val="00EC5BC0"/>
    <w:rsid w:val="00EC6F46"/>
    <w:rsid w:val="00EC6F53"/>
    <w:rsid w:val="00EC708A"/>
    <w:rsid w:val="00EC7C22"/>
    <w:rsid w:val="00ED0C32"/>
    <w:rsid w:val="00ED0E15"/>
    <w:rsid w:val="00ED1A69"/>
    <w:rsid w:val="00ED210A"/>
    <w:rsid w:val="00ED3018"/>
    <w:rsid w:val="00ED3444"/>
    <w:rsid w:val="00ED5115"/>
    <w:rsid w:val="00ED5776"/>
    <w:rsid w:val="00ED6C28"/>
    <w:rsid w:val="00EE0ABF"/>
    <w:rsid w:val="00EE1000"/>
    <w:rsid w:val="00EE2167"/>
    <w:rsid w:val="00EE23A9"/>
    <w:rsid w:val="00EE2563"/>
    <w:rsid w:val="00EE366F"/>
    <w:rsid w:val="00EE54F7"/>
    <w:rsid w:val="00EE6D7C"/>
    <w:rsid w:val="00EE7319"/>
    <w:rsid w:val="00EE7F0B"/>
    <w:rsid w:val="00EF163E"/>
    <w:rsid w:val="00EF21D7"/>
    <w:rsid w:val="00EF44D0"/>
    <w:rsid w:val="00EF4C33"/>
    <w:rsid w:val="00EF591C"/>
    <w:rsid w:val="00EF5972"/>
    <w:rsid w:val="00F001E0"/>
    <w:rsid w:val="00F00D94"/>
    <w:rsid w:val="00F01A35"/>
    <w:rsid w:val="00F045E6"/>
    <w:rsid w:val="00F062A1"/>
    <w:rsid w:val="00F10F73"/>
    <w:rsid w:val="00F110EE"/>
    <w:rsid w:val="00F129E2"/>
    <w:rsid w:val="00F12EE9"/>
    <w:rsid w:val="00F13E49"/>
    <w:rsid w:val="00F16CF7"/>
    <w:rsid w:val="00F17491"/>
    <w:rsid w:val="00F20A4C"/>
    <w:rsid w:val="00F220C6"/>
    <w:rsid w:val="00F24C17"/>
    <w:rsid w:val="00F26315"/>
    <w:rsid w:val="00F2724F"/>
    <w:rsid w:val="00F27F09"/>
    <w:rsid w:val="00F3008A"/>
    <w:rsid w:val="00F307E8"/>
    <w:rsid w:val="00F31C51"/>
    <w:rsid w:val="00F31D3B"/>
    <w:rsid w:val="00F3235B"/>
    <w:rsid w:val="00F358F8"/>
    <w:rsid w:val="00F4068E"/>
    <w:rsid w:val="00F42284"/>
    <w:rsid w:val="00F43BF4"/>
    <w:rsid w:val="00F43F24"/>
    <w:rsid w:val="00F44D51"/>
    <w:rsid w:val="00F45C5B"/>
    <w:rsid w:val="00F4664B"/>
    <w:rsid w:val="00F4719E"/>
    <w:rsid w:val="00F52C19"/>
    <w:rsid w:val="00F52FB3"/>
    <w:rsid w:val="00F5360F"/>
    <w:rsid w:val="00F550CD"/>
    <w:rsid w:val="00F55374"/>
    <w:rsid w:val="00F55B46"/>
    <w:rsid w:val="00F560C8"/>
    <w:rsid w:val="00F6016B"/>
    <w:rsid w:val="00F606B1"/>
    <w:rsid w:val="00F60B27"/>
    <w:rsid w:val="00F60CEC"/>
    <w:rsid w:val="00F61A35"/>
    <w:rsid w:val="00F61A6A"/>
    <w:rsid w:val="00F62989"/>
    <w:rsid w:val="00F629F0"/>
    <w:rsid w:val="00F6312C"/>
    <w:rsid w:val="00F64FA1"/>
    <w:rsid w:val="00F676DB"/>
    <w:rsid w:val="00F67FF3"/>
    <w:rsid w:val="00F70C80"/>
    <w:rsid w:val="00F71805"/>
    <w:rsid w:val="00F72095"/>
    <w:rsid w:val="00F7236E"/>
    <w:rsid w:val="00F73C02"/>
    <w:rsid w:val="00F7406F"/>
    <w:rsid w:val="00F74DC0"/>
    <w:rsid w:val="00F751C7"/>
    <w:rsid w:val="00F7544A"/>
    <w:rsid w:val="00F7549E"/>
    <w:rsid w:val="00F774DA"/>
    <w:rsid w:val="00F804B9"/>
    <w:rsid w:val="00F8137C"/>
    <w:rsid w:val="00F814BD"/>
    <w:rsid w:val="00F81FD0"/>
    <w:rsid w:val="00F82014"/>
    <w:rsid w:val="00F822DE"/>
    <w:rsid w:val="00F8275C"/>
    <w:rsid w:val="00F841E3"/>
    <w:rsid w:val="00F84A59"/>
    <w:rsid w:val="00F85F94"/>
    <w:rsid w:val="00F86A6E"/>
    <w:rsid w:val="00F90DBD"/>
    <w:rsid w:val="00F91E97"/>
    <w:rsid w:val="00F93BA1"/>
    <w:rsid w:val="00F94B09"/>
    <w:rsid w:val="00F94E7B"/>
    <w:rsid w:val="00F95050"/>
    <w:rsid w:val="00F95AE5"/>
    <w:rsid w:val="00F96E2E"/>
    <w:rsid w:val="00F96E48"/>
    <w:rsid w:val="00FA036C"/>
    <w:rsid w:val="00FA39F4"/>
    <w:rsid w:val="00FA3FA6"/>
    <w:rsid w:val="00FA59BF"/>
    <w:rsid w:val="00FB1846"/>
    <w:rsid w:val="00FB4F92"/>
    <w:rsid w:val="00FB4FE7"/>
    <w:rsid w:val="00FB5D3D"/>
    <w:rsid w:val="00FB5D4B"/>
    <w:rsid w:val="00FB6147"/>
    <w:rsid w:val="00FC41AF"/>
    <w:rsid w:val="00FC46B4"/>
    <w:rsid w:val="00FC47B6"/>
    <w:rsid w:val="00FC47C8"/>
    <w:rsid w:val="00FC4A5D"/>
    <w:rsid w:val="00FC50DC"/>
    <w:rsid w:val="00FC5710"/>
    <w:rsid w:val="00FC5792"/>
    <w:rsid w:val="00FC6564"/>
    <w:rsid w:val="00FD3542"/>
    <w:rsid w:val="00FD482B"/>
    <w:rsid w:val="00FD59B6"/>
    <w:rsid w:val="00FD6A9E"/>
    <w:rsid w:val="00FE0A6A"/>
    <w:rsid w:val="00FE3981"/>
    <w:rsid w:val="00FE39B1"/>
    <w:rsid w:val="00FE3C5E"/>
    <w:rsid w:val="00FE3F7F"/>
    <w:rsid w:val="00FE52DA"/>
    <w:rsid w:val="00FE536B"/>
    <w:rsid w:val="00FE5741"/>
    <w:rsid w:val="00FE5873"/>
    <w:rsid w:val="00FE661F"/>
    <w:rsid w:val="00FE6949"/>
    <w:rsid w:val="00FF001D"/>
    <w:rsid w:val="00FF0549"/>
    <w:rsid w:val="00FF1DAC"/>
    <w:rsid w:val="00FF1EB6"/>
    <w:rsid w:val="00FF20BC"/>
    <w:rsid w:val="00FF24E4"/>
    <w:rsid w:val="00FF2ABC"/>
    <w:rsid w:val="00FF342C"/>
    <w:rsid w:val="00FF35A9"/>
    <w:rsid w:val="00FF36E2"/>
    <w:rsid w:val="00FF3FF2"/>
    <w:rsid w:val="00FF68F0"/>
    <w:rsid w:val="00FF72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0E72DF"/>
  <w15:chartTrackingRefBased/>
  <w15:docId w15:val="{EB1628AE-342C-4A68-B193-3EB196530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7B4"/>
    <w:pPr>
      <w:spacing w:after="200" w:line="276"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5457B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457B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457B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457B4"/>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5457B4"/>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5457B4"/>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457B4"/>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457B4"/>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457B4"/>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7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57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57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57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7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7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7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7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7B4"/>
    <w:rPr>
      <w:rFonts w:eastAsiaTheme="majorEastAsia" w:cstheme="majorBidi"/>
      <w:color w:val="272727" w:themeColor="text1" w:themeTint="D8"/>
    </w:rPr>
  </w:style>
  <w:style w:type="paragraph" w:styleId="Title">
    <w:name w:val="Title"/>
    <w:basedOn w:val="Normal"/>
    <w:next w:val="Normal"/>
    <w:link w:val="TitleChar"/>
    <w:uiPriority w:val="10"/>
    <w:qFormat/>
    <w:rsid w:val="005457B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457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7B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457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7B4"/>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457B4"/>
    <w:rPr>
      <w:i/>
      <w:iCs/>
      <w:color w:val="404040" w:themeColor="text1" w:themeTint="BF"/>
    </w:rPr>
  </w:style>
  <w:style w:type="paragraph" w:styleId="ListParagraph">
    <w:name w:val="List Paragraph"/>
    <w:basedOn w:val="Normal"/>
    <w:uiPriority w:val="34"/>
    <w:qFormat/>
    <w:rsid w:val="005457B4"/>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5457B4"/>
    <w:rPr>
      <w:i/>
      <w:iCs/>
      <w:color w:val="0F4761" w:themeColor="accent1" w:themeShade="BF"/>
    </w:rPr>
  </w:style>
  <w:style w:type="paragraph" w:styleId="IntenseQuote">
    <w:name w:val="Intense Quote"/>
    <w:basedOn w:val="Normal"/>
    <w:next w:val="Normal"/>
    <w:link w:val="IntenseQuoteChar"/>
    <w:uiPriority w:val="30"/>
    <w:qFormat/>
    <w:rsid w:val="005457B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457B4"/>
    <w:rPr>
      <w:i/>
      <w:iCs/>
      <w:color w:val="0F4761" w:themeColor="accent1" w:themeShade="BF"/>
    </w:rPr>
  </w:style>
  <w:style w:type="character" w:styleId="IntenseReference">
    <w:name w:val="Intense Reference"/>
    <w:basedOn w:val="DefaultParagraphFont"/>
    <w:uiPriority w:val="32"/>
    <w:qFormat/>
    <w:rsid w:val="005457B4"/>
    <w:rPr>
      <w:b/>
      <w:bCs/>
      <w:smallCaps/>
      <w:color w:val="0F4761" w:themeColor="accent1" w:themeShade="BF"/>
      <w:spacing w:val="5"/>
    </w:rPr>
  </w:style>
  <w:style w:type="character" w:styleId="CommentReference">
    <w:name w:val="annotation reference"/>
    <w:basedOn w:val="DefaultParagraphFont"/>
    <w:uiPriority w:val="99"/>
    <w:semiHidden/>
    <w:unhideWhenUsed/>
    <w:rsid w:val="005457B4"/>
    <w:rPr>
      <w:sz w:val="16"/>
      <w:szCs w:val="16"/>
    </w:rPr>
  </w:style>
  <w:style w:type="paragraph" w:styleId="CommentText">
    <w:name w:val="annotation text"/>
    <w:basedOn w:val="Normal"/>
    <w:link w:val="CommentTextChar"/>
    <w:uiPriority w:val="99"/>
    <w:unhideWhenUsed/>
    <w:rsid w:val="005457B4"/>
    <w:pPr>
      <w:spacing w:line="240" w:lineRule="auto"/>
    </w:pPr>
    <w:rPr>
      <w:sz w:val="20"/>
      <w:szCs w:val="20"/>
    </w:rPr>
  </w:style>
  <w:style w:type="character" w:customStyle="1" w:styleId="CommentTextChar">
    <w:name w:val="Comment Text Char"/>
    <w:basedOn w:val="DefaultParagraphFont"/>
    <w:link w:val="CommentText"/>
    <w:uiPriority w:val="99"/>
    <w:rsid w:val="005457B4"/>
    <w:rPr>
      <w:rFonts w:ascii="Calibri" w:eastAsia="Calibri" w:hAnsi="Calibri" w:cs="Calibri"/>
      <w:kern w:val="0"/>
      <w:sz w:val="20"/>
      <w:szCs w:val="20"/>
      <w14:ligatures w14:val="none"/>
    </w:rPr>
  </w:style>
  <w:style w:type="character" w:customStyle="1" w:styleId="cf01">
    <w:name w:val="cf01"/>
    <w:basedOn w:val="DefaultParagraphFont"/>
    <w:rsid w:val="005457B4"/>
    <w:rPr>
      <w:rFonts w:ascii="Segoe UI" w:hAnsi="Segoe UI" w:cs="Segoe UI" w:hint="default"/>
      <w:sz w:val="18"/>
      <w:szCs w:val="18"/>
    </w:rPr>
  </w:style>
  <w:style w:type="paragraph" w:styleId="CommentSubject">
    <w:name w:val="annotation subject"/>
    <w:basedOn w:val="CommentText"/>
    <w:next w:val="CommentText"/>
    <w:link w:val="CommentSubjectChar"/>
    <w:uiPriority w:val="99"/>
    <w:semiHidden/>
    <w:unhideWhenUsed/>
    <w:rsid w:val="00F8137C"/>
    <w:rPr>
      <w:b/>
      <w:bCs/>
    </w:rPr>
  </w:style>
  <w:style w:type="character" w:customStyle="1" w:styleId="CommentSubjectChar">
    <w:name w:val="Comment Subject Char"/>
    <w:basedOn w:val="CommentTextChar"/>
    <w:link w:val="CommentSubject"/>
    <w:uiPriority w:val="99"/>
    <w:semiHidden/>
    <w:rsid w:val="00F8137C"/>
    <w:rPr>
      <w:rFonts w:ascii="Calibri" w:eastAsia="Calibri" w:hAnsi="Calibri" w:cs="Calibri"/>
      <w:b/>
      <w:bCs/>
      <w:kern w:val="0"/>
      <w:sz w:val="20"/>
      <w:szCs w:val="20"/>
      <w14:ligatures w14:val="none"/>
    </w:rPr>
  </w:style>
  <w:style w:type="paragraph" w:styleId="Revision">
    <w:name w:val="Revision"/>
    <w:hidden/>
    <w:uiPriority w:val="99"/>
    <w:semiHidden/>
    <w:rsid w:val="005850E6"/>
    <w:pPr>
      <w:spacing w:after="0" w:line="240" w:lineRule="auto"/>
    </w:pPr>
    <w:rPr>
      <w:rFonts w:ascii="Calibri" w:eastAsia="Calibri" w:hAnsi="Calibri" w:cs="Calibri"/>
      <w:kern w:val="0"/>
      <w:sz w:val="22"/>
      <w:szCs w:val="22"/>
      <w14:ligatures w14:val="none"/>
    </w:rPr>
  </w:style>
  <w:style w:type="character" w:styleId="Hyperlink">
    <w:name w:val="Hyperlink"/>
    <w:basedOn w:val="DefaultParagraphFont"/>
    <w:uiPriority w:val="99"/>
    <w:unhideWhenUsed/>
    <w:rsid w:val="00642A19"/>
    <w:rPr>
      <w:color w:val="467886" w:themeColor="hyperlink"/>
      <w:u w:val="single"/>
    </w:rPr>
  </w:style>
  <w:style w:type="character" w:styleId="UnresolvedMention">
    <w:name w:val="Unresolved Mention"/>
    <w:basedOn w:val="DefaultParagraphFont"/>
    <w:uiPriority w:val="99"/>
    <w:semiHidden/>
    <w:unhideWhenUsed/>
    <w:rsid w:val="00642A19"/>
    <w:rPr>
      <w:color w:val="605E5C"/>
      <w:shd w:val="clear" w:color="auto" w:fill="E1DFDD"/>
    </w:rPr>
  </w:style>
  <w:style w:type="paragraph" w:styleId="BalloonText">
    <w:name w:val="Balloon Text"/>
    <w:basedOn w:val="Normal"/>
    <w:link w:val="BalloonTextChar"/>
    <w:uiPriority w:val="99"/>
    <w:semiHidden/>
    <w:unhideWhenUsed/>
    <w:rsid w:val="0033784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7844"/>
    <w:rPr>
      <w:rFonts w:ascii="Segoe UI" w:eastAsia="Calibri" w:hAnsi="Segoe UI" w:cs="Segoe UI"/>
      <w:kern w:val="0"/>
      <w:sz w:val="18"/>
      <w:szCs w:val="18"/>
      <w14:ligatures w14:val="none"/>
    </w:rPr>
  </w:style>
  <w:style w:type="character" w:styleId="PlaceholderText">
    <w:name w:val="Placeholder Text"/>
    <w:basedOn w:val="DefaultParagraphFont"/>
    <w:uiPriority w:val="99"/>
    <w:semiHidden/>
    <w:rsid w:val="006971BD"/>
    <w:rPr>
      <w:color w:val="808080"/>
    </w:rPr>
  </w:style>
  <w:style w:type="paragraph" w:styleId="NormalWeb">
    <w:name w:val="Normal (Web)"/>
    <w:basedOn w:val="Normal"/>
    <w:uiPriority w:val="99"/>
    <w:semiHidden/>
    <w:unhideWhenUsed/>
    <w:rsid w:val="00DA505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99192">
      <w:bodyDiv w:val="1"/>
      <w:marLeft w:val="0"/>
      <w:marRight w:val="0"/>
      <w:marTop w:val="0"/>
      <w:marBottom w:val="0"/>
      <w:divBdr>
        <w:top w:val="none" w:sz="0" w:space="0" w:color="auto"/>
        <w:left w:val="none" w:sz="0" w:space="0" w:color="auto"/>
        <w:bottom w:val="none" w:sz="0" w:space="0" w:color="auto"/>
        <w:right w:val="none" w:sz="0" w:space="0" w:color="auto"/>
      </w:divBdr>
      <w:divsChild>
        <w:div w:id="286277531">
          <w:marLeft w:val="0"/>
          <w:marRight w:val="0"/>
          <w:marTop w:val="0"/>
          <w:marBottom w:val="0"/>
          <w:divBdr>
            <w:top w:val="none" w:sz="0" w:space="0" w:color="auto"/>
            <w:left w:val="none" w:sz="0" w:space="0" w:color="auto"/>
            <w:bottom w:val="none" w:sz="0" w:space="0" w:color="auto"/>
            <w:right w:val="none" w:sz="0" w:space="0" w:color="auto"/>
          </w:divBdr>
        </w:div>
        <w:div w:id="910847011">
          <w:marLeft w:val="0"/>
          <w:marRight w:val="0"/>
          <w:marTop w:val="0"/>
          <w:marBottom w:val="0"/>
          <w:divBdr>
            <w:top w:val="none" w:sz="0" w:space="0" w:color="auto"/>
            <w:left w:val="none" w:sz="0" w:space="0" w:color="auto"/>
            <w:bottom w:val="none" w:sz="0" w:space="0" w:color="auto"/>
            <w:right w:val="none" w:sz="0" w:space="0" w:color="auto"/>
          </w:divBdr>
        </w:div>
        <w:div w:id="523788087">
          <w:marLeft w:val="0"/>
          <w:marRight w:val="0"/>
          <w:marTop w:val="0"/>
          <w:marBottom w:val="0"/>
          <w:divBdr>
            <w:top w:val="none" w:sz="0" w:space="0" w:color="auto"/>
            <w:left w:val="none" w:sz="0" w:space="0" w:color="auto"/>
            <w:bottom w:val="none" w:sz="0" w:space="0" w:color="auto"/>
            <w:right w:val="none" w:sz="0" w:space="0" w:color="auto"/>
          </w:divBdr>
        </w:div>
        <w:div w:id="1725761990">
          <w:marLeft w:val="0"/>
          <w:marRight w:val="0"/>
          <w:marTop w:val="0"/>
          <w:marBottom w:val="0"/>
          <w:divBdr>
            <w:top w:val="none" w:sz="0" w:space="0" w:color="auto"/>
            <w:left w:val="none" w:sz="0" w:space="0" w:color="auto"/>
            <w:bottom w:val="none" w:sz="0" w:space="0" w:color="auto"/>
            <w:right w:val="none" w:sz="0" w:space="0" w:color="auto"/>
          </w:divBdr>
        </w:div>
        <w:div w:id="242031301">
          <w:marLeft w:val="0"/>
          <w:marRight w:val="0"/>
          <w:marTop w:val="0"/>
          <w:marBottom w:val="0"/>
          <w:divBdr>
            <w:top w:val="none" w:sz="0" w:space="0" w:color="auto"/>
            <w:left w:val="none" w:sz="0" w:space="0" w:color="auto"/>
            <w:bottom w:val="none" w:sz="0" w:space="0" w:color="auto"/>
            <w:right w:val="none" w:sz="0" w:space="0" w:color="auto"/>
          </w:divBdr>
        </w:div>
      </w:divsChild>
    </w:div>
    <w:div w:id="95103271">
      <w:bodyDiv w:val="1"/>
      <w:marLeft w:val="0"/>
      <w:marRight w:val="0"/>
      <w:marTop w:val="0"/>
      <w:marBottom w:val="0"/>
      <w:divBdr>
        <w:top w:val="none" w:sz="0" w:space="0" w:color="auto"/>
        <w:left w:val="none" w:sz="0" w:space="0" w:color="auto"/>
        <w:bottom w:val="none" w:sz="0" w:space="0" w:color="auto"/>
        <w:right w:val="none" w:sz="0" w:space="0" w:color="auto"/>
      </w:divBdr>
    </w:div>
    <w:div w:id="125009716">
      <w:bodyDiv w:val="1"/>
      <w:marLeft w:val="0"/>
      <w:marRight w:val="0"/>
      <w:marTop w:val="0"/>
      <w:marBottom w:val="0"/>
      <w:divBdr>
        <w:top w:val="none" w:sz="0" w:space="0" w:color="auto"/>
        <w:left w:val="none" w:sz="0" w:space="0" w:color="auto"/>
        <w:bottom w:val="none" w:sz="0" w:space="0" w:color="auto"/>
        <w:right w:val="none" w:sz="0" w:space="0" w:color="auto"/>
      </w:divBdr>
      <w:divsChild>
        <w:div w:id="1850868957">
          <w:marLeft w:val="0"/>
          <w:marRight w:val="0"/>
          <w:marTop w:val="0"/>
          <w:marBottom w:val="0"/>
          <w:divBdr>
            <w:top w:val="none" w:sz="0" w:space="0" w:color="auto"/>
            <w:left w:val="none" w:sz="0" w:space="0" w:color="auto"/>
            <w:bottom w:val="none" w:sz="0" w:space="0" w:color="auto"/>
            <w:right w:val="none" w:sz="0" w:space="0" w:color="auto"/>
          </w:divBdr>
        </w:div>
        <w:div w:id="246695574">
          <w:marLeft w:val="0"/>
          <w:marRight w:val="0"/>
          <w:marTop w:val="0"/>
          <w:marBottom w:val="0"/>
          <w:divBdr>
            <w:top w:val="none" w:sz="0" w:space="0" w:color="auto"/>
            <w:left w:val="none" w:sz="0" w:space="0" w:color="auto"/>
            <w:bottom w:val="none" w:sz="0" w:space="0" w:color="auto"/>
            <w:right w:val="none" w:sz="0" w:space="0" w:color="auto"/>
          </w:divBdr>
        </w:div>
      </w:divsChild>
    </w:div>
    <w:div w:id="137264943">
      <w:bodyDiv w:val="1"/>
      <w:marLeft w:val="0"/>
      <w:marRight w:val="0"/>
      <w:marTop w:val="0"/>
      <w:marBottom w:val="0"/>
      <w:divBdr>
        <w:top w:val="none" w:sz="0" w:space="0" w:color="auto"/>
        <w:left w:val="none" w:sz="0" w:space="0" w:color="auto"/>
        <w:bottom w:val="none" w:sz="0" w:space="0" w:color="auto"/>
        <w:right w:val="none" w:sz="0" w:space="0" w:color="auto"/>
      </w:divBdr>
    </w:div>
    <w:div w:id="144666236">
      <w:bodyDiv w:val="1"/>
      <w:marLeft w:val="0"/>
      <w:marRight w:val="0"/>
      <w:marTop w:val="0"/>
      <w:marBottom w:val="0"/>
      <w:divBdr>
        <w:top w:val="none" w:sz="0" w:space="0" w:color="auto"/>
        <w:left w:val="none" w:sz="0" w:space="0" w:color="auto"/>
        <w:bottom w:val="none" w:sz="0" w:space="0" w:color="auto"/>
        <w:right w:val="none" w:sz="0" w:space="0" w:color="auto"/>
      </w:divBdr>
    </w:div>
    <w:div w:id="163516225">
      <w:bodyDiv w:val="1"/>
      <w:marLeft w:val="0"/>
      <w:marRight w:val="0"/>
      <w:marTop w:val="0"/>
      <w:marBottom w:val="0"/>
      <w:divBdr>
        <w:top w:val="none" w:sz="0" w:space="0" w:color="auto"/>
        <w:left w:val="none" w:sz="0" w:space="0" w:color="auto"/>
        <w:bottom w:val="none" w:sz="0" w:space="0" w:color="auto"/>
        <w:right w:val="none" w:sz="0" w:space="0" w:color="auto"/>
      </w:divBdr>
    </w:div>
    <w:div w:id="172064410">
      <w:bodyDiv w:val="1"/>
      <w:marLeft w:val="0"/>
      <w:marRight w:val="0"/>
      <w:marTop w:val="0"/>
      <w:marBottom w:val="0"/>
      <w:divBdr>
        <w:top w:val="none" w:sz="0" w:space="0" w:color="auto"/>
        <w:left w:val="none" w:sz="0" w:space="0" w:color="auto"/>
        <w:bottom w:val="none" w:sz="0" w:space="0" w:color="auto"/>
        <w:right w:val="none" w:sz="0" w:space="0" w:color="auto"/>
      </w:divBdr>
    </w:div>
    <w:div w:id="198862681">
      <w:bodyDiv w:val="1"/>
      <w:marLeft w:val="0"/>
      <w:marRight w:val="0"/>
      <w:marTop w:val="0"/>
      <w:marBottom w:val="0"/>
      <w:divBdr>
        <w:top w:val="none" w:sz="0" w:space="0" w:color="auto"/>
        <w:left w:val="none" w:sz="0" w:space="0" w:color="auto"/>
        <w:bottom w:val="none" w:sz="0" w:space="0" w:color="auto"/>
        <w:right w:val="none" w:sz="0" w:space="0" w:color="auto"/>
      </w:divBdr>
      <w:divsChild>
        <w:div w:id="2101558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030957">
      <w:bodyDiv w:val="1"/>
      <w:marLeft w:val="0"/>
      <w:marRight w:val="0"/>
      <w:marTop w:val="0"/>
      <w:marBottom w:val="0"/>
      <w:divBdr>
        <w:top w:val="none" w:sz="0" w:space="0" w:color="auto"/>
        <w:left w:val="none" w:sz="0" w:space="0" w:color="auto"/>
        <w:bottom w:val="none" w:sz="0" w:space="0" w:color="auto"/>
        <w:right w:val="none" w:sz="0" w:space="0" w:color="auto"/>
      </w:divBdr>
    </w:div>
    <w:div w:id="224031316">
      <w:bodyDiv w:val="1"/>
      <w:marLeft w:val="0"/>
      <w:marRight w:val="0"/>
      <w:marTop w:val="0"/>
      <w:marBottom w:val="0"/>
      <w:divBdr>
        <w:top w:val="none" w:sz="0" w:space="0" w:color="auto"/>
        <w:left w:val="none" w:sz="0" w:space="0" w:color="auto"/>
        <w:bottom w:val="none" w:sz="0" w:space="0" w:color="auto"/>
        <w:right w:val="none" w:sz="0" w:space="0" w:color="auto"/>
      </w:divBdr>
    </w:div>
    <w:div w:id="237254703">
      <w:bodyDiv w:val="1"/>
      <w:marLeft w:val="0"/>
      <w:marRight w:val="0"/>
      <w:marTop w:val="0"/>
      <w:marBottom w:val="0"/>
      <w:divBdr>
        <w:top w:val="none" w:sz="0" w:space="0" w:color="auto"/>
        <w:left w:val="none" w:sz="0" w:space="0" w:color="auto"/>
        <w:bottom w:val="none" w:sz="0" w:space="0" w:color="auto"/>
        <w:right w:val="none" w:sz="0" w:space="0" w:color="auto"/>
      </w:divBdr>
    </w:div>
    <w:div w:id="267278524">
      <w:bodyDiv w:val="1"/>
      <w:marLeft w:val="0"/>
      <w:marRight w:val="0"/>
      <w:marTop w:val="0"/>
      <w:marBottom w:val="0"/>
      <w:divBdr>
        <w:top w:val="none" w:sz="0" w:space="0" w:color="auto"/>
        <w:left w:val="none" w:sz="0" w:space="0" w:color="auto"/>
        <w:bottom w:val="none" w:sz="0" w:space="0" w:color="auto"/>
        <w:right w:val="none" w:sz="0" w:space="0" w:color="auto"/>
      </w:divBdr>
    </w:div>
    <w:div w:id="287902880">
      <w:bodyDiv w:val="1"/>
      <w:marLeft w:val="0"/>
      <w:marRight w:val="0"/>
      <w:marTop w:val="0"/>
      <w:marBottom w:val="0"/>
      <w:divBdr>
        <w:top w:val="none" w:sz="0" w:space="0" w:color="auto"/>
        <w:left w:val="none" w:sz="0" w:space="0" w:color="auto"/>
        <w:bottom w:val="none" w:sz="0" w:space="0" w:color="auto"/>
        <w:right w:val="none" w:sz="0" w:space="0" w:color="auto"/>
      </w:divBdr>
    </w:div>
    <w:div w:id="293488827">
      <w:bodyDiv w:val="1"/>
      <w:marLeft w:val="0"/>
      <w:marRight w:val="0"/>
      <w:marTop w:val="0"/>
      <w:marBottom w:val="0"/>
      <w:divBdr>
        <w:top w:val="none" w:sz="0" w:space="0" w:color="auto"/>
        <w:left w:val="none" w:sz="0" w:space="0" w:color="auto"/>
        <w:bottom w:val="none" w:sz="0" w:space="0" w:color="auto"/>
        <w:right w:val="none" w:sz="0" w:space="0" w:color="auto"/>
      </w:divBdr>
    </w:div>
    <w:div w:id="321277727">
      <w:bodyDiv w:val="1"/>
      <w:marLeft w:val="0"/>
      <w:marRight w:val="0"/>
      <w:marTop w:val="0"/>
      <w:marBottom w:val="0"/>
      <w:divBdr>
        <w:top w:val="none" w:sz="0" w:space="0" w:color="auto"/>
        <w:left w:val="none" w:sz="0" w:space="0" w:color="auto"/>
        <w:bottom w:val="none" w:sz="0" w:space="0" w:color="auto"/>
        <w:right w:val="none" w:sz="0" w:space="0" w:color="auto"/>
      </w:divBdr>
    </w:div>
    <w:div w:id="329868746">
      <w:bodyDiv w:val="1"/>
      <w:marLeft w:val="0"/>
      <w:marRight w:val="0"/>
      <w:marTop w:val="0"/>
      <w:marBottom w:val="0"/>
      <w:divBdr>
        <w:top w:val="none" w:sz="0" w:space="0" w:color="auto"/>
        <w:left w:val="none" w:sz="0" w:space="0" w:color="auto"/>
        <w:bottom w:val="none" w:sz="0" w:space="0" w:color="auto"/>
        <w:right w:val="none" w:sz="0" w:space="0" w:color="auto"/>
      </w:divBdr>
    </w:div>
    <w:div w:id="346567108">
      <w:bodyDiv w:val="1"/>
      <w:marLeft w:val="0"/>
      <w:marRight w:val="0"/>
      <w:marTop w:val="0"/>
      <w:marBottom w:val="0"/>
      <w:divBdr>
        <w:top w:val="none" w:sz="0" w:space="0" w:color="auto"/>
        <w:left w:val="none" w:sz="0" w:space="0" w:color="auto"/>
        <w:bottom w:val="none" w:sz="0" w:space="0" w:color="auto"/>
        <w:right w:val="none" w:sz="0" w:space="0" w:color="auto"/>
      </w:divBdr>
    </w:div>
    <w:div w:id="366760166">
      <w:bodyDiv w:val="1"/>
      <w:marLeft w:val="0"/>
      <w:marRight w:val="0"/>
      <w:marTop w:val="0"/>
      <w:marBottom w:val="0"/>
      <w:divBdr>
        <w:top w:val="none" w:sz="0" w:space="0" w:color="auto"/>
        <w:left w:val="none" w:sz="0" w:space="0" w:color="auto"/>
        <w:bottom w:val="none" w:sz="0" w:space="0" w:color="auto"/>
        <w:right w:val="none" w:sz="0" w:space="0" w:color="auto"/>
      </w:divBdr>
    </w:div>
    <w:div w:id="375278890">
      <w:bodyDiv w:val="1"/>
      <w:marLeft w:val="0"/>
      <w:marRight w:val="0"/>
      <w:marTop w:val="0"/>
      <w:marBottom w:val="0"/>
      <w:divBdr>
        <w:top w:val="none" w:sz="0" w:space="0" w:color="auto"/>
        <w:left w:val="none" w:sz="0" w:space="0" w:color="auto"/>
        <w:bottom w:val="none" w:sz="0" w:space="0" w:color="auto"/>
        <w:right w:val="none" w:sz="0" w:space="0" w:color="auto"/>
      </w:divBdr>
    </w:div>
    <w:div w:id="377583101">
      <w:bodyDiv w:val="1"/>
      <w:marLeft w:val="0"/>
      <w:marRight w:val="0"/>
      <w:marTop w:val="0"/>
      <w:marBottom w:val="0"/>
      <w:divBdr>
        <w:top w:val="none" w:sz="0" w:space="0" w:color="auto"/>
        <w:left w:val="none" w:sz="0" w:space="0" w:color="auto"/>
        <w:bottom w:val="none" w:sz="0" w:space="0" w:color="auto"/>
        <w:right w:val="none" w:sz="0" w:space="0" w:color="auto"/>
      </w:divBdr>
    </w:div>
    <w:div w:id="390621534">
      <w:bodyDiv w:val="1"/>
      <w:marLeft w:val="0"/>
      <w:marRight w:val="0"/>
      <w:marTop w:val="0"/>
      <w:marBottom w:val="0"/>
      <w:divBdr>
        <w:top w:val="none" w:sz="0" w:space="0" w:color="auto"/>
        <w:left w:val="none" w:sz="0" w:space="0" w:color="auto"/>
        <w:bottom w:val="none" w:sz="0" w:space="0" w:color="auto"/>
        <w:right w:val="none" w:sz="0" w:space="0" w:color="auto"/>
      </w:divBdr>
    </w:div>
    <w:div w:id="395015849">
      <w:bodyDiv w:val="1"/>
      <w:marLeft w:val="0"/>
      <w:marRight w:val="0"/>
      <w:marTop w:val="0"/>
      <w:marBottom w:val="0"/>
      <w:divBdr>
        <w:top w:val="none" w:sz="0" w:space="0" w:color="auto"/>
        <w:left w:val="none" w:sz="0" w:space="0" w:color="auto"/>
        <w:bottom w:val="none" w:sz="0" w:space="0" w:color="auto"/>
        <w:right w:val="none" w:sz="0" w:space="0" w:color="auto"/>
      </w:divBdr>
    </w:div>
    <w:div w:id="399062784">
      <w:bodyDiv w:val="1"/>
      <w:marLeft w:val="0"/>
      <w:marRight w:val="0"/>
      <w:marTop w:val="0"/>
      <w:marBottom w:val="0"/>
      <w:divBdr>
        <w:top w:val="none" w:sz="0" w:space="0" w:color="auto"/>
        <w:left w:val="none" w:sz="0" w:space="0" w:color="auto"/>
        <w:bottom w:val="none" w:sz="0" w:space="0" w:color="auto"/>
        <w:right w:val="none" w:sz="0" w:space="0" w:color="auto"/>
      </w:divBdr>
      <w:divsChild>
        <w:div w:id="1124736449">
          <w:marLeft w:val="0"/>
          <w:marRight w:val="0"/>
          <w:marTop w:val="0"/>
          <w:marBottom w:val="0"/>
          <w:divBdr>
            <w:top w:val="none" w:sz="0" w:space="0" w:color="auto"/>
            <w:left w:val="none" w:sz="0" w:space="0" w:color="auto"/>
            <w:bottom w:val="none" w:sz="0" w:space="0" w:color="auto"/>
            <w:right w:val="none" w:sz="0" w:space="0" w:color="auto"/>
          </w:divBdr>
        </w:div>
        <w:div w:id="13576659">
          <w:marLeft w:val="0"/>
          <w:marRight w:val="0"/>
          <w:marTop w:val="0"/>
          <w:marBottom w:val="0"/>
          <w:divBdr>
            <w:top w:val="none" w:sz="0" w:space="0" w:color="auto"/>
            <w:left w:val="none" w:sz="0" w:space="0" w:color="auto"/>
            <w:bottom w:val="none" w:sz="0" w:space="0" w:color="auto"/>
            <w:right w:val="none" w:sz="0" w:space="0" w:color="auto"/>
          </w:divBdr>
        </w:div>
      </w:divsChild>
    </w:div>
    <w:div w:id="437604777">
      <w:bodyDiv w:val="1"/>
      <w:marLeft w:val="0"/>
      <w:marRight w:val="0"/>
      <w:marTop w:val="0"/>
      <w:marBottom w:val="0"/>
      <w:divBdr>
        <w:top w:val="none" w:sz="0" w:space="0" w:color="auto"/>
        <w:left w:val="none" w:sz="0" w:space="0" w:color="auto"/>
        <w:bottom w:val="none" w:sz="0" w:space="0" w:color="auto"/>
        <w:right w:val="none" w:sz="0" w:space="0" w:color="auto"/>
      </w:divBdr>
    </w:div>
    <w:div w:id="465657570">
      <w:bodyDiv w:val="1"/>
      <w:marLeft w:val="0"/>
      <w:marRight w:val="0"/>
      <w:marTop w:val="0"/>
      <w:marBottom w:val="0"/>
      <w:divBdr>
        <w:top w:val="none" w:sz="0" w:space="0" w:color="auto"/>
        <w:left w:val="none" w:sz="0" w:space="0" w:color="auto"/>
        <w:bottom w:val="none" w:sz="0" w:space="0" w:color="auto"/>
        <w:right w:val="none" w:sz="0" w:space="0" w:color="auto"/>
      </w:divBdr>
    </w:div>
    <w:div w:id="480659884">
      <w:bodyDiv w:val="1"/>
      <w:marLeft w:val="0"/>
      <w:marRight w:val="0"/>
      <w:marTop w:val="0"/>
      <w:marBottom w:val="0"/>
      <w:divBdr>
        <w:top w:val="none" w:sz="0" w:space="0" w:color="auto"/>
        <w:left w:val="none" w:sz="0" w:space="0" w:color="auto"/>
        <w:bottom w:val="none" w:sz="0" w:space="0" w:color="auto"/>
        <w:right w:val="none" w:sz="0" w:space="0" w:color="auto"/>
      </w:divBdr>
    </w:div>
    <w:div w:id="517892181">
      <w:bodyDiv w:val="1"/>
      <w:marLeft w:val="0"/>
      <w:marRight w:val="0"/>
      <w:marTop w:val="0"/>
      <w:marBottom w:val="0"/>
      <w:divBdr>
        <w:top w:val="none" w:sz="0" w:space="0" w:color="auto"/>
        <w:left w:val="none" w:sz="0" w:space="0" w:color="auto"/>
        <w:bottom w:val="none" w:sz="0" w:space="0" w:color="auto"/>
        <w:right w:val="none" w:sz="0" w:space="0" w:color="auto"/>
      </w:divBdr>
    </w:div>
    <w:div w:id="521746956">
      <w:bodyDiv w:val="1"/>
      <w:marLeft w:val="0"/>
      <w:marRight w:val="0"/>
      <w:marTop w:val="0"/>
      <w:marBottom w:val="0"/>
      <w:divBdr>
        <w:top w:val="none" w:sz="0" w:space="0" w:color="auto"/>
        <w:left w:val="none" w:sz="0" w:space="0" w:color="auto"/>
        <w:bottom w:val="none" w:sz="0" w:space="0" w:color="auto"/>
        <w:right w:val="none" w:sz="0" w:space="0" w:color="auto"/>
      </w:divBdr>
    </w:div>
    <w:div w:id="533035835">
      <w:bodyDiv w:val="1"/>
      <w:marLeft w:val="0"/>
      <w:marRight w:val="0"/>
      <w:marTop w:val="0"/>
      <w:marBottom w:val="0"/>
      <w:divBdr>
        <w:top w:val="none" w:sz="0" w:space="0" w:color="auto"/>
        <w:left w:val="none" w:sz="0" w:space="0" w:color="auto"/>
        <w:bottom w:val="none" w:sz="0" w:space="0" w:color="auto"/>
        <w:right w:val="none" w:sz="0" w:space="0" w:color="auto"/>
      </w:divBdr>
    </w:div>
    <w:div w:id="536553932">
      <w:bodyDiv w:val="1"/>
      <w:marLeft w:val="0"/>
      <w:marRight w:val="0"/>
      <w:marTop w:val="0"/>
      <w:marBottom w:val="0"/>
      <w:divBdr>
        <w:top w:val="none" w:sz="0" w:space="0" w:color="auto"/>
        <w:left w:val="none" w:sz="0" w:space="0" w:color="auto"/>
        <w:bottom w:val="none" w:sz="0" w:space="0" w:color="auto"/>
        <w:right w:val="none" w:sz="0" w:space="0" w:color="auto"/>
      </w:divBdr>
    </w:div>
    <w:div w:id="538860252">
      <w:bodyDiv w:val="1"/>
      <w:marLeft w:val="0"/>
      <w:marRight w:val="0"/>
      <w:marTop w:val="0"/>
      <w:marBottom w:val="0"/>
      <w:divBdr>
        <w:top w:val="none" w:sz="0" w:space="0" w:color="auto"/>
        <w:left w:val="none" w:sz="0" w:space="0" w:color="auto"/>
        <w:bottom w:val="none" w:sz="0" w:space="0" w:color="auto"/>
        <w:right w:val="none" w:sz="0" w:space="0" w:color="auto"/>
      </w:divBdr>
    </w:div>
    <w:div w:id="575289768">
      <w:bodyDiv w:val="1"/>
      <w:marLeft w:val="0"/>
      <w:marRight w:val="0"/>
      <w:marTop w:val="0"/>
      <w:marBottom w:val="0"/>
      <w:divBdr>
        <w:top w:val="none" w:sz="0" w:space="0" w:color="auto"/>
        <w:left w:val="none" w:sz="0" w:space="0" w:color="auto"/>
        <w:bottom w:val="none" w:sz="0" w:space="0" w:color="auto"/>
        <w:right w:val="none" w:sz="0" w:space="0" w:color="auto"/>
      </w:divBdr>
    </w:div>
    <w:div w:id="580988702">
      <w:bodyDiv w:val="1"/>
      <w:marLeft w:val="0"/>
      <w:marRight w:val="0"/>
      <w:marTop w:val="0"/>
      <w:marBottom w:val="0"/>
      <w:divBdr>
        <w:top w:val="none" w:sz="0" w:space="0" w:color="auto"/>
        <w:left w:val="none" w:sz="0" w:space="0" w:color="auto"/>
        <w:bottom w:val="none" w:sz="0" w:space="0" w:color="auto"/>
        <w:right w:val="none" w:sz="0" w:space="0" w:color="auto"/>
      </w:divBdr>
    </w:div>
    <w:div w:id="592862759">
      <w:bodyDiv w:val="1"/>
      <w:marLeft w:val="0"/>
      <w:marRight w:val="0"/>
      <w:marTop w:val="0"/>
      <w:marBottom w:val="0"/>
      <w:divBdr>
        <w:top w:val="none" w:sz="0" w:space="0" w:color="auto"/>
        <w:left w:val="none" w:sz="0" w:space="0" w:color="auto"/>
        <w:bottom w:val="none" w:sz="0" w:space="0" w:color="auto"/>
        <w:right w:val="none" w:sz="0" w:space="0" w:color="auto"/>
      </w:divBdr>
    </w:div>
    <w:div w:id="653066418">
      <w:bodyDiv w:val="1"/>
      <w:marLeft w:val="0"/>
      <w:marRight w:val="0"/>
      <w:marTop w:val="0"/>
      <w:marBottom w:val="0"/>
      <w:divBdr>
        <w:top w:val="none" w:sz="0" w:space="0" w:color="auto"/>
        <w:left w:val="none" w:sz="0" w:space="0" w:color="auto"/>
        <w:bottom w:val="none" w:sz="0" w:space="0" w:color="auto"/>
        <w:right w:val="none" w:sz="0" w:space="0" w:color="auto"/>
      </w:divBdr>
    </w:div>
    <w:div w:id="656497313">
      <w:bodyDiv w:val="1"/>
      <w:marLeft w:val="0"/>
      <w:marRight w:val="0"/>
      <w:marTop w:val="0"/>
      <w:marBottom w:val="0"/>
      <w:divBdr>
        <w:top w:val="none" w:sz="0" w:space="0" w:color="auto"/>
        <w:left w:val="none" w:sz="0" w:space="0" w:color="auto"/>
        <w:bottom w:val="none" w:sz="0" w:space="0" w:color="auto"/>
        <w:right w:val="none" w:sz="0" w:space="0" w:color="auto"/>
      </w:divBdr>
    </w:div>
    <w:div w:id="664208481">
      <w:bodyDiv w:val="1"/>
      <w:marLeft w:val="0"/>
      <w:marRight w:val="0"/>
      <w:marTop w:val="0"/>
      <w:marBottom w:val="0"/>
      <w:divBdr>
        <w:top w:val="none" w:sz="0" w:space="0" w:color="auto"/>
        <w:left w:val="none" w:sz="0" w:space="0" w:color="auto"/>
        <w:bottom w:val="none" w:sz="0" w:space="0" w:color="auto"/>
        <w:right w:val="none" w:sz="0" w:space="0" w:color="auto"/>
      </w:divBdr>
    </w:div>
    <w:div w:id="664238935">
      <w:bodyDiv w:val="1"/>
      <w:marLeft w:val="0"/>
      <w:marRight w:val="0"/>
      <w:marTop w:val="0"/>
      <w:marBottom w:val="0"/>
      <w:divBdr>
        <w:top w:val="none" w:sz="0" w:space="0" w:color="auto"/>
        <w:left w:val="none" w:sz="0" w:space="0" w:color="auto"/>
        <w:bottom w:val="none" w:sz="0" w:space="0" w:color="auto"/>
        <w:right w:val="none" w:sz="0" w:space="0" w:color="auto"/>
      </w:divBdr>
      <w:divsChild>
        <w:div w:id="1656030169">
          <w:marLeft w:val="0"/>
          <w:marRight w:val="0"/>
          <w:marTop w:val="0"/>
          <w:marBottom w:val="0"/>
          <w:divBdr>
            <w:top w:val="none" w:sz="0" w:space="0" w:color="auto"/>
            <w:left w:val="none" w:sz="0" w:space="0" w:color="auto"/>
            <w:bottom w:val="none" w:sz="0" w:space="0" w:color="auto"/>
            <w:right w:val="none" w:sz="0" w:space="0" w:color="auto"/>
          </w:divBdr>
        </w:div>
        <w:div w:id="892233776">
          <w:marLeft w:val="0"/>
          <w:marRight w:val="0"/>
          <w:marTop w:val="0"/>
          <w:marBottom w:val="0"/>
          <w:divBdr>
            <w:top w:val="none" w:sz="0" w:space="0" w:color="auto"/>
            <w:left w:val="none" w:sz="0" w:space="0" w:color="auto"/>
            <w:bottom w:val="none" w:sz="0" w:space="0" w:color="auto"/>
            <w:right w:val="none" w:sz="0" w:space="0" w:color="auto"/>
          </w:divBdr>
        </w:div>
      </w:divsChild>
    </w:div>
    <w:div w:id="670910557">
      <w:bodyDiv w:val="1"/>
      <w:marLeft w:val="0"/>
      <w:marRight w:val="0"/>
      <w:marTop w:val="0"/>
      <w:marBottom w:val="0"/>
      <w:divBdr>
        <w:top w:val="none" w:sz="0" w:space="0" w:color="auto"/>
        <w:left w:val="none" w:sz="0" w:space="0" w:color="auto"/>
        <w:bottom w:val="none" w:sz="0" w:space="0" w:color="auto"/>
        <w:right w:val="none" w:sz="0" w:space="0" w:color="auto"/>
      </w:divBdr>
    </w:div>
    <w:div w:id="676809515">
      <w:bodyDiv w:val="1"/>
      <w:marLeft w:val="0"/>
      <w:marRight w:val="0"/>
      <w:marTop w:val="0"/>
      <w:marBottom w:val="0"/>
      <w:divBdr>
        <w:top w:val="none" w:sz="0" w:space="0" w:color="auto"/>
        <w:left w:val="none" w:sz="0" w:space="0" w:color="auto"/>
        <w:bottom w:val="none" w:sz="0" w:space="0" w:color="auto"/>
        <w:right w:val="none" w:sz="0" w:space="0" w:color="auto"/>
      </w:divBdr>
    </w:div>
    <w:div w:id="738869340">
      <w:bodyDiv w:val="1"/>
      <w:marLeft w:val="0"/>
      <w:marRight w:val="0"/>
      <w:marTop w:val="0"/>
      <w:marBottom w:val="0"/>
      <w:divBdr>
        <w:top w:val="none" w:sz="0" w:space="0" w:color="auto"/>
        <w:left w:val="none" w:sz="0" w:space="0" w:color="auto"/>
        <w:bottom w:val="none" w:sz="0" w:space="0" w:color="auto"/>
        <w:right w:val="none" w:sz="0" w:space="0" w:color="auto"/>
      </w:divBdr>
    </w:div>
    <w:div w:id="755513412">
      <w:bodyDiv w:val="1"/>
      <w:marLeft w:val="0"/>
      <w:marRight w:val="0"/>
      <w:marTop w:val="0"/>
      <w:marBottom w:val="0"/>
      <w:divBdr>
        <w:top w:val="none" w:sz="0" w:space="0" w:color="auto"/>
        <w:left w:val="none" w:sz="0" w:space="0" w:color="auto"/>
        <w:bottom w:val="none" w:sz="0" w:space="0" w:color="auto"/>
        <w:right w:val="none" w:sz="0" w:space="0" w:color="auto"/>
      </w:divBdr>
    </w:div>
    <w:div w:id="775029536">
      <w:bodyDiv w:val="1"/>
      <w:marLeft w:val="0"/>
      <w:marRight w:val="0"/>
      <w:marTop w:val="0"/>
      <w:marBottom w:val="0"/>
      <w:divBdr>
        <w:top w:val="none" w:sz="0" w:space="0" w:color="auto"/>
        <w:left w:val="none" w:sz="0" w:space="0" w:color="auto"/>
        <w:bottom w:val="none" w:sz="0" w:space="0" w:color="auto"/>
        <w:right w:val="none" w:sz="0" w:space="0" w:color="auto"/>
      </w:divBdr>
    </w:div>
    <w:div w:id="775444335">
      <w:bodyDiv w:val="1"/>
      <w:marLeft w:val="0"/>
      <w:marRight w:val="0"/>
      <w:marTop w:val="0"/>
      <w:marBottom w:val="0"/>
      <w:divBdr>
        <w:top w:val="none" w:sz="0" w:space="0" w:color="auto"/>
        <w:left w:val="none" w:sz="0" w:space="0" w:color="auto"/>
        <w:bottom w:val="none" w:sz="0" w:space="0" w:color="auto"/>
        <w:right w:val="none" w:sz="0" w:space="0" w:color="auto"/>
      </w:divBdr>
    </w:div>
    <w:div w:id="786387088">
      <w:bodyDiv w:val="1"/>
      <w:marLeft w:val="0"/>
      <w:marRight w:val="0"/>
      <w:marTop w:val="0"/>
      <w:marBottom w:val="0"/>
      <w:divBdr>
        <w:top w:val="none" w:sz="0" w:space="0" w:color="auto"/>
        <w:left w:val="none" w:sz="0" w:space="0" w:color="auto"/>
        <w:bottom w:val="none" w:sz="0" w:space="0" w:color="auto"/>
        <w:right w:val="none" w:sz="0" w:space="0" w:color="auto"/>
      </w:divBdr>
    </w:div>
    <w:div w:id="786390569">
      <w:bodyDiv w:val="1"/>
      <w:marLeft w:val="0"/>
      <w:marRight w:val="0"/>
      <w:marTop w:val="0"/>
      <w:marBottom w:val="0"/>
      <w:divBdr>
        <w:top w:val="none" w:sz="0" w:space="0" w:color="auto"/>
        <w:left w:val="none" w:sz="0" w:space="0" w:color="auto"/>
        <w:bottom w:val="none" w:sz="0" w:space="0" w:color="auto"/>
        <w:right w:val="none" w:sz="0" w:space="0" w:color="auto"/>
      </w:divBdr>
    </w:div>
    <w:div w:id="830373274">
      <w:bodyDiv w:val="1"/>
      <w:marLeft w:val="0"/>
      <w:marRight w:val="0"/>
      <w:marTop w:val="0"/>
      <w:marBottom w:val="0"/>
      <w:divBdr>
        <w:top w:val="none" w:sz="0" w:space="0" w:color="auto"/>
        <w:left w:val="none" w:sz="0" w:space="0" w:color="auto"/>
        <w:bottom w:val="none" w:sz="0" w:space="0" w:color="auto"/>
        <w:right w:val="none" w:sz="0" w:space="0" w:color="auto"/>
      </w:divBdr>
    </w:div>
    <w:div w:id="882719737">
      <w:bodyDiv w:val="1"/>
      <w:marLeft w:val="0"/>
      <w:marRight w:val="0"/>
      <w:marTop w:val="0"/>
      <w:marBottom w:val="0"/>
      <w:divBdr>
        <w:top w:val="none" w:sz="0" w:space="0" w:color="auto"/>
        <w:left w:val="none" w:sz="0" w:space="0" w:color="auto"/>
        <w:bottom w:val="none" w:sz="0" w:space="0" w:color="auto"/>
        <w:right w:val="none" w:sz="0" w:space="0" w:color="auto"/>
      </w:divBdr>
    </w:div>
    <w:div w:id="887185612">
      <w:bodyDiv w:val="1"/>
      <w:marLeft w:val="0"/>
      <w:marRight w:val="0"/>
      <w:marTop w:val="0"/>
      <w:marBottom w:val="0"/>
      <w:divBdr>
        <w:top w:val="none" w:sz="0" w:space="0" w:color="auto"/>
        <w:left w:val="none" w:sz="0" w:space="0" w:color="auto"/>
        <w:bottom w:val="none" w:sz="0" w:space="0" w:color="auto"/>
        <w:right w:val="none" w:sz="0" w:space="0" w:color="auto"/>
      </w:divBdr>
    </w:div>
    <w:div w:id="898592667">
      <w:bodyDiv w:val="1"/>
      <w:marLeft w:val="0"/>
      <w:marRight w:val="0"/>
      <w:marTop w:val="0"/>
      <w:marBottom w:val="0"/>
      <w:divBdr>
        <w:top w:val="none" w:sz="0" w:space="0" w:color="auto"/>
        <w:left w:val="none" w:sz="0" w:space="0" w:color="auto"/>
        <w:bottom w:val="none" w:sz="0" w:space="0" w:color="auto"/>
        <w:right w:val="none" w:sz="0" w:space="0" w:color="auto"/>
      </w:divBdr>
    </w:div>
    <w:div w:id="909655666">
      <w:bodyDiv w:val="1"/>
      <w:marLeft w:val="0"/>
      <w:marRight w:val="0"/>
      <w:marTop w:val="0"/>
      <w:marBottom w:val="0"/>
      <w:divBdr>
        <w:top w:val="none" w:sz="0" w:space="0" w:color="auto"/>
        <w:left w:val="none" w:sz="0" w:space="0" w:color="auto"/>
        <w:bottom w:val="none" w:sz="0" w:space="0" w:color="auto"/>
        <w:right w:val="none" w:sz="0" w:space="0" w:color="auto"/>
      </w:divBdr>
    </w:div>
    <w:div w:id="910576348">
      <w:bodyDiv w:val="1"/>
      <w:marLeft w:val="0"/>
      <w:marRight w:val="0"/>
      <w:marTop w:val="0"/>
      <w:marBottom w:val="0"/>
      <w:divBdr>
        <w:top w:val="none" w:sz="0" w:space="0" w:color="auto"/>
        <w:left w:val="none" w:sz="0" w:space="0" w:color="auto"/>
        <w:bottom w:val="none" w:sz="0" w:space="0" w:color="auto"/>
        <w:right w:val="none" w:sz="0" w:space="0" w:color="auto"/>
      </w:divBdr>
    </w:div>
    <w:div w:id="936017531">
      <w:bodyDiv w:val="1"/>
      <w:marLeft w:val="0"/>
      <w:marRight w:val="0"/>
      <w:marTop w:val="0"/>
      <w:marBottom w:val="0"/>
      <w:divBdr>
        <w:top w:val="none" w:sz="0" w:space="0" w:color="auto"/>
        <w:left w:val="none" w:sz="0" w:space="0" w:color="auto"/>
        <w:bottom w:val="none" w:sz="0" w:space="0" w:color="auto"/>
        <w:right w:val="none" w:sz="0" w:space="0" w:color="auto"/>
      </w:divBdr>
    </w:div>
    <w:div w:id="938219704">
      <w:bodyDiv w:val="1"/>
      <w:marLeft w:val="0"/>
      <w:marRight w:val="0"/>
      <w:marTop w:val="0"/>
      <w:marBottom w:val="0"/>
      <w:divBdr>
        <w:top w:val="none" w:sz="0" w:space="0" w:color="auto"/>
        <w:left w:val="none" w:sz="0" w:space="0" w:color="auto"/>
        <w:bottom w:val="none" w:sz="0" w:space="0" w:color="auto"/>
        <w:right w:val="none" w:sz="0" w:space="0" w:color="auto"/>
      </w:divBdr>
    </w:div>
    <w:div w:id="950626243">
      <w:bodyDiv w:val="1"/>
      <w:marLeft w:val="0"/>
      <w:marRight w:val="0"/>
      <w:marTop w:val="0"/>
      <w:marBottom w:val="0"/>
      <w:divBdr>
        <w:top w:val="none" w:sz="0" w:space="0" w:color="auto"/>
        <w:left w:val="none" w:sz="0" w:space="0" w:color="auto"/>
        <w:bottom w:val="none" w:sz="0" w:space="0" w:color="auto"/>
        <w:right w:val="none" w:sz="0" w:space="0" w:color="auto"/>
      </w:divBdr>
    </w:div>
    <w:div w:id="973829528">
      <w:bodyDiv w:val="1"/>
      <w:marLeft w:val="0"/>
      <w:marRight w:val="0"/>
      <w:marTop w:val="0"/>
      <w:marBottom w:val="0"/>
      <w:divBdr>
        <w:top w:val="none" w:sz="0" w:space="0" w:color="auto"/>
        <w:left w:val="none" w:sz="0" w:space="0" w:color="auto"/>
        <w:bottom w:val="none" w:sz="0" w:space="0" w:color="auto"/>
        <w:right w:val="none" w:sz="0" w:space="0" w:color="auto"/>
      </w:divBdr>
    </w:div>
    <w:div w:id="1016082411">
      <w:bodyDiv w:val="1"/>
      <w:marLeft w:val="0"/>
      <w:marRight w:val="0"/>
      <w:marTop w:val="0"/>
      <w:marBottom w:val="0"/>
      <w:divBdr>
        <w:top w:val="none" w:sz="0" w:space="0" w:color="auto"/>
        <w:left w:val="none" w:sz="0" w:space="0" w:color="auto"/>
        <w:bottom w:val="none" w:sz="0" w:space="0" w:color="auto"/>
        <w:right w:val="none" w:sz="0" w:space="0" w:color="auto"/>
      </w:divBdr>
    </w:div>
    <w:div w:id="1040666589">
      <w:bodyDiv w:val="1"/>
      <w:marLeft w:val="0"/>
      <w:marRight w:val="0"/>
      <w:marTop w:val="0"/>
      <w:marBottom w:val="0"/>
      <w:divBdr>
        <w:top w:val="none" w:sz="0" w:space="0" w:color="auto"/>
        <w:left w:val="none" w:sz="0" w:space="0" w:color="auto"/>
        <w:bottom w:val="none" w:sz="0" w:space="0" w:color="auto"/>
        <w:right w:val="none" w:sz="0" w:space="0" w:color="auto"/>
      </w:divBdr>
    </w:div>
    <w:div w:id="1050958346">
      <w:bodyDiv w:val="1"/>
      <w:marLeft w:val="0"/>
      <w:marRight w:val="0"/>
      <w:marTop w:val="0"/>
      <w:marBottom w:val="0"/>
      <w:divBdr>
        <w:top w:val="none" w:sz="0" w:space="0" w:color="auto"/>
        <w:left w:val="none" w:sz="0" w:space="0" w:color="auto"/>
        <w:bottom w:val="none" w:sz="0" w:space="0" w:color="auto"/>
        <w:right w:val="none" w:sz="0" w:space="0" w:color="auto"/>
      </w:divBdr>
    </w:div>
    <w:div w:id="1060208024">
      <w:bodyDiv w:val="1"/>
      <w:marLeft w:val="0"/>
      <w:marRight w:val="0"/>
      <w:marTop w:val="0"/>
      <w:marBottom w:val="0"/>
      <w:divBdr>
        <w:top w:val="none" w:sz="0" w:space="0" w:color="auto"/>
        <w:left w:val="none" w:sz="0" w:space="0" w:color="auto"/>
        <w:bottom w:val="none" w:sz="0" w:space="0" w:color="auto"/>
        <w:right w:val="none" w:sz="0" w:space="0" w:color="auto"/>
      </w:divBdr>
    </w:div>
    <w:div w:id="1063408804">
      <w:bodyDiv w:val="1"/>
      <w:marLeft w:val="0"/>
      <w:marRight w:val="0"/>
      <w:marTop w:val="0"/>
      <w:marBottom w:val="0"/>
      <w:divBdr>
        <w:top w:val="none" w:sz="0" w:space="0" w:color="auto"/>
        <w:left w:val="none" w:sz="0" w:space="0" w:color="auto"/>
        <w:bottom w:val="none" w:sz="0" w:space="0" w:color="auto"/>
        <w:right w:val="none" w:sz="0" w:space="0" w:color="auto"/>
      </w:divBdr>
    </w:div>
    <w:div w:id="1108936516">
      <w:bodyDiv w:val="1"/>
      <w:marLeft w:val="0"/>
      <w:marRight w:val="0"/>
      <w:marTop w:val="0"/>
      <w:marBottom w:val="0"/>
      <w:divBdr>
        <w:top w:val="none" w:sz="0" w:space="0" w:color="auto"/>
        <w:left w:val="none" w:sz="0" w:space="0" w:color="auto"/>
        <w:bottom w:val="none" w:sz="0" w:space="0" w:color="auto"/>
        <w:right w:val="none" w:sz="0" w:space="0" w:color="auto"/>
      </w:divBdr>
    </w:div>
    <w:div w:id="1121194827">
      <w:bodyDiv w:val="1"/>
      <w:marLeft w:val="0"/>
      <w:marRight w:val="0"/>
      <w:marTop w:val="0"/>
      <w:marBottom w:val="0"/>
      <w:divBdr>
        <w:top w:val="none" w:sz="0" w:space="0" w:color="auto"/>
        <w:left w:val="none" w:sz="0" w:space="0" w:color="auto"/>
        <w:bottom w:val="none" w:sz="0" w:space="0" w:color="auto"/>
        <w:right w:val="none" w:sz="0" w:space="0" w:color="auto"/>
      </w:divBdr>
    </w:div>
    <w:div w:id="1129317398">
      <w:bodyDiv w:val="1"/>
      <w:marLeft w:val="0"/>
      <w:marRight w:val="0"/>
      <w:marTop w:val="0"/>
      <w:marBottom w:val="0"/>
      <w:divBdr>
        <w:top w:val="none" w:sz="0" w:space="0" w:color="auto"/>
        <w:left w:val="none" w:sz="0" w:space="0" w:color="auto"/>
        <w:bottom w:val="none" w:sz="0" w:space="0" w:color="auto"/>
        <w:right w:val="none" w:sz="0" w:space="0" w:color="auto"/>
      </w:divBdr>
    </w:div>
    <w:div w:id="1132165784">
      <w:bodyDiv w:val="1"/>
      <w:marLeft w:val="0"/>
      <w:marRight w:val="0"/>
      <w:marTop w:val="0"/>
      <w:marBottom w:val="0"/>
      <w:divBdr>
        <w:top w:val="none" w:sz="0" w:space="0" w:color="auto"/>
        <w:left w:val="none" w:sz="0" w:space="0" w:color="auto"/>
        <w:bottom w:val="none" w:sz="0" w:space="0" w:color="auto"/>
        <w:right w:val="none" w:sz="0" w:space="0" w:color="auto"/>
      </w:divBdr>
      <w:divsChild>
        <w:div w:id="18519923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8912494">
      <w:bodyDiv w:val="1"/>
      <w:marLeft w:val="0"/>
      <w:marRight w:val="0"/>
      <w:marTop w:val="0"/>
      <w:marBottom w:val="0"/>
      <w:divBdr>
        <w:top w:val="none" w:sz="0" w:space="0" w:color="auto"/>
        <w:left w:val="none" w:sz="0" w:space="0" w:color="auto"/>
        <w:bottom w:val="none" w:sz="0" w:space="0" w:color="auto"/>
        <w:right w:val="none" w:sz="0" w:space="0" w:color="auto"/>
      </w:divBdr>
    </w:div>
    <w:div w:id="1171143570">
      <w:bodyDiv w:val="1"/>
      <w:marLeft w:val="0"/>
      <w:marRight w:val="0"/>
      <w:marTop w:val="0"/>
      <w:marBottom w:val="0"/>
      <w:divBdr>
        <w:top w:val="none" w:sz="0" w:space="0" w:color="auto"/>
        <w:left w:val="none" w:sz="0" w:space="0" w:color="auto"/>
        <w:bottom w:val="none" w:sz="0" w:space="0" w:color="auto"/>
        <w:right w:val="none" w:sz="0" w:space="0" w:color="auto"/>
      </w:divBdr>
    </w:div>
    <w:div w:id="1179194920">
      <w:bodyDiv w:val="1"/>
      <w:marLeft w:val="0"/>
      <w:marRight w:val="0"/>
      <w:marTop w:val="0"/>
      <w:marBottom w:val="0"/>
      <w:divBdr>
        <w:top w:val="none" w:sz="0" w:space="0" w:color="auto"/>
        <w:left w:val="none" w:sz="0" w:space="0" w:color="auto"/>
        <w:bottom w:val="none" w:sz="0" w:space="0" w:color="auto"/>
        <w:right w:val="none" w:sz="0" w:space="0" w:color="auto"/>
      </w:divBdr>
    </w:div>
    <w:div w:id="1189947542">
      <w:bodyDiv w:val="1"/>
      <w:marLeft w:val="0"/>
      <w:marRight w:val="0"/>
      <w:marTop w:val="0"/>
      <w:marBottom w:val="0"/>
      <w:divBdr>
        <w:top w:val="none" w:sz="0" w:space="0" w:color="auto"/>
        <w:left w:val="none" w:sz="0" w:space="0" w:color="auto"/>
        <w:bottom w:val="none" w:sz="0" w:space="0" w:color="auto"/>
        <w:right w:val="none" w:sz="0" w:space="0" w:color="auto"/>
      </w:divBdr>
    </w:div>
    <w:div w:id="1205021605">
      <w:bodyDiv w:val="1"/>
      <w:marLeft w:val="0"/>
      <w:marRight w:val="0"/>
      <w:marTop w:val="0"/>
      <w:marBottom w:val="0"/>
      <w:divBdr>
        <w:top w:val="none" w:sz="0" w:space="0" w:color="auto"/>
        <w:left w:val="none" w:sz="0" w:space="0" w:color="auto"/>
        <w:bottom w:val="none" w:sz="0" w:space="0" w:color="auto"/>
        <w:right w:val="none" w:sz="0" w:space="0" w:color="auto"/>
      </w:divBdr>
    </w:div>
    <w:div w:id="1227035128">
      <w:bodyDiv w:val="1"/>
      <w:marLeft w:val="0"/>
      <w:marRight w:val="0"/>
      <w:marTop w:val="0"/>
      <w:marBottom w:val="0"/>
      <w:divBdr>
        <w:top w:val="none" w:sz="0" w:space="0" w:color="auto"/>
        <w:left w:val="none" w:sz="0" w:space="0" w:color="auto"/>
        <w:bottom w:val="none" w:sz="0" w:space="0" w:color="auto"/>
        <w:right w:val="none" w:sz="0" w:space="0" w:color="auto"/>
      </w:divBdr>
    </w:div>
    <w:div w:id="1237282258">
      <w:bodyDiv w:val="1"/>
      <w:marLeft w:val="0"/>
      <w:marRight w:val="0"/>
      <w:marTop w:val="0"/>
      <w:marBottom w:val="0"/>
      <w:divBdr>
        <w:top w:val="none" w:sz="0" w:space="0" w:color="auto"/>
        <w:left w:val="none" w:sz="0" w:space="0" w:color="auto"/>
        <w:bottom w:val="none" w:sz="0" w:space="0" w:color="auto"/>
        <w:right w:val="none" w:sz="0" w:space="0" w:color="auto"/>
      </w:divBdr>
    </w:div>
    <w:div w:id="1239288813">
      <w:bodyDiv w:val="1"/>
      <w:marLeft w:val="0"/>
      <w:marRight w:val="0"/>
      <w:marTop w:val="0"/>
      <w:marBottom w:val="0"/>
      <w:divBdr>
        <w:top w:val="none" w:sz="0" w:space="0" w:color="auto"/>
        <w:left w:val="none" w:sz="0" w:space="0" w:color="auto"/>
        <w:bottom w:val="none" w:sz="0" w:space="0" w:color="auto"/>
        <w:right w:val="none" w:sz="0" w:space="0" w:color="auto"/>
      </w:divBdr>
    </w:div>
    <w:div w:id="1243487822">
      <w:bodyDiv w:val="1"/>
      <w:marLeft w:val="0"/>
      <w:marRight w:val="0"/>
      <w:marTop w:val="0"/>
      <w:marBottom w:val="0"/>
      <w:divBdr>
        <w:top w:val="none" w:sz="0" w:space="0" w:color="auto"/>
        <w:left w:val="none" w:sz="0" w:space="0" w:color="auto"/>
        <w:bottom w:val="none" w:sz="0" w:space="0" w:color="auto"/>
        <w:right w:val="none" w:sz="0" w:space="0" w:color="auto"/>
      </w:divBdr>
    </w:div>
    <w:div w:id="1244602224">
      <w:bodyDiv w:val="1"/>
      <w:marLeft w:val="0"/>
      <w:marRight w:val="0"/>
      <w:marTop w:val="0"/>
      <w:marBottom w:val="0"/>
      <w:divBdr>
        <w:top w:val="none" w:sz="0" w:space="0" w:color="auto"/>
        <w:left w:val="none" w:sz="0" w:space="0" w:color="auto"/>
        <w:bottom w:val="none" w:sz="0" w:space="0" w:color="auto"/>
        <w:right w:val="none" w:sz="0" w:space="0" w:color="auto"/>
      </w:divBdr>
    </w:div>
    <w:div w:id="1263686812">
      <w:bodyDiv w:val="1"/>
      <w:marLeft w:val="0"/>
      <w:marRight w:val="0"/>
      <w:marTop w:val="0"/>
      <w:marBottom w:val="0"/>
      <w:divBdr>
        <w:top w:val="none" w:sz="0" w:space="0" w:color="auto"/>
        <w:left w:val="none" w:sz="0" w:space="0" w:color="auto"/>
        <w:bottom w:val="none" w:sz="0" w:space="0" w:color="auto"/>
        <w:right w:val="none" w:sz="0" w:space="0" w:color="auto"/>
      </w:divBdr>
    </w:div>
    <w:div w:id="1278411105">
      <w:bodyDiv w:val="1"/>
      <w:marLeft w:val="0"/>
      <w:marRight w:val="0"/>
      <w:marTop w:val="0"/>
      <w:marBottom w:val="0"/>
      <w:divBdr>
        <w:top w:val="none" w:sz="0" w:space="0" w:color="auto"/>
        <w:left w:val="none" w:sz="0" w:space="0" w:color="auto"/>
        <w:bottom w:val="none" w:sz="0" w:space="0" w:color="auto"/>
        <w:right w:val="none" w:sz="0" w:space="0" w:color="auto"/>
      </w:divBdr>
    </w:div>
    <w:div w:id="1281302577">
      <w:bodyDiv w:val="1"/>
      <w:marLeft w:val="0"/>
      <w:marRight w:val="0"/>
      <w:marTop w:val="0"/>
      <w:marBottom w:val="0"/>
      <w:divBdr>
        <w:top w:val="none" w:sz="0" w:space="0" w:color="auto"/>
        <w:left w:val="none" w:sz="0" w:space="0" w:color="auto"/>
        <w:bottom w:val="none" w:sz="0" w:space="0" w:color="auto"/>
        <w:right w:val="none" w:sz="0" w:space="0" w:color="auto"/>
      </w:divBdr>
    </w:div>
    <w:div w:id="1310331170">
      <w:bodyDiv w:val="1"/>
      <w:marLeft w:val="0"/>
      <w:marRight w:val="0"/>
      <w:marTop w:val="0"/>
      <w:marBottom w:val="0"/>
      <w:divBdr>
        <w:top w:val="none" w:sz="0" w:space="0" w:color="auto"/>
        <w:left w:val="none" w:sz="0" w:space="0" w:color="auto"/>
        <w:bottom w:val="none" w:sz="0" w:space="0" w:color="auto"/>
        <w:right w:val="none" w:sz="0" w:space="0" w:color="auto"/>
      </w:divBdr>
    </w:div>
    <w:div w:id="1324971731">
      <w:bodyDiv w:val="1"/>
      <w:marLeft w:val="0"/>
      <w:marRight w:val="0"/>
      <w:marTop w:val="0"/>
      <w:marBottom w:val="0"/>
      <w:divBdr>
        <w:top w:val="none" w:sz="0" w:space="0" w:color="auto"/>
        <w:left w:val="none" w:sz="0" w:space="0" w:color="auto"/>
        <w:bottom w:val="none" w:sz="0" w:space="0" w:color="auto"/>
        <w:right w:val="none" w:sz="0" w:space="0" w:color="auto"/>
      </w:divBdr>
    </w:div>
    <w:div w:id="1338919320">
      <w:bodyDiv w:val="1"/>
      <w:marLeft w:val="0"/>
      <w:marRight w:val="0"/>
      <w:marTop w:val="0"/>
      <w:marBottom w:val="0"/>
      <w:divBdr>
        <w:top w:val="none" w:sz="0" w:space="0" w:color="auto"/>
        <w:left w:val="none" w:sz="0" w:space="0" w:color="auto"/>
        <w:bottom w:val="none" w:sz="0" w:space="0" w:color="auto"/>
        <w:right w:val="none" w:sz="0" w:space="0" w:color="auto"/>
      </w:divBdr>
    </w:div>
    <w:div w:id="1338998690">
      <w:bodyDiv w:val="1"/>
      <w:marLeft w:val="0"/>
      <w:marRight w:val="0"/>
      <w:marTop w:val="0"/>
      <w:marBottom w:val="0"/>
      <w:divBdr>
        <w:top w:val="none" w:sz="0" w:space="0" w:color="auto"/>
        <w:left w:val="none" w:sz="0" w:space="0" w:color="auto"/>
        <w:bottom w:val="none" w:sz="0" w:space="0" w:color="auto"/>
        <w:right w:val="none" w:sz="0" w:space="0" w:color="auto"/>
      </w:divBdr>
    </w:div>
    <w:div w:id="1362626579">
      <w:bodyDiv w:val="1"/>
      <w:marLeft w:val="0"/>
      <w:marRight w:val="0"/>
      <w:marTop w:val="0"/>
      <w:marBottom w:val="0"/>
      <w:divBdr>
        <w:top w:val="none" w:sz="0" w:space="0" w:color="auto"/>
        <w:left w:val="none" w:sz="0" w:space="0" w:color="auto"/>
        <w:bottom w:val="none" w:sz="0" w:space="0" w:color="auto"/>
        <w:right w:val="none" w:sz="0" w:space="0" w:color="auto"/>
      </w:divBdr>
    </w:div>
    <w:div w:id="1408455097">
      <w:bodyDiv w:val="1"/>
      <w:marLeft w:val="0"/>
      <w:marRight w:val="0"/>
      <w:marTop w:val="0"/>
      <w:marBottom w:val="0"/>
      <w:divBdr>
        <w:top w:val="none" w:sz="0" w:space="0" w:color="auto"/>
        <w:left w:val="none" w:sz="0" w:space="0" w:color="auto"/>
        <w:bottom w:val="none" w:sz="0" w:space="0" w:color="auto"/>
        <w:right w:val="none" w:sz="0" w:space="0" w:color="auto"/>
      </w:divBdr>
    </w:div>
    <w:div w:id="1436945267">
      <w:bodyDiv w:val="1"/>
      <w:marLeft w:val="0"/>
      <w:marRight w:val="0"/>
      <w:marTop w:val="0"/>
      <w:marBottom w:val="0"/>
      <w:divBdr>
        <w:top w:val="none" w:sz="0" w:space="0" w:color="auto"/>
        <w:left w:val="none" w:sz="0" w:space="0" w:color="auto"/>
        <w:bottom w:val="none" w:sz="0" w:space="0" w:color="auto"/>
        <w:right w:val="none" w:sz="0" w:space="0" w:color="auto"/>
      </w:divBdr>
    </w:div>
    <w:div w:id="1472166874">
      <w:bodyDiv w:val="1"/>
      <w:marLeft w:val="0"/>
      <w:marRight w:val="0"/>
      <w:marTop w:val="0"/>
      <w:marBottom w:val="0"/>
      <w:divBdr>
        <w:top w:val="none" w:sz="0" w:space="0" w:color="auto"/>
        <w:left w:val="none" w:sz="0" w:space="0" w:color="auto"/>
        <w:bottom w:val="none" w:sz="0" w:space="0" w:color="auto"/>
        <w:right w:val="none" w:sz="0" w:space="0" w:color="auto"/>
      </w:divBdr>
    </w:div>
    <w:div w:id="1500971092">
      <w:bodyDiv w:val="1"/>
      <w:marLeft w:val="0"/>
      <w:marRight w:val="0"/>
      <w:marTop w:val="0"/>
      <w:marBottom w:val="0"/>
      <w:divBdr>
        <w:top w:val="none" w:sz="0" w:space="0" w:color="auto"/>
        <w:left w:val="none" w:sz="0" w:space="0" w:color="auto"/>
        <w:bottom w:val="none" w:sz="0" w:space="0" w:color="auto"/>
        <w:right w:val="none" w:sz="0" w:space="0" w:color="auto"/>
      </w:divBdr>
    </w:div>
    <w:div w:id="1509177651">
      <w:bodyDiv w:val="1"/>
      <w:marLeft w:val="0"/>
      <w:marRight w:val="0"/>
      <w:marTop w:val="0"/>
      <w:marBottom w:val="0"/>
      <w:divBdr>
        <w:top w:val="none" w:sz="0" w:space="0" w:color="auto"/>
        <w:left w:val="none" w:sz="0" w:space="0" w:color="auto"/>
        <w:bottom w:val="none" w:sz="0" w:space="0" w:color="auto"/>
        <w:right w:val="none" w:sz="0" w:space="0" w:color="auto"/>
      </w:divBdr>
    </w:div>
    <w:div w:id="1513107446">
      <w:bodyDiv w:val="1"/>
      <w:marLeft w:val="0"/>
      <w:marRight w:val="0"/>
      <w:marTop w:val="0"/>
      <w:marBottom w:val="0"/>
      <w:divBdr>
        <w:top w:val="none" w:sz="0" w:space="0" w:color="auto"/>
        <w:left w:val="none" w:sz="0" w:space="0" w:color="auto"/>
        <w:bottom w:val="none" w:sz="0" w:space="0" w:color="auto"/>
        <w:right w:val="none" w:sz="0" w:space="0" w:color="auto"/>
      </w:divBdr>
    </w:div>
    <w:div w:id="1524514976">
      <w:bodyDiv w:val="1"/>
      <w:marLeft w:val="0"/>
      <w:marRight w:val="0"/>
      <w:marTop w:val="0"/>
      <w:marBottom w:val="0"/>
      <w:divBdr>
        <w:top w:val="none" w:sz="0" w:space="0" w:color="auto"/>
        <w:left w:val="none" w:sz="0" w:space="0" w:color="auto"/>
        <w:bottom w:val="none" w:sz="0" w:space="0" w:color="auto"/>
        <w:right w:val="none" w:sz="0" w:space="0" w:color="auto"/>
      </w:divBdr>
    </w:div>
    <w:div w:id="1533836076">
      <w:bodyDiv w:val="1"/>
      <w:marLeft w:val="0"/>
      <w:marRight w:val="0"/>
      <w:marTop w:val="0"/>
      <w:marBottom w:val="0"/>
      <w:divBdr>
        <w:top w:val="none" w:sz="0" w:space="0" w:color="auto"/>
        <w:left w:val="none" w:sz="0" w:space="0" w:color="auto"/>
        <w:bottom w:val="none" w:sz="0" w:space="0" w:color="auto"/>
        <w:right w:val="none" w:sz="0" w:space="0" w:color="auto"/>
      </w:divBdr>
    </w:div>
    <w:div w:id="1535193495">
      <w:bodyDiv w:val="1"/>
      <w:marLeft w:val="0"/>
      <w:marRight w:val="0"/>
      <w:marTop w:val="0"/>
      <w:marBottom w:val="0"/>
      <w:divBdr>
        <w:top w:val="none" w:sz="0" w:space="0" w:color="auto"/>
        <w:left w:val="none" w:sz="0" w:space="0" w:color="auto"/>
        <w:bottom w:val="none" w:sz="0" w:space="0" w:color="auto"/>
        <w:right w:val="none" w:sz="0" w:space="0" w:color="auto"/>
      </w:divBdr>
    </w:div>
    <w:div w:id="1536768669">
      <w:bodyDiv w:val="1"/>
      <w:marLeft w:val="0"/>
      <w:marRight w:val="0"/>
      <w:marTop w:val="0"/>
      <w:marBottom w:val="0"/>
      <w:divBdr>
        <w:top w:val="none" w:sz="0" w:space="0" w:color="auto"/>
        <w:left w:val="none" w:sz="0" w:space="0" w:color="auto"/>
        <w:bottom w:val="none" w:sz="0" w:space="0" w:color="auto"/>
        <w:right w:val="none" w:sz="0" w:space="0" w:color="auto"/>
      </w:divBdr>
    </w:div>
    <w:div w:id="1540628398">
      <w:bodyDiv w:val="1"/>
      <w:marLeft w:val="0"/>
      <w:marRight w:val="0"/>
      <w:marTop w:val="0"/>
      <w:marBottom w:val="0"/>
      <w:divBdr>
        <w:top w:val="none" w:sz="0" w:space="0" w:color="auto"/>
        <w:left w:val="none" w:sz="0" w:space="0" w:color="auto"/>
        <w:bottom w:val="none" w:sz="0" w:space="0" w:color="auto"/>
        <w:right w:val="none" w:sz="0" w:space="0" w:color="auto"/>
      </w:divBdr>
    </w:div>
    <w:div w:id="1561165017">
      <w:bodyDiv w:val="1"/>
      <w:marLeft w:val="0"/>
      <w:marRight w:val="0"/>
      <w:marTop w:val="0"/>
      <w:marBottom w:val="0"/>
      <w:divBdr>
        <w:top w:val="none" w:sz="0" w:space="0" w:color="auto"/>
        <w:left w:val="none" w:sz="0" w:space="0" w:color="auto"/>
        <w:bottom w:val="none" w:sz="0" w:space="0" w:color="auto"/>
        <w:right w:val="none" w:sz="0" w:space="0" w:color="auto"/>
      </w:divBdr>
    </w:div>
    <w:div w:id="1569999260">
      <w:bodyDiv w:val="1"/>
      <w:marLeft w:val="0"/>
      <w:marRight w:val="0"/>
      <w:marTop w:val="0"/>
      <w:marBottom w:val="0"/>
      <w:divBdr>
        <w:top w:val="none" w:sz="0" w:space="0" w:color="auto"/>
        <w:left w:val="none" w:sz="0" w:space="0" w:color="auto"/>
        <w:bottom w:val="none" w:sz="0" w:space="0" w:color="auto"/>
        <w:right w:val="none" w:sz="0" w:space="0" w:color="auto"/>
      </w:divBdr>
    </w:div>
    <w:div w:id="1594627468">
      <w:bodyDiv w:val="1"/>
      <w:marLeft w:val="0"/>
      <w:marRight w:val="0"/>
      <w:marTop w:val="0"/>
      <w:marBottom w:val="0"/>
      <w:divBdr>
        <w:top w:val="none" w:sz="0" w:space="0" w:color="auto"/>
        <w:left w:val="none" w:sz="0" w:space="0" w:color="auto"/>
        <w:bottom w:val="none" w:sz="0" w:space="0" w:color="auto"/>
        <w:right w:val="none" w:sz="0" w:space="0" w:color="auto"/>
      </w:divBdr>
    </w:div>
    <w:div w:id="1603613436">
      <w:bodyDiv w:val="1"/>
      <w:marLeft w:val="0"/>
      <w:marRight w:val="0"/>
      <w:marTop w:val="0"/>
      <w:marBottom w:val="0"/>
      <w:divBdr>
        <w:top w:val="none" w:sz="0" w:space="0" w:color="auto"/>
        <w:left w:val="none" w:sz="0" w:space="0" w:color="auto"/>
        <w:bottom w:val="none" w:sz="0" w:space="0" w:color="auto"/>
        <w:right w:val="none" w:sz="0" w:space="0" w:color="auto"/>
      </w:divBdr>
    </w:div>
    <w:div w:id="1610627074">
      <w:bodyDiv w:val="1"/>
      <w:marLeft w:val="0"/>
      <w:marRight w:val="0"/>
      <w:marTop w:val="0"/>
      <w:marBottom w:val="0"/>
      <w:divBdr>
        <w:top w:val="none" w:sz="0" w:space="0" w:color="auto"/>
        <w:left w:val="none" w:sz="0" w:space="0" w:color="auto"/>
        <w:bottom w:val="none" w:sz="0" w:space="0" w:color="auto"/>
        <w:right w:val="none" w:sz="0" w:space="0" w:color="auto"/>
      </w:divBdr>
    </w:div>
    <w:div w:id="1610891045">
      <w:bodyDiv w:val="1"/>
      <w:marLeft w:val="0"/>
      <w:marRight w:val="0"/>
      <w:marTop w:val="0"/>
      <w:marBottom w:val="0"/>
      <w:divBdr>
        <w:top w:val="none" w:sz="0" w:space="0" w:color="auto"/>
        <w:left w:val="none" w:sz="0" w:space="0" w:color="auto"/>
        <w:bottom w:val="none" w:sz="0" w:space="0" w:color="auto"/>
        <w:right w:val="none" w:sz="0" w:space="0" w:color="auto"/>
      </w:divBdr>
    </w:div>
    <w:div w:id="1613707166">
      <w:bodyDiv w:val="1"/>
      <w:marLeft w:val="0"/>
      <w:marRight w:val="0"/>
      <w:marTop w:val="0"/>
      <w:marBottom w:val="0"/>
      <w:divBdr>
        <w:top w:val="none" w:sz="0" w:space="0" w:color="auto"/>
        <w:left w:val="none" w:sz="0" w:space="0" w:color="auto"/>
        <w:bottom w:val="none" w:sz="0" w:space="0" w:color="auto"/>
        <w:right w:val="none" w:sz="0" w:space="0" w:color="auto"/>
      </w:divBdr>
    </w:div>
    <w:div w:id="1619601960">
      <w:bodyDiv w:val="1"/>
      <w:marLeft w:val="0"/>
      <w:marRight w:val="0"/>
      <w:marTop w:val="0"/>
      <w:marBottom w:val="0"/>
      <w:divBdr>
        <w:top w:val="none" w:sz="0" w:space="0" w:color="auto"/>
        <w:left w:val="none" w:sz="0" w:space="0" w:color="auto"/>
        <w:bottom w:val="none" w:sz="0" w:space="0" w:color="auto"/>
        <w:right w:val="none" w:sz="0" w:space="0" w:color="auto"/>
      </w:divBdr>
    </w:div>
    <w:div w:id="1625113047">
      <w:bodyDiv w:val="1"/>
      <w:marLeft w:val="0"/>
      <w:marRight w:val="0"/>
      <w:marTop w:val="0"/>
      <w:marBottom w:val="0"/>
      <w:divBdr>
        <w:top w:val="none" w:sz="0" w:space="0" w:color="auto"/>
        <w:left w:val="none" w:sz="0" w:space="0" w:color="auto"/>
        <w:bottom w:val="none" w:sz="0" w:space="0" w:color="auto"/>
        <w:right w:val="none" w:sz="0" w:space="0" w:color="auto"/>
      </w:divBdr>
    </w:div>
    <w:div w:id="1650162111">
      <w:bodyDiv w:val="1"/>
      <w:marLeft w:val="0"/>
      <w:marRight w:val="0"/>
      <w:marTop w:val="0"/>
      <w:marBottom w:val="0"/>
      <w:divBdr>
        <w:top w:val="none" w:sz="0" w:space="0" w:color="auto"/>
        <w:left w:val="none" w:sz="0" w:space="0" w:color="auto"/>
        <w:bottom w:val="none" w:sz="0" w:space="0" w:color="auto"/>
        <w:right w:val="none" w:sz="0" w:space="0" w:color="auto"/>
      </w:divBdr>
    </w:div>
    <w:div w:id="1654603458">
      <w:bodyDiv w:val="1"/>
      <w:marLeft w:val="0"/>
      <w:marRight w:val="0"/>
      <w:marTop w:val="0"/>
      <w:marBottom w:val="0"/>
      <w:divBdr>
        <w:top w:val="none" w:sz="0" w:space="0" w:color="auto"/>
        <w:left w:val="none" w:sz="0" w:space="0" w:color="auto"/>
        <w:bottom w:val="none" w:sz="0" w:space="0" w:color="auto"/>
        <w:right w:val="none" w:sz="0" w:space="0" w:color="auto"/>
      </w:divBdr>
    </w:div>
    <w:div w:id="1698583377">
      <w:bodyDiv w:val="1"/>
      <w:marLeft w:val="0"/>
      <w:marRight w:val="0"/>
      <w:marTop w:val="0"/>
      <w:marBottom w:val="0"/>
      <w:divBdr>
        <w:top w:val="none" w:sz="0" w:space="0" w:color="auto"/>
        <w:left w:val="none" w:sz="0" w:space="0" w:color="auto"/>
        <w:bottom w:val="none" w:sz="0" w:space="0" w:color="auto"/>
        <w:right w:val="none" w:sz="0" w:space="0" w:color="auto"/>
      </w:divBdr>
    </w:div>
    <w:div w:id="1743601529">
      <w:bodyDiv w:val="1"/>
      <w:marLeft w:val="0"/>
      <w:marRight w:val="0"/>
      <w:marTop w:val="0"/>
      <w:marBottom w:val="0"/>
      <w:divBdr>
        <w:top w:val="none" w:sz="0" w:space="0" w:color="auto"/>
        <w:left w:val="none" w:sz="0" w:space="0" w:color="auto"/>
        <w:bottom w:val="none" w:sz="0" w:space="0" w:color="auto"/>
        <w:right w:val="none" w:sz="0" w:space="0" w:color="auto"/>
      </w:divBdr>
    </w:div>
    <w:div w:id="1748728337">
      <w:bodyDiv w:val="1"/>
      <w:marLeft w:val="0"/>
      <w:marRight w:val="0"/>
      <w:marTop w:val="0"/>
      <w:marBottom w:val="0"/>
      <w:divBdr>
        <w:top w:val="none" w:sz="0" w:space="0" w:color="auto"/>
        <w:left w:val="none" w:sz="0" w:space="0" w:color="auto"/>
        <w:bottom w:val="none" w:sz="0" w:space="0" w:color="auto"/>
        <w:right w:val="none" w:sz="0" w:space="0" w:color="auto"/>
      </w:divBdr>
    </w:div>
    <w:div w:id="1751198939">
      <w:bodyDiv w:val="1"/>
      <w:marLeft w:val="0"/>
      <w:marRight w:val="0"/>
      <w:marTop w:val="0"/>
      <w:marBottom w:val="0"/>
      <w:divBdr>
        <w:top w:val="none" w:sz="0" w:space="0" w:color="auto"/>
        <w:left w:val="none" w:sz="0" w:space="0" w:color="auto"/>
        <w:bottom w:val="none" w:sz="0" w:space="0" w:color="auto"/>
        <w:right w:val="none" w:sz="0" w:space="0" w:color="auto"/>
      </w:divBdr>
      <w:divsChild>
        <w:div w:id="985206076">
          <w:marLeft w:val="0"/>
          <w:marRight w:val="0"/>
          <w:marTop w:val="0"/>
          <w:marBottom w:val="0"/>
          <w:divBdr>
            <w:top w:val="none" w:sz="0" w:space="0" w:color="auto"/>
            <w:left w:val="none" w:sz="0" w:space="0" w:color="auto"/>
            <w:bottom w:val="none" w:sz="0" w:space="0" w:color="auto"/>
            <w:right w:val="none" w:sz="0" w:space="0" w:color="auto"/>
          </w:divBdr>
        </w:div>
        <w:div w:id="1422946535">
          <w:marLeft w:val="0"/>
          <w:marRight w:val="0"/>
          <w:marTop w:val="0"/>
          <w:marBottom w:val="0"/>
          <w:divBdr>
            <w:top w:val="none" w:sz="0" w:space="0" w:color="auto"/>
            <w:left w:val="none" w:sz="0" w:space="0" w:color="auto"/>
            <w:bottom w:val="none" w:sz="0" w:space="0" w:color="auto"/>
            <w:right w:val="none" w:sz="0" w:space="0" w:color="auto"/>
          </w:divBdr>
        </w:div>
      </w:divsChild>
    </w:div>
    <w:div w:id="1752854165">
      <w:bodyDiv w:val="1"/>
      <w:marLeft w:val="0"/>
      <w:marRight w:val="0"/>
      <w:marTop w:val="0"/>
      <w:marBottom w:val="0"/>
      <w:divBdr>
        <w:top w:val="none" w:sz="0" w:space="0" w:color="auto"/>
        <w:left w:val="none" w:sz="0" w:space="0" w:color="auto"/>
        <w:bottom w:val="none" w:sz="0" w:space="0" w:color="auto"/>
        <w:right w:val="none" w:sz="0" w:space="0" w:color="auto"/>
      </w:divBdr>
    </w:div>
    <w:div w:id="1783259026">
      <w:bodyDiv w:val="1"/>
      <w:marLeft w:val="0"/>
      <w:marRight w:val="0"/>
      <w:marTop w:val="0"/>
      <w:marBottom w:val="0"/>
      <w:divBdr>
        <w:top w:val="none" w:sz="0" w:space="0" w:color="auto"/>
        <w:left w:val="none" w:sz="0" w:space="0" w:color="auto"/>
        <w:bottom w:val="none" w:sz="0" w:space="0" w:color="auto"/>
        <w:right w:val="none" w:sz="0" w:space="0" w:color="auto"/>
      </w:divBdr>
    </w:div>
    <w:div w:id="1793749784">
      <w:bodyDiv w:val="1"/>
      <w:marLeft w:val="0"/>
      <w:marRight w:val="0"/>
      <w:marTop w:val="0"/>
      <w:marBottom w:val="0"/>
      <w:divBdr>
        <w:top w:val="none" w:sz="0" w:space="0" w:color="auto"/>
        <w:left w:val="none" w:sz="0" w:space="0" w:color="auto"/>
        <w:bottom w:val="none" w:sz="0" w:space="0" w:color="auto"/>
        <w:right w:val="none" w:sz="0" w:space="0" w:color="auto"/>
      </w:divBdr>
    </w:div>
    <w:div w:id="1818843515">
      <w:bodyDiv w:val="1"/>
      <w:marLeft w:val="0"/>
      <w:marRight w:val="0"/>
      <w:marTop w:val="0"/>
      <w:marBottom w:val="0"/>
      <w:divBdr>
        <w:top w:val="none" w:sz="0" w:space="0" w:color="auto"/>
        <w:left w:val="none" w:sz="0" w:space="0" w:color="auto"/>
        <w:bottom w:val="none" w:sz="0" w:space="0" w:color="auto"/>
        <w:right w:val="none" w:sz="0" w:space="0" w:color="auto"/>
      </w:divBdr>
    </w:div>
    <w:div w:id="1821386919">
      <w:bodyDiv w:val="1"/>
      <w:marLeft w:val="0"/>
      <w:marRight w:val="0"/>
      <w:marTop w:val="0"/>
      <w:marBottom w:val="0"/>
      <w:divBdr>
        <w:top w:val="none" w:sz="0" w:space="0" w:color="auto"/>
        <w:left w:val="none" w:sz="0" w:space="0" w:color="auto"/>
        <w:bottom w:val="none" w:sz="0" w:space="0" w:color="auto"/>
        <w:right w:val="none" w:sz="0" w:space="0" w:color="auto"/>
      </w:divBdr>
    </w:div>
    <w:div w:id="1827159854">
      <w:bodyDiv w:val="1"/>
      <w:marLeft w:val="0"/>
      <w:marRight w:val="0"/>
      <w:marTop w:val="0"/>
      <w:marBottom w:val="0"/>
      <w:divBdr>
        <w:top w:val="none" w:sz="0" w:space="0" w:color="auto"/>
        <w:left w:val="none" w:sz="0" w:space="0" w:color="auto"/>
        <w:bottom w:val="none" w:sz="0" w:space="0" w:color="auto"/>
        <w:right w:val="none" w:sz="0" w:space="0" w:color="auto"/>
      </w:divBdr>
    </w:div>
    <w:div w:id="1828672454">
      <w:bodyDiv w:val="1"/>
      <w:marLeft w:val="0"/>
      <w:marRight w:val="0"/>
      <w:marTop w:val="0"/>
      <w:marBottom w:val="0"/>
      <w:divBdr>
        <w:top w:val="none" w:sz="0" w:space="0" w:color="auto"/>
        <w:left w:val="none" w:sz="0" w:space="0" w:color="auto"/>
        <w:bottom w:val="none" w:sz="0" w:space="0" w:color="auto"/>
        <w:right w:val="none" w:sz="0" w:space="0" w:color="auto"/>
      </w:divBdr>
    </w:div>
    <w:div w:id="1840579876">
      <w:bodyDiv w:val="1"/>
      <w:marLeft w:val="0"/>
      <w:marRight w:val="0"/>
      <w:marTop w:val="0"/>
      <w:marBottom w:val="0"/>
      <w:divBdr>
        <w:top w:val="none" w:sz="0" w:space="0" w:color="auto"/>
        <w:left w:val="none" w:sz="0" w:space="0" w:color="auto"/>
        <w:bottom w:val="none" w:sz="0" w:space="0" w:color="auto"/>
        <w:right w:val="none" w:sz="0" w:space="0" w:color="auto"/>
      </w:divBdr>
    </w:div>
    <w:div w:id="1843355573">
      <w:bodyDiv w:val="1"/>
      <w:marLeft w:val="0"/>
      <w:marRight w:val="0"/>
      <w:marTop w:val="0"/>
      <w:marBottom w:val="0"/>
      <w:divBdr>
        <w:top w:val="none" w:sz="0" w:space="0" w:color="auto"/>
        <w:left w:val="none" w:sz="0" w:space="0" w:color="auto"/>
        <w:bottom w:val="none" w:sz="0" w:space="0" w:color="auto"/>
        <w:right w:val="none" w:sz="0" w:space="0" w:color="auto"/>
      </w:divBdr>
    </w:div>
    <w:div w:id="1845239001">
      <w:bodyDiv w:val="1"/>
      <w:marLeft w:val="0"/>
      <w:marRight w:val="0"/>
      <w:marTop w:val="0"/>
      <w:marBottom w:val="0"/>
      <w:divBdr>
        <w:top w:val="none" w:sz="0" w:space="0" w:color="auto"/>
        <w:left w:val="none" w:sz="0" w:space="0" w:color="auto"/>
        <w:bottom w:val="none" w:sz="0" w:space="0" w:color="auto"/>
        <w:right w:val="none" w:sz="0" w:space="0" w:color="auto"/>
      </w:divBdr>
    </w:div>
    <w:div w:id="1851600518">
      <w:bodyDiv w:val="1"/>
      <w:marLeft w:val="0"/>
      <w:marRight w:val="0"/>
      <w:marTop w:val="0"/>
      <w:marBottom w:val="0"/>
      <w:divBdr>
        <w:top w:val="none" w:sz="0" w:space="0" w:color="auto"/>
        <w:left w:val="none" w:sz="0" w:space="0" w:color="auto"/>
        <w:bottom w:val="none" w:sz="0" w:space="0" w:color="auto"/>
        <w:right w:val="none" w:sz="0" w:space="0" w:color="auto"/>
      </w:divBdr>
    </w:div>
    <w:div w:id="1859732931">
      <w:bodyDiv w:val="1"/>
      <w:marLeft w:val="0"/>
      <w:marRight w:val="0"/>
      <w:marTop w:val="0"/>
      <w:marBottom w:val="0"/>
      <w:divBdr>
        <w:top w:val="none" w:sz="0" w:space="0" w:color="auto"/>
        <w:left w:val="none" w:sz="0" w:space="0" w:color="auto"/>
        <w:bottom w:val="none" w:sz="0" w:space="0" w:color="auto"/>
        <w:right w:val="none" w:sz="0" w:space="0" w:color="auto"/>
      </w:divBdr>
    </w:div>
    <w:div w:id="1917786664">
      <w:bodyDiv w:val="1"/>
      <w:marLeft w:val="0"/>
      <w:marRight w:val="0"/>
      <w:marTop w:val="0"/>
      <w:marBottom w:val="0"/>
      <w:divBdr>
        <w:top w:val="none" w:sz="0" w:space="0" w:color="auto"/>
        <w:left w:val="none" w:sz="0" w:space="0" w:color="auto"/>
        <w:bottom w:val="none" w:sz="0" w:space="0" w:color="auto"/>
        <w:right w:val="none" w:sz="0" w:space="0" w:color="auto"/>
      </w:divBdr>
    </w:div>
    <w:div w:id="1921059344">
      <w:bodyDiv w:val="1"/>
      <w:marLeft w:val="0"/>
      <w:marRight w:val="0"/>
      <w:marTop w:val="0"/>
      <w:marBottom w:val="0"/>
      <w:divBdr>
        <w:top w:val="none" w:sz="0" w:space="0" w:color="auto"/>
        <w:left w:val="none" w:sz="0" w:space="0" w:color="auto"/>
        <w:bottom w:val="none" w:sz="0" w:space="0" w:color="auto"/>
        <w:right w:val="none" w:sz="0" w:space="0" w:color="auto"/>
      </w:divBdr>
    </w:div>
    <w:div w:id="1922567584">
      <w:bodyDiv w:val="1"/>
      <w:marLeft w:val="0"/>
      <w:marRight w:val="0"/>
      <w:marTop w:val="0"/>
      <w:marBottom w:val="0"/>
      <w:divBdr>
        <w:top w:val="none" w:sz="0" w:space="0" w:color="auto"/>
        <w:left w:val="none" w:sz="0" w:space="0" w:color="auto"/>
        <w:bottom w:val="none" w:sz="0" w:space="0" w:color="auto"/>
        <w:right w:val="none" w:sz="0" w:space="0" w:color="auto"/>
      </w:divBdr>
    </w:div>
    <w:div w:id="1926259127">
      <w:bodyDiv w:val="1"/>
      <w:marLeft w:val="0"/>
      <w:marRight w:val="0"/>
      <w:marTop w:val="0"/>
      <w:marBottom w:val="0"/>
      <w:divBdr>
        <w:top w:val="none" w:sz="0" w:space="0" w:color="auto"/>
        <w:left w:val="none" w:sz="0" w:space="0" w:color="auto"/>
        <w:bottom w:val="none" w:sz="0" w:space="0" w:color="auto"/>
        <w:right w:val="none" w:sz="0" w:space="0" w:color="auto"/>
      </w:divBdr>
    </w:div>
    <w:div w:id="1929731887">
      <w:bodyDiv w:val="1"/>
      <w:marLeft w:val="0"/>
      <w:marRight w:val="0"/>
      <w:marTop w:val="0"/>
      <w:marBottom w:val="0"/>
      <w:divBdr>
        <w:top w:val="none" w:sz="0" w:space="0" w:color="auto"/>
        <w:left w:val="none" w:sz="0" w:space="0" w:color="auto"/>
        <w:bottom w:val="none" w:sz="0" w:space="0" w:color="auto"/>
        <w:right w:val="none" w:sz="0" w:space="0" w:color="auto"/>
      </w:divBdr>
    </w:div>
    <w:div w:id="1932153083">
      <w:bodyDiv w:val="1"/>
      <w:marLeft w:val="0"/>
      <w:marRight w:val="0"/>
      <w:marTop w:val="0"/>
      <w:marBottom w:val="0"/>
      <w:divBdr>
        <w:top w:val="none" w:sz="0" w:space="0" w:color="auto"/>
        <w:left w:val="none" w:sz="0" w:space="0" w:color="auto"/>
        <w:bottom w:val="none" w:sz="0" w:space="0" w:color="auto"/>
        <w:right w:val="none" w:sz="0" w:space="0" w:color="auto"/>
      </w:divBdr>
    </w:div>
    <w:div w:id="1933246940">
      <w:bodyDiv w:val="1"/>
      <w:marLeft w:val="0"/>
      <w:marRight w:val="0"/>
      <w:marTop w:val="0"/>
      <w:marBottom w:val="0"/>
      <w:divBdr>
        <w:top w:val="none" w:sz="0" w:space="0" w:color="auto"/>
        <w:left w:val="none" w:sz="0" w:space="0" w:color="auto"/>
        <w:bottom w:val="none" w:sz="0" w:space="0" w:color="auto"/>
        <w:right w:val="none" w:sz="0" w:space="0" w:color="auto"/>
      </w:divBdr>
    </w:div>
    <w:div w:id="1959608121">
      <w:bodyDiv w:val="1"/>
      <w:marLeft w:val="0"/>
      <w:marRight w:val="0"/>
      <w:marTop w:val="0"/>
      <w:marBottom w:val="0"/>
      <w:divBdr>
        <w:top w:val="none" w:sz="0" w:space="0" w:color="auto"/>
        <w:left w:val="none" w:sz="0" w:space="0" w:color="auto"/>
        <w:bottom w:val="none" w:sz="0" w:space="0" w:color="auto"/>
        <w:right w:val="none" w:sz="0" w:space="0" w:color="auto"/>
      </w:divBdr>
      <w:divsChild>
        <w:div w:id="179776910">
          <w:marLeft w:val="0"/>
          <w:marRight w:val="0"/>
          <w:marTop w:val="0"/>
          <w:marBottom w:val="0"/>
          <w:divBdr>
            <w:top w:val="none" w:sz="0" w:space="0" w:color="auto"/>
            <w:left w:val="none" w:sz="0" w:space="0" w:color="auto"/>
            <w:bottom w:val="none" w:sz="0" w:space="0" w:color="auto"/>
            <w:right w:val="none" w:sz="0" w:space="0" w:color="auto"/>
          </w:divBdr>
        </w:div>
        <w:div w:id="993217196">
          <w:marLeft w:val="0"/>
          <w:marRight w:val="0"/>
          <w:marTop w:val="0"/>
          <w:marBottom w:val="0"/>
          <w:divBdr>
            <w:top w:val="none" w:sz="0" w:space="0" w:color="auto"/>
            <w:left w:val="none" w:sz="0" w:space="0" w:color="auto"/>
            <w:bottom w:val="none" w:sz="0" w:space="0" w:color="auto"/>
            <w:right w:val="none" w:sz="0" w:space="0" w:color="auto"/>
          </w:divBdr>
        </w:div>
        <w:div w:id="914507300">
          <w:marLeft w:val="0"/>
          <w:marRight w:val="0"/>
          <w:marTop w:val="0"/>
          <w:marBottom w:val="0"/>
          <w:divBdr>
            <w:top w:val="none" w:sz="0" w:space="0" w:color="auto"/>
            <w:left w:val="none" w:sz="0" w:space="0" w:color="auto"/>
            <w:bottom w:val="none" w:sz="0" w:space="0" w:color="auto"/>
            <w:right w:val="none" w:sz="0" w:space="0" w:color="auto"/>
          </w:divBdr>
        </w:div>
        <w:div w:id="1689021605">
          <w:marLeft w:val="0"/>
          <w:marRight w:val="0"/>
          <w:marTop w:val="0"/>
          <w:marBottom w:val="0"/>
          <w:divBdr>
            <w:top w:val="none" w:sz="0" w:space="0" w:color="auto"/>
            <w:left w:val="none" w:sz="0" w:space="0" w:color="auto"/>
            <w:bottom w:val="none" w:sz="0" w:space="0" w:color="auto"/>
            <w:right w:val="none" w:sz="0" w:space="0" w:color="auto"/>
          </w:divBdr>
        </w:div>
        <w:div w:id="457575241">
          <w:marLeft w:val="0"/>
          <w:marRight w:val="0"/>
          <w:marTop w:val="0"/>
          <w:marBottom w:val="0"/>
          <w:divBdr>
            <w:top w:val="none" w:sz="0" w:space="0" w:color="auto"/>
            <w:left w:val="none" w:sz="0" w:space="0" w:color="auto"/>
            <w:bottom w:val="none" w:sz="0" w:space="0" w:color="auto"/>
            <w:right w:val="none" w:sz="0" w:space="0" w:color="auto"/>
          </w:divBdr>
        </w:div>
      </w:divsChild>
    </w:div>
    <w:div w:id="1961917323">
      <w:bodyDiv w:val="1"/>
      <w:marLeft w:val="0"/>
      <w:marRight w:val="0"/>
      <w:marTop w:val="0"/>
      <w:marBottom w:val="0"/>
      <w:divBdr>
        <w:top w:val="none" w:sz="0" w:space="0" w:color="auto"/>
        <w:left w:val="none" w:sz="0" w:space="0" w:color="auto"/>
        <w:bottom w:val="none" w:sz="0" w:space="0" w:color="auto"/>
        <w:right w:val="none" w:sz="0" w:space="0" w:color="auto"/>
      </w:divBdr>
    </w:div>
    <w:div w:id="1964075162">
      <w:bodyDiv w:val="1"/>
      <w:marLeft w:val="0"/>
      <w:marRight w:val="0"/>
      <w:marTop w:val="0"/>
      <w:marBottom w:val="0"/>
      <w:divBdr>
        <w:top w:val="none" w:sz="0" w:space="0" w:color="auto"/>
        <w:left w:val="none" w:sz="0" w:space="0" w:color="auto"/>
        <w:bottom w:val="none" w:sz="0" w:space="0" w:color="auto"/>
        <w:right w:val="none" w:sz="0" w:space="0" w:color="auto"/>
      </w:divBdr>
    </w:div>
    <w:div w:id="1979526927">
      <w:bodyDiv w:val="1"/>
      <w:marLeft w:val="0"/>
      <w:marRight w:val="0"/>
      <w:marTop w:val="0"/>
      <w:marBottom w:val="0"/>
      <w:divBdr>
        <w:top w:val="none" w:sz="0" w:space="0" w:color="auto"/>
        <w:left w:val="none" w:sz="0" w:space="0" w:color="auto"/>
        <w:bottom w:val="none" w:sz="0" w:space="0" w:color="auto"/>
        <w:right w:val="none" w:sz="0" w:space="0" w:color="auto"/>
      </w:divBdr>
    </w:div>
    <w:div w:id="2004818815">
      <w:bodyDiv w:val="1"/>
      <w:marLeft w:val="0"/>
      <w:marRight w:val="0"/>
      <w:marTop w:val="0"/>
      <w:marBottom w:val="0"/>
      <w:divBdr>
        <w:top w:val="none" w:sz="0" w:space="0" w:color="auto"/>
        <w:left w:val="none" w:sz="0" w:space="0" w:color="auto"/>
        <w:bottom w:val="none" w:sz="0" w:space="0" w:color="auto"/>
        <w:right w:val="none" w:sz="0" w:space="0" w:color="auto"/>
      </w:divBdr>
    </w:div>
    <w:div w:id="2020617101">
      <w:bodyDiv w:val="1"/>
      <w:marLeft w:val="0"/>
      <w:marRight w:val="0"/>
      <w:marTop w:val="0"/>
      <w:marBottom w:val="0"/>
      <w:divBdr>
        <w:top w:val="none" w:sz="0" w:space="0" w:color="auto"/>
        <w:left w:val="none" w:sz="0" w:space="0" w:color="auto"/>
        <w:bottom w:val="none" w:sz="0" w:space="0" w:color="auto"/>
        <w:right w:val="none" w:sz="0" w:space="0" w:color="auto"/>
      </w:divBdr>
    </w:div>
    <w:div w:id="2069641656">
      <w:bodyDiv w:val="1"/>
      <w:marLeft w:val="0"/>
      <w:marRight w:val="0"/>
      <w:marTop w:val="0"/>
      <w:marBottom w:val="0"/>
      <w:divBdr>
        <w:top w:val="none" w:sz="0" w:space="0" w:color="auto"/>
        <w:left w:val="none" w:sz="0" w:space="0" w:color="auto"/>
        <w:bottom w:val="none" w:sz="0" w:space="0" w:color="auto"/>
        <w:right w:val="none" w:sz="0" w:space="0" w:color="auto"/>
      </w:divBdr>
    </w:div>
    <w:div w:id="2070879007">
      <w:bodyDiv w:val="1"/>
      <w:marLeft w:val="0"/>
      <w:marRight w:val="0"/>
      <w:marTop w:val="0"/>
      <w:marBottom w:val="0"/>
      <w:divBdr>
        <w:top w:val="none" w:sz="0" w:space="0" w:color="auto"/>
        <w:left w:val="none" w:sz="0" w:space="0" w:color="auto"/>
        <w:bottom w:val="none" w:sz="0" w:space="0" w:color="auto"/>
        <w:right w:val="none" w:sz="0" w:space="0" w:color="auto"/>
      </w:divBdr>
    </w:div>
    <w:div w:id="2092971590">
      <w:bodyDiv w:val="1"/>
      <w:marLeft w:val="0"/>
      <w:marRight w:val="0"/>
      <w:marTop w:val="0"/>
      <w:marBottom w:val="0"/>
      <w:divBdr>
        <w:top w:val="none" w:sz="0" w:space="0" w:color="auto"/>
        <w:left w:val="none" w:sz="0" w:space="0" w:color="auto"/>
        <w:bottom w:val="none" w:sz="0" w:space="0" w:color="auto"/>
        <w:right w:val="none" w:sz="0" w:space="0" w:color="auto"/>
      </w:divBdr>
    </w:div>
    <w:div w:id="2094545912">
      <w:bodyDiv w:val="1"/>
      <w:marLeft w:val="0"/>
      <w:marRight w:val="0"/>
      <w:marTop w:val="0"/>
      <w:marBottom w:val="0"/>
      <w:divBdr>
        <w:top w:val="none" w:sz="0" w:space="0" w:color="auto"/>
        <w:left w:val="none" w:sz="0" w:space="0" w:color="auto"/>
        <w:bottom w:val="none" w:sz="0" w:space="0" w:color="auto"/>
        <w:right w:val="none" w:sz="0" w:space="0" w:color="auto"/>
      </w:divBdr>
    </w:div>
    <w:div w:id="2115401660">
      <w:bodyDiv w:val="1"/>
      <w:marLeft w:val="0"/>
      <w:marRight w:val="0"/>
      <w:marTop w:val="0"/>
      <w:marBottom w:val="0"/>
      <w:divBdr>
        <w:top w:val="none" w:sz="0" w:space="0" w:color="auto"/>
        <w:left w:val="none" w:sz="0" w:space="0" w:color="auto"/>
        <w:bottom w:val="none" w:sz="0" w:space="0" w:color="auto"/>
        <w:right w:val="none" w:sz="0" w:space="0" w:color="auto"/>
      </w:divBdr>
    </w:div>
    <w:div w:id="2131971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royalsocietypublishing.org/doi/10.1098/rspb.2019.0795?utm_source=chatgpt.com" TargetMode="External"/><Relationship Id="rId13" Type="http://schemas.openxmlformats.org/officeDocument/2006/relationships/hyperlink" Target="https://pubmed.ncbi.nlm.nih.gov/?term=%22Eccard%20JA%22%5BAuthor%5D" TargetMode="External"/><Relationship Id="rId3" Type="http://schemas.openxmlformats.org/officeDocument/2006/relationships/hyperlink" Target="https://royalsocietypublishing.org/doi/10.1098/rspb.2019.0795?utm_source=chatgpt.com" TargetMode="External"/><Relationship Id="rId7" Type="http://schemas.openxmlformats.org/officeDocument/2006/relationships/hyperlink" Target="https://royalsocietypublishing.org/doi/10.1098/rspb.2019.0795?utm_source=chatgpt.com" TargetMode="External"/><Relationship Id="rId12" Type="http://schemas.openxmlformats.org/officeDocument/2006/relationships/hyperlink" Target="https://royalsocietypublishing.org/doi/10.1098/rspb.2019.0795?utm_source=chatgpt.com" TargetMode="External"/><Relationship Id="rId2" Type="http://schemas.openxmlformats.org/officeDocument/2006/relationships/hyperlink" Target="https://royalsocietypublishing.org/doi/10.1098/rspb.2019.0795?utm_source=chatgpt.com" TargetMode="External"/><Relationship Id="rId16" Type="http://schemas.openxmlformats.org/officeDocument/2006/relationships/hyperlink" Target="https://pubmed.ncbi.nlm.nih.gov/33141325/" TargetMode="External"/><Relationship Id="rId1" Type="http://schemas.openxmlformats.org/officeDocument/2006/relationships/hyperlink" Target="https://royalsocietypublishing.org/doi/10.1098/rspb.2019.0795?utm_source=chatgpt.com" TargetMode="External"/><Relationship Id="rId6" Type="http://schemas.openxmlformats.org/officeDocument/2006/relationships/hyperlink" Target="https://royalsocietypublishing.org/doi/10.1098/rspb.2019.0795?utm_source=chatgpt.com" TargetMode="External"/><Relationship Id="rId11" Type="http://schemas.openxmlformats.org/officeDocument/2006/relationships/hyperlink" Target="https://royalsocietypublishing.org/doi/10.1098/rspb.2019.0795?utm_source=chatgpt.com" TargetMode="External"/><Relationship Id="rId5" Type="http://schemas.openxmlformats.org/officeDocument/2006/relationships/hyperlink" Target="https://royalsocietypublishing.org/doi/10.1098/rspb.2019.0795?utm_source=chatgpt.com" TargetMode="External"/><Relationship Id="rId15" Type="http://schemas.openxmlformats.org/officeDocument/2006/relationships/hyperlink" Target="https://pubmed.ncbi.nlm.nih.gov/?term=%22Dammhahn%20M%22%5BAuthor%5D" TargetMode="External"/><Relationship Id="rId10" Type="http://schemas.openxmlformats.org/officeDocument/2006/relationships/hyperlink" Target="https://royalsocietypublishing.org/doi/10.1098/rspb.2019.0795?utm_source=chatgpt.com" TargetMode="External"/><Relationship Id="rId4" Type="http://schemas.openxmlformats.org/officeDocument/2006/relationships/hyperlink" Target="https://royalsocietypublishing.org/doi/10.1098/rspb.2019.0795?utm_source=chatgpt.com" TargetMode="External"/><Relationship Id="rId9" Type="http://schemas.openxmlformats.org/officeDocument/2006/relationships/hyperlink" Target="https://royalsocietypublishing.org/doi/10.1098/rspb.2019.0795?utm_source=chatgpt.com" TargetMode="External"/><Relationship Id="rId14" Type="http://schemas.openxmlformats.org/officeDocument/2006/relationships/hyperlink" Target="https://pubmed.ncbi.nlm.nih.gov/?term=%22Liesenjohann%20T%22%5BAuthor%5D"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image" Target="media/image7.emf"/><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microsoft.com/office/2011/relationships/people" Target="people.xml"/><Relationship Id="rId7"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mailto:bjr@ln.nimh.nih.gov"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www.mathworks.com/"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mailto:rossella.falcone@einsteinmed.edu"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www.mathworks.com/" TargetMode="Externa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nei.nih.gov/intramural/software" TargetMode="External"/><Relationship Id="rId48" Type="http://schemas.openxmlformats.org/officeDocument/2006/relationships/theme" Target="theme/theme1.xml"/><Relationship Id="rId8" Type="http://schemas.microsoft.com/office/2016/09/relationships/commentsIds" Target="commentsIds.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C1D002-1FFB-4294-AF35-84243A0596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31</Pages>
  <Words>6964</Words>
  <Characters>40459</Characters>
  <Application>Microsoft Office Word</Application>
  <DocSecurity>0</DocSecurity>
  <Lines>337</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Rossella Falcone</dc:creator>
  <cp:keywords/>
  <dc:description/>
  <cp:lastModifiedBy>Mark Eldridge</cp:lastModifiedBy>
  <cp:revision>69</cp:revision>
  <dcterms:created xsi:type="dcterms:W3CDTF">2025-05-14T14:49:00Z</dcterms:created>
  <dcterms:modified xsi:type="dcterms:W3CDTF">2025-05-14T16:28:00Z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9d70b874b087a30be8af2f464a8e7f9791f65d18f5bbf38e23b097f8df5b9f99</vt:lpwstr>
  </property>
</Properties>
</file>