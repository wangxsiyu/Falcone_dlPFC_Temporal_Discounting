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2D36FDDC"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commentRangeStart w:id="0"/>
      <w:r w:rsidR="003A2593" w:rsidRPr="003A2593">
        <w:rPr>
          <w:rFonts w:ascii="Times New Roman" w:eastAsia="Times New Roman" w:hAnsi="Times New Roman" w:cs="Times New Roman"/>
          <w:bCs/>
          <w:sz w:val="24"/>
          <w:szCs w:val="24"/>
        </w:rPr>
        <w:t xml:space="preserve">Temporal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iscounting in </w:t>
      </w:r>
      <w:r w:rsidR="003A2593">
        <w:rPr>
          <w:rFonts w:ascii="Times New Roman" w:eastAsia="Times New Roman" w:hAnsi="Times New Roman" w:cs="Times New Roman"/>
          <w:bCs/>
          <w:sz w:val="24"/>
          <w:szCs w:val="24"/>
        </w:rPr>
        <w:t>m</w:t>
      </w:r>
      <w:r w:rsidR="003A2593" w:rsidRPr="003A2593">
        <w:rPr>
          <w:rFonts w:ascii="Times New Roman" w:eastAsia="Times New Roman" w:hAnsi="Times New Roman" w:cs="Times New Roman"/>
          <w:bCs/>
          <w:sz w:val="24"/>
          <w:szCs w:val="24"/>
        </w:rPr>
        <w:t xml:space="preserve">onkeys: </w:t>
      </w:r>
      <w:r w:rsidR="00D32B51">
        <w:rPr>
          <w:rFonts w:ascii="Times New Roman" w:eastAsia="Times New Roman" w:hAnsi="Times New Roman" w:cs="Times New Roman"/>
          <w:bCs/>
          <w:sz w:val="24"/>
          <w:szCs w:val="24"/>
        </w:rPr>
        <w:t xml:space="preserve">prefrontal </w:t>
      </w:r>
      <w:r w:rsidR="00497AE1">
        <w:rPr>
          <w:rFonts w:ascii="Times New Roman" w:eastAsia="Times New Roman" w:hAnsi="Times New Roman" w:cs="Times New Roman"/>
          <w:bCs/>
          <w:sz w:val="24"/>
          <w:szCs w:val="24"/>
        </w:rPr>
        <w:t>encoding</w:t>
      </w:r>
      <w:r w:rsidR="003A2593" w:rsidRPr="003A2593">
        <w:rPr>
          <w:rFonts w:ascii="Times New Roman" w:eastAsia="Times New Roman" w:hAnsi="Times New Roman" w:cs="Times New Roman"/>
          <w:bCs/>
          <w:sz w:val="24"/>
          <w:szCs w:val="24"/>
        </w:rPr>
        <w:t xml:space="preserve"> of </w:t>
      </w:r>
      <w:r w:rsidR="003A2593">
        <w:rPr>
          <w:rFonts w:ascii="Times New Roman" w:eastAsia="Times New Roman" w:hAnsi="Times New Roman" w:cs="Times New Roman"/>
          <w:bCs/>
          <w:sz w:val="24"/>
          <w:szCs w:val="24"/>
        </w:rPr>
        <w:t>r</w:t>
      </w:r>
      <w:r w:rsidR="003A2593" w:rsidRPr="003A2593">
        <w:rPr>
          <w:rFonts w:ascii="Times New Roman" w:eastAsia="Times New Roman" w:hAnsi="Times New Roman" w:cs="Times New Roman"/>
          <w:bCs/>
          <w:sz w:val="24"/>
          <w:szCs w:val="24"/>
        </w:rPr>
        <w:t xml:space="preserve">eward,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elay, and </w:t>
      </w:r>
      <w:r w:rsidR="004A6191">
        <w:rPr>
          <w:rFonts w:ascii="Times New Roman" w:eastAsia="Times New Roman" w:hAnsi="Times New Roman" w:cs="Times New Roman"/>
          <w:bCs/>
          <w:sz w:val="24"/>
          <w:szCs w:val="24"/>
        </w:rPr>
        <w:t>go-signals</w:t>
      </w:r>
      <w:r w:rsidR="003A2593">
        <w:rPr>
          <w:rFonts w:ascii="Times New Roman" w:eastAsia="Times New Roman" w:hAnsi="Times New Roman" w:cs="Times New Roman"/>
          <w:bCs/>
          <w:sz w:val="24"/>
          <w:szCs w:val="24"/>
        </w:rPr>
        <w:t>.</w:t>
      </w:r>
      <w:commentRangeEnd w:id="0"/>
      <w:r w:rsidR="004E1011">
        <w:rPr>
          <w:rStyle w:val="CommentReference"/>
        </w:rPr>
        <w:commentReference w:id="0"/>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35FD5496"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1"/>
      <w:r>
        <w:rPr>
          <w:rFonts w:ascii="Times New Roman" w:eastAsia="Times New Roman" w:hAnsi="Times New Roman" w:cs="Times New Roman"/>
          <w:sz w:val="24"/>
          <w:szCs w:val="24"/>
          <w:vertAlign w:val="superscript"/>
        </w:rPr>
        <w:t>2</w:t>
      </w:r>
      <w:commentRangeEnd w:id="1"/>
      <w:r w:rsidR="006C4460">
        <w:rPr>
          <w:rStyle w:val="CommentReference"/>
        </w:rPr>
        <w:commentReference w:id="1"/>
      </w:r>
      <w:r>
        <w:rPr>
          <w:rFonts w:ascii="Times New Roman" w:eastAsia="Times New Roman" w:hAnsi="Times New Roman" w:cs="Times New Roman"/>
          <w:sz w:val="24"/>
          <w:szCs w:val="24"/>
        </w:rPr>
        <w:t>,</w:t>
      </w:r>
      <w:r w:rsidR="00225F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r w:rsidR="008D7B4B">
        <w:rPr>
          <w:rFonts w:ascii="Times New Roman" w:eastAsia="Times New Roman" w:hAnsi="Times New Roman" w:cs="Times New Roman"/>
          <w:sz w:val="24"/>
          <w:szCs w:val="24"/>
        </w:rPr>
        <w:t xml:space="preserve"> A. G.</w:t>
      </w:r>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sidR="00225FE1">
        <w:rPr>
          <w:rFonts w:ascii="Times New Roman" w:eastAsia="Times New Roman" w:hAnsi="Times New Roman" w:cs="Times New Roman"/>
          <w:sz w:val="24"/>
          <w:szCs w:val="24"/>
        </w:rPr>
        <w:t>, Mariko McDougall</w:t>
      </w:r>
      <w:r w:rsidR="00225FE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3F9A9469" w:rsidR="00642A19" w:rsidRPr="00225FE1" w:rsidRDefault="00225FE1"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roofErr w:type="gramStart"/>
      <w:r w:rsidRPr="00225FE1">
        <w:rPr>
          <w:rFonts w:ascii="Times New Roman" w:eastAsia="Times New Roman" w:hAnsi="Times New Roman" w:cs="Times New Roman"/>
          <w:color w:val="000000"/>
          <w:sz w:val="24"/>
          <w:szCs w:val="24"/>
          <w:lang w:val="fr-FR"/>
        </w:rPr>
        <w:t>e</w:t>
      </w:r>
      <w:r>
        <w:rPr>
          <w:rFonts w:ascii="Times New Roman" w:eastAsia="Times New Roman" w:hAnsi="Times New Roman" w:cs="Times New Roman"/>
          <w:color w:val="000000"/>
          <w:sz w:val="24"/>
          <w:szCs w:val="24"/>
          <w:lang w:val="fr-FR"/>
        </w:rPr>
        <w:t>-</w:t>
      </w:r>
      <w:r w:rsidRPr="00225FE1">
        <w:rPr>
          <w:rFonts w:ascii="Times New Roman" w:eastAsia="Times New Roman" w:hAnsi="Times New Roman" w:cs="Times New Roman"/>
          <w:color w:val="000000"/>
          <w:sz w:val="24"/>
          <w:szCs w:val="24"/>
          <w:lang w:val="fr-FR"/>
        </w:rPr>
        <w:t>mail:</w:t>
      </w:r>
      <w:proofErr w:type="gramEnd"/>
      <w:r w:rsidR="00642A19" w:rsidRPr="00225FE1">
        <w:rPr>
          <w:rFonts w:ascii="Times New Roman" w:eastAsia="Times New Roman" w:hAnsi="Times New Roman" w:cs="Times New Roman"/>
          <w:color w:val="000000"/>
          <w:sz w:val="24"/>
          <w:szCs w:val="24"/>
          <w:lang w:val="fr-FR"/>
        </w:rPr>
        <w:t xml:space="preserve"> </w:t>
      </w:r>
      <w:hyperlink r:id="rId10" w:history="1">
        <w:r w:rsidR="00642A19" w:rsidRPr="00225FE1">
          <w:rPr>
            <w:rStyle w:val="Hyperlink"/>
            <w:rFonts w:ascii="Times New Roman" w:eastAsia="Times New Roman" w:hAnsi="Times New Roman" w:cs="Times New Roman"/>
            <w:color w:val="auto"/>
            <w:sz w:val="24"/>
            <w:szCs w:val="24"/>
            <w:u w:val="none"/>
            <w:lang w:val="fr-FR"/>
          </w:rPr>
          <w:t>rossella.falcone@einsteinmed.edu</w:t>
        </w:r>
      </w:hyperlink>
    </w:p>
    <w:p w14:paraId="37767A14" w14:textId="77777777" w:rsidR="00642A19" w:rsidRPr="00225FE1"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
    <w:p w14:paraId="5846F26A" w14:textId="77777777" w:rsidR="00211F12" w:rsidRPr="00225FE1"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fr-FR"/>
        </w:rPr>
      </w:pPr>
      <w:r w:rsidRPr="00225FE1">
        <w:rPr>
          <w:rFonts w:ascii="Times New Roman" w:eastAsia="Times New Roman" w:hAnsi="Times New Roman" w:cs="Times New Roman"/>
          <w:color w:val="000000"/>
          <w:sz w:val="24"/>
          <w:szCs w:val="24"/>
          <w:lang w:val="fr-FR"/>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48AB5D65"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w:t>
      </w:r>
      <w:r w:rsidR="00225F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mail: </w:t>
      </w:r>
      <w:hyperlink r:id="rId11">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43C668F1" w14:textId="77777777" w:rsidR="00C925C2" w:rsidRPr="00C925C2" w:rsidRDefault="00C925C2" w:rsidP="00C925C2">
      <w:pPr>
        <w:spacing w:after="0" w:line="240" w:lineRule="auto"/>
        <w:rPr>
          <w:rFonts w:ascii="Times New Roman" w:eastAsia="Times New Roman" w:hAnsi="Times New Roman" w:cs="Times New Roman"/>
          <w:sz w:val="24"/>
          <w:szCs w:val="24"/>
        </w:rPr>
      </w:pPr>
      <w:commentRangeStart w:id="3"/>
      <w:r w:rsidRPr="00C925C2">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sidRPr="00C925C2">
        <w:rPr>
          <w:rFonts w:ascii="Times New Roman" w:eastAsia="Times New Roman" w:hAnsi="Times New Roman" w:cs="Times New Roman"/>
          <w:sz w:val="24"/>
          <w:szCs w:val="24"/>
        </w:rPr>
        <w:t>are in compliance with</w:t>
      </w:r>
      <w:proofErr w:type="gramEnd"/>
      <w:r w:rsidRPr="00C925C2">
        <w:rPr>
          <w:rFonts w:ascii="Times New Roman" w:eastAsia="Times New Roman" w:hAnsi="Times New Roman" w:cs="Times New Roman"/>
          <w:sz w:val="24"/>
          <w:szCs w:val="24"/>
        </w:rPr>
        <w:t xml:space="preserve"> agency policy requirements, and are considered Works of the United States Government. However, the findings and conclusions presented in this paper are those of the author(s) and do not necessarily reflect the views of the NIH or the U.S. Department of Health and Human Services.</w:t>
      </w:r>
      <w:commentRangeEnd w:id="3"/>
      <w:r w:rsidR="00F24A2C">
        <w:rPr>
          <w:rStyle w:val="CommentReference"/>
        </w:rPr>
        <w:commentReference w:id="3"/>
      </w:r>
    </w:p>
    <w:p w14:paraId="220A8776" w14:textId="77777777" w:rsidR="00211F12" w:rsidRDefault="0000000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4"/>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4"/>
      <w:r w:rsidR="00211F12">
        <w:commentReference w:id="4"/>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2A324FF0"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r w:rsidR="0099659F">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sidR="007045E6">
        <w:rPr>
          <w:rFonts w:ascii="Times New Roman" w:eastAsia="Times New Roman" w:hAnsi="Times New Roman" w:cs="Times New Roman"/>
          <w:bCs/>
          <w:sz w:val="24"/>
          <w:szCs w:val="24"/>
        </w:rPr>
        <w:t>,</w:t>
      </w:r>
      <w:r w:rsidR="00677FF3">
        <w:rPr>
          <w:rFonts w:ascii="Times New Roman" w:eastAsia="Times New Roman" w:hAnsi="Times New Roman" w:cs="Times New Roman"/>
          <w:bCs/>
          <w:sz w:val="24"/>
          <w:szCs w:val="24"/>
        </w:rPr>
        <w:t xml:space="preserve"> RF</w:t>
      </w:r>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MMcD</w:t>
      </w:r>
      <w:proofErr w:type="spellEnd"/>
      <w:r w:rsidR="001150A3">
        <w:rPr>
          <w:rFonts w:ascii="Times New Roman" w:eastAsia="Times New Roman" w:hAnsi="Times New Roman" w:cs="Times New Roman"/>
          <w:bCs/>
          <w:sz w:val="24"/>
          <w:szCs w:val="24"/>
        </w:rPr>
        <w:t>, ME, BR</w:t>
      </w:r>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 xml:space="preserve">ME </w:t>
      </w:r>
      <w:r w:rsidR="003E7A7F">
        <w:rPr>
          <w:rFonts w:ascii="Times New Roman" w:eastAsia="Times New Roman" w:hAnsi="Times New Roman" w:cs="Times New Roman"/>
          <w:bCs/>
          <w:sz w:val="24"/>
          <w:szCs w:val="24"/>
        </w:rPr>
        <w:t xml:space="preserve">SW, </w:t>
      </w:r>
      <w:r w:rsidR="00580D1E">
        <w:rPr>
          <w:rFonts w:ascii="Times New Roman" w:eastAsia="Times New Roman" w:hAnsi="Times New Roman" w:cs="Times New Roman"/>
          <w:bCs/>
          <w:sz w:val="24"/>
          <w:szCs w:val="24"/>
        </w:rPr>
        <w:t xml:space="preserve">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41218B76" w14:textId="77777777" w:rsidR="00181F7C" w:rsidRDefault="00D5524C"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D5524C">
        <w:rPr>
          <w:rFonts w:ascii="Times New Roman" w:eastAsia="Times New Roman" w:hAnsi="Times New Roman" w:cs="Times New Roman"/>
          <w:b/>
          <w:bCs/>
          <w:sz w:val="24"/>
          <w:szCs w:val="24"/>
        </w:rPr>
        <w:t>Abstract</w:t>
      </w:r>
      <w:r w:rsidRPr="00D5524C">
        <w:rPr>
          <w:rFonts w:ascii="Times New Roman" w:eastAsia="Times New Roman" w:hAnsi="Times New Roman" w:cs="Times New Roman"/>
          <w:b/>
          <w:sz w:val="24"/>
          <w:szCs w:val="24"/>
        </w:rPr>
        <w:br/>
      </w:r>
      <w:r w:rsidR="00EC4CD2" w:rsidRPr="00EC4CD2">
        <w:rPr>
          <w:rFonts w:ascii="Times New Roman" w:eastAsia="Times New Roman" w:hAnsi="Times New Roman" w:cs="Times New Roman"/>
          <w:bCs/>
          <w:sz w:val="24"/>
          <w:szCs w:val="24"/>
        </w:rPr>
        <w:t xml:space="preserve">Imagine being offered two options: a small reward now or a larger reward later. Which would you choose? </w:t>
      </w:r>
      <w:r w:rsidRPr="00D5524C">
        <w:rPr>
          <w:rFonts w:ascii="Times New Roman" w:eastAsia="Times New Roman" w:hAnsi="Times New Roman" w:cs="Times New Roman"/>
          <w:bCs/>
          <w:sz w:val="24"/>
          <w:szCs w:val="24"/>
        </w:rPr>
        <w:t xml:space="preserve">This dilemma, known as temporal discounting, highlights how individuals differ in their ability to weigh future benefits against immediate gratification. Such variability may arise from differences in how the brain integrates value-related features during deliberation. </w:t>
      </w:r>
    </w:p>
    <w:p w14:paraId="548AC7D0" w14:textId="26ACC867" w:rsidR="005F266C" w:rsidRDefault="005F266C" w:rsidP="00D96E5F">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commentRangeStart w:id="5"/>
      <w:r w:rsidRPr="005F266C">
        <w:rPr>
          <w:rFonts w:ascii="Times New Roman" w:eastAsia="Times New Roman" w:hAnsi="Times New Roman" w:cs="Times New Roman"/>
          <w:bCs/>
          <w:sz w:val="24"/>
          <w:szCs w:val="24"/>
        </w:rPr>
        <w:t>But what if you first had to wait</w:t>
      </w:r>
      <w:r>
        <w:rPr>
          <w:rFonts w:ascii="Times New Roman" w:eastAsia="Times New Roman" w:hAnsi="Times New Roman" w:cs="Times New Roman"/>
          <w:bCs/>
          <w:sz w:val="24"/>
          <w:szCs w:val="24"/>
        </w:rPr>
        <w:t xml:space="preserve"> </w:t>
      </w:r>
      <w:r w:rsidRPr="005F266C">
        <w:rPr>
          <w:rFonts w:ascii="Times New Roman" w:eastAsia="Times New Roman" w:hAnsi="Times New Roman" w:cs="Times New Roman"/>
          <w:bCs/>
          <w:sz w:val="24"/>
          <w:szCs w:val="24"/>
        </w:rPr>
        <w:t>before being allowed to act?</w:t>
      </w:r>
      <w:commentRangeEnd w:id="5"/>
      <w:r w:rsidR="00D44191">
        <w:rPr>
          <w:rStyle w:val="CommentReference"/>
        </w:rPr>
        <w:commentReference w:id="5"/>
      </w:r>
      <w:r w:rsidRPr="005F266C">
        <w:rPr>
          <w:rFonts w:ascii="Times New Roman" w:eastAsia="Times New Roman" w:hAnsi="Times New Roman" w:cs="Times New Roman"/>
          <w:bCs/>
          <w:sz w:val="24"/>
          <w:szCs w:val="24"/>
        </w:rPr>
        <w:t xml:space="preserve"> How might that </w:t>
      </w:r>
      <w:r w:rsidR="00E86929">
        <w:rPr>
          <w:rFonts w:ascii="Times New Roman" w:eastAsia="Times New Roman" w:hAnsi="Times New Roman" w:cs="Times New Roman"/>
          <w:bCs/>
          <w:sz w:val="24"/>
          <w:szCs w:val="24"/>
        </w:rPr>
        <w:t xml:space="preserve">further </w:t>
      </w:r>
      <w:r w:rsidRPr="005F266C">
        <w:rPr>
          <w:rFonts w:ascii="Times New Roman" w:eastAsia="Times New Roman" w:hAnsi="Times New Roman" w:cs="Times New Roman"/>
          <w:bCs/>
          <w:sz w:val="24"/>
          <w:szCs w:val="24"/>
        </w:rPr>
        <w:t>alter your decision?</w:t>
      </w:r>
    </w:p>
    <w:p w14:paraId="17284730"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We recorded single-neuron activity in the dorsolateral prefrontal cortex (dlPFC) of two monkeys performing a temporal discounting task with manipulated go-signal timing, which indicated when choices could be executed.</w:t>
      </w:r>
    </w:p>
    <w:p w14:paraId="7F3FB561" w14:textId="5EFC1CB3"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In both animals, dlPFC neurons encoded reward magnitude and delay with an inverse relationship</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neurons firing more for larger rewards fired less for longer delays</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consistent with temporal discounting. However, this </w:t>
      </w:r>
      <w:commentRangeStart w:id="6"/>
      <w:r w:rsidRPr="00755DDA">
        <w:rPr>
          <w:rFonts w:ascii="Times New Roman" w:eastAsia="Times New Roman" w:hAnsi="Times New Roman" w:cs="Times New Roman"/>
          <w:bCs/>
          <w:sz w:val="24"/>
          <w:szCs w:val="24"/>
        </w:rPr>
        <w:t xml:space="preserve">anti-correlated </w:t>
      </w:r>
      <w:commentRangeEnd w:id="6"/>
      <w:r w:rsidR="005E2C32">
        <w:rPr>
          <w:rStyle w:val="CommentReference"/>
        </w:rPr>
        <w:commentReference w:id="6"/>
      </w:r>
      <w:r w:rsidRPr="00755DDA">
        <w:rPr>
          <w:rFonts w:ascii="Times New Roman" w:eastAsia="Times New Roman" w:hAnsi="Times New Roman" w:cs="Times New Roman"/>
          <w:bCs/>
          <w:sz w:val="24"/>
          <w:szCs w:val="24"/>
        </w:rPr>
        <w:t xml:space="preserve">encoding emerged earlier and strengthened as the decision point approached only in one monkey, whose behavior was more consistently </w:t>
      </w:r>
      <w:r w:rsidR="00471207" w:rsidRPr="00755DDA">
        <w:rPr>
          <w:rFonts w:ascii="Times New Roman" w:eastAsia="Times New Roman" w:hAnsi="Times New Roman" w:cs="Times New Roman"/>
          <w:bCs/>
          <w:sz w:val="24"/>
          <w:szCs w:val="24"/>
        </w:rPr>
        <w:t>goal directed</w:t>
      </w:r>
      <w:r w:rsidRPr="00755DDA">
        <w:rPr>
          <w:rFonts w:ascii="Times New Roman" w:eastAsia="Times New Roman" w:hAnsi="Times New Roman" w:cs="Times New Roman"/>
          <w:bCs/>
          <w:sz w:val="24"/>
          <w:szCs w:val="24"/>
        </w:rPr>
        <w:t>. In this animal, dlPFC activity also integrated go-signal timing with reward and delay, reflecting a flexible, model-based valuation process.</w:t>
      </w:r>
    </w:p>
    <w:p w14:paraId="4A1E4C3D"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By contrast, the second monkey exhibited weaker integration of reward and delay during the early offer period, with coupling appearing predominantly near the go-signal, which functioned more as a visual cue than a temporal marker. This pattern suggested a more reactive, stimulus-driven decision strategy.</w:t>
      </w:r>
    </w:p>
    <w:p w14:paraId="075F9FB3"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Decoding analyses confirmed these differences, revealing unified value signals in the first monkey but more independent reward and delay representations in the second.</w:t>
      </w:r>
    </w:p>
    <w:p w14:paraId="7A7E39D7" w14:textId="38701F9A"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lastRenderedPageBreak/>
        <w:t xml:space="preserve">Together, our results demonstrate that dlPFC value computations are dynamically shaped by both offer features and task </w:t>
      </w:r>
      <w:r w:rsidR="00DB1F09">
        <w:rPr>
          <w:rFonts w:ascii="Times New Roman" w:eastAsia="Times New Roman" w:hAnsi="Times New Roman" w:cs="Times New Roman"/>
          <w:bCs/>
          <w:sz w:val="24"/>
          <w:szCs w:val="24"/>
        </w:rPr>
        <w:t>demands</w:t>
      </w:r>
      <w:r w:rsidRPr="00755DDA">
        <w:rPr>
          <w:rFonts w:ascii="Times New Roman" w:eastAsia="Times New Roman" w:hAnsi="Times New Roman" w:cs="Times New Roman"/>
          <w:bCs/>
          <w:sz w:val="24"/>
          <w:szCs w:val="24"/>
        </w:rPr>
        <w:t>, and that individual differences in these neural integration processes underlie variability in temporal discounting behavior.</w:t>
      </w:r>
    </w:p>
    <w:p w14:paraId="7E3E2528" w14:textId="77777777"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p>
    <w:p w14:paraId="12FC643B" w14:textId="264034AC" w:rsidR="00755DDA" w:rsidRPr="00755DDA" w:rsidRDefault="00755DDA" w:rsidP="00755DDA">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755DDA">
        <w:rPr>
          <w:rFonts w:ascii="Times New Roman" w:eastAsia="Times New Roman" w:hAnsi="Times New Roman" w:cs="Times New Roman"/>
          <w:b/>
          <w:sz w:val="24"/>
          <w:szCs w:val="24"/>
        </w:rPr>
        <w:t>Introduction</w:t>
      </w:r>
    </w:p>
    <w:p w14:paraId="7D2C5CE0" w14:textId="3B26059C"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840620">
        <w:rPr>
          <w:rFonts w:ascii="Times New Roman" w:eastAsia="Times New Roman" w:hAnsi="Times New Roman" w:cs="Times New Roman"/>
          <w:bCs/>
          <w:sz w:val="24"/>
          <w:szCs w:val="24"/>
        </w:rPr>
        <w:t>refers to</w:t>
      </w:r>
      <w:r w:rsidR="00A16825" w:rsidRPr="00A16825">
        <w:rPr>
          <w:rFonts w:ascii="Times New Roman" w:eastAsia="Times New Roman" w:hAnsi="Times New Roman" w:cs="Times New Roman"/>
          <w:bCs/>
          <w:sz w:val="24"/>
          <w:szCs w:val="24"/>
        </w:rPr>
        <w:t xml:space="preserve"> the tendency to assign less value to rewards that are delayed in time </w:t>
      </w:r>
      <w:r w:rsidR="006C2F67" w:rsidRPr="008459E8">
        <w:rPr>
          <w:rFonts w:ascii="Times New Roman" w:eastAsia="Times New Roman" w:hAnsi="Times New Roman" w:cs="Times New Roman"/>
          <w:bCs/>
          <w:sz w:val="24"/>
          <w:szCs w:val="24"/>
        </w:rPr>
        <w:t>(</w:t>
      </w:r>
      <w:commentRangeStart w:id="7"/>
      <w:r w:rsidR="00E11A20" w:rsidRPr="007477BF">
        <w:rPr>
          <w:rFonts w:ascii="Times New Roman" w:eastAsia="Times New Roman" w:hAnsi="Times New Roman" w:cs="Times New Roman"/>
          <w:b/>
          <w:sz w:val="24"/>
          <w:szCs w:val="24"/>
        </w:rPr>
        <w:t>Ainslie, 1975</w:t>
      </w:r>
      <w:commentRangeEnd w:id="7"/>
      <w:r w:rsidR="00D268C9">
        <w:rPr>
          <w:rStyle w:val="CommentReference"/>
        </w:rPr>
        <w:commentReference w:id="7"/>
      </w:r>
      <w:r w:rsidR="00E11A20">
        <w:rPr>
          <w:rFonts w:ascii="Times New Roman" w:eastAsia="Times New Roman" w:hAnsi="Times New Roman" w:cs="Times New Roman"/>
          <w:bCs/>
          <w:sz w:val="24"/>
          <w:szCs w:val="24"/>
        </w:rPr>
        <w:t xml:space="preserve">; </w:t>
      </w:r>
      <w:commentRangeStart w:id="8"/>
      <w:r w:rsidR="00EA432C">
        <w:rPr>
          <w:rFonts w:ascii="Times New Roman" w:eastAsia="Times New Roman" w:hAnsi="Times New Roman" w:cs="Times New Roman"/>
          <w:b/>
          <w:sz w:val="24"/>
          <w:szCs w:val="24"/>
        </w:rPr>
        <w:t>Mazur, 1987</w:t>
      </w:r>
      <w:commentRangeEnd w:id="8"/>
      <w:r w:rsidR="00443B27">
        <w:rPr>
          <w:rStyle w:val="CommentReference"/>
        </w:rPr>
        <w:commentReference w:id="8"/>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C47ED0">
        <w:rPr>
          <w:rFonts w:ascii="Times New Roman" w:eastAsia="Times New Roman" w:hAnsi="Times New Roman" w:cs="Times New Roman"/>
          <w:bCs/>
          <w:sz w:val="24"/>
          <w:szCs w:val="24"/>
        </w:rPr>
        <w:t xml:space="preserve">magnitude </w:t>
      </w:r>
      <w:r w:rsidR="000B16AE">
        <w:rPr>
          <w:rFonts w:ascii="Times New Roman" w:eastAsia="Times New Roman" w:hAnsi="Times New Roman" w:cs="Times New Roman"/>
          <w:bCs/>
          <w:sz w:val="24"/>
          <w:szCs w:val="24"/>
        </w:rPr>
        <w:t xml:space="preserve">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r w:rsidR="00F66B49">
        <w:rPr>
          <w:rFonts w:ascii="Times New Roman" w:eastAsia="Times New Roman" w:hAnsi="Times New Roman" w:cs="Times New Roman"/>
          <w:bCs/>
          <w:sz w:val="24"/>
          <w:szCs w:val="24"/>
        </w:rPr>
        <w:t xml:space="preserve">many everyday </w:t>
      </w:r>
      <w:r w:rsidR="001D12C8">
        <w:rPr>
          <w:rFonts w:ascii="Times New Roman" w:eastAsia="Times New Roman" w:hAnsi="Times New Roman" w:cs="Times New Roman"/>
          <w:bCs/>
          <w:sz w:val="24"/>
          <w:szCs w:val="24"/>
        </w:rPr>
        <w:t>decisions</w:t>
      </w:r>
      <w:r w:rsidR="00C978BF" w:rsidRPr="008459E8">
        <w:rPr>
          <w:rFonts w:ascii="Times New Roman" w:eastAsia="Times New Roman" w:hAnsi="Times New Roman" w:cs="Times New Roman"/>
          <w:bCs/>
          <w:sz w:val="24"/>
          <w:szCs w:val="24"/>
        </w:rPr>
        <w:t xml:space="preserve"> </w:t>
      </w:r>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022601BF" w:rsidR="00245A19" w:rsidRPr="008459E8" w:rsidRDefault="00B47573"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well-known example</w:t>
      </w:r>
      <w:r w:rsidR="00165DDA" w:rsidRPr="008459E8">
        <w:rPr>
          <w:rFonts w:ascii="Times New Roman" w:eastAsia="Times New Roman" w:hAnsi="Times New Roman" w:cs="Times New Roman"/>
          <w:bCs/>
          <w:sz w:val="24"/>
          <w:szCs w:val="24"/>
        </w:rPr>
        <w:t xml:space="preserve"> is the </w:t>
      </w:r>
      <w:ins w:id="9" w:author="Mark Eldridge" w:date="2025-07-24T16:53:00Z" w16du:dateUtc="2025-07-24T15:53:00Z">
        <w:r w:rsidR="00645FB9">
          <w:rPr>
            <w:rFonts w:ascii="Times New Roman" w:eastAsia="Times New Roman" w:hAnsi="Times New Roman" w:cs="Times New Roman"/>
            <w:bCs/>
            <w:sz w:val="24"/>
            <w:szCs w:val="24"/>
          </w:rPr>
          <w:t>‘</w:t>
        </w:r>
      </w:ins>
      <w:r w:rsidR="00165DDA" w:rsidRPr="008459E8">
        <w:rPr>
          <w:rFonts w:ascii="Times New Roman" w:eastAsia="Times New Roman" w:hAnsi="Times New Roman" w:cs="Times New Roman"/>
          <w:bCs/>
          <w:sz w:val="24"/>
          <w:szCs w:val="24"/>
        </w:rPr>
        <w:t>marshmallow</w:t>
      </w:r>
      <w:ins w:id="10" w:author="Mark Eldridge" w:date="2025-07-24T16:53:00Z" w16du:dateUtc="2025-07-24T15:53:00Z">
        <w:r w:rsidR="00645FB9">
          <w:rPr>
            <w:rFonts w:ascii="Times New Roman" w:eastAsia="Times New Roman" w:hAnsi="Times New Roman" w:cs="Times New Roman"/>
            <w:bCs/>
            <w:sz w:val="24"/>
            <w:szCs w:val="24"/>
          </w:rPr>
          <w:t>’</w:t>
        </w:r>
      </w:ins>
      <w:r w:rsidR="00165DDA" w:rsidRPr="008459E8">
        <w:rPr>
          <w:rFonts w:ascii="Times New Roman" w:eastAsia="Times New Roman" w:hAnsi="Times New Roman" w:cs="Times New Roman"/>
          <w:bCs/>
          <w:sz w:val="24"/>
          <w:szCs w:val="24"/>
        </w:rPr>
        <w:t xml:space="preserve">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11"/>
      <w:r w:rsidR="002C066C">
        <w:rPr>
          <w:rFonts w:ascii="Times New Roman" w:eastAsia="Times New Roman" w:hAnsi="Times New Roman" w:cs="Times New Roman"/>
          <w:b/>
          <w:sz w:val="24"/>
          <w:szCs w:val="24"/>
        </w:rPr>
        <w:t>ref</w:t>
      </w:r>
      <w:commentRangeEnd w:id="11"/>
      <w:r w:rsidR="002C066C">
        <w:rPr>
          <w:rStyle w:val="CommentReference"/>
        </w:rPr>
        <w:commentReference w:id="11"/>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ins w:id="12" w:author="Mark Eldridge" w:date="2025-07-24T16:53:00Z" w16du:dateUtc="2025-07-24T15:53:00Z">
        <w:r w:rsidR="00C97832">
          <w:rPr>
            <w:rFonts w:ascii="Times New Roman" w:eastAsia="Times New Roman" w:hAnsi="Times New Roman" w:cs="Times New Roman"/>
            <w:bCs/>
            <w:sz w:val="24"/>
            <w:szCs w:val="24"/>
          </w:rPr>
          <w:t xml:space="preserve">Although confounded </w:t>
        </w:r>
      </w:ins>
      <w:ins w:id="13" w:author="Mark Eldridge" w:date="2025-07-24T16:54:00Z" w16du:dateUtc="2025-07-24T15:54:00Z">
        <w:r w:rsidR="00C97832">
          <w:rPr>
            <w:rFonts w:ascii="Times New Roman" w:eastAsia="Times New Roman" w:hAnsi="Times New Roman" w:cs="Times New Roman"/>
            <w:bCs/>
            <w:sz w:val="24"/>
            <w:szCs w:val="24"/>
          </w:rPr>
          <w:t>with socioeconomic background, t</w:t>
        </w:r>
      </w:ins>
      <w:del w:id="14" w:author="Mark Eldridge" w:date="2025-07-24T16:54:00Z" w16du:dateUtc="2025-07-24T15:54:00Z">
        <w:r w:rsidR="0017204D" w:rsidRPr="008459E8" w:rsidDel="00C97832">
          <w:rPr>
            <w:rFonts w:ascii="Times New Roman" w:eastAsia="Times New Roman" w:hAnsi="Times New Roman" w:cs="Times New Roman"/>
            <w:bCs/>
            <w:sz w:val="24"/>
            <w:szCs w:val="24"/>
          </w:rPr>
          <w:delText>T</w:delText>
        </w:r>
      </w:del>
      <w:r w:rsidR="0017204D" w:rsidRPr="008459E8">
        <w:rPr>
          <w:rFonts w:ascii="Times New Roman" w:eastAsia="Times New Roman" w:hAnsi="Times New Roman" w:cs="Times New Roman"/>
          <w:bCs/>
          <w:sz w:val="24"/>
          <w:szCs w:val="24"/>
        </w:rPr>
        <w: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w:t>
      </w:r>
      <w:r w:rsidR="004A106E">
        <w:rPr>
          <w:rFonts w:ascii="Times New Roman" w:eastAsia="Times New Roman" w:hAnsi="Times New Roman" w:cs="Times New Roman"/>
          <w:bCs/>
          <w:sz w:val="24"/>
          <w:szCs w:val="24"/>
        </w:rPr>
        <w:t>and</w:t>
      </w:r>
      <w:r w:rsidR="002F471A">
        <w:rPr>
          <w:rFonts w:ascii="Times New Roman" w:eastAsia="Times New Roman" w:hAnsi="Times New Roman" w:cs="Times New Roman"/>
          <w:bCs/>
          <w:sz w:val="24"/>
          <w:szCs w:val="24"/>
        </w:rPr>
        <w:t xml:space="preserve">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9B2DFA">
        <w:rPr>
          <w:rFonts w:ascii="Times New Roman" w:eastAsia="Times New Roman" w:hAnsi="Times New Roman" w:cs="Times New Roman"/>
          <w:bCs/>
          <w:sz w:val="24"/>
          <w:szCs w:val="24"/>
        </w:rPr>
        <w:t>succumbing to</w:t>
      </w:r>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37D45343"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w:t>
      </w:r>
      <w:r w:rsidR="00D17ED1">
        <w:rPr>
          <w:rFonts w:ascii="Times New Roman" w:eastAsia="Times New Roman" w:hAnsi="Times New Roman" w:cs="Times New Roman"/>
          <w:bCs/>
          <w:sz w:val="24"/>
          <w:szCs w:val="24"/>
        </w:rPr>
        <w:t xml:space="preserve">natural </w:t>
      </w:r>
      <w:r w:rsidR="00BC414C" w:rsidRPr="00BC414C">
        <w:rPr>
          <w:rFonts w:ascii="Times New Roman" w:eastAsia="Times New Roman" w:hAnsi="Times New Roman" w:cs="Times New Roman"/>
          <w:bCs/>
          <w:sz w:val="24"/>
          <w:szCs w:val="24"/>
        </w:rPr>
        <w:t xml:space="preserve">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w:t>
      </w:r>
      <w:r w:rsidR="00D17ED1">
        <w:rPr>
          <w:rFonts w:ascii="Times New Roman" w:eastAsia="Times New Roman" w:hAnsi="Times New Roman" w:cs="Times New Roman"/>
          <w:bCs/>
          <w:sz w:val="24"/>
          <w:szCs w:val="24"/>
        </w:rPr>
        <w:t>choices</w:t>
      </w:r>
      <w:r w:rsidR="00BC414C" w:rsidRPr="00BC414C">
        <w:rPr>
          <w:rFonts w:ascii="Times New Roman" w:eastAsia="Times New Roman" w:hAnsi="Times New Roman" w:cs="Times New Roman"/>
          <w:bCs/>
          <w:sz w:val="24"/>
          <w:szCs w:val="24"/>
        </w:rPr>
        <w:t xml:space="preserve"> between immediate but smaller food sources and delayed but more substantial ones</w:t>
      </w:r>
      <w:r w:rsidR="000C48D8">
        <w:rPr>
          <w:rFonts w:ascii="Times New Roman" w:eastAsia="Times New Roman" w:hAnsi="Times New Roman" w:cs="Times New Roman"/>
          <w:bCs/>
          <w:sz w:val="24"/>
          <w:szCs w:val="24"/>
        </w:rPr>
        <w:t>. Their preferences</w:t>
      </w:r>
      <w:r w:rsidR="00BC414C" w:rsidRPr="00BC414C">
        <w:rPr>
          <w:rFonts w:ascii="Times New Roman" w:eastAsia="Times New Roman" w:hAnsi="Times New Roman" w:cs="Times New Roman"/>
          <w:bCs/>
          <w:sz w:val="24"/>
          <w:szCs w:val="24"/>
        </w:rPr>
        <w:t xml:space="preserve"> can vary </w:t>
      </w:r>
      <w:r w:rsidR="00835F55">
        <w:rPr>
          <w:rFonts w:ascii="Times New Roman" w:eastAsia="Times New Roman" w:hAnsi="Times New Roman" w:cs="Times New Roman"/>
          <w:bCs/>
          <w:sz w:val="24"/>
          <w:szCs w:val="24"/>
        </w:rPr>
        <w:t>with</w:t>
      </w:r>
      <w:r w:rsidR="00BC414C" w:rsidRPr="00BC414C">
        <w:rPr>
          <w:rFonts w:ascii="Times New Roman" w:eastAsia="Times New Roman" w:hAnsi="Times New Roman" w:cs="Times New Roman"/>
          <w:bCs/>
          <w:sz w:val="24"/>
          <w:szCs w:val="24"/>
        </w:rPr>
        <w:t xml:space="preserve"> environmental conditions, </w:t>
      </w:r>
      <w:r w:rsidR="00835F55">
        <w:rPr>
          <w:rFonts w:ascii="Times New Roman" w:eastAsia="Times New Roman" w:hAnsi="Times New Roman" w:cs="Times New Roman"/>
          <w:bCs/>
          <w:sz w:val="24"/>
          <w:szCs w:val="24"/>
        </w:rPr>
        <w:t>prior</w:t>
      </w:r>
      <w:r w:rsidR="00835F55" w:rsidRP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15"/>
      <w:r w:rsidR="001458B6" w:rsidRPr="001458B6">
        <w:rPr>
          <w:rFonts w:ascii="Times New Roman" w:eastAsia="Times New Roman" w:hAnsi="Times New Roman" w:cs="Times New Roman"/>
          <w:b/>
          <w:sz w:val="24"/>
          <w:szCs w:val="24"/>
        </w:rPr>
        <w:t>Trevail et al., 2019</w:t>
      </w:r>
      <w:commentRangeEnd w:id="15"/>
      <w:r w:rsidR="001458B6" w:rsidRPr="001458B6">
        <w:rPr>
          <w:rStyle w:val="CommentReference"/>
          <w:b/>
        </w:rPr>
        <w:commentReference w:id="15"/>
      </w:r>
      <w:r w:rsidR="000207E1">
        <w:rPr>
          <w:rFonts w:ascii="Times New Roman" w:eastAsia="Times New Roman" w:hAnsi="Times New Roman" w:cs="Times New Roman"/>
          <w:b/>
          <w:sz w:val="24"/>
          <w:szCs w:val="24"/>
        </w:rPr>
        <w:t xml:space="preserve">; </w:t>
      </w:r>
      <w:commentRangeStart w:id="16"/>
      <w:r w:rsidR="008B696E">
        <w:rPr>
          <w:rFonts w:ascii="Times New Roman" w:eastAsia="Times New Roman" w:hAnsi="Times New Roman" w:cs="Times New Roman"/>
          <w:b/>
          <w:sz w:val="24"/>
          <w:szCs w:val="24"/>
        </w:rPr>
        <w:t>Eccard et al., 2020</w:t>
      </w:r>
      <w:commentRangeEnd w:id="16"/>
      <w:r w:rsidR="00C33795">
        <w:rPr>
          <w:rStyle w:val="CommentReference"/>
        </w:rPr>
        <w:commentReference w:id="16"/>
      </w:r>
      <w:r w:rsidR="008B696E">
        <w:rPr>
          <w:rFonts w:ascii="Times New Roman" w:eastAsia="Times New Roman" w:hAnsi="Times New Roman" w:cs="Times New Roman"/>
          <w:b/>
          <w:sz w:val="24"/>
          <w:szCs w:val="24"/>
        </w:rPr>
        <w:t xml:space="preserve">; </w:t>
      </w:r>
      <w:commentRangeStart w:id="17"/>
      <w:r w:rsidR="0091337F">
        <w:rPr>
          <w:rFonts w:ascii="Times New Roman" w:eastAsia="Times New Roman" w:hAnsi="Times New Roman" w:cs="Times New Roman"/>
          <w:b/>
          <w:sz w:val="24"/>
          <w:szCs w:val="24"/>
        </w:rPr>
        <w:t>Walker et al., 2023</w:t>
      </w:r>
      <w:commentRangeEnd w:id="17"/>
      <w:r w:rsidR="005C780A">
        <w:rPr>
          <w:rStyle w:val="CommentReference"/>
        </w:rPr>
        <w:commentReference w:id="17"/>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6BCFA8FE" w14:textId="5BB327C5" w:rsidR="0048764B" w:rsidRDefault="00416A0C"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del w:id="18" w:author="Mark Eldridge" w:date="2025-07-24T16:54:00Z" w16du:dateUtc="2025-07-24T15:54:00Z">
        <w:r w:rsidDel="00F86018">
          <w:rPr>
            <w:rFonts w:ascii="Times New Roman" w:eastAsia="Times New Roman" w:hAnsi="Times New Roman" w:cs="Times New Roman"/>
            <w:bCs/>
            <w:sz w:val="24"/>
            <w:szCs w:val="24"/>
          </w:rPr>
          <w:delText>While</w:delText>
        </w:r>
        <w:r w:rsidR="00B11268" w:rsidRPr="00266AE3" w:rsidDel="00F86018">
          <w:rPr>
            <w:rFonts w:ascii="Times New Roman" w:eastAsia="Times New Roman" w:hAnsi="Times New Roman" w:cs="Times New Roman"/>
            <w:bCs/>
            <w:sz w:val="24"/>
            <w:szCs w:val="24"/>
          </w:rPr>
          <w:delText xml:space="preserve"> </w:delText>
        </w:r>
      </w:del>
      <w:ins w:id="19" w:author="Mark Eldridge" w:date="2025-07-24T16:54:00Z" w16du:dateUtc="2025-07-24T15:54:00Z">
        <w:r w:rsidR="00F86018">
          <w:rPr>
            <w:rFonts w:ascii="Times New Roman" w:eastAsia="Times New Roman" w:hAnsi="Times New Roman" w:cs="Times New Roman"/>
            <w:bCs/>
            <w:sz w:val="24"/>
            <w:szCs w:val="24"/>
          </w:rPr>
          <w:t>Although</w:t>
        </w:r>
        <w:r w:rsidR="00F86018" w:rsidRPr="00266AE3">
          <w:rPr>
            <w:rFonts w:ascii="Times New Roman" w:eastAsia="Times New Roman" w:hAnsi="Times New Roman" w:cs="Times New Roman"/>
            <w:bCs/>
            <w:sz w:val="24"/>
            <w:szCs w:val="24"/>
          </w:rPr>
          <w:t xml:space="preserve"> </w:t>
        </w:r>
      </w:ins>
      <w:r w:rsidR="00266AE3" w:rsidRPr="00266AE3">
        <w:rPr>
          <w:rFonts w:ascii="Times New Roman" w:eastAsia="Times New Roman" w:hAnsi="Times New Roman" w:cs="Times New Roman"/>
          <w:bCs/>
          <w:sz w:val="24"/>
          <w:szCs w:val="24"/>
        </w:rPr>
        <w:t xml:space="preserve">temporal discounting is commonly viewed as the result of general valuation processes, </w:t>
      </w:r>
      <w:r w:rsidR="003F2639">
        <w:rPr>
          <w:rFonts w:ascii="Times New Roman" w:eastAsia="Times New Roman" w:hAnsi="Times New Roman" w:cs="Times New Roman"/>
          <w:bCs/>
          <w:sz w:val="24"/>
          <w:szCs w:val="24"/>
        </w:rPr>
        <w:t xml:space="preserve">emerging evidence suggests </w:t>
      </w:r>
      <w:r w:rsidR="00266AE3" w:rsidRPr="00266AE3">
        <w:rPr>
          <w:rFonts w:ascii="Times New Roman" w:eastAsia="Times New Roman" w:hAnsi="Times New Roman" w:cs="Times New Roman"/>
          <w:bCs/>
          <w:sz w:val="24"/>
          <w:szCs w:val="24"/>
        </w:rPr>
        <w:t xml:space="preserve">these decisions </w:t>
      </w:r>
      <w:r w:rsidR="003F2639">
        <w:rPr>
          <w:rFonts w:ascii="Times New Roman" w:eastAsia="Times New Roman" w:hAnsi="Times New Roman" w:cs="Times New Roman"/>
          <w:bCs/>
          <w:sz w:val="24"/>
          <w:szCs w:val="24"/>
        </w:rPr>
        <w:t>may also</w:t>
      </w:r>
      <w:r w:rsidR="00266AE3" w:rsidRPr="00266AE3">
        <w:rPr>
          <w:rFonts w:ascii="Times New Roman" w:eastAsia="Times New Roman" w:hAnsi="Times New Roman" w:cs="Times New Roman"/>
          <w:bCs/>
          <w:sz w:val="24"/>
          <w:szCs w:val="24"/>
        </w:rPr>
        <w:t xml:space="preserve"> reflect adaptive strategies shaped by both internal states and external demands</w:t>
      </w:r>
      <w:r w:rsidR="00F70C80">
        <w:rPr>
          <w:rFonts w:ascii="Times New Roman" w:eastAsia="Times New Roman" w:hAnsi="Times New Roman" w:cs="Times New Roman"/>
          <w:bCs/>
          <w:sz w:val="24"/>
          <w:szCs w:val="24"/>
        </w:rPr>
        <w:t xml:space="preserve">, </w:t>
      </w:r>
      <w:r w:rsidR="007F7A4F" w:rsidRPr="007F7A4F">
        <w:rPr>
          <w:rFonts w:ascii="Times New Roman" w:eastAsia="Times New Roman" w:hAnsi="Times New Roman" w:cs="Times New Roman"/>
          <w:bCs/>
          <w:sz w:val="24"/>
          <w:szCs w:val="24"/>
        </w:rPr>
        <w:t>such as the timing of when a choice can be executed</w:t>
      </w:r>
      <w:r w:rsidR="00093295">
        <w:rPr>
          <w:rFonts w:ascii="Times New Roman" w:eastAsia="Times New Roman" w:hAnsi="Times New Roman" w:cs="Times New Roman"/>
          <w:bCs/>
          <w:sz w:val="24"/>
          <w:szCs w:val="24"/>
        </w:rPr>
        <w:t xml:space="preserve"> and internal motivation</w:t>
      </w:r>
      <w:r w:rsidR="007F7A4F">
        <w:rPr>
          <w:rFonts w:ascii="Times New Roman" w:eastAsia="Times New Roman" w:hAnsi="Times New Roman" w:cs="Times New Roman"/>
          <w:bCs/>
          <w:sz w:val="24"/>
          <w:szCs w:val="24"/>
        </w:rPr>
        <w:t xml:space="preserve"> </w:t>
      </w:r>
      <w:r w:rsidR="008F7174">
        <w:rPr>
          <w:rFonts w:ascii="Times New Roman" w:eastAsia="Times New Roman" w:hAnsi="Times New Roman" w:cs="Times New Roman"/>
          <w:bCs/>
          <w:sz w:val="24"/>
          <w:szCs w:val="24"/>
        </w:rPr>
        <w:t>(</w:t>
      </w:r>
      <w:commentRangeStart w:id="20"/>
      <w:proofErr w:type="spellStart"/>
      <w:r w:rsidR="00093295" w:rsidRPr="00093295">
        <w:rPr>
          <w:rFonts w:ascii="Times New Roman" w:eastAsia="Times New Roman" w:hAnsi="Times New Roman" w:cs="Times New Roman"/>
          <w:b/>
          <w:bCs/>
          <w:sz w:val="24"/>
          <w:szCs w:val="24"/>
        </w:rPr>
        <w:t>Shadmehr</w:t>
      </w:r>
      <w:proofErr w:type="spellEnd"/>
      <w:r w:rsidR="00093295" w:rsidRPr="00093295">
        <w:rPr>
          <w:rFonts w:ascii="Times New Roman" w:eastAsia="Times New Roman" w:hAnsi="Times New Roman" w:cs="Times New Roman"/>
          <w:b/>
          <w:bCs/>
          <w:sz w:val="24"/>
          <w:szCs w:val="24"/>
        </w:rPr>
        <w:t xml:space="preserve"> et al., 2010</w:t>
      </w:r>
      <w:r w:rsidR="00093295">
        <w:rPr>
          <w:rFonts w:ascii="Times New Roman" w:eastAsia="Times New Roman" w:hAnsi="Times New Roman" w:cs="Times New Roman"/>
          <w:b/>
          <w:bCs/>
          <w:sz w:val="24"/>
          <w:szCs w:val="24"/>
        </w:rPr>
        <w:t xml:space="preserve">; </w:t>
      </w:r>
      <w:r w:rsidR="00D04484" w:rsidRPr="00D04484">
        <w:rPr>
          <w:rFonts w:ascii="Times New Roman" w:eastAsia="Times New Roman" w:hAnsi="Times New Roman" w:cs="Times New Roman"/>
          <w:b/>
          <w:bCs/>
          <w:sz w:val="24"/>
          <w:szCs w:val="24"/>
        </w:rPr>
        <w:t xml:space="preserve">Kable &amp; Glimcher, </w:t>
      </w:r>
      <w:r w:rsidR="00D04484" w:rsidRPr="00D04484">
        <w:rPr>
          <w:rFonts w:ascii="Times New Roman" w:eastAsia="Times New Roman" w:hAnsi="Times New Roman" w:cs="Times New Roman"/>
          <w:b/>
          <w:bCs/>
          <w:sz w:val="24"/>
          <w:szCs w:val="24"/>
        </w:rPr>
        <w:lastRenderedPageBreak/>
        <w:t>2007</w:t>
      </w:r>
      <w:commentRangeEnd w:id="20"/>
      <w:r w:rsidR="00DD7518">
        <w:rPr>
          <w:rStyle w:val="CommentReference"/>
        </w:rPr>
        <w:commentReference w:id="20"/>
      </w:r>
      <w:r w:rsidR="008F7174">
        <w:rPr>
          <w:rFonts w:ascii="Times New Roman" w:eastAsia="Times New Roman" w:hAnsi="Times New Roman" w:cs="Times New Roman"/>
          <w:bCs/>
          <w:sz w:val="24"/>
          <w:szCs w:val="24"/>
        </w:rPr>
        <w:t>)</w:t>
      </w:r>
      <w:r w:rsidR="006608D9">
        <w:rPr>
          <w:rFonts w:ascii="Times New Roman" w:eastAsia="Times New Roman" w:hAnsi="Times New Roman" w:cs="Times New Roman"/>
          <w:bCs/>
          <w:sz w:val="24"/>
          <w:szCs w:val="24"/>
        </w:rPr>
        <w:t xml:space="preserve">. </w:t>
      </w:r>
      <w:r w:rsidR="00D93035" w:rsidRPr="00D93035">
        <w:rPr>
          <w:rFonts w:ascii="Times New Roman" w:eastAsia="Times New Roman" w:hAnsi="Times New Roman" w:cs="Times New Roman"/>
          <w:bCs/>
          <w:sz w:val="24"/>
          <w:szCs w:val="24"/>
        </w:rPr>
        <w:t xml:space="preserve">How such factors influence the neural computations of reward and delay remains an open </w:t>
      </w:r>
      <w:r w:rsidR="002F239C" w:rsidRPr="00D93035">
        <w:rPr>
          <w:rFonts w:ascii="Times New Roman" w:eastAsia="Times New Roman" w:hAnsi="Times New Roman" w:cs="Times New Roman"/>
          <w:bCs/>
          <w:sz w:val="24"/>
          <w:szCs w:val="24"/>
        </w:rPr>
        <w:t>question</w:t>
      </w:r>
      <w:r w:rsidR="002F239C">
        <w:rPr>
          <w:rFonts w:ascii="Times New Roman" w:eastAsia="Times New Roman" w:hAnsi="Times New Roman" w:cs="Times New Roman"/>
          <w:bCs/>
          <w:sz w:val="24"/>
          <w:szCs w:val="24"/>
        </w:rPr>
        <w:t xml:space="preserve"> and</w:t>
      </w:r>
      <w:r w:rsidR="00D93035" w:rsidRPr="00D93035">
        <w:rPr>
          <w:rFonts w:ascii="Times New Roman" w:eastAsia="Times New Roman" w:hAnsi="Times New Roman" w:cs="Times New Roman"/>
          <w:bCs/>
          <w:sz w:val="24"/>
          <w:szCs w:val="24"/>
        </w:rPr>
        <w:t xml:space="preserve"> is not necessarily consistent across individuals.</w:t>
      </w:r>
    </w:p>
    <w:p w14:paraId="615AE693" w14:textId="7D8625A6" w:rsidR="00211070" w:rsidRDefault="00660A29"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w:t>
      </w:r>
      <w:r w:rsidR="00211070" w:rsidRPr="00D96140">
        <w:rPr>
          <w:rFonts w:ascii="Times New Roman" w:eastAsia="Times New Roman" w:hAnsi="Times New Roman" w:cs="Times New Roman"/>
          <w:bCs/>
          <w:sz w:val="24"/>
          <w:szCs w:val="24"/>
        </w:rPr>
        <w:t xml:space="preserve"> dorsolateral prefrontal cortex (dlPFC) </w:t>
      </w:r>
      <w:r w:rsidR="000422AE">
        <w:rPr>
          <w:rFonts w:ascii="Times New Roman" w:eastAsia="Times New Roman" w:hAnsi="Times New Roman" w:cs="Times New Roman"/>
          <w:bCs/>
          <w:sz w:val="24"/>
          <w:szCs w:val="24"/>
        </w:rPr>
        <w:t xml:space="preserve">has been implicated </w:t>
      </w:r>
      <w:r w:rsidR="00B363C2">
        <w:rPr>
          <w:rFonts w:ascii="Times New Roman" w:eastAsia="Times New Roman" w:hAnsi="Times New Roman" w:cs="Times New Roman"/>
          <w:bCs/>
          <w:sz w:val="24"/>
          <w:szCs w:val="24"/>
        </w:rPr>
        <w:t>in</w:t>
      </w:r>
      <w:r w:rsidR="00211070" w:rsidRPr="00D96140">
        <w:rPr>
          <w:rFonts w:ascii="Times New Roman" w:eastAsia="Times New Roman" w:hAnsi="Times New Roman" w:cs="Times New Roman"/>
          <w:bCs/>
          <w:sz w:val="24"/>
          <w:szCs w:val="24"/>
        </w:rPr>
        <w:t xml:space="preserve"> value-</w:t>
      </w:r>
      <w:r w:rsidR="00211070">
        <w:rPr>
          <w:rFonts w:ascii="Times New Roman" w:eastAsia="Times New Roman" w:hAnsi="Times New Roman" w:cs="Times New Roman"/>
          <w:bCs/>
          <w:sz w:val="24"/>
          <w:szCs w:val="24"/>
        </w:rPr>
        <w:t>guided behavior</w:t>
      </w:r>
      <w:r w:rsidR="00211070" w:rsidRPr="00D96140">
        <w:rPr>
          <w:rFonts w:ascii="Times New Roman" w:eastAsia="Times New Roman" w:hAnsi="Times New Roman" w:cs="Times New Roman"/>
          <w:bCs/>
          <w:sz w:val="24"/>
          <w:szCs w:val="24"/>
        </w:rPr>
        <w:t xml:space="preserve"> </w:t>
      </w:r>
      <w:r w:rsidR="00211070">
        <w:rPr>
          <w:rFonts w:ascii="Times New Roman" w:eastAsia="Times New Roman" w:hAnsi="Times New Roman" w:cs="Times New Roman"/>
          <w:bCs/>
          <w:sz w:val="24"/>
          <w:szCs w:val="24"/>
        </w:rPr>
        <w:t xml:space="preserve">(Barraclough et al., 2004; Hutcherson et al., 2012 </w:t>
      </w:r>
      <w:commentRangeStart w:id="21"/>
      <w:r w:rsidR="00211070" w:rsidRPr="004341B6">
        <w:rPr>
          <w:rFonts w:ascii="Times New Roman" w:eastAsia="Times New Roman" w:hAnsi="Times New Roman" w:cs="Times New Roman"/>
          <w:b/>
          <w:sz w:val="24"/>
          <w:szCs w:val="24"/>
        </w:rPr>
        <w:t>ref</w:t>
      </w:r>
      <w:commentRangeEnd w:id="21"/>
      <w:r w:rsidR="00211070">
        <w:rPr>
          <w:rStyle w:val="CommentReference"/>
        </w:rPr>
        <w:commentReference w:id="21"/>
      </w:r>
      <w:r w:rsidR="00211070">
        <w:rPr>
          <w:rFonts w:ascii="Times New Roman" w:eastAsia="Times New Roman" w:hAnsi="Times New Roman" w:cs="Times New Roman"/>
          <w:bCs/>
          <w:sz w:val="24"/>
          <w:szCs w:val="24"/>
        </w:rPr>
        <w:t xml:space="preserve">) </w:t>
      </w:r>
      <w:r w:rsidR="00211070" w:rsidRPr="00D96140">
        <w:rPr>
          <w:rFonts w:ascii="Times New Roman" w:eastAsia="Times New Roman" w:hAnsi="Times New Roman" w:cs="Times New Roman"/>
          <w:bCs/>
          <w:sz w:val="24"/>
          <w:szCs w:val="24"/>
        </w:rPr>
        <w:t>and self-control</w:t>
      </w:r>
      <w:r w:rsidR="00211070">
        <w:rPr>
          <w:rFonts w:ascii="Times New Roman" w:eastAsia="Times New Roman" w:hAnsi="Times New Roman" w:cs="Times New Roman"/>
          <w:bCs/>
          <w:sz w:val="24"/>
          <w:szCs w:val="24"/>
        </w:rPr>
        <w:t xml:space="preserve"> (</w:t>
      </w:r>
      <w:commentRangeStart w:id="22"/>
      <w:r w:rsidR="00211070" w:rsidRPr="004341B6">
        <w:rPr>
          <w:rFonts w:ascii="Times New Roman" w:eastAsia="Times New Roman" w:hAnsi="Times New Roman" w:cs="Times New Roman"/>
          <w:b/>
          <w:sz w:val="24"/>
          <w:szCs w:val="24"/>
        </w:rPr>
        <w:t>ref</w:t>
      </w:r>
      <w:commentRangeEnd w:id="22"/>
      <w:r w:rsidR="00211070">
        <w:rPr>
          <w:rStyle w:val="CommentReference"/>
        </w:rPr>
        <w:commentReference w:id="22"/>
      </w:r>
      <w:r w:rsidR="00211070">
        <w:rPr>
          <w:rFonts w:ascii="Times New Roman" w:eastAsia="Times New Roman" w:hAnsi="Times New Roman" w:cs="Times New Roman"/>
          <w:bCs/>
          <w:sz w:val="24"/>
          <w:szCs w:val="24"/>
        </w:rPr>
        <w:t>)</w:t>
      </w:r>
      <w:r w:rsidR="00C857E9">
        <w:rPr>
          <w:rFonts w:ascii="Times New Roman" w:eastAsia="Times New Roman" w:hAnsi="Times New Roman" w:cs="Times New Roman"/>
          <w:bCs/>
          <w:sz w:val="24"/>
          <w:szCs w:val="24"/>
        </w:rPr>
        <w:t xml:space="preserve">. </w:t>
      </w:r>
      <w:r w:rsidR="00D372F0" w:rsidRPr="00D372F0">
        <w:rPr>
          <w:rFonts w:ascii="Times New Roman" w:eastAsia="Times New Roman" w:hAnsi="Times New Roman" w:cs="Times New Roman"/>
          <w:bCs/>
          <w:sz w:val="24"/>
          <w:szCs w:val="24"/>
        </w:rPr>
        <w:t xml:space="preserve">Neurons in this area encode reward magnitude, delay, and </w:t>
      </w:r>
      <w:r w:rsidR="006E57D8" w:rsidRPr="00D372F0">
        <w:rPr>
          <w:rFonts w:ascii="Times New Roman" w:eastAsia="Times New Roman" w:hAnsi="Times New Roman" w:cs="Times New Roman"/>
          <w:bCs/>
          <w:sz w:val="24"/>
          <w:szCs w:val="24"/>
        </w:rPr>
        <w:t>interaction</w:t>
      </w:r>
      <w:r w:rsidR="00D372F0" w:rsidRPr="00D372F0">
        <w:rPr>
          <w:rFonts w:ascii="Times New Roman" w:eastAsia="Times New Roman" w:hAnsi="Times New Roman" w:cs="Times New Roman"/>
          <w:bCs/>
          <w:sz w:val="24"/>
          <w:szCs w:val="24"/>
        </w:rPr>
        <w:t xml:space="preserve">, supporting the computation of temporally discounted value </w:t>
      </w:r>
      <w:r w:rsidR="00211070">
        <w:rPr>
          <w:rFonts w:ascii="Times New Roman" w:eastAsia="Times New Roman" w:hAnsi="Times New Roman" w:cs="Times New Roman"/>
          <w:bCs/>
          <w:sz w:val="24"/>
          <w:szCs w:val="24"/>
        </w:rPr>
        <w:t>(</w:t>
      </w:r>
      <w:commentRangeStart w:id="23"/>
      <w:r w:rsidR="00211070" w:rsidRPr="00D96140">
        <w:rPr>
          <w:rFonts w:ascii="Times New Roman" w:eastAsia="Times New Roman" w:hAnsi="Times New Roman" w:cs="Times New Roman"/>
          <w:b/>
          <w:sz w:val="24"/>
          <w:szCs w:val="24"/>
        </w:rPr>
        <w:t>ref</w:t>
      </w:r>
      <w:commentRangeEnd w:id="23"/>
      <w:r w:rsidR="00211070">
        <w:rPr>
          <w:rStyle w:val="CommentReference"/>
        </w:rPr>
        <w:commentReference w:id="23"/>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w:t>
      </w:r>
      <w:r w:rsidR="00211070">
        <w:rPr>
          <w:rFonts w:ascii="Times New Roman" w:eastAsia="Times New Roman" w:hAnsi="Times New Roman" w:cs="Times New Roman"/>
          <w:bCs/>
          <w:sz w:val="24"/>
          <w:szCs w:val="24"/>
        </w:rPr>
        <w:t xml:space="preserve"> </w:t>
      </w:r>
    </w:p>
    <w:p w14:paraId="5DE16361" w14:textId="77777777" w:rsidR="006E57D8" w:rsidRDefault="006E57D8" w:rsidP="00506E76">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6E57D8">
        <w:rPr>
          <w:rFonts w:ascii="Times New Roman" w:eastAsia="Times New Roman" w:hAnsi="Times New Roman" w:cs="Times New Roman"/>
          <w:sz w:val="24"/>
          <w:szCs w:val="24"/>
        </w:rPr>
        <w:t>However, it remains unclear how these neural representations evolve during deliberation and whether they are modulated by contextual variables like the timing of choice execution.</w:t>
      </w:r>
    </w:p>
    <w:p w14:paraId="437B6B88" w14:textId="56011192" w:rsidR="00E62C95" w:rsidRDefault="0064674F" w:rsidP="00B837C3">
      <w:pPr>
        <w:spacing w:after="0" w:line="480" w:lineRule="auto"/>
        <w:rPr>
          <w:rFonts w:ascii="Times New Roman" w:eastAsia="Times New Roman" w:hAnsi="Times New Roman" w:cs="Times New Roman"/>
          <w:sz w:val="24"/>
          <w:szCs w:val="24"/>
        </w:rPr>
      </w:pPr>
      <w:r w:rsidRPr="0064674F">
        <w:rPr>
          <w:rFonts w:ascii="Times New Roman" w:eastAsia="Times New Roman" w:hAnsi="Times New Roman" w:cs="Times New Roman"/>
          <w:sz w:val="24"/>
          <w:szCs w:val="24"/>
        </w:rPr>
        <w:t xml:space="preserve">To address this, we recorded single-neuron activity in the dlPFC of two monkeys performing a temporal discounting task featuring a two-step go-signal that manipulated the timing of choice execution. We found that </w:t>
      </w:r>
      <w:del w:id="24" w:author="Mark Eldridge" w:date="2025-07-24T16:56:00Z" w16du:dateUtc="2025-07-24T15:56:00Z">
        <w:r w:rsidRPr="0064674F" w:rsidDel="00DC311F">
          <w:rPr>
            <w:rFonts w:ascii="Times New Roman" w:eastAsia="Times New Roman" w:hAnsi="Times New Roman" w:cs="Times New Roman"/>
            <w:sz w:val="24"/>
            <w:szCs w:val="24"/>
          </w:rPr>
          <w:delText xml:space="preserve">while </w:delText>
        </w:r>
      </w:del>
      <w:ins w:id="25" w:author="Mark Eldridge" w:date="2025-07-24T16:56:00Z" w16du:dateUtc="2025-07-24T15:56:00Z">
        <w:r w:rsidR="00DC311F">
          <w:rPr>
            <w:rFonts w:ascii="Times New Roman" w:eastAsia="Times New Roman" w:hAnsi="Times New Roman" w:cs="Times New Roman"/>
            <w:sz w:val="24"/>
            <w:szCs w:val="24"/>
          </w:rPr>
          <w:t>although</w:t>
        </w:r>
        <w:r w:rsidR="00DC311F" w:rsidRPr="0064674F">
          <w:rPr>
            <w:rFonts w:ascii="Times New Roman" w:eastAsia="Times New Roman" w:hAnsi="Times New Roman" w:cs="Times New Roman"/>
            <w:sz w:val="24"/>
            <w:szCs w:val="24"/>
          </w:rPr>
          <w:t xml:space="preserve"> </w:t>
        </w:r>
      </w:ins>
      <w:r w:rsidRPr="0064674F">
        <w:rPr>
          <w:rFonts w:ascii="Times New Roman" w:eastAsia="Times New Roman" w:hAnsi="Times New Roman" w:cs="Times New Roman"/>
          <w:sz w:val="24"/>
          <w:szCs w:val="24"/>
        </w:rPr>
        <w:t>the timing of choice had a significant influence on behavior and neural coding in one animal, the other animal appeared less sensitive to this manipulation. These differences were reflected in both their behavioral strategies and neural dynamics, highlighting individual variability in the integration of contextual information during temporal discounting</w:t>
      </w:r>
      <w:r w:rsidR="0022689B">
        <w:rPr>
          <w:rFonts w:ascii="Times New Roman" w:eastAsia="Times New Roman" w:hAnsi="Times New Roman" w:cs="Times New Roman"/>
          <w:sz w:val="24"/>
          <w:szCs w:val="24"/>
        </w:rPr>
        <w:t xml:space="preserve"> </w:t>
      </w:r>
      <w:r w:rsidR="00257555" w:rsidRPr="00257555">
        <w:rPr>
          <w:rFonts w:ascii="Times New Roman" w:eastAsia="Times New Roman" w:hAnsi="Times New Roman" w:cs="Times New Roman"/>
          <w:sz w:val="24"/>
          <w:szCs w:val="24"/>
        </w:rPr>
        <w:t>and pointing to distinct underlying neural mechanisms</w:t>
      </w:r>
      <w:r w:rsidRPr="0064674F">
        <w:rPr>
          <w:rFonts w:ascii="Times New Roman" w:eastAsia="Times New Roman" w:hAnsi="Times New Roman" w:cs="Times New Roman"/>
          <w:sz w:val="24"/>
          <w:szCs w:val="24"/>
        </w:rPr>
        <w:t>.</w:t>
      </w:r>
    </w:p>
    <w:p w14:paraId="3E06A917" w14:textId="77777777" w:rsidR="00E370D5" w:rsidRDefault="00E370D5" w:rsidP="00B837C3">
      <w:pPr>
        <w:spacing w:after="0" w:line="480" w:lineRule="auto"/>
        <w:rPr>
          <w:rFonts w:ascii="Times New Roman" w:eastAsia="Times New Roman" w:hAnsi="Times New Roman" w:cs="Times New Roman"/>
          <w:bCs/>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5D29CA91" w:rsidR="005457B4" w:rsidRPr="005E62C8" w:rsidRDefault="009A46A3" w:rsidP="005457B4">
      <w:pPr>
        <w:shd w:val="clear" w:color="auto" w:fill="FFFFFF"/>
        <w:spacing w:after="0" w:line="480" w:lineRule="auto"/>
        <w:rPr>
          <w:rFonts w:ascii="Times New Roman" w:eastAsia="Times New Roman" w:hAnsi="Times New Roman" w:cs="Times New Roman"/>
          <w:b/>
          <w:bCs/>
          <w:i/>
          <w:sz w:val="24"/>
          <w:szCs w:val="24"/>
        </w:rPr>
      </w:pPr>
      <w:r w:rsidRPr="005E62C8">
        <w:rPr>
          <w:rFonts w:ascii="Times New Roman" w:eastAsia="Times New Roman" w:hAnsi="Times New Roman" w:cs="Times New Roman"/>
          <w:b/>
          <w:bCs/>
          <w:i/>
          <w:sz w:val="24"/>
          <w:szCs w:val="24"/>
        </w:rPr>
        <w:t xml:space="preserve">1. Behavioral </w:t>
      </w:r>
      <w:r w:rsidR="000D20B8">
        <w:rPr>
          <w:rFonts w:ascii="Times New Roman" w:eastAsia="Times New Roman" w:hAnsi="Times New Roman" w:cs="Times New Roman"/>
          <w:b/>
          <w:bCs/>
          <w:i/>
          <w:sz w:val="24"/>
          <w:szCs w:val="24"/>
        </w:rPr>
        <w:t xml:space="preserve">evidence of temporal </w:t>
      </w:r>
      <w:r w:rsidR="005B722A">
        <w:rPr>
          <w:rFonts w:ascii="Times New Roman" w:eastAsia="Times New Roman" w:hAnsi="Times New Roman" w:cs="Times New Roman"/>
          <w:b/>
          <w:bCs/>
          <w:i/>
          <w:sz w:val="24"/>
          <w:szCs w:val="24"/>
        </w:rPr>
        <w:t>discounting</w:t>
      </w:r>
      <w:r w:rsidR="000D20B8">
        <w:rPr>
          <w:rFonts w:ascii="Times New Roman" w:eastAsia="Times New Roman" w:hAnsi="Times New Roman" w:cs="Times New Roman"/>
          <w:b/>
          <w:bCs/>
          <w:i/>
          <w:sz w:val="24"/>
          <w:szCs w:val="24"/>
        </w:rPr>
        <w:t xml:space="preserve">  </w:t>
      </w:r>
    </w:p>
    <w:p w14:paraId="1F09C0D2" w14:textId="010F25B9"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w:t>
      </w:r>
      <w:r w:rsidR="00A76E3A">
        <w:rPr>
          <w:rFonts w:ascii="Times New Roman" w:eastAsia="Times New Roman" w:hAnsi="Times New Roman" w:cs="Times New Roman"/>
          <w:sz w:val="24"/>
          <w:szCs w:val="24"/>
        </w:rPr>
        <w:t>where</w:t>
      </w:r>
      <w:r>
        <w:rPr>
          <w:rFonts w:ascii="Times New Roman" w:eastAsia="Times New Roman" w:hAnsi="Times New Roman" w:cs="Times New Roman"/>
          <w:sz w:val="24"/>
          <w:szCs w:val="24"/>
        </w:rPr>
        <w:t xml:space="preserve"> each of </w:t>
      </w:r>
      <w:r w:rsidR="00A76E3A">
        <w:rPr>
          <w:rFonts w:ascii="Times New Roman" w:eastAsia="Times New Roman" w:hAnsi="Times New Roman" w:cs="Times New Roman"/>
          <w:sz w:val="24"/>
          <w:szCs w:val="24"/>
        </w:rPr>
        <w:t xml:space="preserve">nine </w:t>
      </w:r>
      <w:r>
        <w:rPr>
          <w:rFonts w:ascii="Times New Roman" w:eastAsia="Times New Roman" w:hAnsi="Times New Roman" w:cs="Times New Roman"/>
          <w:sz w:val="24"/>
          <w:szCs w:val="24"/>
        </w:rPr>
        <w:t xml:space="preserve">visual cues </w:t>
      </w:r>
      <w:r w:rsidR="003B7CC5">
        <w:rPr>
          <w:rFonts w:ascii="Times New Roman" w:eastAsia="Times New Roman" w:hAnsi="Times New Roman" w:cs="Times New Roman"/>
          <w:sz w:val="24"/>
          <w:szCs w:val="24"/>
        </w:rPr>
        <w:t>represented an</w:t>
      </w:r>
      <w:r>
        <w:rPr>
          <w:rFonts w:ascii="Times New Roman" w:eastAsia="Times New Roman" w:hAnsi="Times New Roman" w:cs="Times New Roman"/>
          <w:sz w:val="24"/>
          <w:szCs w:val="24"/>
        </w:rPr>
        <w:t xml:space="preserve"> offer </w:t>
      </w:r>
      <w:r w:rsidR="003B7CC5">
        <w:rPr>
          <w:rFonts w:ascii="Times New Roman" w:eastAsia="Times New Roman" w:hAnsi="Times New Roman" w:cs="Times New Roman"/>
          <w:sz w:val="24"/>
          <w:szCs w:val="24"/>
        </w:rPr>
        <w:t xml:space="preserve">of reward </w:t>
      </w:r>
      <w:r>
        <w:rPr>
          <w:rFonts w:ascii="Times New Roman" w:eastAsia="Times New Roman" w:hAnsi="Times New Roman" w:cs="Times New Roman"/>
          <w:sz w:val="24"/>
          <w:szCs w:val="24"/>
        </w:rPr>
        <w:t xml:space="preserve">(Fig. 1B). Each offer </w:t>
      </w:r>
      <w:r w:rsidR="003B7CC5">
        <w:rPr>
          <w:rFonts w:ascii="Times New Roman" w:eastAsia="Times New Roman" w:hAnsi="Times New Roman" w:cs="Times New Roman"/>
          <w:sz w:val="24"/>
          <w:szCs w:val="24"/>
        </w:rPr>
        <w:t>combined</w:t>
      </w:r>
      <w:r>
        <w:rPr>
          <w:rFonts w:ascii="Times New Roman" w:eastAsia="Times New Roman" w:hAnsi="Times New Roman" w:cs="Times New Roman"/>
          <w:sz w:val="24"/>
          <w:szCs w:val="24"/>
        </w:rPr>
        <w:t xml:space="preserve">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w:t>
      </w:r>
      <w:r w:rsidR="003B7CC5">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a delay </w:t>
      </w:r>
      <w:r w:rsidR="003B7CC5">
        <w:rPr>
          <w:rFonts w:ascii="Times New Roman" w:eastAsia="Times New Roman" w:hAnsi="Times New Roman" w:cs="Times New Roman"/>
          <w:sz w:val="24"/>
          <w:szCs w:val="24"/>
        </w:rPr>
        <w:t xml:space="preserve">before delivery </w:t>
      </w:r>
      <w:r>
        <w:rPr>
          <w:rFonts w:ascii="Times New Roman" w:eastAsia="Times New Roman" w:hAnsi="Times New Roman" w:cs="Times New Roman"/>
          <w:sz w:val="24"/>
          <w:szCs w:val="24"/>
        </w:rPr>
        <w:t xml:space="preserve">(1, 5, or 10 seconds). </w:t>
      </w:r>
    </w:p>
    <w:p w14:paraId="1801E984" w14:textId="77777777" w:rsidR="002C04FE" w:rsidRDefault="002C04FE" w:rsidP="005457B4">
      <w:pPr>
        <w:shd w:val="clear" w:color="auto" w:fill="FFFFFF"/>
        <w:spacing w:after="0" w:line="480" w:lineRule="auto"/>
        <w:rPr>
          <w:rFonts w:ascii="Times New Roman" w:eastAsia="Times New Roman" w:hAnsi="Times New Roman" w:cs="Times New Roman"/>
          <w:sz w:val="24"/>
          <w:szCs w:val="24"/>
        </w:rPr>
      </w:pPr>
      <w:r w:rsidRPr="002C04FE">
        <w:rPr>
          <w:rFonts w:ascii="Times New Roman" w:eastAsia="Times New Roman" w:hAnsi="Times New Roman" w:cs="Times New Roman"/>
          <w:sz w:val="24"/>
          <w:szCs w:val="24"/>
        </w:rPr>
        <w:t>By varying reward and delay independently across trials in an orthogonal design, we could dissociate their individual and combined effects on both behavior and neural activity.</w:t>
      </w:r>
    </w:p>
    <w:p w14:paraId="2F78D6E0" w14:textId="741052BA" w:rsidR="005457B4" w:rsidRDefault="005E3FEC"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sidR="005457B4">
        <w:rPr>
          <w:rFonts w:ascii="Times New Roman" w:eastAsia="Times New Roman" w:hAnsi="Times New Roman" w:cs="Times New Roman"/>
          <w:sz w:val="24"/>
          <w:szCs w:val="24"/>
        </w:rPr>
        <w:t xml:space="preserve">n each trial </w:t>
      </w:r>
      <w:r w:rsidR="000B5EE6">
        <w:rPr>
          <w:rFonts w:ascii="Times New Roman" w:eastAsia="Times New Roman" w:hAnsi="Times New Roman" w:cs="Times New Roman"/>
          <w:sz w:val="24"/>
          <w:szCs w:val="24"/>
        </w:rPr>
        <w:t xml:space="preserve">the animal viewed a cue and </w:t>
      </w:r>
      <w:proofErr w:type="spellStart"/>
      <w:r w:rsidR="005457B4">
        <w:rPr>
          <w:rFonts w:ascii="Times New Roman" w:eastAsia="Times New Roman" w:hAnsi="Times New Roman" w:cs="Times New Roman"/>
          <w:sz w:val="24"/>
          <w:szCs w:val="24"/>
        </w:rPr>
        <w:t>chose</w:t>
      </w:r>
      <w:proofErr w:type="spellEnd"/>
      <w:r w:rsidR="005457B4">
        <w:rPr>
          <w:rFonts w:ascii="Times New Roman" w:eastAsia="Times New Roman" w:hAnsi="Times New Roman" w:cs="Times New Roman"/>
          <w:sz w:val="24"/>
          <w:szCs w:val="24"/>
        </w:rPr>
        <w:t xml:space="preserv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n a new trial. </w:t>
      </w:r>
      <w:ins w:id="26" w:author="Mark Eldridge" w:date="2025-07-24T16:57:00Z" w16du:dateUtc="2025-07-24T15:57:00Z">
        <w:r w:rsidR="0045271B">
          <w:rPr>
            <w:rFonts w:ascii="Times New Roman" w:eastAsia="Times New Roman" w:hAnsi="Times New Roman" w:cs="Times New Roman"/>
            <w:sz w:val="24"/>
            <w:szCs w:val="24"/>
          </w:rPr>
          <w:t>The o</w:t>
        </w:r>
      </w:ins>
      <w:ins w:id="27" w:author="Mark Eldridge" w:date="2025-07-24T16:58:00Z" w16du:dateUtc="2025-07-24T15:58:00Z">
        <w:r w:rsidR="0045271B">
          <w:rPr>
            <w:rFonts w:ascii="Times New Roman" w:eastAsia="Times New Roman" w:hAnsi="Times New Roman" w:cs="Times New Roman"/>
            <w:sz w:val="24"/>
            <w:szCs w:val="24"/>
          </w:rPr>
          <w:t xml:space="preserve">rder of the </w:t>
        </w:r>
        <w:r w:rsidR="00A960EE">
          <w:rPr>
            <w:rFonts w:ascii="Times New Roman" w:eastAsia="Times New Roman" w:hAnsi="Times New Roman" w:cs="Times New Roman"/>
            <w:sz w:val="24"/>
            <w:szCs w:val="24"/>
          </w:rPr>
          <w:t xml:space="preserve">presentation of </w:t>
        </w:r>
        <w:r w:rsidR="0045271B">
          <w:rPr>
            <w:rFonts w:ascii="Times New Roman" w:eastAsia="Times New Roman" w:hAnsi="Times New Roman" w:cs="Times New Roman"/>
            <w:sz w:val="24"/>
            <w:szCs w:val="24"/>
          </w:rPr>
          <w:t xml:space="preserve">‘accept’ and </w:t>
        </w:r>
        <w:r w:rsidR="00A960EE">
          <w:rPr>
            <w:rFonts w:ascii="Times New Roman" w:eastAsia="Times New Roman" w:hAnsi="Times New Roman" w:cs="Times New Roman"/>
            <w:sz w:val="24"/>
            <w:szCs w:val="24"/>
          </w:rPr>
          <w:t>‘reject’ choices was counterbalanced</w:t>
        </w:r>
      </w:ins>
      <w:ins w:id="28" w:author="Mark Eldridge" w:date="2025-07-24T16:59:00Z" w16du:dateUtc="2025-07-24T15:59:00Z">
        <w:r w:rsidR="00F13776">
          <w:rPr>
            <w:rFonts w:ascii="Times New Roman" w:eastAsia="Times New Roman" w:hAnsi="Times New Roman" w:cs="Times New Roman"/>
            <w:sz w:val="24"/>
            <w:szCs w:val="24"/>
          </w:rPr>
          <w:t>.</w:t>
        </w:r>
      </w:ins>
      <w:ins w:id="29" w:author="Mark Eldridge" w:date="2025-07-24T16:58:00Z" w16du:dateUtc="2025-07-24T15:58:00Z">
        <w:r w:rsidR="00A960EE">
          <w:rPr>
            <w:rFonts w:ascii="Times New Roman" w:eastAsia="Times New Roman" w:hAnsi="Times New Roman" w:cs="Times New Roman"/>
            <w:sz w:val="24"/>
            <w:szCs w:val="24"/>
          </w:rPr>
          <w:t xml:space="preserve"> </w:t>
        </w:r>
      </w:ins>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commentRangeStart w:id="30"/>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commentRangeEnd w:id="30"/>
      <w:r w:rsidR="007E6D29">
        <w:rPr>
          <w:rStyle w:val="CommentReference"/>
        </w:rPr>
        <w:commentReference w:id="30"/>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306E5C99" w14:textId="4EF9C92F" w:rsidR="0077284D" w:rsidRDefault="0053438B"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behavior,</w:t>
      </w:r>
      <w:r w:rsidR="00BF5932">
        <w:rPr>
          <w:rFonts w:ascii="Times New Roman" w:eastAsia="Times New Roman" w:hAnsi="Times New Roman" w:cs="Times New Roman"/>
          <w:sz w:val="24"/>
          <w:szCs w:val="24"/>
        </w:rPr>
        <w:t xml:space="preserve"> we </w:t>
      </w:r>
      <w:r w:rsidR="0077284D">
        <w:rPr>
          <w:rFonts w:ascii="Times New Roman" w:eastAsia="Times New Roman" w:hAnsi="Times New Roman" w:cs="Times New Roman"/>
          <w:sz w:val="24"/>
          <w:szCs w:val="24"/>
        </w:rPr>
        <w:t>included</w:t>
      </w:r>
      <w:r w:rsidR="00BF5932">
        <w:rPr>
          <w:rFonts w:ascii="Times New Roman" w:eastAsia="Times New Roman" w:hAnsi="Times New Roman" w:cs="Times New Roman"/>
          <w:sz w:val="24"/>
          <w:szCs w:val="24"/>
        </w:rPr>
        <w:t xml:space="preserve"> data from all neural recording days (7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1</w:t>
      </w:r>
      <w:r w:rsidR="00C85243">
        <w:rPr>
          <w:rFonts w:ascii="Times New Roman" w:eastAsia="Times New Roman" w:hAnsi="Times New Roman" w:cs="Times New Roman"/>
          <w:sz w:val="24"/>
          <w:szCs w:val="24"/>
        </w:rPr>
        <w:t xml:space="preserve">, </w:t>
      </w:r>
      <w:r w:rsidR="00BF5932">
        <w:rPr>
          <w:rFonts w:ascii="Times New Roman" w:eastAsia="Times New Roman" w:hAnsi="Times New Roman" w:cs="Times New Roman"/>
          <w:sz w:val="24"/>
          <w:szCs w:val="24"/>
        </w:rPr>
        <w:t xml:space="preserve">16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2</w:t>
      </w:r>
      <w:r w:rsidR="001F0AC5">
        <w:rPr>
          <w:rFonts w:ascii="Times New Roman" w:eastAsia="Times New Roman" w:hAnsi="Times New Roman" w:cs="Times New Roman"/>
          <w:sz w:val="24"/>
          <w:szCs w:val="24"/>
        </w:rPr>
        <w:t>).</w:t>
      </w:r>
      <w:r w:rsidR="009C6251">
        <w:rPr>
          <w:rFonts w:ascii="Times New Roman" w:eastAsia="Times New Roman" w:hAnsi="Times New Roman" w:cs="Times New Roman"/>
          <w:sz w:val="24"/>
          <w:szCs w:val="24"/>
        </w:rPr>
        <w:t xml:space="preserve"> </w:t>
      </w:r>
      <w:commentRangeStart w:id="31"/>
      <w:r w:rsidR="00C85243" w:rsidRPr="00C85243">
        <w:rPr>
          <w:rFonts w:ascii="Times New Roman" w:eastAsia="Times New Roman" w:hAnsi="Times New Roman" w:cs="Times New Roman"/>
          <w:sz w:val="24"/>
          <w:szCs w:val="24"/>
        </w:rPr>
        <w:t>The monkeys’ choices</w:t>
      </w:r>
      <w:r w:rsidR="00C85243">
        <w:rPr>
          <w:rFonts w:ascii="Times New Roman" w:eastAsia="Times New Roman" w:hAnsi="Times New Roman" w:cs="Times New Roman"/>
          <w:sz w:val="24"/>
          <w:szCs w:val="24"/>
        </w:rPr>
        <w:t xml:space="preserve"> were modeled </w:t>
      </w:r>
      <w:r w:rsidR="00761965">
        <w:rPr>
          <w:rFonts w:ascii="Times New Roman" w:eastAsia="Times New Roman" w:hAnsi="Times New Roman" w:cs="Times New Roman"/>
          <w:sz w:val="24"/>
          <w:szCs w:val="24"/>
        </w:rPr>
        <w:t xml:space="preserve">using </w:t>
      </w:r>
      <w:r w:rsidR="0077284D">
        <w:rPr>
          <w:rFonts w:ascii="Times New Roman" w:eastAsia="Times New Roman" w:hAnsi="Times New Roman" w:cs="Times New Roman"/>
          <w:sz w:val="24"/>
          <w:szCs w:val="24"/>
        </w:rPr>
        <w:t xml:space="preserve">a standard </w:t>
      </w:r>
      <w:r w:rsidR="00761965">
        <w:rPr>
          <w:rFonts w:ascii="Times New Roman" w:eastAsia="Times New Roman" w:hAnsi="Times New Roman" w:cs="Times New Roman"/>
          <w:sz w:val="24"/>
          <w:szCs w:val="24"/>
        </w:rPr>
        <w:t xml:space="preserve">hyperbolic discounting </w:t>
      </w:r>
      <w:r w:rsidR="009C2C3F">
        <w:rPr>
          <w:rFonts w:ascii="Times New Roman" w:eastAsia="Times New Roman" w:hAnsi="Times New Roman" w:cs="Times New Roman"/>
          <w:sz w:val="24"/>
          <w:szCs w:val="24"/>
        </w:rPr>
        <w:t>function</w:t>
      </w:r>
      <w:r w:rsidR="00724C0B">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w</w:t>
      </w:r>
      <w:r w:rsidR="0077284D">
        <w:rPr>
          <w:rFonts w:ascii="Times New Roman" w:eastAsia="Times New Roman" w:hAnsi="Times New Roman" w:cs="Times New Roman"/>
          <w:sz w:val="24"/>
          <w:szCs w:val="24"/>
        </w:rPr>
        <w:t>here</w:t>
      </w:r>
      <w:r w:rsidR="00761965">
        <w:rPr>
          <w:rFonts w:ascii="Times New Roman" w:eastAsia="Times New Roman" w:hAnsi="Times New Roman" w:cs="Times New Roman"/>
          <w:sz w:val="24"/>
          <w:szCs w:val="24"/>
        </w:rPr>
        <w:t xml:space="preserve"> the discounted value </w:t>
      </w:r>
      <w:r w:rsidR="0077284D" w:rsidRPr="0077284D">
        <w:rPr>
          <w:rFonts w:ascii="Times New Roman" w:eastAsia="Times New Roman" w:hAnsi="Times New Roman" w:cs="Times New Roman"/>
          <w:sz w:val="24"/>
          <w:szCs w:val="24"/>
        </w:rPr>
        <w:t>increase</w:t>
      </w:r>
      <w:r w:rsidR="009C2C3F">
        <w:rPr>
          <w:rFonts w:ascii="Times New Roman" w:eastAsia="Times New Roman" w:hAnsi="Times New Roman" w:cs="Times New Roman"/>
          <w:sz w:val="24"/>
          <w:szCs w:val="24"/>
        </w:rPr>
        <w:t>d</w:t>
      </w:r>
      <w:r w:rsidR="0077284D" w:rsidRPr="0077284D">
        <w:rPr>
          <w:rFonts w:ascii="Times New Roman" w:eastAsia="Times New Roman" w:hAnsi="Times New Roman" w:cs="Times New Roman"/>
          <w:sz w:val="24"/>
          <w:szCs w:val="24"/>
        </w:rPr>
        <w:t xml:space="preserve"> with </w:t>
      </w:r>
      <w:r w:rsidR="009C2C3F">
        <w:rPr>
          <w:rFonts w:ascii="Times New Roman" w:eastAsia="Times New Roman" w:hAnsi="Times New Roman" w:cs="Times New Roman"/>
          <w:sz w:val="24"/>
          <w:szCs w:val="24"/>
        </w:rPr>
        <w:t xml:space="preserve">reward magnitude </w:t>
      </w:r>
      <w:r w:rsidR="0077284D" w:rsidRPr="0077284D">
        <w:rPr>
          <w:rFonts w:ascii="Times New Roman" w:eastAsia="Times New Roman" w:hAnsi="Times New Roman" w:cs="Times New Roman"/>
          <w:sz w:val="24"/>
          <w:szCs w:val="24"/>
        </w:rPr>
        <w:t>and decrease</w:t>
      </w:r>
      <w:ins w:id="32" w:author="Mark Eldridge" w:date="2025-07-24T16:59:00Z" w16du:dateUtc="2025-07-24T15:59:00Z">
        <w:r w:rsidR="00D638B2">
          <w:rPr>
            <w:rFonts w:ascii="Times New Roman" w:eastAsia="Times New Roman" w:hAnsi="Times New Roman" w:cs="Times New Roman"/>
            <w:sz w:val="24"/>
            <w:szCs w:val="24"/>
          </w:rPr>
          <w:t>d</w:t>
        </w:r>
      </w:ins>
      <w:del w:id="33" w:author="Mark Eldridge" w:date="2025-07-24T16:59:00Z" w16du:dateUtc="2025-07-24T15:59:00Z">
        <w:r w:rsidR="0077284D" w:rsidRPr="0077284D" w:rsidDel="00D638B2">
          <w:rPr>
            <w:rFonts w:ascii="Times New Roman" w:eastAsia="Times New Roman" w:hAnsi="Times New Roman" w:cs="Times New Roman"/>
            <w:sz w:val="24"/>
            <w:szCs w:val="24"/>
          </w:rPr>
          <w:delText>s</w:delText>
        </w:r>
      </w:del>
      <w:r w:rsidR="0077284D" w:rsidRPr="0077284D">
        <w:rPr>
          <w:rFonts w:ascii="Times New Roman" w:eastAsia="Times New Roman" w:hAnsi="Times New Roman" w:cs="Times New Roman"/>
          <w:sz w:val="24"/>
          <w:szCs w:val="24"/>
        </w:rPr>
        <w:t xml:space="preserve"> with longer delays (see </w:t>
      </w:r>
      <w:r w:rsidR="0077284D" w:rsidRPr="00523274">
        <w:rPr>
          <w:rFonts w:ascii="Times New Roman" w:eastAsia="Times New Roman" w:hAnsi="Times New Roman" w:cs="Times New Roman"/>
          <w:sz w:val="24"/>
          <w:szCs w:val="24"/>
        </w:rPr>
        <w:t>Methods</w:t>
      </w:r>
      <w:r w:rsidR="0077284D" w:rsidRPr="0077284D">
        <w:rPr>
          <w:rFonts w:ascii="Times New Roman" w:eastAsia="Times New Roman" w:hAnsi="Times New Roman" w:cs="Times New Roman"/>
          <w:sz w:val="24"/>
          <w:szCs w:val="24"/>
        </w:rPr>
        <w:t>).</w:t>
      </w:r>
    </w:p>
    <w:p w14:paraId="38FFE93C" w14:textId="1B42F075" w:rsidR="00761965" w:rsidRDefault="005A5CA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761965">
        <w:rPr>
          <w:rFonts w:ascii="Times New Roman" w:eastAsia="Times New Roman" w:hAnsi="Times New Roman" w:cs="Times New Roman"/>
          <w:sz w:val="24"/>
          <w:szCs w:val="24"/>
        </w:rPr>
        <w:t xml:space="preserve"> </w:t>
      </w:r>
      <w:r w:rsidR="001652D4">
        <w:rPr>
          <w:rFonts w:ascii="Times New Roman" w:eastAsia="Times New Roman" w:hAnsi="Times New Roman" w:cs="Times New Roman"/>
          <w:sz w:val="24"/>
          <w:szCs w:val="24"/>
        </w:rPr>
        <w:t>acceptance</w:t>
      </w:r>
      <w:r w:rsidR="00761965">
        <w:rPr>
          <w:rFonts w:ascii="Times New Roman" w:eastAsia="Times New Roman" w:hAnsi="Times New Roman" w:cs="Times New Roman"/>
          <w:sz w:val="24"/>
          <w:szCs w:val="24"/>
        </w:rPr>
        <w:t xml:space="preserve"> probability </w:t>
      </w:r>
      <w:r>
        <w:rPr>
          <w:rFonts w:ascii="Times New Roman" w:eastAsia="Times New Roman" w:hAnsi="Times New Roman" w:cs="Times New Roman"/>
          <w:sz w:val="24"/>
          <w:szCs w:val="24"/>
        </w:rPr>
        <w:t>was fitted with a</w:t>
      </w:r>
      <w:r w:rsidR="0077284D" w:rsidRPr="003E1090">
        <w:rPr>
          <w:rFonts w:ascii="Times New Roman" w:eastAsia="Times New Roman" w:hAnsi="Times New Roman" w:cs="Times New Roman"/>
          <w:sz w:val="24"/>
          <w:szCs w:val="24"/>
        </w:rPr>
        <w:t xml:space="preserve"> </w:t>
      </w:r>
      <w:r w:rsidR="0077284D">
        <w:rPr>
          <w:rFonts w:ascii="Times New Roman" w:eastAsia="Times New Roman" w:hAnsi="Times New Roman" w:cs="Times New Roman"/>
          <w:sz w:val="24"/>
          <w:szCs w:val="24"/>
        </w:rPr>
        <w:t>logistic sigmoid</w:t>
      </w:r>
      <w:r w:rsidR="0077284D" w:rsidRPr="007728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capturing </w:t>
      </w:r>
      <w:r w:rsidR="0077284D" w:rsidRPr="0077284D">
        <w:rPr>
          <w:rFonts w:ascii="Times New Roman" w:eastAsia="Times New Roman" w:hAnsi="Times New Roman" w:cs="Times New Roman"/>
          <w:sz w:val="24"/>
          <w:szCs w:val="24"/>
        </w:rPr>
        <w:t xml:space="preserve">a smooth transition </w:t>
      </w:r>
      <w:r>
        <w:rPr>
          <w:rFonts w:ascii="Times New Roman" w:eastAsia="Times New Roman" w:hAnsi="Times New Roman" w:cs="Times New Roman"/>
          <w:sz w:val="24"/>
          <w:szCs w:val="24"/>
        </w:rPr>
        <w:t xml:space="preserve">from </w:t>
      </w:r>
      <w:r w:rsidR="0077284D" w:rsidRPr="0077284D">
        <w:rPr>
          <w:rFonts w:ascii="Times New Roman" w:eastAsia="Times New Roman" w:hAnsi="Times New Roman" w:cs="Times New Roman"/>
          <w:sz w:val="24"/>
          <w:szCs w:val="24"/>
        </w:rPr>
        <w:t xml:space="preserve">rejection </w:t>
      </w:r>
      <w:r>
        <w:rPr>
          <w:rFonts w:ascii="Times New Roman" w:eastAsia="Times New Roman" w:hAnsi="Times New Roman" w:cs="Times New Roman"/>
          <w:sz w:val="24"/>
          <w:szCs w:val="24"/>
        </w:rPr>
        <w:t>to</w:t>
      </w:r>
      <w:r w:rsidR="0077284D" w:rsidRPr="0077284D">
        <w:rPr>
          <w:rFonts w:ascii="Times New Roman" w:eastAsia="Times New Roman" w:hAnsi="Times New Roman" w:cs="Times New Roman"/>
          <w:sz w:val="24"/>
          <w:szCs w:val="24"/>
        </w:rPr>
        <w:t xml:space="preserve"> acceptance as </w:t>
      </w:r>
      <w:r w:rsidR="00A92E35">
        <w:rPr>
          <w:rFonts w:ascii="Times New Roman" w:eastAsia="Times New Roman" w:hAnsi="Times New Roman" w:cs="Times New Roman"/>
          <w:sz w:val="24"/>
          <w:szCs w:val="24"/>
        </w:rPr>
        <w:t xml:space="preserve">discounted value </w:t>
      </w:r>
      <w:r w:rsidR="009F27F2">
        <w:rPr>
          <w:rFonts w:ascii="Times New Roman" w:eastAsia="Times New Roman" w:hAnsi="Times New Roman" w:cs="Times New Roman"/>
          <w:sz w:val="24"/>
          <w:szCs w:val="24"/>
        </w:rPr>
        <w:t xml:space="preserve">rose </w:t>
      </w:r>
      <w:r w:rsidR="00761965">
        <w:rPr>
          <w:rFonts w:ascii="Times New Roman" w:eastAsia="Times New Roman" w:hAnsi="Times New Roman" w:cs="Times New Roman"/>
          <w:sz w:val="24"/>
          <w:szCs w:val="24"/>
        </w:rPr>
        <w:t>(black curves in Fig. 2</w:t>
      </w:r>
      <w:r w:rsidR="00724C0B">
        <w:rPr>
          <w:rFonts w:ascii="Times New Roman" w:eastAsia="Times New Roman" w:hAnsi="Times New Roman" w:cs="Times New Roman"/>
          <w:sz w:val="24"/>
          <w:szCs w:val="24"/>
        </w:rPr>
        <w:t>A-</w:t>
      </w:r>
      <w:r w:rsidR="00761965">
        <w:rPr>
          <w:rFonts w:ascii="Times New Roman" w:eastAsia="Times New Roman" w:hAnsi="Times New Roman" w:cs="Times New Roman"/>
          <w:sz w:val="24"/>
          <w:szCs w:val="24"/>
        </w:rPr>
        <w:t>B</w:t>
      </w:r>
      <w:r w:rsidR="0077284D">
        <w:rPr>
          <w:rFonts w:ascii="Times New Roman" w:eastAsia="Times New Roman" w:hAnsi="Times New Roman" w:cs="Times New Roman"/>
          <w:sz w:val="24"/>
          <w:szCs w:val="24"/>
        </w:rPr>
        <w:t xml:space="preserve">; </w:t>
      </w:r>
      <w:r w:rsidR="003E1090">
        <w:rPr>
          <w:rFonts w:ascii="Times New Roman" w:eastAsia="Times New Roman" w:hAnsi="Times New Roman" w:cs="Times New Roman"/>
          <w:sz w:val="24"/>
          <w:szCs w:val="24"/>
        </w:rPr>
        <w:t>see Methods).</w:t>
      </w:r>
      <w:commentRangeEnd w:id="31"/>
      <w:r w:rsidR="00E324BA">
        <w:rPr>
          <w:rStyle w:val="CommentReference"/>
        </w:rPr>
        <w:commentReference w:id="31"/>
      </w:r>
    </w:p>
    <w:p w14:paraId="1D27C2DE" w14:textId="28F64795"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w:t>
      </w:r>
      <w:r w:rsidR="009F27F2">
        <w:rPr>
          <w:rFonts w:ascii="Times New Roman" w:eastAsia="Times New Roman" w:hAnsi="Times New Roman" w:cs="Times New Roman"/>
          <w:sz w:val="24"/>
          <w:szCs w:val="24"/>
        </w:rPr>
        <w:t>both animals were more likely to</w:t>
      </w:r>
      <w:r w:rsidR="005457B4">
        <w:rPr>
          <w:rFonts w:ascii="Times New Roman" w:eastAsia="Times New Roman" w:hAnsi="Times New Roman" w:cs="Times New Roman"/>
          <w:sz w:val="24"/>
          <w:szCs w:val="24"/>
        </w:rPr>
        <w:t xml:space="preserve"> accept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w:t>
      </w:r>
      <w:r w:rsidR="009F27F2">
        <w:rPr>
          <w:rFonts w:ascii="Times New Roman" w:eastAsia="Times New Roman" w:hAnsi="Times New Roman" w:cs="Times New Roman"/>
          <w:sz w:val="24"/>
          <w:szCs w:val="24"/>
        </w:rPr>
        <w:t xml:space="preserve">ess likely to accept </w:t>
      </w:r>
      <w:r w:rsidR="00A35D2B" w:rsidRPr="00A35D2B">
        <w:rPr>
          <w:rFonts w:ascii="Times New Roman" w:eastAsia="Times New Roman" w:hAnsi="Times New Roman" w:cs="Times New Roman"/>
          <w:sz w:val="24"/>
          <w:szCs w:val="24"/>
        </w:rPr>
        <w:t>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63B604FB" w14:textId="6661DB14" w:rsidR="00C33457" w:rsidRDefault="00C33457" w:rsidP="000816C0">
      <w:pPr>
        <w:shd w:val="clear" w:color="auto" w:fill="FFFFFF"/>
        <w:spacing w:after="0" w:line="480" w:lineRule="auto"/>
        <w:jc w:val="center"/>
        <w:rPr>
          <w:rFonts w:ascii="Times New Roman" w:eastAsia="Times New Roman" w:hAnsi="Times New Roman" w:cs="Times New Roman"/>
          <w:sz w:val="24"/>
          <w:szCs w:val="24"/>
        </w:rPr>
      </w:pPr>
      <w:commentRangeStart w:id="34"/>
      <w:r>
        <w:rPr>
          <w:rFonts w:ascii="Times New Roman" w:eastAsia="Times New Roman" w:hAnsi="Times New Roman" w:cs="Times New Roman"/>
          <w:noProof/>
          <w:sz w:val="24"/>
          <w:szCs w:val="24"/>
        </w:rPr>
        <w:lastRenderedPageBreak/>
        <w:drawing>
          <wp:inline distT="0" distB="0" distL="0" distR="0" wp14:anchorId="531E6FF9" wp14:editId="51BA77E7">
            <wp:extent cx="4599305" cy="2360930"/>
            <wp:effectExtent l="0" t="0" r="0" b="1270"/>
            <wp:docPr id="942875797"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849" name="Picture 5" descr="A comparison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305" cy="2360930"/>
                    </a:xfrm>
                    <a:prstGeom prst="rect">
                      <a:avLst/>
                    </a:prstGeom>
                    <a:noFill/>
                    <a:ln>
                      <a:noFill/>
                    </a:ln>
                  </pic:spPr>
                </pic:pic>
              </a:graphicData>
            </a:graphic>
          </wp:inline>
        </w:drawing>
      </w:r>
      <w:commentRangeEnd w:id="34"/>
      <w:r w:rsidR="0052137B">
        <w:rPr>
          <w:rStyle w:val="CommentReference"/>
        </w:rPr>
        <w:commentReference w:id="34"/>
      </w:r>
    </w:p>
    <w:p w14:paraId="09B511E6" w14:textId="77777777" w:rsidR="004F70C1" w:rsidRDefault="004F70C1" w:rsidP="005457B4">
      <w:pPr>
        <w:shd w:val="clear" w:color="auto" w:fill="FFFFFF"/>
        <w:spacing w:after="0" w:line="480" w:lineRule="auto"/>
        <w:rPr>
          <w:rFonts w:ascii="Times New Roman" w:eastAsia="Times New Roman" w:hAnsi="Times New Roman" w:cs="Times New Roman"/>
          <w:sz w:val="24"/>
          <w:szCs w:val="24"/>
        </w:rPr>
      </w:pPr>
    </w:p>
    <w:p w14:paraId="7CA77EBD" w14:textId="61A17660" w:rsidR="004F70C1" w:rsidRPr="00D435B8" w:rsidRDefault="009A46A3" w:rsidP="004F70C1">
      <w:pPr>
        <w:shd w:val="clear" w:color="auto" w:fill="FFFFFF"/>
        <w:spacing w:after="0" w:line="480" w:lineRule="auto"/>
        <w:rPr>
          <w:rFonts w:ascii="Times New Roman" w:eastAsia="Times New Roman" w:hAnsi="Times New Roman" w:cs="Times New Roman"/>
          <w:b/>
          <w:bCs/>
          <w:i/>
          <w:iCs/>
          <w:sz w:val="24"/>
          <w:szCs w:val="24"/>
        </w:rPr>
      </w:pPr>
      <w:r w:rsidRPr="00D435B8">
        <w:rPr>
          <w:rFonts w:ascii="Times New Roman" w:eastAsia="Times New Roman" w:hAnsi="Times New Roman" w:cs="Times New Roman"/>
          <w:b/>
          <w:bCs/>
          <w:i/>
          <w:iCs/>
          <w:sz w:val="24"/>
          <w:szCs w:val="24"/>
        </w:rPr>
        <w:t xml:space="preserve">2. </w:t>
      </w:r>
      <w:r w:rsidR="0003552E" w:rsidRPr="00D435B8">
        <w:rPr>
          <w:rFonts w:ascii="Times New Roman" w:eastAsia="Times New Roman" w:hAnsi="Times New Roman" w:cs="Times New Roman"/>
          <w:b/>
          <w:bCs/>
          <w:i/>
          <w:iCs/>
          <w:sz w:val="24"/>
          <w:szCs w:val="24"/>
        </w:rPr>
        <w:t xml:space="preserve">dlPFC neurons </w:t>
      </w:r>
      <w:r w:rsidR="005B722A">
        <w:rPr>
          <w:rFonts w:ascii="Times New Roman" w:eastAsia="Times New Roman" w:hAnsi="Times New Roman" w:cs="Times New Roman"/>
          <w:b/>
          <w:bCs/>
          <w:i/>
          <w:iCs/>
          <w:sz w:val="24"/>
          <w:szCs w:val="24"/>
        </w:rPr>
        <w:t>encode offer</w:t>
      </w:r>
      <w:r w:rsidR="0003552E" w:rsidRPr="00D435B8">
        <w:rPr>
          <w:rFonts w:ascii="Times New Roman" w:eastAsia="Times New Roman" w:hAnsi="Times New Roman" w:cs="Times New Roman"/>
          <w:b/>
          <w:bCs/>
          <w:i/>
          <w:iCs/>
          <w:sz w:val="24"/>
          <w:szCs w:val="24"/>
        </w:rPr>
        <w:t xml:space="preserve"> value but not choice </w:t>
      </w:r>
    </w:p>
    <w:p w14:paraId="55FD3959" w14:textId="17C4D8DB" w:rsidR="00430BD4" w:rsidRDefault="000504AF" w:rsidP="004F70C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4F70C1">
        <w:rPr>
          <w:rFonts w:ascii="Times New Roman" w:eastAsia="Times New Roman" w:hAnsi="Times New Roman" w:cs="Times New Roman"/>
          <w:sz w:val="24"/>
          <w:szCs w:val="24"/>
        </w:rPr>
        <w:t xml:space="preserve"> recorded the activity of 170 neurons from the dlPFC</w:t>
      </w:r>
      <w:r w:rsidR="00430BD4">
        <w:rPr>
          <w:rFonts w:ascii="Times New Roman" w:eastAsia="Times New Roman" w:hAnsi="Times New Roman" w:cs="Times New Roman"/>
          <w:sz w:val="24"/>
          <w:szCs w:val="24"/>
        </w:rPr>
        <w:t xml:space="preserve">, specifically from the lower bank of the principal sulcus </w:t>
      </w:r>
      <w:r w:rsidR="004F70C1">
        <w:rPr>
          <w:rFonts w:ascii="Times New Roman" w:eastAsia="Times New Roman" w:hAnsi="Times New Roman" w:cs="Times New Roman"/>
          <w:sz w:val="24"/>
          <w:szCs w:val="24"/>
        </w:rPr>
        <w:t>(107 neurons in Monkey 1 and 63 neurons in Monkey 2</w:t>
      </w:r>
      <w:r w:rsidR="00430BD4">
        <w:rPr>
          <w:rFonts w:ascii="Times New Roman" w:eastAsia="Times New Roman" w:hAnsi="Times New Roman" w:cs="Times New Roman"/>
          <w:sz w:val="24"/>
          <w:szCs w:val="24"/>
        </w:rPr>
        <w:t xml:space="preserve">; </w:t>
      </w:r>
      <w:r w:rsidR="004F70C1">
        <w:rPr>
          <w:rFonts w:ascii="Times New Roman" w:eastAsia="Times New Roman" w:hAnsi="Times New Roman" w:cs="Times New Roman"/>
          <w:sz w:val="24"/>
          <w:szCs w:val="24"/>
        </w:rPr>
        <w:t xml:space="preserve">Fig. </w:t>
      </w:r>
      <w:r w:rsidR="0052137B">
        <w:rPr>
          <w:rFonts w:ascii="Times New Roman" w:eastAsia="Times New Roman" w:hAnsi="Times New Roman" w:cs="Times New Roman"/>
          <w:sz w:val="24"/>
          <w:szCs w:val="24"/>
        </w:rPr>
        <w:t>3</w:t>
      </w:r>
      <w:r w:rsidR="004F70C1">
        <w:rPr>
          <w:rFonts w:ascii="Times New Roman" w:eastAsia="Times New Roman" w:hAnsi="Times New Roman" w:cs="Times New Roman"/>
          <w:sz w:val="24"/>
          <w:szCs w:val="24"/>
        </w:rPr>
        <w:t>A)</w:t>
      </w:r>
      <w:r w:rsidR="00430BD4">
        <w:rPr>
          <w:rFonts w:ascii="Times New Roman" w:eastAsia="Times New Roman" w:hAnsi="Times New Roman" w:cs="Times New Roman"/>
          <w:sz w:val="24"/>
          <w:szCs w:val="24"/>
        </w:rPr>
        <w:t>, while the animals performed the task</w:t>
      </w:r>
      <w:r w:rsidR="004F70C1">
        <w:rPr>
          <w:rFonts w:ascii="Times New Roman" w:eastAsia="Times New Roman" w:hAnsi="Times New Roman" w:cs="Times New Roman"/>
          <w:sz w:val="24"/>
          <w:szCs w:val="24"/>
        </w:rPr>
        <w:t xml:space="preserve">. </w:t>
      </w:r>
    </w:p>
    <w:p w14:paraId="40B61D6F" w14:textId="25CBCC41"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Soon after </w:t>
      </w:r>
      <w:del w:id="35" w:author="Mark Eldridge" w:date="2025-07-24T17:02:00Z" w16du:dateUtc="2025-07-24T16:02:00Z">
        <w:r w:rsidDel="00FE41F2">
          <w:rPr>
            <w:rFonts w:ascii="Times New Roman" w:eastAsia="Times New Roman" w:hAnsi="Times New Roman" w:cs="Times New Roman"/>
            <w:sz w:val="24"/>
            <w:szCs w:val="24"/>
          </w:rPr>
          <w:delText xml:space="preserve">the </w:delText>
        </w:r>
      </w:del>
      <w:r>
        <w:rPr>
          <w:rFonts w:ascii="Times New Roman" w:eastAsia="Times New Roman" w:hAnsi="Times New Roman" w:cs="Times New Roman"/>
          <w:sz w:val="24"/>
          <w:szCs w:val="24"/>
        </w:rPr>
        <w:t xml:space="preserve">offer </w:t>
      </w:r>
      <w:del w:id="36" w:author="Mark Eldridge" w:date="2025-07-24T17:02:00Z" w16du:dateUtc="2025-07-24T16:02:00Z">
        <w:r w:rsidR="00610F6E" w:rsidDel="00FE41F2">
          <w:rPr>
            <w:rFonts w:ascii="Times New Roman" w:eastAsia="Times New Roman" w:hAnsi="Times New Roman" w:cs="Times New Roman"/>
            <w:sz w:val="24"/>
            <w:szCs w:val="24"/>
          </w:rPr>
          <w:delText xml:space="preserve">was </w:delText>
        </w:r>
      </w:del>
      <w:r w:rsidR="00610F6E">
        <w:rPr>
          <w:rFonts w:ascii="Times New Roman" w:eastAsia="Times New Roman" w:hAnsi="Times New Roman" w:cs="Times New Roman"/>
          <w:sz w:val="24"/>
          <w:szCs w:val="24"/>
        </w:rPr>
        <w:t>onset</w:t>
      </w:r>
      <w:r>
        <w:rPr>
          <w:rFonts w:ascii="Times New Roman" w:eastAsia="Times New Roman" w:hAnsi="Times New Roman" w:cs="Times New Roman"/>
          <w:sz w:val="24"/>
          <w:szCs w:val="24"/>
        </w:rPr>
        <w:t xml:space="preserve">, the </w:t>
      </w:r>
      <w:r w:rsidR="00D91AEA">
        <w:rPr>
          <w:rFonts w:ascii="Times New Roman" w:eastAsia="Times New Roman" w:hAnsi="Times New Roman" w:cs="Times New Roman"/>
          <w:sz w:val="24"/>
          <w:szCs w:val="24"/>
        </w:rPr>
        <w:t>firing rate</w:t>
      </w:r>
      <w:ins w:id="37" w:author="Mark Eldridge" w:date="2025-07-24T17:02:00Z" w16du:dateUtc="2025-07-24T16:02:00Z">
        <w:r w:rsidR="005D42DF">
          <w:rPr>
            <w:rFonts w:ascii="Times New Roman" w:eastAsia="Times New Roman" w:hAnsi="Times New Roman" w:cs="Times New Roman"/>
            <w:sz w:val="24"/>
            <w:szCs w:val="24"/>
          </w:rPr>
          <w:t>s</w:t>
        </w:r>
      </w:ins>
      <w:r w:rsidR="00D91AEA">
        <w:rPr>
          <w:rFonts w:ascii="Times New Roman" w:eastAsia="Times New Roman" w:hAnsi="Times New Roman" w:cs="Times New Roman"/>
          <w:sz w:val="24"/>
          <w:szCs w:val="24"/>
        </w:rPr>
        <w:t xml:space="preserve"> of </w:t>
      </w:r>
      <w:r w:rsidR="00D91AEA" w:rsidRPr="0010625D">
        <w:rPr>
          <w:rFonts w:ascii="Times New Roman" w:eastAsia="Times New Roman" w:hAnsi="Times New Roman" w:cs="Times New Roman"/>
          <w:sz w:val="24"/>
          <w:szCs w:val="24"/>
        </w:rPr>
        <w:t>1</w:t>
      </w:r>
      <w:r w:rsidR="00D91AEA">
        <w:rPr>
          <w:rFonts w:ascii="Times New Roman" w:eastAsia="Times New Roman" w:hAnsi="Times New Roman" w:cs="Times New Roman"/>
          <w:sz w:val="24"/>
          <w:szCs w:val="24"/>
        </w:rPr>
        <w:t>21 out of 170 neurons</w:t>
      </w:r>
      <w:r>
        <w:rPr>
          <w:rFonts w:ascii="Times New Roman" w:eastAsia="Times New Roman" w:hAnsi="Times New Roman" w:cs="Times New Roman"/>
          <w:sz w:val="24"/>
          <w:szCs w:val="24"/>
        </w:rPr>
        <w:t xml:space="preserve"> w</w:t>
      </w:r>
      <w:r w:rsidR="00D91AEA">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significantly modulated by reward magnitude and/or delay </w:t>
      </w:r>
      <w:r w:rsidRPr="0010625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10625D">
        <w:rPr>
          <w:rFonts w:ascii="Times New Roman" w:eastAsia="Times New Roman" w:hAnsi="Times New Roman" w:cs="Times New Roman"/>
          <w:sz w:val="24"/>
          <w:szCs w:val="24"/>
        </w:rPr>
        <w:t xml:space="preserve">-way ANOVA, p &lt; 0.05; Fig. </w:t>
      </w:r>
      <w:r w:rsidR="0052137B">
        <w:rPr>
          <w:rFonts w:ascii="Times New Roman" w:eastAsia="Times New Roman" w:hAnsi="Times New Roman" w:cs="Times New Roman"/>
          <w:sz w:val="24"/>
          <w:szCs w:val="24"/>
        </w:rPr>
        <w:t>3</w:t>
      </w:r>
      <w:r w:rsidRPr="0010625D">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506915">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 window ANOVA analysis showed that t</w:t>
      </w:r>
      <w:r>
        <w:rPr>
          <w:rFonts w:ascii="Times New Roman" w:eastAsia="Times New Roman" w:hAnsi="Times New Roman" w:cs="Times New Roman"/>
          <w:color w:val="000000"/>
          <w:sz w:val="24"/>
          <w:szCs w:val="24"/>
        </w:rPr>
        <w:t xml:space="preserve">he proportion of neurons modulated by each factor began to increase after the cue appeared on the screen (Fig. </w:t>
      </w:r>
      <w:r w:rsidR="0052137B">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C-D). </w:t>
      </w:r>
    </w:p>
    <w:p w14:paraId="25940012" w14:textId="77777777"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38"/>
      <w:r>
        <w:rPr>
          <w:rFonts w:ascii="Times New Roman" w:eastAsia="Times New Roman" w:hAnsi="Times New Roman" w:cs="Times New Roman"/>
          <w:noProof/>
          <w:color w:val="000000"/>
          <w:sz w:val="24"/>
          <w:szCs w:val="24"/>
        </w:rPr>
        <w:lastRenderedPageBreak/>
        <w:drawing>
          <wp:inline distT="0" distB="0" distL="0" distR="0" wp14:anchorId="60894BC3" wp14:editId="03BB1701">
            <wp:extent cx="3028205" cy="2934269"/>
            <wp:effectExtent l="0" t="0" r="1270" b="0"/>
            <wp:docPr id="842665714" name="Picture 7"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5714" name="Picture 7" descr="A collage of graphs and char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263" cy="2994402"/>
                    </a:xfrm>
                    <a:prstGeom prst="rect">
                      <a:avLst/>
                    </a:prstGeom>
                    <a:noFill/>
                    <a:ln>
                      <a:noFill/>
                    </a:ln>
                  </pic:spPr>
                </pic:pic>
              </a:graphicData>
            </a:graphic>
          </wp:inline>
        </w:drawing>
      </w:r>
      <w:commentRangeEnd w:id="38"/>
      <w:r>
        <w:rPr>
          <w:rStyle w:val="CommentReference"/>
        </w:rPr>
        <w:commentReference w:id="38"/>
      </w:r>
    </w:p>
    <w:p w14:paraId="39D376B9" w14:textId="77777777" w:rsidR="004F70C1" w:rsidRPr="006206CE" w:rsidRDefault="004F70C1" w:rsidP="004F70C1">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15454F9B"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w:t>
      </w:r>
      <w:r w:rsidRPr="0028361D">
        <w:rPr>
          <w:rFonts w:ascii="Times New Roman" w:eastAsia="Times New Roman" w:hAnsi="Times New Roman" w:cs="Times New Roman"/>
          <w:color w:val="000000"/>
          <w:sz w:val="24"/>
          <w:szCs w:val="24"/>
        </w:rPr>
        <w:t xml:space="preserve">that </w:t>
      </w:r>
      <w:commentRangeStart w:id="39"/>
      <w:r w:rsidRPr="0028361D">
        <w:rPr>
          <w:rFonts w:ascii="Times New Roman" w:eastAsia="Times New Roman" w:hAnsi="Times New Roman" w:cs="Times New Roman"/>
          <w:color w:val="000000"/>
          <w:sz w:val="24"/>
          <w:szCs w:val="24"/>
        </w:rPr>
        <w:t>modulation by reward appeared earlier and stronger than modulation by delay</w:t>
      </w:r>
      <w:commentRangeEnd w:id="39"/>
      <w:r w:rsidR="002A0404">
        <w:rPr>
          <w:rStyle w:val="CommentReference"/>
        </w:rPr>
        <w:commentReference w:id="39"/>
      </w:r>
      <w:r w:rsidRPr="0028361D">
        <w:rPr>
          <w:rFonts w:ascii="Times New Roman" w:eastAsia="Times New Roman" w:hAnsi="Times New Roman" w:cs="Times New Roman"/>
          <w:color w:val="000000"/>
          <w:sz w:val="24"/>
          <w:szCs w:val="24"/>
        </w:rPr>
        <w:t xml:space="preserve">, particularly in Monkey 1 during the first 500 </w:t>
      </w:r>
      <w:proofErr w:type="spellStart"/>
      <w:r w:rsidRPr="0028361D">
        <w:rPr>
          <w:rFonts w:ascii="Times New Roman" w:eastAsia="Times New Roman" w:hAnsi="Times New Roman" w:cs="Times New Roman"/>
          <w:color w:val="000000"/>
          <w:sz w:val="24"/>
          <w:szCs w:val="24"/>
        </w:rPr>
        <w:t>ms</w:t>
      </w:r>
      <w:proofErr w:type="spellEnd"/>
      <w:r w:rsidRPr="0028361D">
        <w:rPr>
          <w:rFonts w:ascii="Times New Roman" w:eastAsia="Times New Roman" w:hAnsi="Times New Roman" w:cs="Times New Roman"/>
          <w:color w:val="000000"/>
          <w:sz w:val="24"/>
          <w:szCs w:val="24"/>
        </w:rPr>
        <w:t xml:space="preserve"> of the offer period, whereas in Monkey 2 the delay signal was relatively more prominent (Fig. S1A-B). </w:t>
      </w:r>
    </w:p>
    <w:p w14:paraId="1C5AAE3D"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p>
    <w:p w14:paraId="0F72D7A3" w14:textId="040D821D"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40"/>
      <w:r>
        <w:rPr>
          <w:rFonts w:ascii="Times New Roman" w:eastAsia="Times New Roman" w:hAnsi="Times New Roman" w:cs="Times New Roman"/>
          <w:noProof/>
          <w:color w:val="000000"/>
          <w:sz w:val="24"/>
          <w:szCs w:val="24"/>
        </w:rPr>
        <w:drawing>
          <wp:inline distT="0" distB="0" distL="0" distR="0" wp14:anchorId="5A8D5519" wp14:editId="28A5BA13">
            <wp:extent cx="3379996" cy="1753737"/>
            <wp:effectExtent l="0" t="0" r="0" b="0"/>
            <wp:docPr id="1060020161" name="Picture 8"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0161" name="Picture 8" descr="A comparison of graphs and diagram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4073" cy="1755853"/>
                    </a:xfrm>
                    <a:prstGeom prst="rect">
                      <a:avLst/>
                    </a:prstGeom>
                    <a:noFill/>
                    <a:ln>
                      <a:noFill/>
                    </a:ln>
                  </pic:spPr>
                </pic:pic>
              </a:graphicData>
            </a:graphic>
          </wp:inline>
        </w:drawing>
      </w:r>
      <w:commentRangeEnd w:id="40"/>
      <w:r>
        <w:rPr>
          <w:rStyle w:val="CommentReference"/>
        </w:rPr>
        <w:commentReference w:id="40"/>
      </w:r>
    </w:p>
    <w:p w14:paraId="2B6D399A" w14:textId="0DA15861" w:rsidR="00A35890" w:rsidRDefault="00144D42" w:rsidP="004F70C1">
      <w:pPr>
        <w:shd w:val="clear" w:color="auto" w:fill="FFFFFF"/>
        <w:spacing w:after="0" w:line="480" w:lineRule="auto"/>
        <w:ind w:firstLine="426"/>
        <w:rPr>
          <w:rFonts w:ascii="Times New Roman" w:eastAsia="Times New Roman" w:hAnsi="Times New Roman" w:cs="Times New Roman"/>
          <w:color w:val="000000"/>
          <w:sz w:val="24"/>
          <w:szCs w:val="24"/>
        </w:rPr>
      </w:pPr>
      <w:commentRangeStart w:id="41"/>
      <w:r>
        <w:rPr>
          <w:rFonts w:ascii="Times New Roman" w:eastAsia="Times New Roman" w:hAnsi="Times New Roman" w:cs="Times New Roman"/>
          <w:color w:val="000000"/>
          <w:sz w:val="24"/>
          <w:szCs w:val="24"/>
        </w:rPr>
        <w:t>Importantly, w</w:t>
      </w:r>
      <w:r w:rsidR="008942F5" w:rsidRPr="008942F5">
        <w:rPr>
          <w:rFonts w:ascii="Times New Roman" w:eastAsia="Times New Roman" w:hAnsi="Times New Roman" w:cs="Times New Roman"/>
          <w:color w:val="000000"/>
          <w:sz w:val="24"/>
          <w:szCs w:val="24"/>
        </w:rPr>
        <w:t xml:space="preserve">e found no evidence </w:t>
      </w:r>
      <w:r>
        <w:rPr>
          <w:rFonts w:ascii="Times New Roman" w:eastAsia="Times New Roman" w:hAnsi="Times New Roman" w:cs="Times New Roman"/>
          <w:color w:val="000000"/>
          <w:sz w:val="24"/>
          <w:szCs w:val="24"/>
        </w:rPr>
        <w:t>that neural</w:t>
      </w:r>
      <w:r w:rsidR="008942F5" w:rsidRPr="008942F5">
        <w:rPr>
          <w:rFonts w:ascii="Times New Roman" w:eastAsia="Times New Roman" w:hAnsi="Times New Roman" w:cs="Times New Roman"/>
          <w:color w:val="000000"/>
          <w:sz w:val="24"/>
          <w:szCs w:val="24"/>
        </w:rPr>
        <w:t xml:space="preserve"> activity </w:t>
      </w:r>
      <w:r>
        <w:rPr>
          <w:rFonts w:ascii="Times New Roman" w:eastAsia="Times New Roman" w:hAnsi="Times New Roman" w:cs="Times New Roman"/>
          <w:color w:val="000000"/>
          <w:sz w:val="24"/>
          <w:szCs w:val="24"/>
        </w:rPr>
        <w:t>during the offer period</w:t>
      </w:r>
      <w:r w:rsidR="00743F67">
        <w:rPr>
          <w:rFonts w:ascii="Times New Roman" w:eastAsia="Times New Roman" w:hAnsi="Times New Roman" w:cs="Times New Roman"/>
          <w:color w:val="000000"/>
          <w:sz w:val="24"/>
          <w:szCs w:val="24"/>
        </w:rPr>
        <w:t xml:space="preserve"> (first 750 </w:t>
      </w:r>
      <w:proofErr w:type="spellStart"/>
      <w:r w:rsidR="00743F67">
        <w:rPr>
          <w:rFonts w:ascii="Times New Roman" w:eastAsia="Times New Roman" w:hAnsi="Times New Roman" w:cs="Times New Roman"/>
          <w:color w:val="000000"/>
          <w:sz w:val="24"/>
          <w:szCs w:val="24"/>
        </w:rPr>
        <w:t>ms</w:t>
      </w:r>
      <w:proofErr w:type="spellEnd"/>
      <w:r w:rsidR="00743F67">
        <w:rPr>
          <w:rFonts w:ascii="Times New Roman" w:eastAsia="Times New Roman" w:hAnsi="Times New Roman" w:cs="Times New Roman"/>
          <w:color w:val="000000"/>
          <w:sz w:val="24"/>
          <w:szCs w:val="24"/>
        </w:rPr>
        <w:t xml:space="preserve">) </w:t>
      </w:r>
      <w:r w:rsidR="00743F67" w:rsidRPr="00743F67">
        <w:rPr>
          <w:rFonts w:ascii="Times New Roman" w:eastAsia="Times New Roman" w:hAnsi="Times New Roman" w:cs="Times New Roman"/>
          <w:color w:val="000000"/>
          <w:sz w:val="24"/>
          <w:szCs w:val="24"/>
        </w:rPr>
        <w:t>encoded the upcoming choice outcome (accept vs. reject) in either animal (Fig. 4C-D).</w:t>
      </w:r>
      <w:commentRangeEnd w:id="41"/>
      <w:r w:rsidR="001B7DC9">
        <w:rPr>
          <w:rStyle w:val="CommentReference"/>
        </w:rPr>
        <w:commentReference w:id="41"/>
      </w:r>
    </w:p>
    <w:p w14:paraId="7B938436" w14:textId="38793B94" w:rsidR="0051506A" w:rsidRDefault="0051506A" w:rsidP="004F70C1">
      <w:pPr>
        <w:shd w:val="clear" w:color="auto" w:fill="FFFFFF"/>
        <w:spacing w:after="0" w:line="480" w:lineRule="auto"/>
        <w:ind w:firstLine="426"/>
        <w:rPr>
          <w:rFonts w:ascii="Times New Roman" w:eastAsia="Times New Roman" w:hAnsi="Times New Roman" w:cs="Times New Roman"/>
          <w:sz w:val="24"/>
          <w:szCs w:val="24"/>
        </w:rPr>
      </w:pPr>
      <w:del w:id="42" w:author="Mark Eldridge" w:date="2025-07-24T17:14:00Z" w16du:dateUtc="2025-07-24T16:14:00Z">
        <w:r w:rsidRPr="0051506A" w:rsidDel="00727550">
          <w:rPr>
            <w:rFonts w:ascii="Times New Roman" w:eastAsia="Times New Roman" w:hAnsi="Times New Roman" w:cs="Times New Roman"/>
            <w:color w:val="000000"/>
            <w:sz w:val="24"/>
            <w:szCs w:val="24"/>
          </w:rPr>
          <w:lastRenderedPageBreak/>
          <w:delText xml:space="preserve">This was confirmed by </w:delText>
        </w:r>
      </w:del>
      <w:ins w:id="43" w:author="Mark Eldridge" w:date="2025-07-24T17:14:00Z" w16du:dateUtc="2025-07-24T16:14:00Z">
        <w:r w:rsidR="00727550">
          <w:rPr>
            <w:rFonts w:ascii="Times New Roman" w:eastAsia="Times New Roman" w:hAnsi="Times New Roman" w:cs="Times New Roman"/>
            <w:color w:val="000000"/>
            <w:sz w:val="24"/>
            <w:szCs w:val="24"/>
          </w:rPr>
          <w:t>C</w:t>
        </w:r>
      </w:ins>
      <w:del w:id="44" w:author="Mark Eldridge" w:date="2025-07-24T17:14:00Z" w16du:dateUtc="2025-07-24T16:14:00Z">
        <w:r w:rsidRPr="0051506A" w:rsidDel="00727550">
          <w:rPr>
            <w:rFonts w:ascii="Times New Roman" w:eastAsia="Times New Roman" w:hAnsi="Times New Roman" w:cs="Times New Roman"/>
            <w:color w:val="000000"/>
            <w:sz w:val="24"/>
            <w:szCs w:val="24"/>
          </w:rPr>
          <w:delText>c</w:delText>
        </w:r>
      </w:del>
      <w:r w:rsidRPr="0051506A">
        <w:rPr>
          <w:rFonts w:ascii="Times New Roman" w:eastAsia="Times New Roman" w:hAnsi="Times New Roman" w:cs="Times New Roman"/>
          <w:color w:val="000000"/>
          <w:sz w:val="24"/>
          <w:szCs w:val="24"/>
        </w:rPr>
        <w:t>ell-by-cell analyses</w:t>
      </w:r>
      <w:ins w:id="45" w:author="Mark Eldridge" w:date="2025-07-24T17:14:00Z" w16du:dateUtc="2025-07-24T16:14:00Z">
        <w:r w:rsidR="00932AE6">
          <w:rPr>
            <w:rFonts w:ascii="Times New Roman" w:eastAsia="Times New Roman" w:hAnsi="Times New Roman" w:cs="Times New Roman"/>
            <w:color w:val="000000"/>
            <w:sz w:val="24"/>
            <w:szCs w:val="24"/>
          </w:rPr>
          <w:t xml:space="preserve"> confirmed</w:t>
        </w:r>
      </w:ins>
      <w:del w:id="46" w:author="Mark Eldridge" w:date="2025-07-24T17:14:00Z" w16du:dateUtc="2025-07-24T16:14:00Z">
        <w:r w:rsidRPr="0051506A" w:rsidDel="00932AE6">
          <w:rPr>
            <w:rFonts w:ascii="Times New Roman" w:eastAsia="Times New Roman" w:hAnsi="Times New Roman" w:cs="Times New Roman"/>
            <w:color w:val="000000"/>
            <w:sz w:val="24"/>
            <w:szCs w:val="24"/>
          </w:rPr>
          <w:delText xml:space="preserve"> showing</w:delText>
        </w:r>
      </w:del>
      <w:r w:rsidRPr="0051506A">
        <w:rPr>
          <w:rFonts w:ascii="Times New Roman" w:eastAsia="Times New Roman" w:hAnsi="Times New Roman" w:cs="Times New Roman"/>
          <w:color w:val="000000"/>
          <w:sz w:val="24"/>
          <w:szCs w:val="24"/>
        </w:rPr>
        <w:t xml:space="preserve"> that spike counts</w:t>
      </w:r>
      <w:ins w:id="47" w:author="Mark Eldridge" w:date="2025-07-24T17:14:00Z" w16du:dateUtc="2025-07-24T16:14:00Z">
        <w:r w:rsidR="00727550">
          <w:rPr>
            <w:rFonts w:ascii="Times New Roman" w:eastAsia="Times New Roman" w:hAnsi="Times New Roman" w:cs="Times New Roman"/>
            <w:color w:val="000000"/>
            <w:sz w:val="24"/>
            <w:szCs w:val="24"/>
          </w:rPr>
          <w:t xml:space="preserve"> during the offer period</w:t>
        </w:r>
      </w:ins>
      <w:r w:rsidRPr="0051506A">
        <w:rPr>
          <w:rFonts w:ascii="Times New Roman" w:eastAsia="Times New Roman" w:hAnsi="Times New Roman" w:cs="Times New Roman"/>
          <w:color w:val="000000"/>
          <w:sz w:val="24"/>
          <w:szCs w:val="24"/>
        </w:rPr>
        <w:t xml:space="preserve"> did not differ significantly between accepted and rejected offers</w:t>
      </w:r>
      <w:r w:rsidR="00910E3D">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w:t>
      </w:r>
      <w:r w:rsidR="00910E3D" w:rsidRPr="00CE0314">
        <w:rPr>
          <w:rFonts w:ascii="Times New Roman" w:eastAsia="Times New Roman" w:hAnsi="Times New Roman" w:cs="Times New Roman"/>
          <w:sz w:val="24"/>
          <w:szCs w:val="24"/>
        </w:rPr>
        <w:t>N = 770;</w:t>
      </w:r>
      <w:r w:rsidR="00910E3D">
        <w:rPr>
          <w:rFonts w:ascii="Times New Roman" w:eastAsia="Times New Roman" w:hAnsi="Times New Roman" w:cs="Times New Roman"/>
          <w:sz w:val="24"/>
          <w:szCs w:val="24"/>
        </w:rPr>
        <w:t xml:space="preserve"> 35/598 for monkey 1 and 8/172 for monkey 2;</w:t>
      </w:r>
      <w:r w:rsidR="00910E3D" w:rsidRPr="004E70EB">
        <w:rPr>
          <w:rFonts w:ascii="Times New Roman" w:eastAsia="Times New Roman" w:hAnsi="Times New Roman" w:cs="Times New Roman"/>
          <w:sz w:val="24"/>
          <w:szCs w:val="24"/>
        </w:rPr>
        <w:t xml:space="preserve"> </w:t>
      </w:r>
      <w:r w:rsidR="00910E3D" w:rsidRPr="00F50C2D">
        <w:rPr>
          <w:rFonts w:ascii="Times New Roman" w:eastAsia="Times New Roman" w:hAnsi="Times New Roman" w:cs="Times New Roman"/>
          <w:sz w:val="24"/>
          <w:szCs w:val="24"/>
        </w:rPr>
        <w:t>1-way ANOVA</w:t>
      </w:r>
      <w:r w:rsidR="00910E3D">
        <w:rPr>
          <w:rFonts w:ascii="Times New Roman" w:eastAsia="Times New Roman" w:hAnsi="Times New Roman" w:cs="Times New Roman"/>
          <w:sz w:val="24"/>
          <w:szCs w:val="24"/>
        </w:rPr>
        <w:t>s</w:t>
      </w:r>
      <w:r w:rsidR="00910E3D" w:rsidRPr="00F50C2D">
        <w:rPr>
          <w:rFonts w:ascii="Times New Roman" w:eastAsia="Times New Roman" w:hAnsi="Times New Roman" w:cs="Times New Roman"/>
          <w:sz w:val="24"/>
          <w:szCs w:val="24"/>
        </w:rPr>
        <w:t xml:space="preserve"> (p &lt; 0.05</w:t>
      </w:r>
      <w:r w:rsidR="00910E3D">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Fig. S2A) </w:t>
      </w:r>
      <w:r w:rsidRPr="0051506A">
        <w:rPr>
          <w:rFonts w:ascii="Times New Roman" w:eastAsia="Times New Roman" w:hAnsi="Times New Roman" w:cs="Times New Roman"/>
          <w:color w:val="000000"/>
          <w:sz w:val="24"/>
          <w:szCs w:val="24"/>
        </w:rPr>
        <w:t xml:space="preserve"> nor between early and late action initiations following go-signals </w:t>
      </w:r>
      <w:r w:rsidR="00910E3D" w:rsidRPr="00F50C2D">
        <w:rPr>
          <w:rFonts w:ascii="Times New Roman" w:eastAsia="Times New Roman" w:hAnsi="Times New Roman" w:cs="Times New Roman"/>
          <w:sz w:val="24"/>
          <w:szCs w:val="24"/>
        </w:rPr>
        <w:t>(N = 1</w:t>
      </w:r>
      <w:r w:rsidR="00910E3D">
        <w:rPr>
          <w:rFonts w:ascii="Times New Roman" w:eastAsia="Times New Roman" w:hAnsi="Times New Roman" w:cs="Times New Roman"/>
          <w:sz w:val="24"/>
          <w:szCs w:val="24"/>
        </w:rPr>
        <w:t>195</w:t>
      </w:r>
      <w:r w:rsidR="00910E3D" w:rsidRPr="00F50C2D">
        <w:rPr>
          <w:rFonts w:ascii="Times New Roman" w:eastAsia="Times New Roman" w:hAnsi="Times New Roman" w:cs="Times New Roman"/>
          <w:sz w:val="24"/>
          <w:szCs w:val="24"/>
        </w:rPr>
        <w:t xml:space="preserve">; </w:t>
      </w:r>
      <w:r w:rsidR="00910E3D">
        <w:rPr>
          <w:rFonts w:ascii="Times New Roman" w:eastAsia="Times New Roman" w:hAnsi="Times New Roman" w:cs="Times New Roman"/>
          <w:sz w:val="24"/>
          <w:szCs w:val="24"/>
        </w:rPr>
        <w:t xml:space="preserve">53/903 for monkey 1 and 16/292 for monkey 2; </w:t>
      </w:r>
      <w:r w:rsidR="003E2BB3" w:rsidRPr="00F50C2D">
        <w:rPr>
          <w:rFonts w:ascii="Times New Roman" w:eastAsia="Times New Roman" w:hAnsi="Times New Roman" w:cs="Times New Roman"/>
          <w:sz w:val="24"/>
          <w:szCs w:val="24"/>
        </w:rPr>
        <w:t>1-way ANOVA</w:t>
      </w:r>
      <w:r w:rsidR="003E2BB3">
        <w:rPr>
          <w:rFonts w:ascii="Times New Roman" w:eastAsia="Times New Roman" w:hAnsi="Times New Roman" w:cs="Times New Roman"/>
          <w:sz w:val="24"/>
          <w:szCs w:val="24"/>
        </w:rPr>
        <w:t>s</w:t>
      </w:r>
      <w:r w:rsidR="003E2BB3" w:rsidRPr="00F50C2D">
        <w:rPr>
          <w:rFonts w:ascii="Times New Roman" w:eastAsia="Times New Roman" w:hAnsi="Times New Roman" w:cs="Times New Roman"/>
          <w:sz w:val="24"/>
          <w:szCs w:val="24"/>
        </w:rPr>
        <w:t xml:space="preserve"> (p &lt; 0.05</w:t>
      </w:r>
      <w:r w:rsidR="003E2BB3">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 xml:space="preserve">Fig. </w:t>
      </w:r>
      <w:r w:rsidR="00910E3D" w:rsidRPr="00EE58EC">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2</w:t>
      </w:r>
      <w:r w:rsidR="00910E3D" w:rsidRPr="00EE58EC">
        <w:rPr>
          <w:rFonts w:ascii="Times New Roman" w:eastAsia="Times New Roman" w:hAnsi="Times New Roman" w:cs="Times New Roman"/>
          <w:sz w:val="24"/>
          <w:szCs w:val="24"/>
        </w:rPr>
        <w:t>B)</w:t>
      </w:r>
      <w:r w:rsidR="003E2BB3">
        <w:rPr>
          <w:rFonts w:ascii="Times New Roman" w:eastAsia="Times New Roman" w:hAnsi="Times New Roman" w:cs="Times New Roman"/>
          <w:sz w:val="24"/>
          <w:szCs w:val="24"/>
        </w:rPr>
        <w:t xml:space="preserve">. </w:t>
      </w:r>
    </w:p>
    <w:p w14:paraId="2E67D80D" w14:textId="065ADC20" w:rsidR="00C07521" w:rsidRDefault="00C07521" w:rsidP="004F70C1">
      <w:pPr>
        <w:shd w:val="clear" w:color="auto" w:fill="FFFFFF"/>
        <w:spacing w:after="0" w:line="480" w:lineRule="auto"/>
        <w:ind w:firstLine="426"/>
        <w:rPr>
          <w:rFonts w:ascii="Times New Roman" w:eastAsia="Times New Roman" w:hAnsi="Times New Roman" w:cs="Times New Roman"/>
          <w:sz w:val="24"/>
          <w:szCs w:val="24"/>
        </w:rPr>
      </w:pPr>
      <w:r w:rsidRPr="00C07521">
        <w:rPr>
          <w:rFonts w:ascii="Times New Roman" w:eastAsia="Times New Roman" w:hAnsi="Times New Roman" w:cs="Times New Roman"/>
          <w:sz w:val="24"/>
          <w:szCs w:val="24"/>
        </w:rPr>
        <w:t>These results indicate that dlPFC neurons encode the value attributes of the offer (reward and delay) during evaluation, but do not represent the animal’s commitment to a choice at this stage.</w:t>
      </w:r>
    </w:p>
    <w:p w14:paraId="4C91DAC0" w14:textId="77777777" w:rsidR="004F70C1" w:rsidRDefault="004F70C1" w:rsidP="004F70C1">
      <w:pPr>
        <w:shd w:val="clear" w:color="auto" w:fill="FFFFFF"/>
        <w:spacing w:after="0" w:line="480" w:lineRule="auto"/>
        <w:rPr>
          <w:rFonts w:ascii="Times New Roman" w:eastAsia="Times New Roman" w:hAnsi="Times New Roman" w:cs="Times New Roman"/>
          <w:sz w:val="24"/>
          <w:szCs w:val="24"/>
        </w:rPr>
      </w:pPr>
    </w:p>
    <w:p w14:paraId="1281DAF5" w14:textId="0CF5F68C"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commentRangeStart w:id="48"/>
      <w:r w:rsidRPr="00290FFF">
        <w:rPr>
          <w:rFonts w:ascii="Times New Roman" w:eastAsia="Times New Roman" w:hAnsi="Times New Roman" w:cs="Times New Roman"/>
          <w:noProof/>
          <w:sz w:val="24"/>
          <w:szCs w:val="24"/>
        </w:rPr>
        <w:drawing>
          <wp:inline distT="0" distB="0" distL="0" distR="0" wp14:anchorId="4560034C" wp14:editId="0F6B6755">
            <wp:extent cx="5943600" cy="1945005"/>
            <wp:effectExtent l="0" t="0" r="0" b="0"/>
            <wp:docPr id="3999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commentRangeEnd w:id="48"/>
      <w:r>
        <w:rPr>
          <w:rStyle w:val="CommentReference"/>
        </w:rPr>
        <w:commentReference w:id="48"/>
      </w:r>
    </w:p>
    <w:p w14:paraId="71719878" w14:textId="77777777" w:rsidR="00F24036" w:rsidRDefault="00F24036" w:rsidP="00C22A68">
      <w:pPr>
        <w:spacing w:after="160" w:line="480" w:lineRule="auto"/>
        <w:rPr>
          <w:rFonts w:ascii="Times New Roman" w:eastAsia="Times New Roman" w:hAnsi="Times New Roman" w:cs="Times New Roman"/>
          <w:b/>
          <w:bCs/>
          <w:i/>
          <w:iCs/>
          <w:color w:val="000000"/>
          <w:sz w:val="24"/>
          <w:szCs w:val="24"/>
        </w:rPr>
      </w:pPr>
    </w:p>
    <w:p w14:paraId="3C630A76" w14:textId="78A51DB5" w:rsidR="00BC7007" w:rsidRDefault="00EF58DF" w:rsidP="00F24036">
      <w:pPr>
        <w:spacing w:after="0" w:line="480" w:lineRule="auto"/>
        <w:rPr>
          <w:rFonts w:ascii="Times New Roman" w:eastAsia="Times New Roman" w:hAnsi="Times New Roman" w:cs="Times New Roman"/>
          <w:b/>
          <w:bCs/>
          <w:i/>
          <w:iCs/>
          <w:color w:val="000000"/>
          <w:sz w:val="24"/>
          <w:szCs w:val="24"/>
        </w:rPr>
      </w:pPr>
      <w:r w:rsidRPr="00EF58DF">
        <w:rPr>
          <w:rFonts w:ascii="Times New Roman" w:eastAsia="Times New Roman" w:hAnsi="Times New Roman" w:cs="Times New Roman"/>
          <w:b/>
          <w:bCs/>
          <w:i/>
          <w:iCs/>
          <w:color w:val="000000"/>
          <w:sz w:val="24"/>
          <w:szCs w:val="24"/>
        </w:rPr>
        <w:t>3. Inverse encoding of reward magnitude and delay in dlPFC neurons</w:t>
      </w:r>
    </w:p>
    <w:p w14:paraId="6AE28F7B" w14:textId="4C25F1DA" w:rsidR="00836A42" w:rsidRPr="00836A42" w:rsidRDefault="00836A42" w:rsidP="00F24036">
      <w:pPr>
        <w:spacing w:after="0" w:line="480" w:lineRule="auto"/>
        <w:rPr>
          <w:rFonts w:ascii="Times New Roman" w:eastAsia="Times New Roman" w:hAnsi="Times New Roman" w:cs="Times New Roman"/>
          <w:color w:val="000000"/>
          <w:sz w:val="24"/>
          <w:szCs w:val="24"/>
        </w:rPr>
      </w:pPr>
      <w:del w:id="49" w:author="Mark Eldridge" w:date="2025-07-24T17:16:00Z" w16du:dateUtc="2025-07-24T16:16:00Z">
        <w:r w:rsidRPr="00836A42" w:rsidDel="007D7740">
          <w:rPr>
            <w:rFonts w:ascii="Times New Roman" w:eastAsia="Times New Roman" w:hAnsi="Times New Roman" w:cs="Times New Roman"/>
            <w:color w:val="000000"/>
            <w:sz w:val="24"/>
            <w:szCs w:val="24"/>
          </w:rPr>
          <w:delText xml:space="preserve">Notably, </w:delText>
        </w:r>
      </w:del>
      <w:ins w:id="50" w:author="Mark Eldridge" w:date="2025-07-24T17:16:00Z" w16du:dateUtc="2025-07-24T16:16:00Z">
        <w:r w:rsidR="007D7740">
          <w:rPr>
            <w:rFonts w:ascii="Times New Roman" w:eastAsia="Times New Roman" w:hAnsi="Times New Roman" w:cs="Times New Roman"/>
            <w:color w:val="000000"/>
            <w:sz w:val="24"/>
            <w:szCs w:val="24"/>
          </w:rPr>
          <w:t>I</w:t>
        </w:r>
      </w:ins>
      <w:del w:id="51" w:author="Mark Eldridge" w:date="2025-07-24T17:16:00Z" w16du:dateUtc="2025-07-24T16:16:00Z">
        <w:r w:rsidRPr="00836A42" w:rsidDel="007D7740">
          <w:rPr>
            <w:rFonts w:ascii="Times New Roman" w:eastAsia="Times New Roman" w:hAnsi="Times New Roman" w:cs="Times New Roman"/>
            <w:color w:val="000000"/>
            <w:sz w:val="24"/>
            <w:szCs w:val="24"/>
          </w:rPr>
          <w:delText>i</w:delText>
        </w:r>
      </w:del>
      <w:r w:rsidRPr="00836A42">
        <w:rPr>
          <w:rFonts w:ascii="Times New Roman" w:eastAsia="Times New Roman" w:hAnsi="Times New Roman" w:cs="Times New Roman"/>
          <w:color w:val="000000"/>
          <w:sz w:val="24"/>
          <w:szCs w:val="24"/>
        </w:rPr>
        <w:t xml:space="preserve">n both animals, </w:t>
      </w:r>
      <w:proofErr w:type="spellStart"/>
      <w:r w:rsidRPr="00836A42">
        <w:rPr>
          <w:rFonts w:ascii="Times New Roman" w:eastAsia="Times New Roman" w:hAnsi="Times New Roman" w:cs="Times New Roman"/>
          <w:color w:val="000000"/>
          <w:sz w:val="24"/>
          <w:szCs w:val="24"/>
        </w:rPr>
        <w:t>dlPFC</w:t>
      </w:r>
      <w:proofErr w:type="spellEnd"/>
      <w:r w:rsidRPr="00836A42">
        <w:rPr>
          <w:rFonts w:ascii="Times New Roman" w:eastAsia="Times New Roman" w:hAnsi="Times New Roman" w:cs="Times New Roman"/>
          <w:color w:val="000000"/>
          <w:sz w:val="24"/>
          <w:szCs w:val="24"/>
        </w:rPr>
        <w:t xml:space="preserve"> neurons exhibited an inverse correlation between reward magnitude and delay encoding, consistent with temporal discounting.</w:t>
      </w:r>
      <w:r w:rsidRPr="00836A42">
        <w:t xml:space="preserve"> </w:t>
      </w:r>
      <w:r w:rsidRPr="00836A42">
        <w:rPr>
          <w:rFonts w:ascii="Times New Roman" w:eastAsia="Times New Roman" w:hAnsi="Times New Roman" w:cs="Times New Roman"/>
          <w:color w:val="000000"/>
          <w:sz w:val="24"/>
          <w:szCs w:val="24"/>
        </w:rPr>
        <w:t xml:space="preserve">This relationship became particularly evident after 750 </w:t>
      </w:r>
      <w:proofErr w:type="spellStart"/>
      <w:r w:rsidRPr="00836A42">
        <w:rPr>
          <w:rFonts w:ascii="Times New Roman" w:eastAsia="Times New Roman" w:hAnsi="Times New Roman" w:cs="Times New Roman"/>
          <w:color w:val="000000"/>
          <w:sz w:val="24"/>
          <w:szCs w:val="24"/>
        </w:rPr>
        <w:t>ms</w:t>
      </w:r>
      <w:proofErr w:type="spellEnd"/>
      <w:r w:rsidRPr="00836A42">
        <w:rPr>
          <w:rFonts w:ascii="Times New Roman" w:eastAsia="Times New Roman" w:hAnsi="Times New Roman" w:cs="Times New Roman"/>
          <w:color w:val="000000"/>
          <w:sz w:val="24"/>
          <w:szCs w:val="24"/>
        </w:rPr>
        <w:t xml:space="preserve"> from cue onset, a time point corresponding to the earliest possible appearance of the first go-signal (</w:t>
      </w:r>
      <w:commentRangeStart w:id="52"/>
      <w:r w:rsidRPr="00836A42">
        <w:rPr>
          <w:rFonts w:ascii="Times New Roman" w:eastAsia="Times New Roman" w:hAnsi="Times New Roman" w:cs="Times New Roman"/>
          <w:color w:val="000000"/>
          <w:sz w:val="24"/>
          <w:szCs w:val="24"/>
        </w:rPr>
        <w:t>Fig. 4A-B</w:t>
      </w:r>
      <w:commentRangeEnd w:id="52"/>
      <w:r w:rsidR="005F65D9">
        <w:rPr>
          <w:rStyle w:val="CommentReference"/>
        </w:rPr>
        <w:commentReference w:id="52"/>
      </w:r>
      <w:r w:rsidRPr="00836A42">
        <w:rPr>
          <w:rFonts w:ascii="Times New Roman" w:eastAsia="Times New Roman" w:hAnsi="Times New Roman" w:cs="Times New Roman"/>
          <w:color w:val="000000"/>
          <w:sz w:val="24"/>
          <w:szCs w:val="24"/>
        </w:rPr>
        <w:t>).</w:t>
      </w:r>
    </w:p>
    <w:p w14:paraId="368A8CAD" w14:textId="1A75087A" w:rsidR="000823B6" w:rsidRDefault="00836A42" w:rsidP="00383DA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r w:rsidR="00DD3DD8" w:rsidRPr="00DD3DD8">
        <w:rPr>
          <w:rFonts w:ascii="Times New Roman" w:eastAsia="Times New Roman" w:hAnsi="Times New Roman" w:cs="Times New Roman"/>
          <w:color w:val="000000"/>
          <w:sz w:val="24"/>
          <w:szCs w:val="24"/>
        </w:rPr>
        <w:t xml:space="preserve"> Monkey 1</w:t>
      </w:r>
      <w:r w:rsidR="004A45E8">
        <w:rPr>
          <w:rFonts w:ascii="Times New Roman" w:eastAsia="Times New Roman" w:hAnsi="Times New Roman" w:cs="Times New Roman"/>
          <w:color w:val="000000"/>
          <w:sz w:val="24"/>
          <w:szCs w:val="24"/>
        </w:rPr>
        <w:t>, a</w:t>
      </w:r>
      <w:r w:rsidR="001578DC">
        <w:rPr>
          <w:rFonts w:ascii="Times New Roman" w:eastAsia="Times New Roman" w:hAnsi="Times New Roman" w:cs="Times New Roman"/>
          <w:color w:val="000000"/>
          <w:sz w:val="24"/>
          <w:szCs w:val="24"/>
        </w:rPr>
        <w:t xml:space="preserve"> </w:t>
      </w:r>
      <w:r w:rsidR="004A45E8" w:rsidRPr="00DD3DD8">
        <w:rPr>
          <w:rFonts w:ascii="Times New Roman" w:eastAsia="Times New Roman" w:hAnsi="Times New Roman" w:cs="Times New Roman"/>
          <w:color w:val="000000"/>
          <w:sz w:val="24"/>
          <w:szCs w:val="24"/>
        </w:rPr>
        <w:t xml:space="preserve">significant </w:t>
      </w:r>
      <w:r w:rsidR="00DD3DD8" w:rsidRPr="00DD3DD8">
        <w:rPr>
          <w:rFonts w:ascii="Times New Roman" w:eastAsia="Times New Roman" w:hAnsi="Times New Roman" w:cs="Times New Roman"/>
          <w:color w:val="000000"/>
          <w:sz w:val="24"/>
          <w:szCs w:val="24"/>
        </w:rPr>
        <w:t xml:space="preserve">negative correlation </w:t>
      </w:r>
      <w:r w:rsidR="004A45E8">
        <w:rPr>
          <w:rFonts w:ascii="Times New Roman" w:eastAsia="Times New Roman" w:hAnsi="Times New Roman" w:cs="Times New Roman"/>
          <w:color w:val="000000"/>
          <w:sz w:val="24"/>
          <w:szCs w:val="24"/>
        </w:rPr>
        <w:t>emerged within the first</w:t>
      </w:r>
      <w:r w:rsidR="00DD3DD8" w:rsidRPr="00DD3DD8">
        <w:rPr>
          <w:rFonts w:ascii="Times New Roman" w:eastAsia="Times New Roman" w:hAnsi="Times New Roman" w:cs="Times New Roman"/>
          <w:color w:val="000000"/>
          <w:sz w:val="24"/>
          <w:szCs w:val="24"/>
        </w:rPr>
        <w:t xml:space="preserve"> 250 </w:t>
      </w:r>
      <w:proofErr w:type="spellStart"/>
      <w:r w:rsidR="00DD3DD8" w:rsidRPr="00DD3DD8">
        <w:rPr>
          <w:rFonts w:ascii="Times New Roman" w:eastAsia="Times New Roman" w:hAnsi="Times New Roman" w:cs="Times New Roman"/>
          <w:color w:val="000000"/>
          <w:sz w:val="24"/>
          <w:szCs w:val="24"/>
        </w:rPr>
        <w:t>ms</w:t>
      </w:r>
      <w:proofErr w:type="spellEnd"/>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of the offer perio</w:t>
      </w:r>
      <w:r w:rsidR="001130FE">
        <w:rPr>
          <w:rFonts w:ascii="Times New Roman" w:eastAsia="Times New Roman" w:hAnsi="Times New Roman" w:cs="Times New Roman"/>
          <w:color w:val="000000"/>
          <w:sz w:val="24"/>
          <w:szCs w:val="24"/>
        </w:rPr>
        <w:t xml:space="preserve">d and </w:t>
      </w:r>
      <w:r w:rsidR="00DD3DD8" w:rsidRPr="00DD3DD8">
        <w:rPr>
          <w:rFonts w:ascii="Times New Roman" w:eastAsia="Times New Roman" w:hAnsi="Times New Roman" w:cs="Times New Roman"/>
          <w:color w:val="000000"/>
          <w:sz w:val="24"/>
          <w:szCs w:val="24"/>
        </w:rPr>
        <w:t>persisted throughout cue p</w:t>
      </w:r>
      <w:r w:rsidR="001130FE">
        <w:rPr>
          <w:rFonts w:ascii="Times New Roman" w:eastAsia="Times New Roman" w:hAnsi="Times New Roman" w:cs="Times New Roman"/>
          <w:color w:val="000000"/>
          <w:sz w:val="24"/>
          <w:szCs w:val="24"/>
        </w:rPr>
        <w:t>resentation. In</w:t>
      </w:r>
      <w:r w:rsidR="0075393D">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 xml:space="preserve">Monkey 2 </w:t>
      </w:r>
      <w:r w:rsidR="001130FE">
        <w:rPr>
          <w:rFonts w:ascii="Times New Roman" w:eastAsia="Times New Roman" w:hAnsi="Times New Roman" w:cs="Times New Roman"/>
          <w:color w:val="000000"/>
          <w:sz w:val="24"/>
          <w:szCs w:val="24"/>
        </w:rPr>
        <w:t>there was a</w:t>
      </w:r>
      <w:r w:rsidR="00DD3DD8" w:rsidRPr="00DD3DD8">
        <w:rPr>
          <w:rFonts w:ascii="Times New Roman" w:eastAsia="Times New Roman" w:hAnsi="Times New Roman" w:cs="Times New Roman"/>
          <w:color w:val="000000"/>
          <w:sz w:val="24"/>
          <w:szCs w:val="24"/>
        </w:rPr>
        <w:t xml:space="preserve"> </w:t>
      </w:r>
      <w:r w:rsidR="0075393D">
        <w:rPr>
          <w:rFonts w:ascii="Times New Roman" w:eastAsia="Times New Roman" w:hAnsi="Times New Roman" w:cs="Times New Roman"/>
          <w:color w:val="000000"/>
          <w:sz w:val="24"/>
          <w:szCs w:val="24"/>
        </w:rPr>
        <w:t xml:space="preserve">similar </w:t>
      </w:r>
      <w:r w:rsidR="00DD3DD8" w:rsidRPr="00DD3DD8">
        <w:rPr>
          <w:rFonts w:ascii="Times New Roman" w:eastAsia="Times New Roman" w:hAnsi="Times New Roman" w:cs="Times New Roman"/>
          <w:color w:val="000000"/>
          <w:sz w:val="24"/>
          <w:szCs w:val="24"/>
        </w:rPr>
        <w:t xml:space="preserve">trend </w:t>
      </w:r>
      <w:r w:rsidR="000823B6" w:rsidRPr="00DD3DD8">
        <w:rPr>
          <w:rFonts w:ascii="Times New Roman" w:eastAsia="Times New Roman" w:hAnsi="Times New Roman" w:cs="Times New Roman"/>
          <w:color w:val="000000"/>
          <w:sz w:val="24"/>
          <w:szCs w:val="24"/>
        </w:rPr>
        <w:t xml:space="preserve">during </w:t>
      </w:r>
      <w:r w:rsidR="000823B6" w:rsidRPr="00DD3DD8">
        <w:rPr>
          <w:rFonts w:ascii="Times New Roman" w:eastAsia="Times New Roman" w:hAnsi="Times New Roman" w:cs="Times New Roman"/>
          <w:color w:val="000000"/>
          <w:sz w:val="24"/>
          <w:szCs w:val="24"/>
        </w:rPr>
        <w:lastRenderedPageBreak/>
        <w:t xml:space="preserve">the first 750 </w:t>
      </w:r>
      <w:proofErr w:type="spellStart"/>
      <w:r w:rsidR="000823B6" w:rsidRPr="00DD3DD8">
        <w:rPr>
          <w:rFonts w:ascii="Times New Roman" w:eastAsia="Times New Roman" w:hAnsi="Times New Roman" w:cs="Times New Roman"/>
          <w:color w:val="000000"/>
          <w:sz w:val="24"/>
          <w:szCs w:val="24"/>
        </w:rPr>
        <w:t>ms</w:t>
      </w:r>
      <w:proofErr w:type="spellEnd"/>
      <w:r w:rsidR="000823B6">
        <w:rPr>
          <w:rFonts w:ascii="Times New Roman" w:eastAsia="Times New Roman" w:hAnsi="Times New Roman" w:cs="Times New Roman"/>
          <w:color w:val="000000"/>
          <w:sz w:val="24"/>
          <w:szCs w:val="24"/>
        </w:rPr>
        <w:t xml:space="preserve">, </w:t>
      </w:r>
      <w:r w:rsidR="00D115F5" w:rsidRPr="00D115F5">
        <w:rPr>
          <w:rFonts w:ascii="Times New Roman" w:eastAsia="Times New Roman" w:hAnsi="Times New Roman" w:cs="Times New Roman"/>
          <w:color w:val="000000"/>
          <w:sz w:val="24"/>
          <w:szCs w:val="24"/>
        </w:rPr>
        <w:t xml:space="preserve">but it was weaker and did not reach statistical significance </w:t>
      </w:r>
      <w:r w:rsidR="00DD3DD8" w:rsidRPr="00DD3DD8">
        <w:rPr>
          <w:rFonts w:ascii="Times New Roman" w:eastAsia="Times New Roman" w:hAnsi="Times New Roman" w:cs="Times New Roman"/>
          <w:color w:val="000000"/>
          <w:sz w:val="24"/>
          <w:szCs w:val="24"/>
        </w:rPr>
        <w:t>(Fig. S</w:t>
      </w:r>
      <w:r w:rsidR="00352CAD">
        <w:rPr>
          <w:rFonts w:ascii="Times New Roman" w:eastAsia="Times New Roman" w:hAnsi="Times New Roman" w:cs="Times New Roman"/>
          <w:color w:val="000000"/>
          <w:sz w:val="24"/>
          <w:szCs w:val="24"/>
        </w:rPr>
        <w:t>3</w:t>
      </w:r>
      <w:r w:rsidR="00DD3DD8" w:rsidRPr="00DD3DD8">
        <w:rPr>
          <w:rFonts w:ascii="Times New Roman" w:eastAsia="Times New Roman" w:hAnsi="Times New Roman" w:cs="Times New Roman"/>
          <w:color w:val="000000"/>
          <w:sz w:val="24"/>
          <w:szCs w:val="24"/>
        </w:rPr>
        <w:t>B–D and G–I).</w:t>
      </w:r>
      <w:r w:rsidR="00CB2E84">
        <w:rPr>
          <w:rFonts w:ascii="Times New Roman" w:eastAsia="Times New Roman" w:hAnsi="Times New Roman" w:cs="Times New Roman"/>
          <w:color w:val="000000"/>
          <w:sz w:val="24"/>
          <w:szCs w:val="24"/>
        </w:rPr>
        <w:t xml:space="preserve"> </w:t>
      </w:r>
    </w:p>
    <w:p w14:paraId="177A3B95" w14:textId="1838D048" w:rsidR="006263DD" w:rsidRDefault="006263DD" w:rsidP="00383DA0">
      <w:pPr>
        <w:shd w:val="clear" w:color="auto" w:fill="FFFFFF"/>
        <w:spacing w:after="0" w:line="480" w:lineRule="auto"/>
        <w:rPr>
          <w:rFonts w:ascii="Times New Roman" w:eastAsia="Times New Roman" w:hAnsi="Times New Roman" w:cs="Times New Roman"/>
          <w:color w:val="000000"/>
          <w:sz w:val="24"/>
          <w:szCs w:val="24"/>
        </w:rPr>
      </w:pPr>
      <w:r w:rsidRPr="006263DD">
        <w:rPr>
          <w:rFonts w:ascii="Times New Roman" w:eastAsia="Times New Roman" w:hAnsi="Times New Roman" w:cs="Times New Roman"/>
          <w:color w:val="000000"/>
          <w:sz w:val="24"/>
          <w:szCs w:val="24"/>
        </w:rPr>
        <w:t xml:space="preserve">In the 250 </w:t>
      </w:r>
      <w:proofErr w:type="spellStart"/>
      <w:r w:rsidRPr="006263DD">
        <w:rPr>
          <w:rFonts w:ascii="Times New Roman" w:eastAsia="Times New Roman" w:hAnsi="Times New Roman" w:cs="Times New Roman"/>
          <w:color w:val="000000"/>
          <w:sz w:val="24"/>
          <w:szCs w:val="24"/>
        </w:rPr>
        <w:t>ms</w:t>
      </w:r>
      <w:proofErr w:type="spellEnd"/>
      <w:r w:rsidRPr="006263DD">
        <w:rPr>
          <w:rFonts w:ascii="Times New Roman" w:eastAsia="Times New Roman" w:hAnsi="Times New Roman" w:cs="Times New Roman"/>
          <w:color w:val="000000"/>
          <w:sz w:val="24"/>
          <w:szCs w:val="24"/>
        </w:rPr>
        <w:t xml:space="preserve"> preceding cue onset, no significant correlation between reward magnitude and delay encoding was observed, </w:t>
      </w:r>
      <w:commentRangeStart w:id="53"/>
      <w:r w:rsidRPr="006263DD">
        <w:rPr>
          <w:rFonts w:ascii="Times New Roman" w:eastAsia="Times New Roman" w:hAnsi="Times New Roman" w:cs="Times New Roman"/>
          <w:color w:val="000000"/>
          <w:sz w:val="24"/>
          <w:szCs w:val="24"/>
        </w:rPr>
        <w:t>and the trend was positive</w:t>
      </w:r>
      <w:r w:rsidR="00C363D1">
        <w:rPr>
          <w:rFonts w:ascii="Times New Roman" w:eastAsia="Times New Roman" w:hAnsi="Times New Roman" w:cs="Times New Roman"/>
          <w:color w:val="000000"/>
          <w:sz w:val="24"/>
          <w:szCs w:val="24"/>
        </w:rPr>
        <w:t xml:space="preserve"> </w:t>
      </w:r>
      <w:commentRangeEnd w:id="53"/>
      <w:r w:rsidR="003A5607">
        <w:rPr>
          <w:rStyle w:val="CommentReference"/>
        </w:rPr>
        <w:commentReference w:id="53"/>
      </w:r>
      <w:commentRangeStart w:id="54"/>
      <w:commentRangeStart w:id="55"/>
      <w:r w:rsidR="00C363D1">
        <w:rPr>
          <w:rFonts w:ascii="Times New Roman" w:eastAsia="Times New Roman" w:hAnsi="Times New Roman" w:cs="Times New Roman"/>
          <w:color w:val="000000"/>
          <w:sz w:val="24"/>
          <w:szCs w:val="24"/>
        </w:rPr>
        <w:t>(Fig S3 A&amp;E)</w:t>
      </w:r>
      <w:r w:rsidRPr="006263DD">
        <w:rPr>
          <w:rFonts w:ascii="Times New Roman" w:eastAsia="Times New Roman" w:hAnsi="Times New Roman" w:cs="Times New Roman"/>
          <w:color w:val="000000"/>
          <w:sz w:val="24"/>
          <w:szCs w:val="24"/>
        </w:rPr>
        <w:t>.</w:t>
      </w:r>
      <w:commentRangeEnd w:id="54"/>
      <w:r w:rsidR="00C363D1">
        <w:rPr>
          <w:rStyle w:val="CommentReference"/>
        </w:rPr>
        <w:commentReference w:id="54"/>
      </w:r>
      <w:commentRangeEnd w:id="55"/>
      <w:r w:rsidR="000736DF">
        <w:rPr>
          <w:rStyle w:val="CommentReference"/>
        </w:rPr>
        <w:commentReference w:id="55"/>
      </w:r>
    </w:p>
    <w:p w14:paraId="5E837958" w14:textId="06588B55" w:rsidR="00732805" w:rsidRPr="00B603DB" w:rsidRDefault="00660937" w:rsidP="008B72ED">
      <w:pPr>
        <w:pBdr>
          <w:top w:val="nil"/>
          <w:left w:val="nil"/>
          <w:bottom w:val="nil"/>
          <w:right w:val="nil"/>
          <w:between w:val="nil"/>
        </w:pBdr>
        <w:spacing w:after="0" w:line="480" w:lineRule="auto"/>
        <w:rPr>
          <w:rFonts w:ascii="Times New Roman" w:hAnsi="Times New Roman" w:cs="Times New Roman"/>
          <w:bCs/>
          <w:sz w:val="24"/>
          <w:szCs w:val="24"/>
          <w:highlight w:val="yellow"/>
        </w:rPr>
      </w:pPr>
      <w:r>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610556B" wp14:editId="04CF2854">
            <wp:simplePos x="0" y="0"/>
            <wp:positionH relativeFrom="margin">
              <wp:align>center</wp:align>
            </wp:positionH>
            <wp:positionV relativeFrom="paragraph">
              <wp:posOffset>4169</wp:posOffset>
            </wp:positionV>
            <wp:extent cx="4250690" cy="2230120"/>
            <wp:effectExtent l="0" t="0" r="0" b="0"/>
            <wp:wrapSquare wrapText="bothSides"/>
            <wp:docPr id="689981686" name="Picture 1"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1686" name="Picture 1" descr="A comparison of a line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0690" cy="2230120"/>
                    </a:xfrm>
                    <a:prstGeom prst="rect">
                      <a:avLst/>
                    </a:prstGeom>
                    <a:noFill/>
                    <a:ln>
                      <a:noFill/>
                    </a:ln>
                  </pic:spPr>
                </pic:pic>
              </a:graphicData>
            </a:graphic>
          </wp:anchor>
        </w:drawing>
      </w:r>
    </w:p>
    <w:p w14:paraId="4C846BAC" w14:textId="5506F101" w:rsidR="008B72ED" w:rsidRDefault="00352CAD" w:rsidP="004F70C1">
      <w:pPr>
        <w:shd w:val="clear" w:color="auto" w:fill="FFFFFF"/>
        <w:spacing w:after="0" w:line="480" w:lineRule="auto"/>
        <w:rPr>
          <w:rFonts w:ascii="Times New Roman" w:eastAsia="Times New Roman" w:hAnsi="Times New Roman" w:cs="Times New Roman"/>
          <w:color w:val="000000"/>
          <w:sz w:val="24"/>
          <w:szCs w:val="24"/>
        </w:rPr>
      </w:pPr>
      <w:commentRangeStart w:id="56"/>
      <w:commentRangeEnd w:id="56"/>
      <w:r>
        <w:rPr>
          <w:rStyle w:val="CommentReference"/>
        </w:rPr>
        <w:commentReference w:id="56"/>
      </w:r>
    </w:p>
    <w:p w14:paraId="22218863" w14:textId="0AFA1692" w:rsidR="00C77210" w:rsidRDefault="00C77210" w:rsidP="004F70C1">
      <w:pPr>
        <w:shd w:val="clear" w:color="auto" w:fill="FFFFFF"/>
        <w:spacing w:after="0" w:line="480" w:lineRule="auto"/>
        <w:rPr>
          <w:rFonts w:ascii="Times New Roman" w:eastAsia="Times New Roman" w:hAnsi="Times New Roman" w:cs="Times New Roman"/>
          <w:color w:val="000000"/>
          <w:sz w:val="24"/>
          <w:szCs w:val="24"/>
        </w:rPr>
      </w:pPr>
    </w:p>
    <w:p w14:paraId="160C7CF6" w14:textId="0DC0745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29C24B1" w14:textId="34E99DA0"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588C38FC" w14:textId="7777777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7A073DC" w14:textId="5D2596F8"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1B70F209" w14:textId="061D9831" w:rsidR="003C0ECC" w:rsidRDefault="00717172" w:rsidP="005457B4">
      <w:pPr>
        <w:shd w:val="clear" w:color="auto" w:fill="FFFFFF"/>
        <w:spacing w:after="0" w:line="480" w:lineRule="auto"/>
        <w:rPr>
          <w:rFonts w:ascii="Times New Roman" w:eastAsia="Times New Roman" w:hAnsi="Times New Roman" w:cs="Times New Roman"/>
          <w:sz w:val="24"/>
          <w:szCs w:val="24"/>
        </w:rPr>
      </w:pPr>
      <w:r w:rsidRPr="006E28A7">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60288" behindDoc="0" locked="0" layoutInCell="1" allowOverlap="1" wp14:anchorId="00D7FC95" wp14:editId="5B284C73">
                <wp:simplePos x="0" y="0"/>
                <wp:positionH relativeFrom="column">
                  <wp:posOffset>477079</wp:posOffset>
                </wp:positionH>
                <wp:positionV relativeFrom="paragraph">
                  <wp:posOffset>88735</wp:posOffset>
                </wp:positionV>
                <wp:extent cx="5367020" cy="2901950"/>
                <wp:effectExtent l="0" t="0" r="5080" b="0"/>
                <wp:wrapSquare wrapText="bothSides"/>
                <wp:docPr id="649914584" name="Group 28"/>
                <wp:cNvGraphicFramePr/>
                <a:graphic xmlns:a="http://schemas.openxmlformats.org/drawingml/2006/main">
                  <a:graphicData uri="http://schemas.microsoft.com/office/word/2010/wordprocessingGroup">
                    <wpg:wgp>
                      <wpg:cNvGrpSpPr/>
                      <wpg:grpSpPr>
                        <a:xfrm>
                          <a:off x="0" y="0"/>
                          <a:ext cx="5367020" cy="2901950"/>
                          <a:chOff x="0" y="0"/>
                          <a:chExt cx="12477369" cy="5776355"/>
                        </a:xfrm>
                      </wpg:grpSpPr>
                      <wpg:grpSp>
                        <wpg:cNvPr id="360273766" name="Group 360273766"/>
                        <wpg:cNvGrpSpPr/>
                        <wpg:grpSpPr>
                          <a:xfrm>
                            <a:off x="0" y="0"/>
                            <a:ext cx="10073114" cy="5776355"/>
                            <a:chOff x="0" y="0"/>
                            <a:chExt cx="10073114" cy="5776355"/>
                          </a:xfrm>
                        </wpg:grpSpPr>
                        <pic:pic xmlns:pic="http://schemas.openxmlformats.org/drawingml/2006/picture">
                          <pic:nvPicPr>
                            <pic:cNvPr id="868565946" name="Picture 868565946"/>
                            <pic:cNvPicPr>
                              <a:picLocks noChangeAspect="1"/>
                            </pic:cNvPicPr>
                          </pic:nvPicPr>
                          <pic:blipFill>
                            <a:blip r:embed="rId19"/>
                            <a:stretch>
                              <a:fillRect/>
                            </a:stretch>
                          </pic:blipFill>
                          <pic:spPr>
                            <a:xfrm>
                              <a:off x="0" y="410767"/>
                              <a:ext cx="2351043" cy="2478016"/>
                            </a:xfrm>
                            <a:prstGeom prst="rect">
                              <a:avLst/>
                            </a:prstGeom>
                          </pic:spPr>
                        </pic:pic>
                        <pic:pic xmlns:pic="http://schemas.openxmlformats.org/drawingml/2006/picture">
                          <pic:nvPicPr>
                            <pic:cNvPr id="1009780552" name="Picture 1009780552"/>
                            <pic:cNvPicPr>
                              <a:picLocks noChangeAspect="1"/>
                            </pic:cNvPicPr>
                          </pic:nvPicPr>
                          <pic:blipFill>
                            <a:blip r:embed="rId20"/>
                            <a:stretch>
                              <a:fillRect/>
                            </a:stretch>
                          </pic:blipFill>
                          <pic:spPr>
                            <a:xfrm>
                              <a:off x="0" y="3601438"/>
                              <a:ext cx="2384044" cy="2174917"/>
                            </a:xfrm>
                            <a:prstGeom prst="rect">
                              <a:avLst/>
                            </a:prstGeom>
                          </pic:spPr>
                        </pic:pic>
                        <pic:pic xmlns:pic="http://schemas.openxmlformats.org/drawingml/2006/picture">
                          <pic:nvPicPr>
                            <pic:cNvPr id="517463866" name="Picture 517463866"/>
                            <pic:cNvPicPr>
                              <a:picLocks noChangeAspect="1"/>
                            </pic:cNvPicPr>
                          </pic:nvPicPr>
                          <pic:blipFill>
                            <a:blip r:embed="rId21"/>
                            <a:stretch>
                              <a:fillRect/>
                            </a:stretch>
                          </pic:blipFill>
                          <pic:spPr>
                            <a:xfrm>
                              <a:off x="2468614" y="369332"/>
                              <a:ext cx="2436163" cy="2519451"/>
                            </a:xfrm>
                            <a:prstGeom prst="rect">
                              <a:avLst/>
                            </a:prstGeom>
                          </pic:spPr>
                        </pic:pic>
                        <pic:pic xmlns:pic="http://schemas.openxmlformats.org/drawingml/2006/picture">
                          <pic:nvPicPr>
                            <pic:cNvPr id="1746305744" name="Picture 1746305744"/>
                            <pic:cNvPicPr>
                              <a:picLocks noChangeAspect="1"/>
                            </pic:cNvPicPr>
                          </pic:nvPicPr>
                          <pic:blipFill>
                            <a:blip r:embed="rId22"/>
                            <a:stretch>
                              <a:fillRect/>
                            </a:stretch>
                          </pic:blipFill>
                          <pic:spPr>
                            <a:xfrm>
                              <a:off x="2468614" y="3420272"/>
                              <a:ext cx="2244543" cy="2336627"/>
                            </a:xfrm>
                            <a:prstGeom prst="rect">
                              <a:avLst/>
                            </a:prstGeom>
                          </pic:spPr>
                        </pic:pic>
                        <pic:pic xmlns:pic="http://schemas.openxmlformats.org/drawingml/2006/picture">
                          <pic:nvPicPr>
                            <pic:cNvPr id="1288435345" name="Picture 1288435345"/>
                            <pic:cNvPicPr>
                              <a:picLocks noChangeAspect="1"/>
                            </pic:cNvPicPr>
                          </pic:nvPicPr>
                          <pic:blipFill>
                            <a:blip r:embed="rId23"/>
                            <a:stretch>
                              <a:fillRect/>
                            </a:stretch>
                          </pic:blipFill>
                          <pic:spPr>
                            <a:xfrm>
                              <a:off x="4966409" y="354472"/>
                              <a:ext cx="2440695" cy="2549170"/>
                            </a:xfrm>
                            <a:prstGeom prst="rect">
                              <a:avLst/>
                            </a:prstGeom>
                          </pic:spPr>
                        </pic:pic>
                        <pic:pic xmlns:pic="http://schemas.openxmlformats.org/drawingml/2006/picture">
                          <pic:nvPicPr>
                            <pic:cNvPr id="15947348" name="Picture 15947348"/>
                            <pic:cNvPicPr>
                              <a:picLocks noChangeAspect="1"/>
                            </pic:cNvPicPr>
                          </pic:nvPicPr>
                          <pic:blipFill>
                            <a:blip r:embed="rId24"/>
                            <a:stretch>
                              <a:fillRect/>
                            </a:stretch>
                          </pic:blipFill>
                          <pic:spPr>
                            <a:xfrm>
                              <a:off x="5144653" y="3420271"/>
                              <a:ext cx="2289263" cy="2336627"/>
                            </a:xfrm>
                            <a:prstGeom prst="rect">
                              <a:avLst/>
                            </a:prstGeom>
                          </pic:spPr>
                        </pic:pic>
                        <pic:pic xmlns:pic="http://schemas.openxmlformats.org/drawingml/2006/picture">
                          <pic:nvPicPr>
                            <pic:cNvPr id="1938572324" name="Picture 1938572324"/>
                            <pic:cNvPicPr>
                              <a:picLocks noChangeAspect="1"/>
                            </pic:cNvPicPr>
                          </pic:nvPicPr>
                          <pic:blipFill>
                            <a:blip r:embed="rId25"/>
                            <a:stretch>
                              <a:fillRect/>
                            </a:stretch>
                          </pic:blipFill>
                          <pic:spPr>
                            <a:xfrm>
                              <a:off x="7407104" y="356482"/>
                              <a:ext cx="2419834" cy="2549170"/>
                            </a:xfrm>
                            <a:prstGeom prst="rect">
                              <a:avLst/>
                            </a:prstGeom>
                          </pic:spPr>
                        </pic:pic>
                        <pic:pic xmlns:pic="http://schemas.openxmlformats.org/drawingml/2006/picture">
                          <pic:nvPicPr>
                            <pic:cNvPr id="1277811915" name="Picture 1277811915"/>
                            <pic:cNvPicPr>
                              <a:picLocks noChangeAspect="1"/>
                            </pic:cNvPicPr>
                          </pic:nvPicPr>
                          <pic:blipFill>
                            <a:blip r:embed="rId26"/>
                            <a:stretch>
                              <a:fillRect/>
                            </a:stretch>
                          </pic:blipFill>
                          <pic:spPr>
                            <a:xfrm>
                              <a:off x="7762280" y="3363111"/>
                              <a:ext cx="2310834" cy="2393787"/>
                            </a:xfrm>
                            <a:prstGeom prst="rect">
                              <a:avLst/>
                            </a:prstGeom>
                          </pic:spPr>
                        </pic:pic>
                        <wps:wsp>
                          <wps:cNvPr id="874390767" name="TextBox 19"/>
                          <wps:cNvSpPr txBox="1"/>
                          <wps:spPr>
                            <a:xfrm>
                              <a:off x="894536" y="54919"/>
                              <a:ext cx="1167130" cy="539115"/>
                            </a:xfrm>
                            <a:prstGeom prst="rect">
                              <a:avLst/>
                            </a:prstGeom>
                            <a:noFill/>
                          </wps:spPr>
                          <wps:txb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wps:txbx>
                          <wps:bodyPr wrap="square" rtlCol="0">
                            <a:noAutofit/>
                          </wps:bodyPr>
                        </wps:wsp>
                        <wps:wsp>
                          <wps:cNvPr id="364936031" name="TextBox 20"/>
                          <wps:cNvSpPr txBox="1"/>
                          <wps:spPr>
                            <a:xfrm>
                              <a:off x="3280408" y="54901"/>
                              <a:ext cx="1624033" cy="539114"/>
                            </a:xfrm>
                            <a:prstGeom prst="rect">
                              <a:avLst/>
                            </a:prstGeom>
                            <a:noFill/>
                          </wps:spPr>
                          <wps:txb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976810670" name="TextBox 21"/>
                          <wps:cNvSpPr txBox="1"/>
                          <wps:spPr>
                            <a:xfrm>
                              <a:off x="5687222" y="0"/>
                              <a:ext cx="1369514" cy="539114"/>
                            </a:xfrm>
                            <a:prstGeom prst="rect">
                              <a:avLst/>
                            </a:prstGeom>
                            <a:noFill/>
                          </wps:spPr>
                          <wps:txb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wps:txbx>
                          <wps:bodyPr wrap="square" rtlCol="0">
                            <a:noAutofit/>
                          </wps:bodyPr>
                        </wps:wsp>
                        <wps:wsp>
                          <wps:cNvPr id="1699067940" name="TextBox 22"/>
                          <wps:cNvSpPr txBox="1"/>
                          <wps:spPr>
                            <a:xfrm>
                              <a:off x="8265073" y="7362"/>
                              <a:ext cx="1333500" cy="539115"/>
                            </a:xfrm>
                            <a:prstGeom prst="rect">
                              <a:avLst/>
                            </a:prstGeom>
                            <a:noFill/>
                          </wps:spPr>
                          <wps:txb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wps:txbx>
                          <wps:bodyPr wrap="square" rtlCol="0">
                            <a:noAutofit/>
                          </wps:bodyPr>
                        </wps:wsp>
                      </wpg:grpSp>
                      <pic:pic xmlns:pic="http://schemas.openxmlformats.org/drawingml/2006/picture">
                        <pic:nvPicPr>
                          <pic:cNvPr id="2003411902" name="Picture 2003411902"/>
                          <pic:cNvPicPr>
                            <a:picLocks noChangeAspect="1"/>
                          </pic:cNvPicPr>
                        </pic:nvPicPr>
                        <pic:blipFill>
                          <a:blip r:embed="rId27"/>
                          <a:stretch>
                            <a:fillRect/>
                          </a:stretch>
                        </pic:blipFill>
                        <pic:spPr>
                          <a:xfrm>
                            <a:off x="9904454" y="444065"/>
                            <a:ext cx="2572915" cy="2494247"/>
                          </a:xfrm>
                          <a:prstGeom prst="rect">
                            <a:avLst/>
                          </a:prstGeom>
                        </pic:spPr>
                      </pic:pic>
                      <pic:pic xmlns:pic="http://schemas.openxmlformats.org/drawingml/2006/picture">
                        <pic:nvPicPr>
                          <pic:cNvPr id="538812969" name="Picture 538812969"/>
                          <pic:cNvPicPr>
                            <a:picLocks noChangeAspect="1"/>
                          </pic:cNvPicPr>
                        </pic:nvPicPr>
                        <pic:blipFill>
                          <a:blip r:embed="rId28"/>
                          <a:stretch>
                            <a:fillRect/>
                          </a:stretch>
                        </pic:blipFill>
                        <pic:spPr>
                          <a:xfrm>
                            <a:off x="10188197" y="3581981"/>
                            <a:ext cx="2289172" cy="2174917"/>
                          </a:xfrm>
                          <a:prstGeom prst="rect">
                            <a:avLst/>
                          </a:prstGeom>
                        </pic:spPr>
                      </pic:pic>
                    </wpg:wgp>
                  </a:graphicData>
                </a:graphic>
              </wp:anchor>
            </w:drawing>
          </mc:Choice>
          <mc:Fallback>
            <w:pict>
              <v:group w14:anchorId="00D7FC95" id="Group 28" o:spid="_x0000_s1026" style="position:absolute;margin-left:37.55pt;margin-top:7pt;width:422.6pt;height:228.5pt;z-index:251660288"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">
                <v:group id="Group 3602737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565946"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">
                    <v:imagedata r:id="rId29" o:title=""/>
                  </v:shape>
                  <v:shape id="Picture 1009780552"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">
                    <v:imagedata r:id="rId30" o:title=""/>
                  </v:shape>
                  <v:shape id="Picture 517463866"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">
                    <v:imagedata r:id="rId31" o:title=""/>
                  </v:shape>
                  <v:shape id="Picture 1746305744"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">
                    <v:imagedata r:id="rId32" o:title=""/>
                  </v:shape>
                  <v:shape id="Picture 1288435345"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">
                    <v:imagedata r:id="rId33" o:title=""/>
                  </v:shape>
                  <v:shape id="Picture 15947348"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">
                    <v:imagedata r:id="rId34" o:title=""/>
                  </v:shape>
                  <v:shape id="Picture 1938572324"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">
                    <v:imagedata r:id="rId35" o:title=""/>
                  </v:shape>
                  <v:shape id="Picture 1277811915"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">
                    <v:imagedata r:id="rId36"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" filled="f" stroked="f">
                    <v:textbo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" filled="f" stroked="f">
                    <v:textbo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" filled="f" stroked="f">
                    <v:textbo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r w:rsidRPr="006E28A7">
                            <w:rPr>
                              <w:rFonts w:asciiTheme="minorHAnsi" w:hAnsi="Aptos" w:cstheme="minorBidi"/>
                              <w:color w:val="000000" w:themeColor="text1"/>
                              <w:kern w:val="24"/>
                              <w:sz w:val="18"/>
                              <w:szCs w:val="18"/>
                            </w:rPr>
                            <w:t>ms</w:t>
                          </w:r>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" filled="f" stroked="f">
                    <v:textbo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r w:rsidRPr="006E28A7">
                            <w:rPr>
                              <w:rFonts w:asciiTheme="minorHAnsi" w:hAnsi="Aptos" w:cstheme="minorBidi"/>
                              <w:color w:val="000000" w:themeColor="text1"/>
                              <w:kern w:val="24"/>
                              <w:sz w:val="18"/>
                              <w:szCs w:val="18"/>
                            </w:rPr>
                            <w:t>ms</w:t>
                          </w:r>
                        </w:p>
                      </w:txbxContent>
                    </v:textbox>
                  </v:shape>
                </v:group>
                <v:shape id="Picture 2003411902"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">
                  <v:imagedata r:id="rId37" o:title=""/>
                </v:shape>
                <v:shape id="Picture 53881296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">
                  <v:imagedata r:id="rId38" o:title=""/>
                </v:shape>
                <w10:wrap type="square"/>
              </v:group>
            </w:pict>
          </mc:Fallback>
        </mc:AlternateContent>
      </w:r>
      <w:commentRangeStart w:id="57"/>
      <w:commentRangeEnd w:id="57"/>
      <w:r w:rsidR="000501FB">
        <w:rPr>
          <w:rStyle w:val="CommentReference"/>
        </w:rPr>
        <w:commentReference w:id="57"/>
      </w:r>
    </w:p>
    <w:p w14:paraId="46F67F1B" w14:textId="00AB321E"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53F405B" w14:textId="77777777" w:rsidR="00A5106E" w:rsidRDefault="00A5106E" w:rsidP="005457B4">
      <w:pPr>
        <w:shd w:val="clear" w:color="auto" w:fill="FFFFFF"/>
        <w:spacing w:after="0" w:line="480" w:lineRule="auto"/>
        <w:rPr>
          <w:rFonts w:ascii="Times New Roman" w:eastAsia="Times New Roman" w:hAnsi="Times New Roman" w:cs="Times New Roman"/>
          <w:sz w:val="24"/>
          <w:szCs w:val="24"/>
        </w:rPr>
      </w:pPr>
    </w:p>
    <w:p w14:paraId="758AAE1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3783D2CE"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0B1C787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46610EE5"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8DFED46"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6FAF09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AA211B9"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7C8FE7DB"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C3C8C8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0FD210A" w14:textId="4A18B56C" w:rsidR="00E133A8" w:rsidRPr="00126BBA" w:rsidRDefault="00126BBA" w:rsidP="005457B4">
      <w:pPr>
        <w:shd w:val="clear" w:color="auto" w:fill="FFFFFF"/>
        <w:spacing w:after="0" w:line="480" w:lineRule="auto"/>
        <w:rPr>
          <w:rFonts w:ascii="Times New Roman" w:hAnsi="Times New Roman" w:cs="Times New Roman"/>
          <w:b/>
          <w:bCs/>
          <w:i/>
          <w:iCs/>
          <w:sz w:val="24"/>
          <w:szCs w:val="24"/>
        </w:rPr>
      </w:pPr>
      <w:r w:rsidRPr="00126BBA">
        <w:rPr>
          <w:rFonts w:ascii="Times New Roman" w:eastAsia="Times New Roman" w:hAnsi="Times New Roman" w:cs="Times New Roman"/>
          <w:b/>
          <w:bCs/>
          <w:sz w:val="24"/>
          <w:szCs w:val="24"/>
        </w:rPr>
        <w:lastRenderedPageBreak/>
        <w:t>3</w:t>
      </w:r>
      <w:r w:rsidR="00D12732" w:rsidRPr="00126BBA">
        <w:rPr>
          <w:rFonts w:ascii="Times New Roman" w:eastAsia="Times New Roman" w:hAnsi="Times New Roman" w:cs="Times New Roman"/>
          <w:b/>
          <w:bCs/>
          <w:sz w:val="24"/>
          <w:szCs w:val="24"/>
        </w:rPr>
        <w:t xml:space="preserve">. </w:t>
      </w:r>
      <w:r w:rsidR="005110AC">
        <w:rPr>
          <w:rFonts w:ascii="Times New Roman" w:hAnsi="Times New Roman" w:cs="Times New Roman"/>
          <w:b/>
          <w:bCs/>
          <w:i/>
          <w:iCs/>
          <w:sz w:val="24"/>
          <w:szCs w:val="24"/>
        </w:rPr>
        <w:t>G</w:t>
      </w:r>
      <w:r w:rsidR="00EC5E70" w:rsidRPr="00126BBA">
        <w:rPr>
          <w:rFonts w:ascii="Times New Roman" w:hAnsi="Times New Roman" w:cs="Times New Roman"/>
          <w:b/>
          <w:bCs/>
          <w:i/>
          <w:iCs/>
          <w:sz w:val="24"/>
          <w:szCs w:val="24"/>
        </w:rPr>
        <w:t>o-signal</w:t>
      </w:r>
      <w:r w:rsidR="005110AC">
        <w:rPr>
          <w:rFonts w:ascii="Times New Roman" w:hAnsi="Times New Roman" w:cs="Times New Roman"/>
          <w:b/>
          <w:bCs/>
          <w:i/>
          <w:iCs/>
          <w:sz w:val="24"/>
          <w:szCs w:val="24"/>
        </w:rPr>
        <w:t>s affect behavior</w:t>
      </w:r>
    </w:p>
    <w:p w14:paraId="24B89BC8" w14:textId="0384A37B" w:rsidR="00C66C8A" w:rsidRDefault="00475EBC" w:rsidP="001C23F6">
      <w:pPr>
        <w:shd w:val="clear" w:color="auto" w:fill="FFFFFF"/>
        <w:spacing w:after="0" w:line="480" w:lineRule="auto"/>
        <w:rPr>
          <w:rFonts w:ascii="Times New Roman" w:eastAsia="Times New Roman" w:hAnsi="Times New Roman" w:cs="Times New Roman"/>
          <w:sz w:val="24"/>
          <w:szCs w:val="24"/>
        </w:rPr>
      </w:pPr>
      <w:r w:rsidRPr="00475EBC">
        <w:rPr>
          <w:rFonts w:ascii="Times New Roman" w:eastAsia="Times New Roman" w:hAnsi="Times New Roman" w:cs="Times New Roman"/>
          <w:sz w:val="24"/>
          <w:szCs w:val="24"/>
        </w:rPr>
        <w:t>Our task design included two potential go-signals (yellow</w:t>
      </w:r>
      <w:ins w:id="58" w:author="Mark Eldridge" w:date="2025-07-24T17:23:00Z" w16du:dateUtc="2025-07-24T16:23:00Z">
        <w:r w:rsidR="005B2EB7">
          <w:rPr>
            <w:rFonts w:ascii="Times New Roman" w:eastAsia="Times New Roman" w:hAnsi="Times New Roman" w:cs="Times New Roman"/>
            <w:sz w:val="24"/>
            <w:szCs w:val="24"/>
          </w:rPr>
          <w:t xml:space="preserve"> – ‘reject’,</w:t>
        </w:r>
      </w:ins>
      <w:r w:rsidRPr="00475EBC">
        <w:rPr>
          <w:rFonts w:ascii="Times New Roman" w:eastAsia="Times New Roman" w:hAnsi="Times New Roman" w:cs="Times New Roman"/>
          <w:sz w:val="24"/>
          <w:szCs w:val="24"/>
        </w:rPr>
        <w:t xml:space="preserve"> and purple</w:t>
      </w:r>
      <w:ins w:id="59" w:author="Mark Eldridge" w:date="2025-07-24T17:23:00Z" w16du:dateUtc="2025-07-24T16:23:00Z">
        <w:r w:rsidR="005B2EB7">
          <w:rPr>
            <w:rFonts w:ascii="Times New Roman" w:eastAsia="Times New Roman" w:hAnsi="Times New Roman" w:cs="Times New Roman"/>
            <w:sz w:val="24"/>
            <w:szCs w:val="24"/>
          </w:rPr>
          <w:t xml:space="preserve"> – ‘accept’</w:t>
        </w:r>
      </w:ins>
      <w:r w:rsidRPr="00475EBC">
        <w:rPr>
          <w:rFonts w:ascii="Times New Roman" w:eastAsia="Times New Roman" w:hAnsi="Times New Roman" w:cs="Times New Roman"/>
          <w:sz w:val="24"/>
          <w:szCs w:val="24"/>
        </w:rPr>
        <w:t xml:space="preserve">), </w:t>
      </w:r>
      <w:del w:id="60" w:author="Mark Eldridge" w:date="2025-07-24T17:23:00Z" w16du:dateUtc="2025-07-24T16:23:00Z">
        <w:r w:rsidRPr="00475EBC" w:rsidDel="005B2EB7">
          <w:rPr>
            <w:rFonts w:ascii="Times New Roman" w:eastAsia="Times New Roman" w:hAnsi="Times New Roman" w:cs="Times New Roman"/>
            <w:sz w:val="24"/>
            <w:szCs w:val="24"/>
          </w:rPr>
          <w:delText xml:space="preserve">whose </w:delText>
        </w:r>
      </w:del>
      <w:ins w:id="61" w:author="Mark Eldridge" w:date="2025-07-24T17:23:00Z" w16du:dateUtc="2025-07-24T16:23:00Z">
        <w:r w:rsidR="005B2EB7">
          <w:rPr>
            <w:rFonts w:ascii="Times New Roman" w:eastAsia="Times New Roman" w:hAnsi="Times New Roman" w:cs="Times New Roman"/>
            <w:sz w:val="24"/>
            <w:szCs w:val="24"/>
          </w:rPr>
          <w:t>the</w:t>
        </w:r>
        <w:r w:rsidR="005B2EB7" w:rsidRPr="00475EBC">
          <w:rPr>
            <w:rFonts w:ascii="Times New Roman" w:eastAsia="Times New Roman" w:hAnsi="Times New Roman" w:cs="Times New Roman"/>
            <w:sz w:val="24"/>
            <w:szCs w:val="24"/>
          </w:rPr>
          <w:t xml:space="preserve"> </w:t>
        </w:r>
      </w:ins>
      <w:r w:rsidRPr="00475EBC">
        <w:rPr>
          <w:rFonts w:ascii="Times New Roman" w:eastAsia="Times New Roman" w:hAnsi="Times New Roman" w:cs="Times New Roman"/>
          <w:sz w:val="24"/>
          <w:szCs w:val="24"/>
        </w:rPr>
        <w:t xml:space="preserve">order of appearance </w:t>
      </w:r>
      <w:ins w:id="62" w:author="Mark Eldridge" w:date="2025-07-24T17:23:00Z" w16du:dateUtc="2025-07-24T16:23:00Z">
        <w:r w:rsidR="0057697F">
          <w:rPr>
            <w:rFonts w:ascii="Times New Roman" w:eastAsia="Times New Roman" w:hAnsi="Times New Roman" w:cs="Times New Roman"/>
            <w:sz w:val="24"/>
            <w:szCs w:val="24"/>
          </w:rPr>
          <w:t xml:space="preserve">of which </w:t>
        </w:r>
      </w:ins>
      <w:r w:rsidRPr="00475EBC">
        <w:rPr>
          <w:rFonts w:ascii="Times New Roman" w:eastAsia="Times New Roman" w:hAnsi="Times New Roman" w:cs="Times New Roman"/>
          <w:sz w:val="24"/>
          <w:szCs w:val="24"/>
        </w:rPr>
        <w:t xml:space="preserve">varied </w:t>
      </w:r>
      <w:r w:rsidR="00116526">
        <w:rPr>
          <w:rFonts w:ascii="Times New Roman" w:eastAsia="Times New Roman" w:hAnsi="Times New Roman" w:cs="Times New Roman"/>
          <w:sz w:val="24"/>
          <w:szCs w:val="24"/>
        </w:rPr>
        <w:t xml:space="preserve">randomly </w:t>
      </w:r>
      <w:r w:rsidRPr="00475EBC">
        <w:rPr>
          <w:rFonts w:ascii="Times New Roman" w:eastAsia="Times New Roman" w:hAnsi="Times New Roman" w:cs="Times New Roman"/>
          <w:sz w:val="24"/>
          <w:szCs w:val="24"/>
        </w:rPr>
        <w:t>across trials. To accept an offer, the animal could only act when the purple signal appeared; if the yellow signal came first, it had to wait for the purple one to act. Conversely, to reject an offer, the animal had to wait for the yellow signal if the purple one appeared first</w:t>
      </w:r>
      <w:r>
        <w:rPr>
          <w:rFonts w:ascii="Times New Roman" w:eastAsia="Times New Roman" w:hAnsi="Times New Roman" w:cs="Times New Roman"/>
          <w:sz w:val="24"/>
          <w:szCs w:val="24"/>
        </w:rPr>
        <w:t xml:space="preserve">. </w:t>
      </w:r>
    </w:p>
    <w:p w14:paraId="0507E604" w14:textId="77777777" w:rsidR="006C718D" w:rsidRDefault="00C66C8A" w:rsidP="001C23F6">
      <w:pPr>
        <w:shd w:val="clear" w:color="auto" w:fill="FFFFFF"/>
        <w:spacing w:after="0" w:line="480" w:lineRule="auto"/>
        <w:rPr>
          <w:rFonts w:ascii="Times New Roman" w:hAnsi="Times New Roman" w:cs="Times New Roman"/>
          <w:bCs/>
          <w:sz w:val="24"/>
          <w:szCs w:val="24"/>
        </w:rPr>
      </w:pPr>
      <w:r>
        <w:rPr>
          <w:rFonts w:ascii="Times New Roman" w:hAnsi="Times New Roman" w:cs="Times New Roman"/>
          <w:bCs/>
          <w:sz w:val="24"/>
          <w:szCs w:val="24"/>
        </w:rPr>
        <w:t>This</w:t>
      </w:r>
      <w:r w:rsidR="009C754F" w:rsidRPr="00FD7AD5">
        <w:rPr>
          <w:rFonts w:ascii="Times New Roman" w:hAnsi="Times New Roman" w:cs="Times New Roman"/>
          <w:bCs/>
          <w:sz w:val="24"/>
          <w:szCs w:val="24"/>
        </w:rPr>
        <w:t xml:space="preserve"> two-step go-signal design enabled us to </w:t>
      </w:r>
      <w:r>
        <w:rPr>
          <w:rFonts w:ascii="Times New Roman" w:hAnsi="Times New Roman" w:cs="Times New Roman"/>
          <w:bCs/>
          <w:sz w:val="24"/>
          <w:szCs w:val="24"/>
        </w:rPr>
        <w:t>test</w:t>
      </w:r>
      <w:r w:rsidR="009C754F" w:rsidRPr="00FD7AD5">
        <w:rPr>
          <w:rFonts w:ascii="Times New Roman" w:hAnsi="Times New Roman" w:cs="Times New Roman"/>
          <w:bCs/>
          <w:sz w:val="24"/>
          <w:szCs w:val="24"/>
        </w:rPr>
        <w:t xml:space="preserve"> whether changing the order of the go-signals influenced the animal’s willingness to accept an offer, </w:t>
      </w:r>
      <w:r w:rsidR="00DE4E2F" w:rsidRPr="00DE4E2F">
        <w:rPr>
          <w:rFonts w:ascii="Times New Roman" w:hAnsi="Times New Roman" w:cs="Times New Roman"/>
          <w:bCs/>
          <w:sz w:val="24"/>
          <w:szCs w:val="24"/>
        </w:rPr>
        <w:t>as it effectively determined when they were permitted to act.</w:t>
      </w:r>
      <w:r w:rsidR="00DE4E2F">
        <w:rPr>
          <w:rFonts w:ascii="Times New Roman" w:hAnsi="Times New Roman" w:cs="Times New Roman"/>
          <w:bCs/>
          <w:sz w:val="24"/>
          <w:szCs w:val="24"/>
        </w:rPr>
        <w:t xml:space="preserve"> </w:t>
      </w:r>
    </w:p>
    <w:p w14:paraId="6F1E0A1F" w14:textId="00AE61BC" w:rsidR="00132FE2" w:rsidRPr="001714D8" w:rsidRDefault="002A28E3" w:rsidP="00527D0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F3235B">
        <w:rPr>
          <w:rFonts w:ascii="Times New Roman" w:eastAsia="Times New Roman" w:hAnsi="Times New Roman" w:cs="Times New Roman"/>
          <w:sz w:val="24"/>
          <w:szCs w:val="24"/>
        </w:rPr>
        <w:t xml:space="preserve"> hypothesi</w:t>
      </w:r>
      <w:r w:rsidR="00CA69EC">
        <w:rPr>
          <w:rFonts w:ascii="Times New Roman" w:eastAsia="Times New Roman" w:hAnsi="Times New Roman" w:cs="Times New Roman"/>
          <w:sz w:val="24"/>
          <w:szCs w:val="24"/>
        </w:rPr>
        <w:t xml:space="preserve">zed that </w:t>
      </w:r>
      <w:r>
        <w:rPr>
          <w:rFonts w:ascii="Times New Roman" w:eastAsia="Times New Roman" w:hAnsi="Times New Roman" w:cs="Times New Roman"/>
          <w:sz w:val="24"/>
          <w:szCs w:val="24"/>
        </w:rPr>
        <w:t>if the yellow signal appeared first</w:t>
      </w:r>
      <w:r w:rsidR="009A5F61">
        <w:rPr>
          <w:rFonts w:ascii="Times New Roman" w:eastAsia="Times New Roman" w:hAnsi="Times New Roman" w:cs="Times New Roman"/>
          <w:sz w:val="24"/>
          <w:szCs w:val="24"/>
        </w:rPr>
        <w:t xml:space="preserve">, delaying the opportunity to act for acceptance, </w:t>
      </w:r>
      <w:r w:rsidR="00CA69EC">
        <w:rPr>
          <w:rFonts w:ascii="Times New Roman" w:eastAsia="Times New Roman" w:hAnsi="Times New Roman" w:cs="Times New Roman"/>
          <w:sz w:val="24"/>
          <w:szCs w:val="24"/>
        </w:rPr>
        <w:t xml:space="preserve">the </w:t>
      </w:r>
      <w:r w:rsidR="000F105A">
        <w:rPr>
          <w:rFonts w:ascii="Times New Roman" w:eastAsia="Times New Roman" w:hAnsi="Times New Roman" w:cs="Times New Roman"/>
          <w:sz w:val="24"/>
          <w:szCs w:val="24"/>
        </w:rPr>
        <w:t xml:space="preserve">perceived </w:t>
      </w:r>
      <w:r w:rsidR="00CA69EC">
        <w:rPr>
          <w:rFonts w:ascii="Times New Roman" w:eastAsia="Times New Roman" w:hAnsi="Times New Roman" w:cs="Times New Roman"/>
          <w:sz w:val="24"/>
          <w:szCs w:val="24"/>
        </w:rPr>
        <w:t>value of the offer might decrease</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 xml:space="preserve">leading to lower acceptance rates (Fig. </w:t>
      </w:r>
      <w:r w:rsidR="000501FB">
        <w:rPr>
          <w:rFonts w:ascii="Times New Roman" w:eastAsia="Times New Roman" w:hAnsi="Times New Roman" w:cs="Times New Roman"/>
          <w:sz w:val="24"/>
          <w:szCs w:val="24"/>
        </w:rPr>
        <w:t>5</w:t>
      </w:r>
      <w:r w:rsidR="00D928B8">
        <w:rPr>
          <w:rFonts w:ascii="Times New Roman" w:eastAsia="Times New Roman" w:hAnsi="Times New Roman" w:cs="Times New Roman"/>
          <w:sz w:val="24"/>
          <w:szCs w:val="24"/>
        </w:rPr>
        <w:t xml:space="preserve">). </w:t>
      </w:r>
      <w:r w:rsidR="001714D8">
        <w:rPr>
          <w:rFonts w:ascii="Times New Roman" w:eastAsia="Times New Roman" w:hAnsi="Times New Roman" w:cs="Times New Roman"/>
          <w:sz w:val="24"/>
          <w:szCs w:val="24"/>
        </w:rPr>
        <w:t xml:space="preserve">Consistent with this hypothesis, </w:t>
      </w:r>
      <w:r w:rsidR="00571029" w:rsidRPr="00D3557E">
        <w:rPr>
          <w:rFonts w:ascii="Times New Roman" w:eastAsia="Times New Roman" w:hAnsi="Times New Roman" w:cs="Times New Roman"/>
          <w:sz w:val="24"/>
          <w:szCs w:val="24"/>
        </w:rPr>
        <w:t>f</w:t>
      </w:r>
      <w:r w:rsidR="00571029" w:rsidRPr="00C226A8">
        <w:rPr>
          <w:rFonts w:ascii="Times New Roman" w:eastAsia="Times New Roman" w:hAnsi="Times New Roman" w:cs="Times New Roman"/>
          <w:sz w:val="24"/>
          <w:szCs w:val="24"/>
        </w:rPr>
        <w:t>or highly valuable offers</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a</w:t>
      </w:r>
      <w:r w:rsidR="00D3557E" w:rsidRPr="00D3557E">
        <w:rPr>
          <w:rFonts w:ascii="Times New Roman" w:eastAsia="Times New Roman" w:hAnsi="Times New Roman" w:cs="Times New Roman"/>
          <w:sz w:val="24"/>
          <w:szCs w:val="24"/>
        </w:rPr>
        <w:t>cceptance rates did not differ significantly between yellow-first and purple-first trials.</w:t>
      </w:r>
      <w:r w:rsidR="001D20DB">
        <w:rPr>
          <w:rFonts w:ascii="Times New Roman" w:eastAsia="Times New Roman" w:hAnsi="Times New Roman" w:cs="Times New Roman"/>
          <w:sz w:val="24"/>
          <w:szCs w:val="24"/>
        </w:rPr>
        <w:t xml:space="preserve"> </w:t>
      </w:r>
      <w:r w:rsidR="00C226A8">
        <w:rPr>
          <w:rFonts w:ascii="Times New Roman" w:eastAsia="Times New Roman" w:hAnsi="Times New Roman" w:cs="Times New Roman"/>
          <w:sz w:val="24"/>
          <w:szCs w:val="24"/>
        </w:rPr>
        <w:t xml:space="preserve">However, for </w:t>
      </w:r>
      <w:r w:rsidR="00D70C50" w:rsidRPr="00D70C50">
        <w:rPr>
          <w:rFonts w:ascii="Times New Roman" w:eastAsia="Times New Roman" w:hAnsi="Times New Roman" w:cs="Times New Roman"/>
          <w:sz w:val="24"/>
          <w:szCs w:val="24"/>
        </w:rPr>
        <w:t>less valuable offers, acceptance rates were significantly lower when the yellow go-signal was presented first</w:t>
      </w:r>
      <w:r w:rsidR="00655F29">
        <w:rPr>
          <w:rFonts w:ascii="Times New Roman" w:eastAsia="Times New Roman" w:hAnsi="Times New Roman" w:cs="Times New Roman"/>
          <w:sz w:val="24"/>
          <w:szCs w:val="24"/>
        </w:rPr>
        <w:t xml:space="preserve">. </w:t>
      </w:r>
      <w:commentRangeStart w:id="63"/>
      <w:r w:rsidR="00655F29">
        <w:rPr>
          <w:rFonts w:ascii="Times New Roman" w:eastAsia="Times New Roman" w:hAnsi="Times New Roman" w:cs="Times New Roman"/>
          <w:sz w:val="24"/>
          <w:szCs w:val="24"/>
        </w:rPr>
        <w:t xml:space="preserve">This effect differed between animals: </w:t>
      </w:r>
      <w:r w:rsidR="0097238C">
        <w:rPr>
          <w:rFonts w:ascii="Times New Roman" w:eastAsia="Times New Roman" w:hAnsi="Times New Roman" w:cs="Times New Roman"/>
          <w:bCs/>
          <w:sz w:val="24"/>
          <w:szCs w:val="24"/>
        </w:rPr>
        <w:t>M</w:t>
      </w:r>
      <w:r w:rsidR="00406065" w:rsidRPr="008459E8">
        <w:rPr>
          <w:rFonts w:ascii="Times New Roman" w:eastAsia="Times New Roman" w:hAnsi="Times New Roman" w:cs="Times New Roman"/>
          <w:bCs/>
          <w:sz w:val="24"/>
          <w:szCs w:val="24"/>
        </w:rPr>
        <w:t xml:space="preserve">onkey 1 consistently rejected </w:t>
      </w:r>
      <w:r w:rsidR="00F847BC" w:rsidRPr="00F847BC">
        <w:rPr>
          <w:rFonts w:ascii="Times New Roman" w:eastAsia="Times New Roman" w:hAnsi="Times New Roman" w:cs="Times New Roman"/>
          <w:bCs/>
          <w:sz w:val="24"/>
          <w:szCs w:val="24"/>
        </w:rPr>
        <w:t>these low-value offers when delayed by the yellow signal</w:t>
      </w:r>
      <w:r w:rsidR="00406065">
        <w:rPr>
          <w:rFonts w:ascii="Times New Roman" w:eastAsia="Times New Roman" w:hAnsi="Times New Roman" w:cs="Times New Roman"/>
          <w:bCs/>
          <w:sz w:val="24"/>
          <w:szCs w:val="24"/>
        </w:rPr>
        <w:t>,</w:t>
      </w:r>
      <w:r w:rsidR="00406065" w:rsidRPr="008459E8">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whereas </w:t>
      </w:r>
      <w:r w:rsidR="001751D5">
        <w:rPr>
          <w:rFonts w:ascii="Times New Roman" w:eastAsia="Times New Roman" w:hAnsi="Times New Roman" w:cs="Times New Roman"/>
          <w:bCs/>
          <w:sz w:val="24"/>
          <w:szCs w:val="24"/>
        </w:rPr>
        <w:t>Monkey</w:t>
      </w:r>
      <w:r w:rsidR="00406065" w:rsidRPr="008459E8">
        <w:rPr>
          <w:rFonts w:ascii="Times New Roman" w:eastAsia="Times New Roman" w:hAnsi="Times New Roman" w:cs="Times New Roman"/>
          <w:bCs/>
          <w:sz w:val="24"/>
          <w:szCs w:val="24"/>
        </w:rPr>
        <w:t xml:space="preserve"> 2</w:t>
      </w:r>
      <w:r w:rsidR="00F847BC">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was more likely to </w:t>
      </w:r>
      <w:r w:rsidR="00406065" w:rsidRPr="00D1565A">
        <w:rPr>
          <w:rFonts w:ascii="Times New Roman" w:eastAsia="Times New Roman" w:hAnsi="Times New Roman" w:cs="Times New Roman"/>
          <w:bCs/>
          <w:sz w:val="24"/>
          <w:szCs w:val="24"/>
        </w:rPr>
        <w:t>accept them</w:t>
      </w:r>
      <w:commentRangeEnd w:id="63"/>
      <w:r w:rsidR="000F6264">
        <w:rPr>
          <w:rStyle w:val="CommentReference"/>
        </w:rPr>
        <w:commentReference w:id="63"/>
      </w:r>
      <w:r w:rsidR="00406065" w:rsidRPr="00D1565A">
        <w:rPr>
          <w:rFonts w:ascii="Times New Roman" w:eastAsia="Times New Roman" w:hAnsi="Times New Roman" w:cs="Times New Roman"/>
          <w:bCs/>
          <w:sz w:val="24"/>
          <w:szCs w:val="24"/>
        </w:rPr>
        <w:t xml:space="preserve"> </w:t>
      </w:r>
      <w:r w:rsidR="00406065">
        <w:rPr>
          <w:rFonts w:ascii="Times New Roman" w:eastAsia="Times New Roman" w:hAnsi="Times New Roman" w:cs="Times New Roman"/>
          <w:bCs/>
          <w:sz w:val="24"/>
          <w:szCs w:val="24"/>
        </w:rPr>
        <w:t>(</w:t>
      </w:r>
      <w:commentRangeStart w:id="64"/>
      <w:r w:rsidR="00406065">
        <w:rPr>
          <w:rFonts w:ascii="Times New Roman" w:eastAsia="Times New Roman" w:hAnsi="Times New Roman" w:cs="Times New Roman"/>
          <w:bCs/>
          <w:sz w:val="24"/>
          <w:szCs w:val="24"/>
        </w:rPr>
        <w:t xml:space="preserve">Fig. </w:t>
      </w:r>
      <w:r w:rsidR="000501FB">
        <w:rPr>
          <w:rFonts w:ascii="Times New Roman" w:eastAsia="Times New Roman" w:hAnsi="Times New Roman" w:cs="Times New Roman"/>
          <w:bCs/>
          <w:sz w:val="24"/>
          <w:szCs w:val="24"/>
        </w:rPr>
        <w:t>5A-B</w:t>
      </w:r>
      <w:commentRangeEnd w:id="64"/>
      <w:r w:rsidR="00866379">
        <w:rPr>
          <w:rStyle w:val="CommentReference"/>
        </w:rPr>
        <w:commentReference w:id="64"/>
      </w:r>
      <w:r w:rsidR="00406065">
        <w:rPr>
          <w:rFonts w:ascii="Times New Roman" w:eastAsia="Times New Roman" w:hAnsi="Times New Roman" w:cs="Times New Roman"/>
          <w:bCs/>
          <w:sz w:val="24"/>
          <w:szCs w:val="24"/>
        </w:rPr>
        <w:t>).</w:t>
      </w:r>
      <w:r w:rsidR="00406065" w:rsidRPr="00D1565A">
        <w:rPr>
          <w:rFonts w:ascii="Times New Roman" w:eastAsia="Times New Roman" w:hAnsi="Times New Roman" w:cs="Times New Roman"/>
          <w:bCs/>
          <w:sz w:val="24"/>
          <w:szCs w:val="24"/>
        </w:rPr>
        <w:t xml:space="preserve"> </w:t>
      </w:r>
    </w:p>
    <w:p w14:paraId="3E3BF9A7" w14:textId="36A31402" w:rsidR="00643FC2" w:rsidRDefault="00643FC2" w:rsidP="00643FC2">
      <w:pPr>
        <w:shd w:val="clear" w:color="auto" w:fill="FFFFFF"/>
        <w:spacing w:after="0" w:line="480" w:lineRule="auto"/>
        <w:jc w:val="center"/>
        <w:rPr>
          <w:rFonts w:ascii="Times New Roman" w:eastAsia="Times New Roman" w:hAnsi="Times New Roman" w:cs="Times New Roman"/>
          <w:bCs/>
          <w:sz w:val="24"/>
          <w:szCs w:val="24"/>
        </w:rPr>
      </w:pPr>
      <w:commentRangeStart w:id="65"/>
      <w:r>
        <w:rPr>
          <w:rFonts w:ascii="Times New Roman" w:eastAsia="Times New Roman" w:hAnsi="Times New Roman" w:cs="Times New Roman"/>
          <w:noProof/>
          <w:sz w:val="24"/>
          <w:szCs w:val="24"/>
        </w:rPr>
        <w:lastRenderedPageBreak/>
        <w:drawing>
          <wp:inline distT="0" distB="0" distL="0" distR="0" wp14:anchorId="294369E5" wp14:editId="4FFD10BE">
            <wp:extent cx="3446060" cy="3936804"/>
            <wp:effectExtent l="0" t="0" r="2540" b="6985"/>
            <wp:docPr id="33456099"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099" name="Picture 6" descr="A graph of different colored bar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46060" cy="3936804"/>
                    </a:xfrm>
                    <a:prstGeom prst="rect">
                      <a:avLst/>
                    </a:prstGeom>
                    <a:noFill/>
                    <a:ln>
                      <a:noFill/>
                    </a:ln>
                  </pic:spPr>
                </pic:pic>
              </a:graphicData>
            </a:graphic>
          </wp:inline>
        </w:drawing>
      </w:r>
      <w:commentRangeEnd w:id="65"/>
      <w:r w:rsidR="000B2AE6">
        <w:rPr>
          <w:rStyle w:val="CommentReference"/>
        </w:rPr>
        <w:commentReference w:id="65"/>
      </w:r>
    </w:p>
    <w:p w14:paraId="4F2B3440" w14:textId="22A001F0" w:rsidR="0030121A" w:rsidRPr="0072454D" w:rsidRDefault="00ED3B3D" w:rsidP="00527D05">
      <w:pPr>
        <w:shd w:val="clear" w:color="auto" w:fill="FFFFFF"/>
        <w:spacing w:after="0" w:line="480" w:lineRule="auto"/>
        <w:rPr>
          <w:rFonts w:ascii="Times New Roman" w:eastAsia="Times New Roman" w:hAnsi="Times New Roman" w:cs="Times New Roman"/>
          <w:bCs/>
          <w:sz w:val="24"/>
          <w:szCs w:val="24"/>
        </w:rPr>
      </w:pPr>
      <w:del w:id="66" w:author="Mark Eldridge" w:date="2025-07-24T17:28:00Z" w16du:dateUtc="2025-07-24T16:28:00Z">
        <w:r w:rsidDel="00D02491">
          <w:rPr>
            <w:rFonts w:ascii="Times New Roman" w:eastAsia="Times New Roman" w:hAnsi="Times New Roman" w:cs="Times New Roman"/>
            <w:bCs/>
            <w:sz w:val="24"/>
            <w:szCs w:val="24"/>
          </w:rPr>
          <w:delText>Interestingly</w:delText>
        </w:r>
        <w:r w:rsidR="001751D5" w:rsidDel="00D02491">
          <w:rPr>
            <w:rFonts w:ascii="Times New Roman" w:eastAsia="Times New Roman" w:hAnsi="Times New Roman" w:cs="Times New Roman"/>
            <w:bCs/>
            <w:sz w:val="24"/>
            <w:szCs w:val="24"/>
          </w:rPr>
          <w:delText>, b</w:delText>
        </w:r>
      </w:del>
      <w:ins w:id="67" w:author="Mark Eldridge" w:date="2025-07-24T17:28:00Z" w16du:dateUtc="2025-07-24T16:28:00Z">
        <w:r w:rsidR="00D02491">
          <w:rPr>
            <w:rFonts w:ascii="Times New Roman" w:eastAsia="Times New Roman" w:hAnsi="Times New Roman" w:cs="Times New Roman"/>
            <w:bCs/>
            <w:sz w:val="24"/>
            <w:szCs w:val="24"/>
          </w:rPr>
          <w:t>B</w:t>
        </w:r>
      </w:ins>
      <w:r w:rsidR="00406065" w:rsidRPr="00B837C3">
        <w:rPr>
          <w:rFonts w:ascii="Times New Roman" w:eastAsia="Times New Roman" w:hAnsi="Times New Roman" w:cs="Times New Roman"/>
          <w:bCs/>
          <w:sz w:val="24"/>
          <w:szCs w:val="24"/>
        </w:rPr>
        <w:t xml:space="preserve">oth animals </w:t>
      </w:r>
      <w:r w:rsidR="00DF3737">
        <w:rPr>
          <w:rFonts w:ascii="Times New Roman" w:eastAsia="Times New Roman" w:hAnsi="Times New Roman" w:cs="Times New Roman"/>
          <w:bCs/>
          <w:sz w:val="24"/>
          <w:szCs w:val="24"/>
        </w:rPr>
        <w:t xml:space="preserve">showed a </w:t>
      </w:r>
      <w:r w:rsidR="001C7CC5">
        <w:rPr>
          <w:rFonts w:ascii="Times New Roman" w:eastAsia="Times New Roman" w:hAnsi="Times New Roman" w:cs="Times New Roman"/>
          <w:bCs/>
          <w:sz w:val="24"/>
          <w:szCs w:val="24"/>
        </w:rPr>
        <w:t xml:space="preserve">general </w:t>
      </w:r>
      <w:r w:rsidR="00DF3737">
        <w:rPr>
          <w:rFonts w:ascii="Times New Roman" w:eastAsia="Times New Roman" w:hAnsi="Times New Roman" w:cs="Times New Roman"/>
          <w:bCs/>
          <w:sz w:val="24"/>
          <w:szCs w:val="24"/>
        </w:rPr>
        <w:t xml:space="preserve">preference </w:t>
      </w:r>
      <w:r w:rsidR="001C7CC5">
        <w:rPr>
          <w:rFonts w:ascii="Times New Roman" w:eastAsia="Times New Roman" w:hAnsi="Times New Roman" w:cs="Times New Roman"/>
          <w:bCs/>
          <w:sz w:val="24"/>
          <w:szCs w:val="24"/>
        </w:rPr>
        <w:t>for accepting when the purple signal appeared first, suggesting</w:t>
      </w:r>
      <w:r w:rsidR="001C7CC5" w:rsidRPr="00B837C3">
        <w:rPr>
          <w:rFonts w:ascii="Times New Roman" w:eastAsia="Times New Roman" w:hAnsi="Times New Roman" w:cs="Times New Roman"/>
          <w:bCs/>
          <w:sz w:val="24"/>
          <w:szCs w:val="24"/>
        </w:rPr>
        <w:t xml:space="preserve"> </w:t>
      </w:r>
      <w:r w:rsidR="00406065" w:rsidRPr="00B837C3">
        <w:rPr>
          <w:rFonts w:ascii="Times New Roman" w:eastAsia="Times New Roman" w:hAnsi="Times New Roman" w:cs="Times New Roman"/>
          <w:bCs/>
          <w:sz w:val="24"/>
          <w:szCs w:val="24"/>
        </w:rPr>
        <w:t xml:space="preserve">an intrinsic motivational asymmetry tied to the </w:t>
      </w:r>
      <w:r w:rsidR="00781E8E">
        <w:rPr>
          <w:rFonts w:ascii="Times New Roman" w:eastAsia="Times New Roman" w:hAnsi="Times New Roman" w:cs="Times New Roman"/>
          <w:bCs/>
          <w:sz w:val="24"/>
          <w:szCs w:val="24"/>
        </w:rPr>
        <w:t xml:space="preserve">meaning of the </w:t>
      </w:r>
      <w:r w:rsidR="00406065" w:rsidRPr="00B837C3">
        <w:rPr>
          <w:rFonts w:ascii="Times New Roman" w:eastAsia="Times New Roman" w:hAnsi="Times New Roman" w:cs="Times New Roman"/>
          <w:bCs/>
          <w:sz w:val="24"/>
          <w:szCs w:val="24"/>
        </w:rPr>
        <w:t xml:space="preserve">signal. </w:t>
      </w:r>
      <w:r w:rsidR="0072454D" w:rsidRPr="0072454D">
        <w:rPr>
          <w:rFonts w:ascii="Times New Roman" w:eastAsia="Times New Roman" w:hAnsi="Times New Roman" w:cs="Times New Roman"/>
          <w:bCs/>
          <w:sz w:val="24"/>
          <w:szCs w:val="24"/>
        </w:rPr>
        <w:t>However, the two animals appeared to interpret the go-signal differently. One possibility is that the go-signal was processed in terms of its temporal aspect, effectively becoming part of the temporal discounting computation. Alternatively, it may have been treated merely as an additional visual cue, required to trigger the choice but not integrated into the</w:t>
      </w:r>
      <w:r w:rsidR="00C62D67">
        <w:rPr>
          <w:rFonts w:ascii="Times New Roman" w:eastAsia="Times New Roman" w:hAnsi="Times New Roman" w:cs="Times New Roman"/>
          <w:bCs/>
          <w:sz w:val="24"/>
          <w:szCs w:val="24"/>
        </w:rPr>
        <w:t xml:space="preserve"> </w:t>
      </w:r>
      <w:del w:id="68" w:author="Mark Eldridge" w:date="2025-07-24T17:28:00Z" w16du:dateUtc="2025-07-24T16:28:00Z">
        <w:r w:rsidR="00C62D67" w:rsidDel="00674234">
          <w:rPr>
            <w:rFonts w:ascii="Times New Roman" w:eastAsia="Times New Roman" w:hAnsi="Times New Roman" w:cs="Times New Roman"/>
            <w:bCs/>
            <w:sz w:val="24"/>
            <w:szCs w:val="24"/>
          </w:rPr>
          <w:delText>pure</w:delText>
        </w:r>
        <w:r w:rsidR="0072454D" w:rsidRPr="0072454D" w:rsidDel="00674234">
          <w:rPr>
            <w:rFonts w:ascii="Times New Roman" w:eastAsia="Times New Roman" w:hAnsi="Times New Roman" w:cs="Times New Roman"/>
            <w:bCs/>
            <w:sz w:val="24"/>
            <w:szCs w:val="24"/>
          </w:rPr>
          <w:delText xml:space="preserve"> </w:delText>
        </w:r>
      </w:del>
      <w:r w:rsidR="0072454D" w:rsidRPr="0072454D">
        <w:rPr>
          <w:rFonts w:ascii="Times New Roman" w:eastAsia="Times New Roman" w:hAnsi="Times New Roman" w:cs="Times New Roman"/>
          <w:bCs/>
          <w:sz w:val="24"/>
          <w:szCs w:val="24"/>
        </w:rPr>
        <w:t>valuation process.</w:t>
      </w:r>
    </w:p>
    <w:p w14:paraId="5FD10681" w14:textId="2068B7AD" w:rsidR="00FD35A8" w:rsidRDefault="00C13793" w:rsidP="00DA02F3">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9D35C3">
        <w:rPr>
          <w:rFonts w:ascii="Times New Roman" w:eastAsia="Times New Roman" w:hAnsi="Times New Roman" w:cs="Times New Roman"/>
          <w:sz w:val="24"/>
          <w:szCs w:val="24"/>
        </w:rPr>
        <w:t>test these possibilities</w:t>
      </w:r>
      <w:r w:rsidR="006A3B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w:t>
      </w:r>
      <w:r w:rsidR="009D35C3">
        <w:rPr>
          <w:rFonts w:ascii="Times New Roman" w:eastAsia="Times New Roman" w:hAnsi="Times New Roman" w:cs="Times New Roman"/>
          <w:sz w:val="24"/>
          <w:szCs w:val="24"/>
        </w:rPr>
        <w:t xml:space="preserve">behavioral </w:t>
      </w:r>
      <w:r w:rsidR="00E6793D">
        <w:rPr>
          <w:rFonts w:ascii="Times New Roman" w:eastAsia="Times New Roman" w:hAnsi="Times New Roman" w:cs="Times New Roman"/>
          <w:sz w:val="24"/>
          <w:szCs w:val="24"/>
        </w:rPr>
        <w:t xml:space="preserve">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consider</w:t>
      </w:r>
      <w:r w:rsidR="00D51B82">
        <w:rPr>
          <w:rFonts w:ascii="Times New Roman" w:eastAsia="Times New Roman" w:hAnsi="Times New Roman" w:cs="Times New Roman"/>
          <w:sz w:val="24"/>
          <w:szCs w:val="24"/>
        </w:rPr>
        <w:t>ed only</w:t>
      </w:r>
      <w:r w:rsidR="002E04B3">
        <w:rPr>
          <w:rFonts w:ascii="Times New Roman" w:eastAsia="Times New Roman" w:hAnsi="Times New Roman" w:cs="Times New Roman"/>
          <w:sz w:val="24"/>
          <w:szCs w:val="24"/>
        </w:rPr>
        <w:t xml:space="preserve"> </w:t>
      </w:r>
      <w:r w:rsidR="0073466E">
        <w:rPr>
          <w:rFonts w:ascii="Times New Roman" w:eastAsia="Times New Roman" w:hAnsi="Times New Roman" w:cs="Times New Roman"/>
          <w:sz w:val="24"/>
          <w:szCs w:val="24"/>
        </w:rPr>
        <w:t xml:space="preserve">the offer </w:t>
      </w:r>
      <w:r w:rsidR="00CA4308">
        <w:rPr>
          <w:rFonts w:ascii="Times New Roman" w:eastAsia="Times New Roman" w:hAnsi="Times New Roman" w:cs="Times New Roman"/>
          <w:sz w:val="24"/>
          <w:szCs w:val="24"/>
        </w:rPr>
        <w:t xml:space="preserve">attributes </w:t>
      </w:r>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w:t>
      </w:r>
      <w:r w:rsidR="008C59D8">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w:t>
      </w:r>
      <w:r w:rsidR="008C59D8">
        <w:rPr>
          <w:rFonts w:ascii="Times New Roman" w:eastAsia="Times New Roman" w:hAnsi="Times New Roman" w:cs="Times New Roman"/>
          <w:sz w:val="24"/>
          <w:szCs w:val="24"/>
        </w:rPr>
        <w:t>ignoring</w:t>
      </w:r>
      <w:r w:rsidR="00FD35A8">
        <w:rPr>
          <w:rFonts w:ascii="Times New Roman" w:eastAsia="Times New Roman" w:hAnsi="Times New Roman" w:cs="Times New Roman"/>
          <w:sz w:val="24"/>
          <w:szCs w:val="24"/>
        </w:rPr>
        <w:t xml:space="preserve"> the color</w:t>
      </w:r>
      <w:r w:rsidR="00B71059">
        <w:rPr>
          <w:rFonts w:ascii="Times New Roman" w:eastAsia="Times New Roman" w:hAnsi="Times New Roman" w:cs="Times New Roman"/>
          <w:sz w:val="24"/>
          <w:szCs w:val="24"/>
        </w:rPr>
        <w:t xml:space="preserve"> and</w:t>
      </w:r>
      <w:r w:rsidR="00FD35A8">
        <w:rPr>
          <w:rFonts w:ascii="Times New Roman" w:eastAsia="Times New Roman" w:hAnsi="Times New Roman" w:cs="Times New Roman"/>
          <w:sz w:val="24"/>
          <w:szCs w:val="24"/>
        </w:rPr>
        <w:t xml:space="preserve"> the order</w:t>
      </w:r>
      <w:r w:rsidR="00B71059" w:rsidRPr="00B71059">
        <w:rPr>
          <w:rFonts w:ascii="Times New Roman" w:eastAsia="Times New Roman" w:hAnsi="Times New Roman" w:cs="Times New Roman"/>
          <w:sz w:val="24"/>
          <w:szCs w:val="24"/>
        </w:rPr>
        <w:t xml:space="preserve"> </w:t>
      </w:r>
      <w:r w:rsidR="00B71059">
        <w:rPr>
          <w:rFonts w:ascii="Times New Roman" w:eastAsia="Times New Roman" w:hAnsi="Times New Roman" w:cs="Times New Roman"/>
          <w:sz w:val="24"/>
          <w:szCs w:val="24"/>
        </w:rPr>
        <w:t>of the go-signals</w:t>
      </w:r>
      <w:r w:rsidR="0073466E">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This is the classic temporal discounting model, </w:t>
      </w:r>
      <w:r w:rsidR="002F10F2">
        <w:rPr>
          <w:rFonts w:ascii="Times New Roman" w:eastAsia="Times New Roman" w:hAnsi="Times New Roman" w:cs="Times New Roman"/>
          <w:sz w:val="24"/>
          <w:szCs w:val="24"/>
        </w:rPr>
        <w:t>where</w:t>
      </w:r>
      <w:ins w:id="69" w:author="Mark Eldridge" w:date="2025-07-24T17:29:00Z" w16du:dateUtc="2025-07-24T16:29:00Z">
        <w:r w:rsidR="00674234">
          <w:rPr>
            <w:rFonts w:ascii="Times New Roman" w:eastAsia="Times New Roman" w:hAnsi="Times New Roman" w:cs="Times New Roman"/>
            <w:sz w:val="24"/>
            <w:szCs w:val="24"/>
          </w:rPr>
          <w:t>by</w:t>
        </w:r>
      </w:ins>
      <w:r w:rsidR="00FD35A8">
        <w:rPr>
          <w:rFonts w:ascii="Times New Roman" w:eastAsia="Times New Roman" w:hAnsi="Times New Roman" w:cs="Times New Roman"/>
          <w:sz w:val="24"/>
          <w:szCs w:val="24"/>
        </w:rPr>
        <w:t xml:space="preserve"> value </w:t>
      </w:r>
      <w:r w:rsidR="00DA02F3">
        <w:rPr>
          <w:rFonts w:ascii="Times New Roman" w:eastAsia="Times New Roman" w:hAnsi="Times New Roman" w:cs="Times New Roman"/>
          <w:sz w:val="24"/>
          <w:szCs w:val="24"/>
        </w:rPr>
        <w:t>depends</w:t>
      </w:r>
      <w:r w:rsidR="00FD35A8">
        <w:rPr>
          <w:rFonts w:ascii="Times New Roman" w:eastAsia="Times New Roman" w:hAnsi="Times New Roman" w:cs="Times New Roman"/>
          <w:sz w:val="24"/>
          <w:szCs w:val="24"/>
        </w:rPr>
        <w:t xml:space="preserve"> </w:t>
      </w:r>
      <w:r w:rsidR="00C23322">
        <w:rPr>
          <w:rFonts w:ascii="Times New Roman" w:eastAsia="Times New Roman" w:hAnsi="Times New Roman" w:cs="Times New Roman"/>
          <w:sz w:val="24"/>
          <w:szCs w:val="24"/>
        </w:rPr>
        <w:t xml:space="preserve">solely </w:t>
      </w:r>
      <w:r w:rsidR="00FD35A8">
        <w:rPr>
          <w:rFonts w:ascii="Times New Roman" w:eastAsia="Times New Roman" w:hAnsi="Times New Roman" w:cs="Times New Roman"/>
          <w:sz w:val="24"/>
          <w:szCs w:val="24"/>
        </w:rPr>
        <w:t>on reward magnitu</w:t>
      </w:r>
      <w:r w:rsidR="00DA02F3">
        <w:rPr>
          <w:rFonts w:ascii="Times New Roman" w:eastAsia="Times New Roman" w:hAnsi="Times New Roman" w:cs="Times New Roman"/>
          <w:sz w:val="24"/>
          <w:szCs w:val="24"/>
        </w:rPr>
        <w:t xml:space="preserve">de and </w:t>
      </w:r>
      <w:r w:rsidR="00A71C91">
        <w:rPr>
          <w:rFonts w:ascii="Times New Roman" w:eastAsia="Times New Roman" w:hAnsi="Times New Roman" w:cs="Times New Roman"/>
          <w:sz w:val="24"/>
          <w:szCs w:val="24"/>
        </w:rPr>
        <w:t xml:space="preserve">delivery </w:t>
      </w:r>
      <w:r w:rsidR="00C23322">
        <w:rPr>
          <w:rFonts w:ascii="Times New Roman" w:eastAsia="Times New Roman" w:hAnsi="Times New Roman" w:cs="Times New Roman"/>
          <w:sz w:val="24"/>
          <w:szCs w:val="24"/>
        </w:rPr>
        <w:t>delay</w:t>
      </w:r>
      <w:r w:rsidR="00A71C91">
        <w:rPr>
          <w:rFonts w:ascii="Times New Roman" w:eastAsia="Times New Roman" w:hAnsi="Times New Roman" w:cs="Times New Roman"/>
          <w:sz w:val="24"/>
          <w:szCs w:val="24"/>
        </w:rPr>
        <w:t xml:space="preserve">. </w:t>
      </w:r>
    </w:p>
    <w:p w14:paraId="11BEBD87" w14:textId="4DA458F1" w:rsidR="00DF2FA2" w:rsidRDefault="0073466E" w:rsidP="001C23F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w:t>
      </w:r>
      <w:r w:rsidR="007D235E">
        <w:rPr>
          <w:rFonts w:ascii="Times New Roman" w:eastAsia="Times New Roman" w:hAnsi="Times New Roman" w:cs="Times New Roman"/>
          <w:sz w:val="24"/>
          <w:szCs w:val="24"/>
        </w:rPr>
        <w:t xml:space="preserve">full temporal discounting model </w:t>
      </w:r>
      <w:r w:rsidR="00AA3B10">
        <w:rPr>
          <w:rFonts w:ascii="Times New Roman" w:eastAsia="Times New Roman" w:hAnsi="Times New Roman" w:cs="Times New Roman"/>
          <w:sz w:val="24"/>
          <w:szCs w:val="24"/>
        </w:rPr>
        <w:t>added</w:t>
      </w:r>
      <w:r w:rsidR="00E6793D">
        <w:rPr>
          <w:rFonts w:ascii="Times New Roman" w:eastAsia="Times New Roman" w:hAnsi="Times New Roman" w:cs="Times New Roman"/>
          <w:sz w:val="24"/>
          <w:szCs w:val="24"/>
        </w:rPr>
        <w:t xml:space="preserve"> </w:t>
      </w:r>
      <w:r w:rsidR="00360FAE">
        <w:rPr>
          <w:rFonts w:ascii="Times New Roman" w:eastAsia="Times New Roman" w:hAnsi="Times New Roman" w:cs="Times New Roman"/>
          <w:sz w:val="24"/>
          <w:szCs w:val="24"/>
        </w:rPr>
        <w:t xml:space="preserve">an </w:t>
      </w:r>
      <w:r w:rsidR="00AA3B10">
        <w:rPr>
          <w:rFonts w:ascii="Times New Roman" w:eastAsia="Times New Roman" w:hAnsi="Times New Roman" w:cs="Times New Roman"/>
          <w:sz w:val="24"/>
          <w:szCs w:val="24"/>
        </w:rPr>
        <w:t xml:space="preserve">extra </w:t>
      </w:r>
      <w:r w:rsidR="00593696">
        <w:rPr>
          <w:rFonts w:ascii="Times New Roman" w:eastAsia="Times New Roman" w:hAnsi="Times New Roman" w:cs="Times New Roman"/>
          <w:sz w:val="24"/>
          <w:szCs w:val="24"/>
        </w:rPr>
        <w:t>cost of waiting</w:t>
      </w:r>
      <w:r w:rsidR="00407FD3">
        <w:rPr>
          <w:rFonts w:ascii="Times New Roman" w:eastAsia="Times New Roman" w:hAnsi="Times New Roman" w:cs="Times New Roman"/>
          <w:sz w:val="24"/>
          <w:szCs w:val="24"/>
        </w:rPr>
        <w:t>,</w:t>
      </w:r>
      <w:r w:rsidR="00AA3B10">
        <w:rPr>
          <w:rFonts w:ascii="Times New Roman" w:eastAsia="Times New Roman" w:hAnsi="Times New Roman" w:cs="Times New Roman"/>
          <w:sz w:val="24"/>
          <w:szCs w:val="24"/>
        </w:rPr>
        <w:t xml:space="preserve"> assuming that </w:t>
      </w:r>
      <w:r w:rsidR="006F2DD0">
        <w:rPr>
          <w:rFonts w:ascii="Times New Roman" w:eastAsia="Times New Roman" w:hAnsi="Times New Roman" w:cs="Times New Roman"/>
          <w:sz w:val="24"/>
          <w:szCs w:val="24"/>
        </w:rPr>
        <w:t>the total delay</w:t>
      </w:r>
      <w:r w:rsidR="00407FD3">
        <w:rPr>
          <w:rFonts w:ascii="Times New Roman" w:eastAsia="Times New Roman" w:hAnsi="Times New Roman" w:cs="Times New Roman"/>
          <w:sz w:val="24"/>
          <w:szCs w:val="24"/>
        </w:rPr>
        <w:t>,</w:t>
      </w:r>
      <w:r w:rsidR="006F2DD0">
        <w:rPr>
          <w:rFonts w:ascii="Times New Roman" w:eastAsia="Times New Roman" w:hAnsi="Times New Roman" w:cs="Times New Roman"/>
          <w:sz w:val="24"/>
          <w:szCs w:val="24"/>
        </w:rPr>
        <w:t xml:space="preserve"> </w:t>
      </w:r>
      <w:r w:rsidR="00DF2FA2">
        <w:rPr>
          <w:rFonts w:ascii="Times New Roman" w:eastAsia="Times New Roman" w:hAnsi="Times New Roman" w:cs="Times New Roman"/>
          <w:sz w:val="24"/>
          <w:szCs w:val="24"/>
        </w:rPr>
        <w:t>including the wait imposed by the go-signal order</w:t>
      </w:r>
      <w:r w:rsidR="00407FD3">
        <w:rPr>
          <w:rFonts w:ascii="Times New Roman" w:eastAsia="Times New Roman" w:hAnsi="Times New Roman" w:cs="Times New Roman"/>
          <w:sz w:val="24"/>
          <w:szCs w:val="24"/>
        </w:rPr>
        <w:t>,</w:t>
      </w:r>
      <w:r w:rsidR="00DF2FA2">
        <w:rPr>
          <w:rFonts w:ascii="Times New Roman" w:eastAsia="Times New Roman" w:hAnsi="Times New Roman" w:cs="Times New Roman"/>
          <w:sz w:val="24"/>
          <w:szCs w:val="24"/>
        </w:rPr>
        <w:t xml:space="preserve"> </w:t>
      </w:r>
      <w:r w:rsidR="00EC6EE1">
        <w:rPr>
          <w:rFonts w:ascii="Times New Roman" w:eastAsia="Times New Roman" w:hAnsi="Times New Roman" w:cs="Times New Roman"/>
          <w:sz w:val="24"/>
          <w:szCs w:val="24"/>
        </w:rPr>
        <w:t xml:space="preserve">affected </w:t>
      </w:r>
      <w:r w:rsidR="00DF2FA2">
        <w:rPr>
          <w:rFonts w:ascii="Times New Roman" w:eastAsia="Times New Roman" w:hAnsi="Times New Roman" w:cs="Times New Roman"/>
          <w:sz w:val="24"/>
          <w:szCs w:val="24"/>
        </w:rPr>
        <w:t xml:space="preserve">the decision. </w:t>
      </w:r>
    </w:p>
    <w:p w14:paraId="50B5703F" w14:textId="31B9014C" w:rsidR="00F1357A" w:rsidRDefault="00DF2FA2" w:rsidP="001C23F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sidR="007400B6">
        <w:rPr>
          <w:rFonts w:ascii="Times New Roman" w:eastAsia="Times New Roman" w:hAnsi="Times New Roman" w:cs="Times New Roman"/>
          <w:sz w:val="24"/>
          <w:szCs w:val="24"/>
        </w:rPr>
        <w:t xml:space="preserve">the </w:t>
      </w:r>
      <w:r w:rsidR="007D235E">
        <w:rPr>
          <w:rFonts w:ascii="Times New Roman" w:eastAsia="Times New Roman" w:hAnsi="Times New Roman" w:cs="Times New Roman"/>
          <w:sz w:val="24"/>
          <w:szCs w:val="24"/>
        </w:rPr>
        <w:t xml:space="preserve">bias </w:t>
      </w:r>
      <w:r w:rsidR="00715485">
        <w:rPr>
          <w:rFonts w:ascii="Times New Roman" w:eastAsia="Times New Roman" w:hAnsi="Times New Roman" w:cs="Times New Roman"/>
          <w:sz w:val="24"/>
          <w:szCs w:val="24"/>
        </w:rPr>
        <w:t>model</w:t>
      </w:r>
      <w:r w:rsidR="00E6793D">
        <w:rPr>
          <w:rFonts w:ascii="Times New Roman" w:eastAsia="Times New Roman" w:hAnsi="Times New Roman" w:cs="Times New Roman"/>
          <w:sz w:val="24"/>
          <w:szCs w:val="24"/>
        </w:rPr>
        <w:t xml:space="preserve"> </w:t>
      </w:r>
      <w:r w:rsidR="00715485">
        <w:rPr>
          <w:rFonts w:ascii="Times New Roman" w:eastAsia="Times New Roman" w:hAnsi="Times New Roman" w:cs="Times New Roman"/>
          <w:sz w:val="24"/>
          <w:szCs w:val="24"/>
        </w:rPr>
        <w:t xml:space="preserve">treated </w:t>
      </w:r>
      <w:r w:rsidR="00E6793D">
        <w:rPr>
          <w:rFonts w:ascii="Times New Roman" w:eastAsia="Times New Roman" w:hAnsi="Times New Roman" w:cs="Times New Roman"/>
          <w:sz w:val="24"/>
          <w:szCs w:val="24"/>
        </w:rPr>
        <w:t>the go-signal</w:t>
      </w:r>
      <w:r w:rsidR="00142AE5">
        <w:rPr>
          <w:rFonts w:ascii="Times New Roman" w:eastAsia="Times New Roman" w:hAnsi="Times New Roman" w:cs="Times New Roman"/>
          <w:sz w:val="24"/>
          <w:szCs w:val="24"/>
        </w:rPr>
        <w:t xml:space="preserve"> color</w:t>
      </w:r>
      <w:r w:rsidR="00204442">
        <w:rPr>
          <w:rFonts w:ascii="Times New Roman" w:eastAsia="Times New Roman" w:hAnsi="Times New Roman" w:cs="Times New Roman"/>
          <w:sz w:val="24"/>
          <w:szCs w:val="24"/>
        </w:rPr>
        <w:t xml:space="preserve"> as a learned cue, </w:t>
      </w:r>
      <w:r w:rsidR="00E6793D">
        <w:rPr>
          <w:rFonts w:ascii="Times New Roman" w:eastAsia="Times New Roman" w:hAnsi="Times New Roman" w:cs="Times New Roman"/>
          <w:sz w:val="24"/>
          <w:szCs w:val="24"/>
        </w:rPr>
        <w:t>assuming</w:t>
      </w:r>
      <w:r w:rsidR="00715485">
        <w:rPr>
          <w:rFonts w:ascii="Times New Roman" w:eastAsia="Times New Roman" w:hAnsi="Times New Roman" w:cs="Times New Roman"/>
          <w:sz w:val="24"/>
          <w:szCs w:val="24"/>
        </w:rPr>
        <w:t xml:space="preserve"> </w:t>
      </w:r>
      <w:r w:rsidR="009A64E1">
        <w:rPr>
          <w:rFonts w:ascii="Times New Roman" w:eastAsia="Times New Roman" w:hAnsi="Times New Roman" w:cs="Times New Roman"/>
          <w:sz w:val="24"/>
          <w:szCs w:val="24"/>
        </w:rPr>
        <w:t xml:space="preserve">choices </w:t>
      </w:r>
      <w:r w:rsidR="00204F72">
        <w:rPr>
          <w:rFonts w:ascii="Times New Roman" w:eastAsia="Times New Roman" w:hAnsi="Times New Roman" w:cs="Times New Roman"/>
          <w:sz w:val="24"/>
          <w:szCs w:val="24"/>
        </w:rPr>
        <w:t xml:space="preserve">were shaped by signal-associated </w:t>
      </w:r>
      <w:r w:rsidR="00354DB5">
        <w:rPr>
          <w:rFonts w:ascii="Times New Roman" w:eastAsia="Times New Roman" w:hAnsi="Times New Roman" w:cs="Times New Roman"/>
          <w:sz w:val="24"/>
          <w:szCs w:val="24"/>
        </w:rPr>
        <w:t xml:space="preserve">preferences </w:t>
      </w:r>
      <w:r w:rsidR="00204F72">
        <w:rPr>
          <w:rFonts w:ascii="Times New Roman" w:eastAsia="Times New Roman" w:hAnsi="Times New Roman" w:cs="Times New Roman"/>
          <w:sz w:val="24"/>
          <w:szCs w:val="24"/>
        </w:rPr>
        <w:t xml:space="preserve">rather than </w:t>
      </w:r>
      <w:r w:rsidR="00354DB5">
        <w:rPr>
          <w:rFonts w:ascii="Times New Roman" w:eastAsia="Times New Roman" w:hAnsi="Times New Roman" w:cs="Times New Roman"/>
          <w:sz w:val="24"/>
          <w:szCs w:val="24"/>
        </w:rPr>
        <w:t xml:space="preserve">by additional </w:t>
      </w:r>
      <w:r w:rsidR="00204F72">
        <w:rPr>
          <w:rFonts w:ascii="Times New Roman" w:eastAsia="Times New Roman" w:hAnsi="Times New Roman" w:cs="Times New Roman"/>
          <w:sz w:val="24"/>
          <w:szCs w:val="24"/>
        </w:rPr>
        <w:t xml:space="preserve">temporal costs (see Methods). </w:t>
      </w:r>
    </w:p>
    <w:p w14:paraId="10EC5AD3" w14:textId="079B5C57" w:rsidR="000530E0" w:rsidRDefault="00F33C9A" w:rsidP="001C23F6">
      <w:pPr>
        <w:shd w:val="clear" w:color="auto" w:fill="FFFFFF"/>
        <w:spacing w:after="0" w:line="480" w:lineRule="auto"/>
        <w:rPr>
          <w:rFonts w:ascii="Times New Roman" w:eastAsia="Times New Roman" w:hAnsi="Times New Roman" w:cs="Times New Roman"/>
          <w:sz w:val="24"/>
          <w:szCs w:val="24"/>
        </w:rPr>
      </w:pPr>
      <w:commentRangeStart w:id="70"/>
      <w:r>
        <w:rPr>
          <w:rFonts w:ascii="Times New Roman" w:eastAsia="Times New Roman" w:hAnsi="Times New Roman" w:cs="Times New Roman"/>
          <w:sz w:val="24"/>
          <w:szCs w:val="24"/>
        </w:rPr>
        <w:t xml:space="preserve">Model comparison revealed that </w:t>
      </w:r>
      <w:r w:rsidR="000530E0" w:rsidRPr="000530E0">
        <w:rPr>
          <w:rFonts w:ascii="Times New Roman" w:eastAsia="Times New Roman" w:hAnsi="Times New Roman" w:cs="Times New Roman"/>
          <w:sz w:val="24"/>
          <w:szCs w:val="24"/>
        </w:rPr>
        <w:t>Monkey 1</w:t>
      </w:r>
      <w:r w:rsidR="001902F1">
        <w:rPr>
          <w:rFonts w:ascii="Times New Roman" w:eastAsia="Times New Roman" w:hAnsi="Times New Roman" w:cs="Times New Roman"/>
          <w:sz w:val="24"/>
          <w:szCs w:val="24"/>
        </w:rPr>
        <w:t>’s behavior</w:t>
      </w:r>
      <w:r w:rsidR="000530E0" w:rsidRPr="000530E0">
        <w:rPr>
          <w:rFonts w:ascii="Times New Roman" w:eastAsia="Times New Roman" w:hAnsi="Times New Roman" w:cs="Times New Roman"/>
          <w:sz w:val="24"/>
          <w:szCs w:val="24"/>
        </w:rPr>
        <w:t xml:space="preserve"> </w:t>
      </w:r>
      <w:r w:rsidR="001902F1">
        <w:rPr>
          <w:rFonts w:ascii="Times New Roman" w:eastAsia="Times New Roman" w:hAnsi="Times New Roman" w:cs="Times New Roman"/>
          <w:sz w:val="24"/>
          <w:szCs w:val="24"/>
        </w:rPr>
        <w:t>wa</w:t>
      </w:r>
      <w:r w:rsidR="000530E0" w:rsidRPr="000530E0">
        <w:rPr>
          <w:rFonts w:ascii="Times New Roman" w:eastAsia="Times New Roman" w:hAnsi="Times New Roman" w:cs="Times New Roman"/>
          <w:sz w:val="24"/>
          <w:szCs w:val="24"/>
        </w:rPr>
        <w:t xml:space="preserve">s best explained by </w:t>
      </w:r>
      <w:r w:rsidR="00303D8C">
        <w:rPr>
          <w:rFonts w:ascii="Times New Roman" w:eastAsia="Times New Roman" w:hAnsi="Times New Roman" w:cs="Times New Roman"/>
          <w:sz w:val="24"/>
          <w:szCs w:val="24"/>
        </w:rPr>
        <w:t>the</w:t>
      </w:r>
      <w:r w:rsidR="000530E0"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w:t>
      </w:r>
      <w:r w:rsidR="00C52090">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A</w:t>
      </w:r>
      <w:r w:rsidR="00A53FEF">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C</w:t>
      </w:r>
      <w:r w:rsidR="00A53FEF">
        <w:rPr>
          <w:rFonts w:ascii="Times New Roman" w:eastAsia="Times New Roman" w:hAnsi="Times New Roman" w:cs="Times New Roman"/>
          <w:sz w:val="24"/>
          <w:szCs w:val="24"/>
        </w:rPr>
        <w:t>)</w:t>
      </w:r>
      <w:r w:rsidR="001902F1">
        <w:rPr>
          <w:rFonts w:ascii="Times New Roman" w:eastAsia="Times New Roman" w:hAnsi="Times New Roman" w:cs="Times New Roman"/>
          <w:sz w:val="24"/>
          <w:szCs w:val="24"/>
        </w:rPr>
        <w:t>, suggesting integration of both offer and go-signal timing into value computation</w:t>
      </w:r>
      <w:r w:rsidR="007D2626">
        <w:rPr>
          <w:rFonts w:ascii="Times New Roman" w:eastAsia="Times New Roman" w:hAnsi="Times New Roman" w:cs="Times New Roman"/>
          <w:sz w:val="24"/>
          <w:szCs w:val="24"/>
        </w:rPr>
        <w:t>s</w:t>
      </w:r>
      <w:r w:rsidR="00ED3B3D">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000530E0" w:rsidRPr="000530E0">
        <w:rPr>
          <w:rFonts w:ascii="Times New Roman" w:eastAsia="Times New Roman" w:hAnsi="Times New Roman" w:cs="Times New Roman"/>
          <w:sz w:val="24"/>
          <w:szCs w:val="24"/>
        </w:rPr>
        <w:t>Monkey 2</w:t>
      </w:r>
      <w:r w:rsidR="009E12C6">
        <w:rPr>
          <w:rFonts w:ascii="Times New Roman" w:eastAsia="Times New Roman" w:hAnsi="Times New Roman" w:cs="Times New Roman"/>
          <w:sz w:val="24"/>
          <w:szCs w:val="24"/>
        </w:rPr>
        <w:t>’s behavior</w:t>
      </w:r>
      <w:r w:rsidR="000530E0">
        <w:rPr>
          <w:rFonts w:ascii="Times New Roman" w:eastAsia="Times New Roman" w:hAnsi="Times New Roman" w:cs="Times New Roman"/>
          <w:sz w:val="24"/>
          <w:szCs w:val="24"/>
        </w:rPr>
        <w:t xml:space="preserve"> </w:t>
      </w:r>
      <w:r w:rsidR="009E12C6">
        <w:rPr>
          <w:rFonts w:ascii="Times New Roman" w:eastAsia="Times New Roman" w:hAnsi="Times New Roman" w:cs="Times New Roman"/>
          <w:sz w:val="24"/>
          <w:szCs w:val="24"/>
        </w:rPr>
        <w:t>fit the</w:t>
      </w:r>
      <w:r w:rsidR="00811E90">
        <w:rPr>
          <w:rFonts w:ascii="Times New Roman" w:eastAsia="Times New Roman" w:hAnsi="Times New Roman" w:cs="Times New Roman"/>
          <w:sz w:val="24"/>
          <w:szCs w:val="24"/>
        </w:rPr>
        <w:t xml:space="preserve"> </w:t>
      </w:r>
      <w:r w:rsidR="00303D8C">
        <w:rPr>
          <w:rFonts w:ascii="Times New Roman" w:eastAsia="Times New Roman" w:hAnsi="Times New Roman" w:cs="Times New Roman"/>
          <w:sz w:val="24"/>
          <w:szCs w:val="24"/>
        </w:rPr>
        <w:t>bias</w:t>
      </w:r>
      <w:r w:rsidR="000530E0" w:rsidRPr="000530E0">
        <w:rPr>
          <w:rFonts w:ascii="Times New Roman" w:eastAsia="Times New Roman" w:hAnsi="Times New Roman" w:cs="Times New Roman"/>
          <w:sz w:val="24"/>
          <w:szCs w:val="24"/>
        </w:rPr>
        <w:t xml:space="preserve"> </w:t>
      </w:r>
      <w:r w:rsidR="003744CA" w:rsidRPr="000530E0">
        <w:rPr>
          <w:rFonts w:ascii="Times New Roman" w:eastAsia="Times New Roman" w:hAnsi="Times New Roman" w:cs="Times New Roman"/>
          <w:sz w:val="24"/>
          <w:szCs w:val="24"/>
        </w:rPr>
        <w:t>model</w:t>
      </w:r>
      <w:r w:rsidR="003744CA">
        <w:rPr>
          <w:rFonts w:ascii="Times New Roman" w:eastAsia="Times New Roman" w:hAnsi="Times New Roman" w:cs="Times New Roman"/>
          <w:sz w:val="24"/>
          <w:szCs w:val="24"/>
        </w:rPr>
        <w:t xml:space="preserve"> (</w:t>
      </w:r>
      <w:r w:rsidR="00A570EC">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B</w:t>
      </w:r>
      <w:r w:rsidR="004E5786">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D</w:t>
      </w:r>
      <w:r w:rsidR="000530E0" w:rsidRPr="000530E0">
        <w:rPr>
          <w:rFonts w:ascii="Times New Roman" w:eastAsia="Times New Roman" w:hAnsi="Times New Roman" w:cs="Times New Roman"/>
          <w:sz w:val="24"/>
          <w:szCs w:val="24"/>
        </w:rPr>
        <w:t>)</w:t>
      </w:r>
      <w:r w:rsidR="009E12C6">
        <w:rPr>
          <w:rFonts w:ascii="Times New Roman" w:eastAsia="Times New Roman" w:hAnsi="Times New Roman" w:cs="Times New Roman"/>
          <w:sz w:val="24"/>
          <w:szCs w:val="24"/>
        </w:rPr>
        <w:t>, reflecting a strong preferen</w:t>
      </w:r>
      <w:r w:rsidR="006A3BF2">
        <w:rPr>
          <w:rFonts w:ascii="Times New Roman" w:eastAsia="Times New Roman" w:hAnsi="Times New Roman" w:cs="Times New Roman"/>
          <w:sz w:val="24"/>
          <w:szCs w:val="24"/>
        </w:rPr>
        <w:t xml:space="preserve">ce for the purple signal independent of </w:t>
      </w:r>
      <w:r w:rsidR="00283859">
        <w:rPr>
          <w:rFonts w:ascii="Times New Roman" w:eastAsia="Times New Roman" w:hAnsi="Times New Roman" w:cs="Times New Roman"/>
          <w:sz w:val="24"/>
          <w:szCs w:val="24"/>
        </w:rPr>
        <w:t xml:space="preserve">any </w:t>
      </w:r>
      <w:r w:rsidR="006A3BF2">
        <w:rPr>
          <w:rFonts w:ascii="Times New Roman" w:eastAsia="Times New Roman" w:hAnsi="Times New Roman" w:cs="Times New Roman"/>
          <w:sz w:val="24"/>
          <w:szCs w:val="24"/>
        </w:rPr>
        <w:t>waiting cost.</w:t>
      </w:r>
      <w:r w:rsidR="00A92DA7">
        <w:rPr>
          <w:rFonts w:ascii="Times New Roman" w:eastAsia="Times New Roman" w:hAnsi="Times New Roman" w:cs="Times New Roman"/>
          <w:sz w:val="24"/>
          <w:szCs w:val="24"/>
        </w:rPr>
        <w:t xml:space="preserve"> </w:t>
      </w:r>
      <w:commentRangeEnd w:id="70"/>
      <w:r w:rsidR="00F0537D">
        <w:rPr>
          <w:rStyle w:val="CommentReference"/>
        </w:rPr>
        <w:commentReference w:id="70"/>
      </w:r>
    </w:p>
    <w:p w14:paraId="00F1CB48" w14:textId="77777777" w:rsidR="0088424A" w:rsidRDefault="0088424A" w:rsidP="005457B4">
      <w:pPr>
        <w:shd w:val="clear" w:color="auto" w:fill="FFFFFF"/>
        <w:spacing w:after="0" w:line="480" w:lineRule="auto"/>
        <w:rPr>
          <w:rFonts w:ascii="Times New Roman" w:eastAsia="Times New Roman" w:hAnsi="Times New Roman" w:cs="Times New Roman"/>
          <w:i/>
          <w:sz w:val="24"/>
          <w:szCs w:val="24"/>
        </w:rPr>
      </w:pPr>
    </w:p>
    <w:p w14:paraId="48283BF3" w14:textId="7C4A5E3B" w:rsidR="00413780" w:rsidRPr="00314E2C" w:rsidRDefault="00E133A8" w:rsidP="00956E97">
      <w:pPr>
        <w:shd w:val="clear" w:color="auto" w:fill="FFFFFF"/>
        <w:spacing w:after="0" w:line="480" w:lineRule="auto"/>
        <w:rPr>
          <w:rFonts w:ascii="Times New Roman" w:eastAsia="Times New Roman" w:hAnsi="Times New Roman" w:cs="Times New Roman"/>
          <w:b/>
          <w:i/>
          <w:iCs/>
          <w:sz w:val="24"/>
          <w:szCs w:val="24"/>
        </w:rPr>
      </w:pPr>
      <w:r w:rsidRPr="00314E2C">
        <w:rPr>
          <w:rFonts w:ascii="Times New Roman" w:eastAsia="Times New Roman" w:hAnsi="Times New Roman" w:cs="Times New Roman"/>
          <w:b/>
          <w:i/>
          <w:iCs/>
          <w:sz w:val="24"/>
          <w:szCs w:val="24"/>
        </w:rPr>
        <w:t xml:space="preserve">4. </w:t>
      </w:r>
      <w:r w:rsidR="00EF6259" w:rsidRPr="00EF6259">
        <w:rPr>
          <w:rFonts w:ascii="Times New Roman" w:eastAsia="Times New Roman" w:hAnsi="Times New Roman" w:cs="Times New Roman"/>
          <w:b/>
          <w:i/>
          <w:iCs/>
          <w:sz w:val="24"/>
          <w:szCs w:val="24"/>
        </w:rPr>
        <w:t>Neural signatures of go-signal timing and value integration</w:t>
      </w:r>
    </w:p>
    <w:p w14:paraId="6D1CA248" w14:textId="2177B9FB" w:rsidR="00413780" w:rsidRPr="005D1BEE" w:rsidRDefault="00413780" w:rsidP="00413780">
      <w:pPr>
        <w:pBdr>
          <w:top w:val="nil"/>
          <w:left w:val="nil"/>
          <w:bottom w:val="nil"/>
          <w:right w:val="nil"/>
          <w:between w:val="nil"/>
        </w:pBdr>
        <w:spacing w:after="0" w:line="480" w:lineRule="auto"/>
        <w:rPr>
          <w:rFonts w:ascii="Times New Roman" w:hAnsi="Times New Roman" w:cs="Times New Roman"/>
          <w:sz w:val="24"/>
          <w:szCs w:val="24"/>
        </w:rPr>
      </w:pPr>
      <w:r>
        <w:rPr>
          <w:rFonts w:ascii="Times New Roman" w:hAnsi="Times New Roman" w:cs="Times New Roman"/>
          <w:bCs/>
          <w:sz w:val="24"/>
          <w:szCs w:val="24"/>
        </w:rPr>
        <w:t xml:space="preserve">The two-step go-signal design </w:t>
      </w:r>
      <w:r w:rsidR="000B600B">
        <w:rPr>
          <w:rFonts w:ascii="Times New Roman" w:hAnsi="Times New Roman" w:cs="Times New Roman"/>
          <w:bCs/>
          <w:sz w:val="24"/>
          <w:szCs w:val="24"/>
        </w:rPr>
        <w:t>provided an</w:t>
      </w:r>
      <w:r w:rsidR="003400B0">
        <w:rPr>
          <w:rFonts w:ascii="Times New Roman" w:hAnsi="Times New Roman" w:cs="Times New Roman"/>
          <w:bCs/>
          <w:sz w:val="24"/>
          <w:szCs w:val="24"/>
        </w:rPr>
        <w:t xml:space="preserve"> opportunity </w:t>
      </w:r>
      <w:r w:rsidRPr="005D1BEE">
        <w:rPr>
          <w:rFonts w:ascii="Times New Roman" w:hAnsi="Times New Roman" w:cs="Times New Roman"/>
          <w:bCs/>
          <w:sz w:val="24"/>
          <w:szCs w:val="24"/>
        </w:rPr>
        <w:t xml:space="preserve">to </w:t>
      </w:r>
      <w:r w:rsidR="003400B0">
        <w:rPr>
          <w:rFonts w:ascii="Times New Roman" w:hAnsi="Times New Roman" w:cs="Times New Roman"/>
          <w:bCs/>
          <w:sz w:val="24"/>
          <w:szCs w:val="24"/>
        </w:rPr>
        <w:t>test</w:t>
      </w:r>
      <w:r w:rsidR="003400B0" w:rsidRPr="005D1BEE">
        <w:rPr>
          <w:rFonts w:ascii="Times New Roman" w:hAnsi="Times New Roman" w:cs="Times New Roman"/>
          <w:bCs/>
          <w:sz w:val="24"/>
          <w:szCs w:val="24"/>
        </w:rPr>
        <w:t xml:space="preserve"> </w:t>
      </w:r>
      <w:r w:rsidRPr="005D1BEE">
        <w:rPr>
          <w:rFonts w:ascii="Times New Roman" w:hAnsi="Times New Roman" w:cs="Times New Roman"/>
          <w:bCs/>
          <w:sz w:val="24"/>
          <w:szCs w:val="24"/>
        </w:rPr>
        <w:t xml:space="preserve">how </w:t>
      </w:r>
      <w:r w:rsidR="003400B0">
        <w:rPr>
          <w:rFonts w:ascii="Times New Roman" w:hAnsi="Times New Roman" w:cs="Times New Roman"/>
          <w:bCs/>
          <w:sz w:val="24"/>
          <w:szCs w:val="24"/>
        </w:rPr>
        <w:t xml:space="preserve">the timing </w:t>
      </w:r>
      <w:r w:rsidR="00C275AC">
        <w:rPr>
          <w:rFonts w:ascii="Times New Roman" w:hAnsi="Times New Roman" w:cs="Times New Roman"/>
          <w:bCs/>
          <w:sz w:val="24"/>
          <w:szCs w:val="24"/>
        </w:rPr>
        <w:t xml:space="preserve">of </w:t>
      </w:r>
      <w:r w:rsidR="003400B0">
        <w:rPr>
          <w:rFonts w:ascii="Times New Roman" w:hAnsi="Times New Roman" w:cs="Times New Roman"/>
          <w:bCs/>
          <w:sz w:val="24"/>
          <w:szCs w:val="24"/>
        </w:rPr>
        <w:t>when a choice c</w:t>
      </w:r>
      <w:r w:rsidR="00C275AC">
        <w:rPr>
          <w:rFonts w:ascii="Times New Roman" w:hAnsi="Times New Roman" w:cs="Times New Roman"/>
          <w:bCs/>
          <w:sz w:val="24"/>
          <w:szCs w:val="24"/>
        </w:rPr>
        <w:t xml:space="preserve">ould </w:t>
      </w:r>
      <w:r w:rsidR="003400B0">
        <w:rPr>
          <w:rFonts w:ascii="Times New Roman" w:hAnsi="Times New Roman" w:cs="Times New Roman"/>
          <w:bCs/>
          <w:sz w:val="24"/>
          <w:szCs w:val="24"/>
        </w:rPr>
        <w:t>be made interacts with the integration of reward and delay in shaping value signals in dlPFC</w:t>
      </w:r>
      <w:r w:rsidR="001454FD">
        <w:rPr>
          <w:rFonts w:ascii="Times New Roman" w:hAnsi="Times New Roman" w:cs="Times New Roman"/>
          <w:bCs/>
          <w:sz w:val="24"/>
          <w:szCs w:val="24"/>
        </w:rPr>
        <w:t xml:space="preserve"> neural activity</w:t>
      </w:r>
      <w:r w:rsidR="003400B0">
        <w:rPr>
          <w:rFonts w:ascii="Times New Roman" w:hAnsi="Times New Roman" w:cs="Times New Roman"/>
          <w:bCs/>
          <w:sz w:val="24"/>
          <w:szCs w:val="24"/>
        </w:rPr>
        <w:t xml:space="preserve">. </w:t>
      </w:r>
    </w:p>
    <w:p w14:paraId="27206963" w14:textId="77777777" w:rsidR="005B3F80" w:rsidRDefault="00956E97" w:rsidP="00956E97">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w:t>
      </w:r>
      <w:r w:rsidR="007D1689">
        <w:rPr>
          <w:rFonts w:ascii="Times New Roman" w:eastAsia="Times New Roman" w:hAnsi="Times New Roman" w:cs="Times New Roman"/>
          <w:sz w:val="24"/>
          <w:szCs w:val="24"/>
        </w:rPr>
        <w:t xml:space="preserve"> neural</w:t>
      </w:r>
      <w:r>
        <w:rPr>
          <w:rFonts w:ascii="Times New Roman" w:eastAsia="Times New Roman" w:hAnsi="Times New Roman" w:cs="Times New Roman"/>
          <w:sz w:val="24"/>
          <w:szCs w:val="24"/>
        </w:rPr>
        <w:t xml:space="preserv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Pr="002E7BB2">
        <w:rPr>
          <w:rFonts w:ascii="Times New Roman" w:eastAsia="Times New Roman" w:hAnsi="Times New Roman" w:cs="Times New Roman"/>
          <w:sz w:val="24"/>
          <w:szCs w:val="24"/>
        </w:rPr>
        <w:t>go-signal</w:t>
      </w:r>
      <w:r>
        <w:rPr>
          <w:rFonts w:ascii="Times New Roman" w:eastAsia="Times New Roman" w:hAnsi="Times New Roman" w:cs="Times New Roman"/>
          <w:sz w:val="24"/>
          <w:szCs w:val="24"/>
        </w:rPr>
        <w:t xml:space="preserve">s were also considered. </w:t>
      </w:r>
    </w:p>
    <w:p w14:paraId="1D25F664" w14:textId="7DBAE235" w:rsidR="00956E97" w:rsidRDefault="00956E97" w:rsidP="00956E9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Monkey 1, we found that </w:t>
      </w:r>
      <w:r w:rsidR="00802839">
        <w:rPr>
          <w:rFonts w:ascii="Times New Roman" w:eastAsia="Times New Roman" w:hAnsi="Times New Roman" w:cs="Times New Roman"/>
          <w:sz w:val="24"/>
          <w:szCs w:val="24"/>
        </w:rPr>
        <w:t>the reward</w:t>
      </w:r>
      <w:r>
        <w:rPr>
          <w:rFonts w:ascii="Times New Roman" w:eastAsia="Times New Roman" w:hAnsi="Times New Roman" w:cs="Times New Roman"/>
          <w:sz w:val="24"/>
          <w:szCs w:val="24"/>
        </w:rPr>
        <w:t xml:space="preserve"> magnitude </w:t>
      </w:r>
      <w:r w:rsidR="00EA0B36">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was </w:t>
      </w:r>
      <w:commentRangeStart w:id="71"/>
      <w:r w:rsidR="00841A1C">
        <w:rPr>
          <w:rFonts w:ascii="Times New Roman" w:eastAsia="Times New Roman" w:hAnsi="Times New Roman" w:cs="Times New Roman"/>
          <w:sz w:val="24"/>
          <w:szCs w:val="24"/>
        </w:rPr>
        <w:t xml:space="preserve">positively linearly correlated with the </w:t>
      </w:r>
      <w:r>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of the </w:t>
      </w:r>
      <w:r w:rsidR="00802839">
        <w:rPr>
          <w:rFonts w:ascii="Times New Roman" w:eastAsia="Times New Roman" w:hAnsi="Times New Roman" w:cs="Times New Roman"/>
          <w:sz w:val="24"/>
          <w:szCs w:val="24"/>
        </w:rPr>
        <w:t>first go-signal</w:t>
      </w:r>
      <w:commentRangeEnd w:id="71"/>
      <w:r w:rsidR="00BF2D3B">
        <w:rPr>
          <w:rStyle w:val="CommentReference"/>
        </w:rPr>
        <w:commentReference w:id="71"/>
      </w:r>
      <w:r w:rsidR="008028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7</w:t>
      </w:r>
      <w:r>
        <w:rPr>
          <w:rFonts w:ascii="Times New Roman" w:eastAsia="Times New Roman" w:hAnsi="Times New Roman" w:cs="Times New Roman"/>
          <w:sz w:val="24"/>
          <w:szCs w:val="24"/>
        </w:rPr>
        <w:t>A)</w:t>
      </w:r>
      <w:r w:rsidR="00802839">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This suggests that the neural representation of reward magnitude was stronger when the animal had to wait longer before being allowed to act to accept an offer.</w:t>
      </w:r>
      <w:r w:rsidR="00B72CB2">
        <w:rPr>
          <w:rFonts w:ascii="Times New Roman" w:eastAsia="Times New Roman" w:hAnsi="Times New Roman" w:cs="Times New Roman"/>
          <w:sz w:val="24"/>
          <w:szCs w:val="24"/>
        </w:rPr>
        <w:t xml:space="preserve"> </w:t>
      </w:r>
      <w:r w:rsidRPr="00270387">
        <w:rPr>
          <w:rFonts w:ascii="Times New Roman" w:eastAsia="Times New Roman" w:hAnsi="Times New Roman" w:cs="Times New Roman"/>
          <w:sz w:val="24"/>
          <w:szCs w:val="24"/>
        </w:rPr>
        <w:t xml:space="preserve">In contrast, delay encoding </w:t>
      </w:r>
      <w:r w:rsidR="00B72CB2">
        <w:rPr>
          <w:rFonts w:ascii="Times New Roman" w:eastAsia="Times New Roman" w:hAnsi="Times New Roman" w:cs="Times New Roman"/>
          <w:sz w:val="24"/>
          <w:szCs w:val="24"/>
        </w:rPr>
        <w:t xml:space="preserve">negatively linearly correlated with the </w:t>
      </w:r>
      <w:r w:rsidR="00115FD7">
        <w:rPr>
          <w:rFonts w:ascii="Times New Roman" w:eastAsia="Times New Roman" w:hAnsi="Times New Roman" w:cs="Times New Roman"/>
          <w:sz w:val="24"/>
          <w:szCs w:val="24"/>
        </w:rPr>
        <w:t xml:space="preserve">first go-signal </w:t>
      </w:r>
      <w:r w:rsidR="00B72CB2">
        <w:rPr>
          <w:rFonts w:ascii="Times New Roman" w:eastAsia="Times New Roman" w:hAnsi="Times New Roman" w:cs="Times New Roman"/>
          <w:sz w:val="24"/>
          <w:szCs w:val="24"/>
        </w:rPr>
        <w:t>encoding</w:t>
      </w:r>
      <w:r w:rsidRPr="00270387">
        <w:rPr>
          <w:rFonts w:ascii="Times New Roman" w:eastAsia="Times New Roman" w:hAnsi="Times New Roman" w:cs="Times New Roman"/>
          <w:sz w:val="24"/>
          <w:szCs w:val="24"/>
        </w:rPr>
        <w:t xml:space="preserve">, consistent with a dynamic reweighting of value components based on anticipated wait time (Fig. </w:t>
      </w:r>
      <w:r w:rsidR="000B2AE6">
        <w:rPr>
          <w:rFonts w:ascii="Times New Roman" w:eastAsia="Times New Roman" w:hAnsi="Times New Roman" w:cs="Times New Roman"/>
          <w:sz w:val="24"/>
          <w:szCs w:val="24"/>
        </w:rPr>
        <w:t>7</w:t>
      </w:r>
      <w:r w:rsidRPr="0027038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193A00" w:rsidRPr="00193A00">
        <w:rPr>
          <w:rFonts w:ascii="Times New Roman" w:eastAsia="Times New Roman" w:hAnsi="Times New Roman" w:cs="Times New Roman"/>
          <w:sz w:val="24"/>
          <w:szCs w:val="24"/>
        </w:rPr>
        <w:t>In Monkey 2, no significant differences were found in neural encoding of reward magnitude or delay as a function of go-signal order (Fig. 7C-D).</w:t>
      </w:r>
      <w:del w:id="72" w:author="Mark Eldridge" w:date="2025-07-24T17:44:00Z" w16du:dateUtc="2025-07-24T16:44:00Z">
        <w:r w:rsidR="00193A00" w:rsidRPr="00193A00" w:rsidDel="00614F68">
          <w:rPr>
            <w:rFonts w:ascii="Times New Roman" w:eastAsia="Times New Roman" w:hAnsi="Times New Roman" w:cs="Times New Roman"/>
            <w:sz w:val="24"/>
            <w:szCs w:val="24"/>
          </w:rPr>
          <w:delText xml:space="preserve"> However, </w:delText>
        </w:r>
        <w:r w:rsidR="00193A00" w:rsidRPr="00193A00" w:rsidDel="00614F68">
          <w:rPr>
            <w:rFonts w:ascii="Times New Roman" w:eastAsia="Times New Roman" w:hAnsi="Times New Roman" w:cs="Times New Roman"/>
            <w:sz w:val="24"/>
            <w:szCs w:val="24"/>
          </w:rPr>
          <w:lastRenderedPageBreak/>
          <w:delText>there was a non-significant trend towards higher reward magnitude encoding when the first go-signal was yellow.</w:delText>
        </w:r>
      </w:del>
    </w:p>
    <w:p w14:paraId="47A8BA08" w14:textId="5D4E84F9" w:rsidR="00D24BE9" w:rsidRDefault="00D24BE9" w:rsidP="00D24BE9">
      <w:pPr>
        <w:shd w:val="clear" w:color="auto" w:fill="FFFFFF"/>
        <w:spacing w:after="0" w:line="480" w:lineRule="auto"/>
        <w:rPr>
          <w:rFonts w:ascii="Times New Roman" w:eastAsia="Times New Roman" w:hAnsi="Times New Roman" w:cs="Times New Roman"/>
          <w:sz w:val="24"/>
          <w:szCs w:val="24"/>
        </w:rPr>
      </w:pPr>
      <w:commentRangeStart w:id="73"/>
      <w:r w:rsidRPr="00D24BE9">
        <w:rPr>
          <w:rFonts w:ascii="Times New Roman" w:eastAsia="Times New Roman" w:hAnsi="Times New Roman" w:cs="Times New Roman"/>
          <w:sz w:val="24"/>
          <w:szCs w:val="24"/>
        </w:rPr>
        <w:t>These findings indicate that in Monkey 1, the timing</w:t>
      </w:r>
      <w:ins w:id="74" w:author="Mark Eldridge" w:date="2025-07-24T17:44:00Z" w16du:dateUtc="2025-07-24T16:44:00Z">
        <w:r w:rsidR="0041176F">
          <w:rPr>
            <w:rFonts w:ascii="Times New Roman" w:eastAsia="Times New Roman" w:hAnsi="Times New Roman" w:cs="Times New Roman"/>
            <w:sz w:val="24"/>
            <w:szCs w:val="24"/>
          </w:rPr>
          <w:t xml:space="preserve"> differenc</w:t>
        </w:r>
      </w:ins>
      <w:ins w:id="75" w:author="Mark Eldridge" w:date="2025-07-24T17:45:00Z" w16du:dateUtc="2025-07-24T16:45:00Z">
        <w:r w:rsidR="0041176F">
          <w:rPr>
            <w:rFonts w:ascii="Times New Roman" w:eastAsia="Times New Roman" w:hAnsi="Times New Roman" w:cs="Times New Roman"/>
            <w:sz w:val="24"/>
            <w:szCs w:val="24"/>
          </w:rPr>
          <w:t>es</w:t>
        </w:r>
      </w:ins>
      <w:r w:rsidRPr="00D24BE9">
        <w:rPr>
          <w:rFonts w:ascii="Times New Roman" w:eastAsia="Times New Roman" w:hAnsi="Times New Roman" w:cs="Times New Roman"/>
          <w:sz w:val="24"/>
          <w:szCs w:val="24"/>
        </w:rPr>
        <w:t xml:space="preserve"> imposed by the two-step go-signal sequence dynamically influenced the neural representation of offer value in the dlPFC, whereas in Monkey 2, such modulation was not evident.</w:t>
      </w:r>
      <w:commentRangeEnd w:id="73"/>
      <w:r w:rsidR="00945E80">
        <w:rPr>
          <w:rStyle w:val="CommentReference"/>
        </w:rPr>
        <w:commentReference w:id="73"/>
      </w:r>
    </w:p>
    <w:p w14:paraId="7731AC37"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546A1C00" w14:textId="77777777" w:rsidR="00956E97" w:rsidRDefault="00956E97" w:rsidP="00956E97">
      <w:pPr>
        <w:shd w:val="clear" w:color="auto" w:fill="FFFFFF"/>
        <w:spacing w:after="0" w:line="480" w:lineRule="auto"/>
        <w:jc w:val="center"/>
        <w:rPr>
          <w:rFonts w:ascii="Times New Roman" w:eastAsia="Times New Roman" w:hAnsi="Times New Roman" w:cs="Times New Roman"/>
          <w:sz w:val="24"/>
          <w:szCs w:val="24"/>
        </w:rPr>
      </w:pPr>
      <w:commentRangeStart w:id="76"/>
      <w:r>
        <w:rPr>
          <w:rFonts w:ascii="Times New Roman" w:eastAsia="Times New Roman" w:hAnsi="Times New Roman" w:cs="Times New Roman"/>
          <w:b/>
          <w:noProof/>
          <w:sz w:val="24"/>
          <w:szCs w:val="24"/>
        </w:rPr>
        <w:drawing>
          <wp:inline distT="0" distB="0" distL="0" distR="0" wp14:anchorId="6BBE6362" wp14:editId="01F792F4">
            <wp:extent cx="2972727" cy="2845558"/>
            <wp:effectExtent l="0" t="0" r="0" b="0"/>
            <wp:docPr id="489155607"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7388" cy="2850020"/>
                    </a:xfrm>
                    <a:prstGeom prst="rect">
                      <a:avLst/>
                    </a:prstGeom>
                    <a:noFill/>
                    <a:ln>
                      <a:noFill/>
                    </a:ln>
                  </pic:spPr>
                </pic:pic>
              </a:graphicData>
            </a:graphic>
          </wp:inline>
        </w:drawing>
      </w:r>
      <w:commentRangeEnd w:id="76"/>
      <w:r w:rsidR="000B2AE6">
        <w:rPr>
          <w:rStyle w:val="CommentReference"/>
        </w:rPr>
        <w:commentReference w:id="76"/>
      </w:r>
    </w:p>
    <w:p w14:paraId="44B27873"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7EAF7CB3" w14:textId="04E447E7" w:rsidR="00836527" w:rsidRPr="00BB6479" w:rsidRDefault="00EC6313" w:rsidP="00956E97">
      <w:pPr>
        <w:shd w:val="clear" w:color="auto" w:fill="FFFFFF"/>
        <w:spacing w:after="0" w:line="480" w:lineRule="auto"/>
        <w:rPr>
          <w:rFonts w:ascii="Times New Roman" w:eastAsia="Times New Roman" w:hAnsi="Times New Roman" w:cs="Times New Roman"/>
          <w:b/>
          <w:bCs/>
          <w:sz w:val="24"/>
          <w:szCs w:val="24"/>
        </w:rPr>
      </w:pPr>
      <w:r w:rsidRPr="00BB6479">
        <w:rPr>
          <w:rFonts w:ascii="Times New Roman" w:eastAsia="Times New Roman" w:hAnsi="Times New Roman" w:cs="Times New Roman"/>
          <w:b/>
          <w:bCs/>
          <w:sz w:val="24"/>
          <w:szCs w:val="24"/>
        </w:rPr>
        <w:t xml:space="preserve">5. </w:t>
      </w:r>
      <w:r w:rsidR="00567064" w:rsidRPr="00567064">
        <w:rPr>
          <w:rFonts w:ascii="Times New Roman" w:eastAsia="Times New Roman" w:hAnsi="Times New Roman" w:cs="Times New Roman"/>
          <w:b/>
          <w:bCs/>
          <w:i/>
          <w:iCs/>
          <w:sz w:val="24"/>
          <w:szCs w:val="24"/>
        </w:rPr>
        <w:t>Different single-neuron and population value coding across monkeys</w:t>
      </w:r>
    </w:p>
    <w:p w14:paraId="45BA62F7" w14:textId="77777777" w:rsidR="00C8626B" w:rsidRDefault="00C8626B" w:rsidP="00117504">
      <w:pPr>
        <w:shd w:val="clear" w:color="auto" w:fill="FFFFFF"/>
        <w:spacing w:after="0" w:line="480" w:lineRule="auto"/>
        <w:rPr>
          <w:rFonts w:ascii="Times New Roman" w:eastAsia="Times New Roman" w:hAnsi="Times New Roman" w:cs="Times New Roman"/>
          <w:color w:val="000000"/>
          <w:sz w:val="24"/>
          <w:szCs w:val="24"/>
        </w:rPr>
      </w:pPr>
      <w:r w:rsidRPr="00C8626B">
        <w:rPr>
          <w:rFonts w:ascii="Times New Roman" w:eastAsia="Times New Roman" w:hAnsi="Times New Roman" w:cs="Times New Roman"/>
          <w:color w:val="000000"/>
          <w:sz w:val="24"/>
          <w:szCs w:val="24"/>
        </w:rPr>
        <w:t xml:space="preserve">We examined whether the monkeys’ behavioral ranking of offers from lowest to highest value was reflected in individual neuron firing rates. </w:t>
      </w:r>
    </w:p>
    <w:p w14:paraId="01B031AD" w14:textId="556BAEA3" w:rsidR="004A2448" w:rsidRDefault="004A2448" w:rsidP="00117504">
      <w:pPr>
        <w:shd w:val="clear" w:color="auto" w:fill="FFFFFF"/>
        <w:spacing w:after="0" w:line="480" w:lineRule="auto"/>
        <w:rPr>
          <w:rFonts w:ascii="Times New Roman" w:eastAsia="Times New Roman" w:hAnsi="Times New Roman" w:cs="Times New Roman"/>
          <w:color w:val="000000"/>
          <w:sz w:val="24"/>
          <w:szCs w:val="24"/>
        </w:rPr>
      </w:pPr>
      <w:r w:rsidRPr="004A2448">
        <w:rPr>
          <w:rFonts w:ascii="Times New Roman" w:eastAsia="Times New Roman" w:hAnsi="Times New Roman" w:cs="Times New Roman"/>
          <w:color w:val="000000"/>
          <w:sz w:val="24"/>
          <w:szCs w:val="24"/>
        </w:rPr>
        <w:t xml:space="preserve">Specifically, we tested </w:t>
      </w:r>
      <w:del w:id="77" w:author="Mark Eldridge" w:date="2025-07-24T17:45:00Z" w16du:dateUtc="2025-07-24T16:45:00Z">
        <w:r w:rsidRPr="004A2448" w:rsidDel="0041176F">
          <w:rPr>
            <w:rFonts w:ascii="Times New Roman" w:eastAsia="Times New Roman" w:hAnsi="Times New Roman" w:cs="Times New Roman"/>
            <w:color w:val="000000"/>
            <w:sz w:val="24"/>
            <w:szCs w:val="24"/>
          </w:rPr>
          <w:delText xml:space="preserve">if </w:delText>
        </w:r>
      </w:del>
      <w:ins w:id="78" w:author="Mark Eldridge" w:date="2025-07-24T17:45:00Z" w16du:dateUtc="2025-07-24T16:45:00Z">
        <w:r w:rsidR="0041176F">
          <w:rPr>
            <w:rFonts w:ascii="Times New Roman" w:eastAsia="Times New Roman" w:hAnsi="Times New Roman" w:cs="Times New Roman"/>
            <w:color w:val="000000"/>
            <w:sz w:val="24"/>
            <w:szCs w:val="24"/>
          </w:rPr>
          <w:t>whether</w:t>
        </w:r>
        <w:r w:rsidR="0041176F" w:rsidRPr="004A2448">
          <w:rPr>
            <w:rFonts w:ascii="Times New Roman" w:eastAsia="Times New Roman" w:hAnsi="Times New Roman" w:cs="Times New Roman"/>
            <w:color w:val="000000"/>
            <w:sz w:val="24"/>
            <w:szCs w:val="24"/>
          </w:rPr>
          <w:t xml:space="preserve"> </w:t>
        </w:r>
      </w:ins>
      <w:r w:rsidRPr="004A2448">
        <w:rPr>
          <w:rFonts w:ascii="Times New Roman" w:eastAsia="Times New Roman" w:hAnsi="Times New Roman" w:cs="Times New Roman"/>
          <w:color w:val="000000"/>
          <w:sz w:val="24"/>
          <w:szCs w:val="24"/>
        </w:rPr>
        <w:t>neurons showed linear modulation of firing rate according to the discounted value of each offer</w:t>
      </w:r>
      <w:del w:id="79" w:author="Mark Eldridge" w:date="2025-07-24T17:45:00Z" w16du:dateUtc="2025-07-24T16:45:00Z">
        <w:r w:rsidRPr="004A2448" w:rsidDel="0085547C">
          <w:rPr>
            <w:rFonts w:ascii="Times New Roman" w:eastAsia="Times New Roman" w:hAnsi="Times New Roman" w:cs="Times New Roman"/>
            <w:color w:val="000000"/>
            <w:sz w:val="24"/>
            <w:szCs w:val="24"/>
          </w:rPr>
          <w:delText xml:space="preserve"> or if their responses were more idiosyncratic</w:delText>
        </w:r>
      </w:del>
      <w:r>
        <w:rPr>
          <w:rFonts w:ascii="Times New Roman" w:eastAsia="Times New Roman" w:hAnsi="Times New Roman" w:cs="Times New Roman"/>
          <w:color w:val="000000"/>
          <w:sz w:val="24"/>
          <w:szCs w:val="24"/>
        </w:rPr>
        <w:t>.</w:t>
      </w:r>
      <w:r w:rsidR="00E32FC1" w:rsidRPr="00E32FC1">
        <w:rPr>
          <w:rFonts w:ascii="Times New Roman" w:eastAsia="Times New Roman" w:hAnsi="Times New Roman" w:cs="Times New Roman"/>
          <w:color w:val="000000"/>
          <w:sz w:val="24"/>
          <w:szCs w:val="24"/>
        </w:rPr>
        <w:t xml:space="preserve"> </w:t>
      </w:r>
    </w:p>
    <w:p w14:paraId="336EC4FC" w14:textId="3FA3BB85" w:rsidR="00BD4E2C" w:rsidRDefault="00E32FC1" w:rsidP="00117504">
      <w:pPr>
        <w:shd w:val="clear" w:color="auto" w:fill="FFFFFF"/>
        <w:spacing w:after="0" w:line="480" w:lineRule="auto"/>
        <w:rPr>
          <w:rFonts w:ascii="Times New Roman" w:eastAsia="Times New Roman" w:hAnsi="Times New Roman" w:cs="Times New Roman"/>
          <w:color w:val="000000"/>
          <w:sz w:val="24"/>
          <w:szCs w:val="24"/>
        </w:rPr>
      </w:pPr>
      <w:r w:rsidRPr="00E32FC1">
        <w:rPr>
          <w:rFonts w:ascii="Times New Roman" w:eastAsia="Times New Roman" w:hAnsi="Times New Roman" w:cs="Times New Roman"/>
          <w:color w:val="000000"/>
          <w:sz w:val="24"/>
          <w:szCs w:val="24"/>
        </w:rPr>
        <w:t xml:space="preserve">In Monkey 1, </w:t>
      </w:r>
      <w:r w:rsidR="004A2448">
        <w:rPr>
          <w:rFonts w:ascii="Times New Roman" w:eastAsia="Times New Roman" w:hAnsi="Times New Roman" w:cs="Times New Roman"/>
          <w:color w:val="000000"/>
          <w:sz w:val="24"/>
          <w:szCs w:val="24"/>
        </w:rPr>
        <w:t>only</w:t>
      </w:r>
      <w:r w:rsidRPr="00E32FC1">
        <w:rPr>
          <w:rFonts w:ascii="Times New Roman" w:eastAsia="Times New Roman" w:hAnsi="Times New Roman" w:cs="Times New Roman"/>
          <w:color w:val="000000"/>
          <w:sz w:val="24"/>
          <w:szCs w:val="24"/>
        </w:rPr>
        <w:t xml:space="preserve"> 5 out of 63</w:t>
      </w:r>
      <w:r>
        <w:rPr>
          <w:rFonts w:ascii="Times New Roman" w:eastAsia="Times New Roman" w:hAnsi="Times New Roman" w:cs="Times New Roman"/>
          <w:color w:val="000000"/>
          <w:sz w:val="24"/>
          <w:szCs w:val="24"/>
        </w:rPr>
        <w:t xml:space="preserve"> </w:t>
      </w:r>
      <w:r w:rsidRPr="00E32FC1">
        <w:rPr>
          <w:rFonts w:ascii="Times New Roman" w:eastAsia="Times New Roman" w:hAnsi="Times New Roman" w:cs="Times New Roman"/>
          <w:color w:val="000000"/>
          <w:sz w:val="24"/>
          <w:szCs w:val="24"/>
        </w:rPr>
        <w:t>neurons</w:t>
      </w:r>
      <w:r w:rsidR="003E25AB">
        <w:rPr>
          <w:rFonts w:ascii="Times New Roman" w:eastAsia="Times New Roman" w:hAnsi="Times New Roman" w:cs="Times New Roman"/>
          <w:color w:val="000000"/>
          <w:sz w:val="24"/>
          <w:szCs w:val="24"/>
        </w:rPr>
        <w:t xml:space="preserve"> </w:t>
      </w:r>
      <w:r w:rsidR="004A2448">
        <w:rPr>
          <w:rFonts w:ascii="Times New Roman" w:eastAsia="Times New Roman" w:hAnsi="Times New Roman" w:cs="Times New Roman"/>
          <w:color w:val="000000"/>
          <w:sz w:val="24"/>
          <w:szCs w:val="24"/>
        </w:rPr>
        <w:t>(8%)</w:t>
      </w:r>
      <w:r w:rsidR="003E25AB">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displayed a significant linear correlation between spike count and discounted value derived from behavior.</w:t>
      </w:r>
      <w:r>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In contrast, Monkey 2 showed a higher proportion, with 35 out of 107 neurons (33%) exhibiting such linear coding.</w:t>
      </w:r>
      <w:r w:rsidR="006761A8" w:rsidRPr="006761A8">
        <w:t xml:space="preserve"> </w:t>
      </w:r>
      <w:r w:rsidR="00AE6CD0" w:rsidRPr="00AE6CD0">
        <w:rPr>
          <w:rFonts w:ascii="Times New Roman" w:eastAsia="Times New Roman" w:hAnsi="Times New Roman" w:cs="Times New Roman"/>
          <w:color w:val="000000"/>
          <w:sz w:val="24"/>
          <w:szCs w:val="24"/>
        </w:rPr>
        <w:t xml:space="preserve">This suggests that </w:t>
      </w:r>
      <w:r w:rsidR="00AE6CD0" w:rsidRPr="00AE6CD0">
        <w:rPr>
          <w:rFonts w:ascii="Times New Roman" w:eastAsia="Times New Roman" w:hAnsi="Times New Roman" w:cs="Times New Roman"/>
          <w:color w:val="000000"/>
          <w:sz w:val="24"/>
          <w:szCs w:val="24"/>
        </w:rPr>
        <w:lastRenderedPageBreak/>
        <w:t xml:space="preserve">Monkey 2’s dlPFC neurons encode </w:t>
      </w:r>
      <w:r w:rsidR="00554A19">
        <w:rPr>
          <w:rFonts w:ascii="Times New Roman" w:eastAsia="Times New Roman" w:hAnsi="Times New Roman" w:cs="Times New Roman"/>
          <w:color w:val="000000"/>
          <w:sz w:val="24"/>
          <w:szCs w:val="24"/>
        </w:rPr>
        <w:t xml:space="preserve">the value of the </w:t>
      </w:r>
      <w:r w:rsidR="00496817" w:rsidRPr="00AE6CD0">
        <w:rPr>
          <w:rFonts w:ascii="Times New Roman" w:eastAsia="Times New Roman" w:hAnsi="Times New Roman" w:cs="Times New Roman"/>
          <w:color w:val="000000"/>
          <w:sz w:val="24"/>
          <w:szCs w:val="24"/>
        </w:rPr>
        <w:t>offer</w:t>
      </w:r>
      <w:r w:rsidR="00AE6CD0" w:rsidRPr="00AE6CD0">
        <w:rPr>
          <w:rFonts w:ascii="Times New Roman" w:eastAsia="Times New Roman" w:hAnsi="Times New Roman" w:cs="Times New Roman"/>
          <w:color w:val="000000"/>
          <w:sz w:val="24"/>
          <w:szCs w:val="24"/>
        </w:rPr>
        <w:t xml:space="preserve"> more linearly and uniformly, while Monkey 1’s neurons exhibit more heterogeneous or nonlinear patterns of value representation.</w:t>
      </w:r>
    </w:p>
    <w:p w14:paraId="5D1F2F4D" w14:textId="77777777" w:rsidR="002F2638" w:rsidRPr="001E5D5D" w:rsidRDefault="002F2638" w:rsidP="00117504">
      <w:pPr>
        <w:shd w:val="clear" w:color="auto" w:fill="FFFFFF"/>
        <w:spacing w:after="0" w:line="480" w:lineRule="auto"/>
        <w:rPr>
          <w:rFonts w:ascii="Times New Roman" w:eastAsia="Times New Roman" w:hAnsi="Times New Roman" w:cs="Times New Roman"/>
          <w:color w:val="EE0000"/>
          <w:sz w:val="24"/>
          <w:szCs w:val="24"/>
        </w:rPr>
      </w:pPr>
    </w:p>
    <w:p w14:paraId="48F997EE" w14:textId="28D13328" w:rsidR="002F2638" w:rsidRPr="001E5D5D" w:rsidRDefault="001E5D5D" w:rsidP="00117504">
      <w:pPr>
        <w:shd w:val="clear" w:color="auto" w:fill="FFFFFF"/>
        <w:spacing w:after="0" w:line="480" w:lineRule="auto"/>
        <w:rPr>
          <w:rFonts w:ascii="Times New Roman" w:eastAsia="Times New Roman" w:hAnsi="Times New Roman" w:cs="Times New Roman"/>
          <w:color w:val="EE0000"/>
          <w:sz w:val="24"/>
          <w:szCs w:val="24"/>
        </w:rPr>
      </w:pPr>
      <w:r w:rsidRPr="001E5D5D">
        <w:rPr>
          <w:rFonts w:ascii="Times New Roman" w:eastAsia="Times New Roman" w:hAnsi="Times New Roman" w:cs="Times New Roman"/>
          <w:color w:val="EE0000"/>
          <w:sz w:val="24"/>
          <w:szCs w:val="24"/>
        </w:rPr>
        <w:t>[</w:t>
      </w:r>
      <w:r w:rsidR="002F2638" w:rsidRPr="001E5D5D">
        <w:rPr>
          <w:rFonts w:ascii="Times New Roman" w:eastAsia="Times New Roman" w:hAnsi="Times New Roman" w:cs="Times New Roman"/>
          <w:color w:val="EE0000"/>
          <w:sz w:val="24"/>
          <w:szCs w:val="24"/>
        </w:rPr>
        <w:t xml:space="preserve">Here we can put figure </w:t>
      </w:r>
      <w:r w:rsidR="00EC5C60" w:rsidRPr="001E5D5D">
        <w:rPr>
          <w:rFonts w:ascii="Times New Roman" w:eastAsia="Times New Roman" w:hAnsi="Times New Roman" w:cs="Times New Roman"/>
          <w:color w:val="EE0000"/>
          <w:sz w:val="24"/>
          <w:szCs w:val="24"/>
        </w:rPr>
        <w:t xml:space="preserve">8 with two neurons showing positive and negative linear correlation </w:t>
      </w:r>
      <w:r w:rsidR="00FE3C4C" w:rsidRPr="001E5D5D">
        <w:rPr>
          <w:rFonts w:ascii="Times New Roman" w:eastAsia="Times New Roman" w:hAnsi="Times New Roman" w:cs="Times New Roman"/>
          <w:color w:val="EE0000"/>
          <w:sz w:val="24"/>
          <w:szCs w:val="24"/>
        </w:rPr>
        <w:t>e one with more idiosyncratic behavior. We can also put raster</w:t>
      </w:r>
      <w:r w:rsidR="00F80E55" w:rsidRPr="001E5D5D">
        <w:rPr>
          <w:rFonts w:ascii="Times New Roman" w:eastAsia="Times New Roman" w:hAnsi="Times New Roman" w:cs="Times New Roman"/>
          <w:color w:val="EE0000"/>
          <w:sz w:val="24"/>
          <w:szCs w:val="24"/>
        </w:rPr>
        <w:t xml:space="preserve"> plots</w:t>
      </w:r>
      <w:r w:rsidR="00FE3C4C" w:rsidRPr="001E5D5D">
        <w:rPr>
          <w:rFonts w:ascii="Times New Roman" w:eastAsia="Times New Roman" w:hAnsi="Times New Roman" w:cs="Times New Roman"/>
          <w:color w:val="EE0000"/>
          <w:sz w:val="24"/>
          <w:szCs w:val="24"/>
        </w:rPr>
        <w:t>, which I think is necessary to show</w:t>
      </w:r>
      <w:r w:rsidR="00F80E55" w:rsidRPr="001E5D5D">
        <w:rPr>
          <w:rFonts w:ascii="Times New Roman" w:eastAsia="Times New Roman" w:hAnsi="Times New Roman" w:cs="Times New Roman"/>
          <w:color w:val="EE0000"/>
          <w:sz w:val="24"/>
          <w:szCs w:val="24"/>
        </w:rPr>
        <w:t xml:space="preserve"> because we have nice neurons we can show</w:t>
      </w:r>
      <w:r w:rsidRPr="001E5D5D">
        <w:rPr>
          <w:rFonts w:ascii="Times New Roman" w:eastAsia="Times New Roman" w:hAnsi="Times New Roman" w:cs="Times New Roman"/>
          <w:color w:val="EE0000"/>
          <w:sz w:val="24"/>
          <w:szCs w:val="24"/>
        </w:rPr>
        <w:t>]</w:t>
      </w:r>
      <w:r w:rsidR="00FE3C4C" w:rsidRPr="001E5D5D">
        <w:rPr>
          <w:rFonts w:ascii="Times New Roman" w:eastAsia="Times New Roman" w:hAnsi="Times New Roman" w:cs="Times New Roman"/>
          <w:color w:val="EE0000"/>
          <w:sz w:val="24"/>
          <w:szCs w:val="24"/>
        </w:rPr>
        <w:t xml:space="preserve">. </w:t>
      </w:r>
    </w:p>
    <w:p w14:paraId="14B9847A" w14:textId="77777777" w:rsidR="002F2638" w:rsidRDefault="002F2638" w:rsidP="00117504">
      <w:pPr>
        <w:shd w:val="clear" w:color="auto" w:fill="FFFFFF"/>
        <w:spacing w:after="0" w:line="480" w:lineRule="auto"/>
        <w:rPr>
          <w:rFonts w:ascii="Times New Roman" w:eastAsia="Times New Roman" w:hAnsi="Times New Roman" w:cs="Times New Roman"/>
          <w:color w:val="000000"/>
          <w:sz w:val="24"/>
          <w:szCs w:val="24"/>
        </w:rPr>
      </w:pPr>
    </w:p>
    <w:p w14:paraId="6A718FD7" w14:textId="1C7F623A" w:rsidR="00A77723" w:rsidRDefault="00A77723" w:rsidP="00B205BA">
      <w:pPr>
        <w:shd w:val="clear" w:color="auto" w:fill="FFFFFF"/>
        <w:spacing w:after="0" w:line="480" w:lineRule="auto"/>
        <w:ind w:firstLine="720"/>
        <w:rPr>
          <w:rFonts w:ascii="Times New Roman" w:eastAsia="Times New Roman" w:hAnsi="Times New Roman" w:cs="Times New Roman"/>
          <w:color w:val="000000"/>
          <w:sz w:val="24"/>
          <w:szCs w:val="24"/>
        </w:rPr>
      </w:pPr>
      <w:r w:rsidRPr="00A77723">
        <w:rPr>
          <w:rFonts w:ascii="Times New Roman" w:eastAsia="Times New Roman" w:hAnsi="Times New Roman" w:cs="Times New Roman"/>
          <w:color w:val="000000"/>
          <w:sz w:val="24"/>
          <w:szCs w:val="24"/>
        </w:rPr>
        <w:t xml:space="preserve">To further probe how offer value was represented at the population level, we performed a dimensionality reduction analysis to visualize neural trajectories across conditions. Preliminary results revealed a striking difference between animals: in Monkey 1, trajectories corresponding to different offer values were </w:t>
      </w:r>
      <w:del w:id="80" w:author="Mark Eldridge" w:date="2025-07-24T17:58:00Z" w16du:dateUtc="2025-07-24T16:58:00Z">
        <w:r w:rsidRPr="00A77723" w:rsidDel="002F2705">
          <w:rPr>
            <w:rFonts w:ascii="Times New Roman" w:eastAsia="Times New Roman" w:hAnsi="Times New Roman" w:cs="Times New Roman"/>
            <w:color w:val="000000"/>
            <w:sz w:val="24"/>
            <w:szCs w:val="24"/>
          </w:rPr>
          <w:delText xml:space="preserve">highly </w:delText>
        </w:r>
      </w:del>
      <w:r w:rsidRPr="00A77723">
        <w:rPr>
          <w:rFonts w:ascii="Times New Roman" w:eastAsia="Times New Roman" w:hAnsi="Times New Roman" w:cs="Times New Roman"/>
          <w:color w:val="000000"/>
          <w:sz w:val="24"/>
          <w:szCs w:val="24"/>
        </w:rPr>
        <w:t>entangled, suggesting a complex, nonlinear encoding of value and choice</w:t>
      </w:r>
      <w:r w:rsidR="00E04B39">
        <w:rPr>
          <w:rFonts w:ascii="Times New Roman" w:eastAsia="Times New Roman" w:hAnsi="Times New Roman" w:cs="Times New Roman"/>
          <w:color w:val="000000"/>
          <w:sz w:val="24"/>
          <w:szCs w:val="24"/>
        </w:rPr>
        <w:t xml:space="preserve"> (Figure 9, left panels)</w:t>
      </w:r>
      <w:r w:rsidRPr="00A77723">
        <w:rPr>
          <w:rFonts w:ascii="Times New Roman" w:eastAsia="Times New Roman" w:hAnsi="Times New Roman" w:cs="Times New Roman"/>
          <w:color w:val="000000"/>
          <w:sz w:val="24"/>
          <w:szCs w:val="24"/>
        </w:rPr>
        <w:t>. In contrast, Monkey 2’s trajectories were well separated and followed a more orderly progression from low (green) to high (red) value offers, consistent with a more linear and lower-dimensional population code</w:t>
      </w:r>
      <w:r w:rsidR="00E04B39">
        <w:rPr>
          <w:rFonts w:ascii="Times New Roman" w:eastAsia="Times New Roman" w:hAnsi="Times New Roman" w:cs="Times New Roman"/>
          <w:color w:val="000000"/>
          <w:sz w:val="24"/>
          <w:szCs w:val="24"/>
        </w:rPr>
        <w:t xml:space="preserve"> (Figure 9, right panels)</w:t>
      </w:r>
      <w:r w:rsidRPr="00A77723">
        <w:rPr>
          <w:rFonts w:ascii="Times New Roman" w:eastAsia="Times New Roman" w:hAnsi="Times New Roman" w:cs="Times New Roman"/>
          <w:color w:val="000000"/>
          <w:sz w:val="24"/>
          <w:szCs w:val="24"/>
        </w:rPr>
        <w:t>.</w:t>
      </w:r>
    </w:p>
    <w:p w14:paraId="4A8736FB" w14:textId="77777777" w:rsidR="00AA7732" w:rsidRPr="00AA7732" w:rsidRDefault="00AA7732" w:rsidP="00AA7732">
      <w:pPr>
        <w:spacing w:before="100" w:beforeAutospacing="1" w:after="100" w:afterAutospacing="1" w:line="240" w:lineRule="auto"/>
        <w:rPr>
          <w:rFonts w:ascii="Times New Roman" w:eastAsia="Times New Roman" w:hAnsi="Times New Roman" w:cs="Times New Roman"/>
          <w:sz w:val="24"/>
          <w:szCs w:val="24"/>
        </w:rPr>
      </w:pPr>
      <w:commentRangeStart w:id="81"/>
      <w:r w:rsidRPr="00AA773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055194B" wp14:editId="2419677D">
            <wp:simplePos x="0" y="0"/>
            <wp:positionH relativeFrom="margin">
              <wp:align>center</wp:align>
            </wp:positionH>
            <wp:positionV relativeFrom="paragraph">
              <wp:posOffset>112919</wp:posOffset>
            </wp:positionV>
            <wp:extent cx="3139523" cy="3123436"/>
            <wp:effectExtent l="0" t="0" r="3810" b="1270"/>
            <wp:wrapSquare wrapText="bothSides"/>
            <wp:docPr id="2" name="Picture 1" descr="A group of images of lines draw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images of lines drawn on pap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39523" cy="3123436"/>
                    </a:xfrm>
                    <a:prstGeom prst="rect">
                      <a:avLst/>
                    </a:prstGeom>
                    <a:noFill/>
                    <a:ln>
                      <a:noFill/>
                    </a:ln>
                  </pic:spPr>
                </pic:pic>
              </a:graphicData>
            </a:graphic>
          </wp:anchor>
        </w:drawing>
      </w:r>
      <w:commentRangeEnd w:id="81"/>
      <w:r w:rsidR="00A5106E">
        <w:rPr>
          <w:rStyle w:val="CommentReference"/>
        </w:rPr>
        <w:commentReference w:id="81"/>
      </w:r>
    </w:p>
    <w:p w14:paraId="5A3189D2" w14:textId="77777777"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B7D5AD7" w14:textId="5F23407F"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r>
        <w:rPr>
          <w:noProof/>
        </w:rPr>
        <mc:AlternateContent>
          <mc:Choice Requires="wps">
            <w:drawing>
              <wp:inline distT="0" distB="0" distL="0" distR="0" wp14:anchorId="1E0FFA94" wp14:editId="1D1AF614">
                <wp:extent cx="302260" cy="302260"/>
                <wp:effectExtent l="0" t="0" r="0" b="0"/>
                <wp:docPr id="436894135" name="Rectangle 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8FA7" id="Rectangle 5"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5D4B51"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181D776A"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D9BAF1B"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4085C332"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028B1B6A" w14:textId="77777777" w:rsidR="00E32FC1" w:rsidRDefault="00E32FC1" w:rsidP="00117504">
      <w:pPr>
        <w:shd w:val="clear" w:color="auto" w:fill="FFFFFF"/>
        <w:spacing w:after="0" w:line="480" w:lineRule="auto"/>
        <w:rPr>
          <w:rFonts w:ascii="Times New Roman" w:eastAsia="Times New Roman" w:hAnsi="Times New Roman" w:cs="Times New Roman"/>
          <w:b/>
          <w:bCs/>
          <w:color w:val="000000"/>
          <w:sz w:val="24"/>
          <w:szCs w:val="24"/>
        </w:rPr>
      </w:pPr>
    </w:p>
    <w:p w14:paraId="2A95519A" w14:textId="77777777" w:rsidR="00A5106E" w:rsidRDefault="00A5106E" w:rsidP="00117504">
      <w:pPr>
        <w:shd w:val="clear" w:color="auto" w:fill="FFFFFF"/>
        <w:spacing w:after="0" w:line="480" w:lineRule="auto"/>
        <w:rPr>
          <w:rFonts w:ascii="Times New Roman" w:eastAsia="Times New Roman" w:hAnsi="Times New Roman" w:cs="Times New Roman"/>
          <w:b/>
          <w:bCs/>
          <w:color w:val="000000"/>
          <w:sz w:val="24"/>
          <w:szCs w:val="24"/>
        </w:rPr>
      </w:pPr>
    </w:p>
    <w:p w14:paraId="4693577B" w14:textId="44648289" w:rsidR="00BD4E2C" w:rsidRPr="00825759" w:rsidRDefault="00BD4E2C" w:rsidP="00117504">
      <w:pPr>
        <w:shd w:val="clear" w:color="auto" w:fill="FFFFFF"/>
        <w:spacing w:after="0" w:line="480" w:lineRule="auto"/>
        <w:rPr>
          <w:rFonts w:ascii="Times New Roman" w:eastAsia="Times New Roman" w:hAnsi="Times New Roman" w:cs="Times New Roman"/>
          <w:b/>
          <w:bCs/>
          <w:i/>
          <w:iCs/>
          <w:color w:val="000000"/>
          <w:sz w:val="24"/>
          <w:szCs w:val="24"/>
        </w:rPr>
      </w:pPr>
      <w:r w:rsidRPr="00825759">
        <w:rPr>
          <w:rFonts w:ascii="Times New Roman" w:eastAsia="Times New Roman" w:hAnsi="Times New Roman" w:cs="Times New Roman"/>
          <w:b/>
          <w:bCs/>
          <w:i/>
          <w:iCs/>
          <w:color w:val="000000"/>
          <w:sz w:val="24"/>
          <w:szCs w:val="24"/>
        </w:rPr>
        <w:lastRenderedPageBreak/>
        <w:t xml:space="preserve">6. </w:t>
      </w:r>
      <w:r w:rsidR="001A2088" w:rsidRPr="001A2088">
        <w:rPr>
          <w:rFonts w:ascii="Times New Roman" w:eastAsia="Times New Roman" w:hAnsi="Times New Roman" w:cs="Times New Roman"/>
          <w:b/>
          <w:bCs/>
          <w:i/>
          <w:iCs/>
          <w:color w:val="000000"/>
          <w:sz w:val="24"/>
          <w:szCs w:val="24"/>
        </w:rPr>
        <w:t>Monkey 1 integrates reward and delay in neural population codes</w:t>
      </w:r>
    </w:p>
    <w:p w14:paraId="41E13F68" w14:textId="2CBED211"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and delay information from the neural population, we performed a moving window decoding analysis with cross-validation on the pseudo population (see Methods</w:t>
      </w:r>
      <w:r w:rsidR="00941EDB">
        <w:rPr>
          <w:rFonts w:ascii="Times New Roman" w:eastAsia="Times New Roman" w:hAnsi="Times New Roman" w:cs="Times New Roman"/>
          <w:color w:val="000000"/>
          <w:sz w:val="24"/>
          <w:szCs w:val="24"/>
        </w:rPr>
        <w:t xml:space="preserve"> for details</w:t>
      </w:r>
      <w:r>
        <w:rPr>
          <w:rFonts w:ascii="Times New Roman" w:eastAsia="Times New Roman" w:hAnsi="Times New Roman" w:cs="Times New Roman"/>
          <w:color w:val="000000"/>
          <w:sz w:val="24"/>
          <w:szCs w:val="24"/>
        </w:rPr>
        <w:t xml:space="preserve">). For each animal, the testing accuracy was significantly above chance for all three variables (drops, delay and their interaction). We can decode drops and delay with a peak accuracy of 80% (chance is 33%), and their interaction at above 60% (chance is 11%) (Figure </w:t>
      </w:r>
      <w:r w:rsidR="00D1245D">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A</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colored lines). </w:t>
      </w:r>
    </w:p>
    <w:p w14:paraId="3DCEF129" w14:textId="10F236D3" w:rsidR="00A35AF8" w:rsidRPr="00A35AF8" w:rsidRDefault="003646CA" w:rsidP="00A35AF8">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 xml:space="preserve">o </w:t>
      </w:r>
      <w:r w:rsidR="003F14D9">
        <w:rPr>
          <w:rFonts w:ascii="Times New Roman" w:eastAsia="Times New Roman" w:hAnsi="Times New Roman" w:cs="Times New Roman"/>
          <w:color w:val="000000"/>
          <w:sz w:val="24"/>
          <w:szCs w:val="24"/>
        </w:rPr>
        <w:t xml:space="preserve">determine </w:t>
      </w:r>
      <w:r w:rsidR="00A35AF8" w:rsidRPr="00A35AF8">
        <w:rPr>
          <w:rFonts w:ascii="Times New Roman" w:eastAsia="Times New Roman" w:hAnsi="Times New Roman" w:cs="Times New Roman"/>
          <w:color w:val="000000"/>
          <w:sz w:val="24"/>
          <w:szCs w:val="24"/>
        </w:rPr>
        <w:t>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1B9D1DAA"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encoding delay and drops independently, without interacting, </w:t>
      </w:r>
      <w:r w:rsidR="00117504">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00000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2442057C"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w:t>
      </w:r>
      <w:r>
        <w:rPr>
          <w:rFonts w:ascii="Times New Roman" w:eastAsia="Times New Roman" w:hAnsi="Times New Roman" w:cs="Times New Roman"/>
          <w:color w:val="000000"/>
          <w:sz w:val="24"/>
          <w:szCs w:val="24"/>
        </w:rPr>
        <w:lastRenderedPageBreak/>
        <w:t xml:space="preserve">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BF10C5">
        <w:rPr>
          <w:rFonts w:ascii="Times New Roman" w:eastAsia="Times New Roman" w:hAnsi="Times New Roman" w:cs="Times New Roman"/>
          <w:color w:val="000000"/>
          <w:sz w:val="24"/>
          <w:szCs w:val="24"/>
        </w:rPr>
        <w:t>8</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w:t>
      </w:r>
      <w:r w:rsidR="00D1245D">
        <w:rPr>
          <w:rFonts w:ascii="Times New Roman" w:eastAsia="Times New Roman" w:hAnsi="Times New Roman" w:cs="Times New Roman"/>
          <w:color w:val="000000"/>
          <w:sz w:val="24"/>
          <w:szCs w:val="24"/>
        </w:rPr>
        <w:t>10</w:t>
      </w:r>
      <w:r w:rsidR="000E0949">
        <w:rPr>
          <w:rFonts w:ascii="Times New Roman" w:eastAsia="Times New Roman" w:hAnsi="Times New Roman" w:cs="Times New Roman"/>
          <w:color w:val="000000"/>
          <w:sz w:val="24"/>
          <w:szCs w:val="24"/>
        </w:rPr>
        <w:t>C</w:t>
      </w:r>
      <w:r w:rsidR="00BB41CC">
        <w:rPr>
          <w:rFonts w:ascii="Times New Roman" w:eastAsia="Times New Roman" w:hAnsi="Times New Roman" w:cs="Times New Roman"/>
          <w:color w:val="000000"/>
          <w:sz w:val="24"/>
          <w:szCs w:val="24"/>
        </w:rPr>
        <w:t>, right panel)</w:t>
      </w:r>
      <w:r>
        <w:rPr>
          <w:rFonts w:ascii="Times New Roman" w:eastAsia="Times New Roman" w:hAnsi="Times New Roman" w:cs="Times New Roman"/>
          <w:color w:val="000000"/>
          <w:sz w:val="24"/>
          <w:szCs w:val="24"/>
        </w:rPr>
        <w:t xml:space="preserve">. </w:t>
      </w:r>
    </w:p>
    <w:p w14:paraId="0BE88D84" w14:textId="77777777" w:rsidR="00D1245D" w:rsidRDefault="00D1245D"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commentRangeStart w:id="82"/>
      <w:r>
        <w:rPr>
          <w:rFonts w:ascii="Times New Roman" w:eastAsia="Times New Roman" w:hAnsi="Times New Roman" w:cs="Times New Roman"/>
          <w:b/>
          <w:noProof/>
          <w:sz w:val="24"/>
          <w:szCs w:val="24"/>
        </w:rPr>
        <w:drawing>
          <wp:inline distT="0" distB="0" distL="0" distR="0" wp14:anchorId="2BBCD6F4" wp14:editId="50565659">
            <wp:extent cx="3482671" cy="4444365"/>
            <wp:effectExtent l="0" t="0" r="3810"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54373" cy="4535866"/>
                    </a:xfrm>
                    <a:prstGeom prst="rect">
                      <a:avLst/>
                    </a:prstGeom>
                    <a:noFill/>
                    <a:ln>
                      <a:noFill/>
                    </a:ln>
                  </pic:spPr>
                </pic:pic>
              </a:graphicData>
            </a:graphic>
          </wp:inline>
        </w:drawing>
      </w:r>
      <w:commentRangeEnd w:id="82"/>
      <w:r w:rsidR="00BF10C5">
        <w:rPr>
          <w:rStyle w:val="CommentReference"/>
        </w:rPr>
        <w:commentReference w:id="82"/>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37F8E53"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649EBDA1"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2BB84934"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9044EB6"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317E47DE"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643E09F" w14:textId="77777777" w:rsidR="00BF10C5" w:rsidRDefault="00BF10C5" w:rsidP="005457B4">
      <w:pPr>
        <w:shd w:val="clear" w:color="auto" w:fill="FFFFFF"/>
        <w:spacing w:after="0" w:line="480" w:lineRule="auto"/>
        <w:rPr>
          <w:rFonts w:ascii="Times New Roman" w:eastAsia="Times New Roman" w:hAnsi="Times New Roman" w:cs="Times New Roman"/>
          <w:b/>
          <w:sz w:val="24"/>
          <w:szCs w:val="24"/>
        </w:rPr>
      </w:pPr>
    </w:p>
    <w:p w14:paraId="160E1DE4" w14:textId="77777777" w:rsidR="002B7E8B" w:rsidRDefault="002B7E8B" w:rsidP="002B7E8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Discussion</w:t>
      </w:r>
    </w:p>
    <w:p w14:paraId="2E9AAFD2" w14:textId="77777777" w:rsidR="00BF315E" w:rsidRDefault="005E2A2D" w:rsidP="005E2A2D">
      <w:pPr>
        <w:shd w:val="clear" w:color="auto" w:fill="FFFFFF"/>
        <w:spacing w:after="0" w:line="480" w:lineRule="auto"/>
        <w:rPr>
          <w:rFonts w:ascii="Times New Roman" w:eastAsia="Times New Roman" w:hAnsi="Times New Roman" w:cs="Times New Roman"/>
          <w:sz w:val="24"/>
          <w:szCs w:val="24"/>
        </w:rPr>
      </w:pPr>
      <w:commentRangeStart w:id="83"/>
      <w:r w:rsidRPr="005E2A2D">
        <w:rPr>
          <w:rFonts w:ascii="Times New Roman" w:eastAsia="Times New Roman" w:hAnsi="Times New Roman" w:cs="Times New Roman"/>
          <w:sz w:val="24"/>
          <w:szCs w:val="24"/>
        </w:rPr>
        <w:t xml:space="preserve">Our </w:t>
      </w:r>
      <w:commentRangeEnd w:id="83"/>
      <w:r w:rsidR="004D0CA1">
        <w:rPr>
          <w:rStyle w:val="CommentReference"/>
        </w:rPr>
        <w:commentReference w:id="83"/>
      </w:r>
      <w:r w:rsidRPr="005E2A2D">
        <w:rPr>
          <w:rFonts w:ascii="Times New Roman" w:eastAsia="Times New Roman" w:hAnsi="Times New Roman" w:cs="Times New Roman"/>
          <w:sz w:val="24"/>
          <w:szCs w:val="24"/>
        </w:rPr>
        <w:t>results highlight that value computation in dlPFC is a dynamic</w:t>
      </w:r>
      <w:r w:rsidR="00C63916">
        <w:rPr>
          <w:rFonts w:ascii="Times New Roman" w:eastAsia="Times New Roman" w:hAnsi="Times New Roman" w:cs="Times New Roman"/>
          <w:sz w:val="24"/>
          <w:szCs w:val="24"/>
        </w:rPr>
        <w:t xml:space="preserve"> and </w:t>
      </w:r>
      <w:r w:rsidRPr="005E2A2D">
        <w:rPr>
          <w:rFonts w:ascii="Times New Roman" w:eastAsia="Times New Roman" w:hAnsi="Times New Roman" w:cs="Times New Roman"/>
          <w:sz w:val="24"/>
          <w:szCs w:val="24"/>
        </w:rPr>
        <w:t>flexible process shaped not only by offer attributes</w:t>
      </w:r>
      <w:r w:rsidR="00BF315E">
        <w:rPr>
          <w:rFonts w:ascii="Times New Roman" w:eastAsia="Times New Roman" w:hAnsi="Times New Roman" w:cs="Times New Roman"/>
          <w:sz w:val="24"/>
          <w:szCs w:val="24"/>
        </w:rPr>
        <w:t xml:space="preserve"> such as</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reward magnitude and delay</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but also by task context, such as the timing of go-signals. </w:t>
      </w:r>
    </w:p>
    <w:p w14:paraId="77D4105E" w14:textId="671CD652"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Crucially, </w:t>
      </w:r>
      <w:r w:rsidR="00A25E64">
        <w:rPr>
          <w:rFonts w:ascii="Times New Roman" w:eastAsia="Times New Roman" w:hAnsi="Times New Roman" w:cs="Times New Roman"/>
          <w:sz w:val="24"/>
          <w:szCs w:val="24"/>
        </w:rPr>
        <w:t>w</w:t>
      </w:r>
      <w:r w:rsidR="00BF315E">
        <w:rPr>
          <w:rFonts w:ascii="Times New Roman" w:eastAsia="Times New Roman" w:hAnsi="Times New Roman" w:cs="Times New Roman"/>
          <w:sz w:val="24"/>
          <w:szCs w:val="24"/>
        </w:rPr>
        <w:t xml:space="preserve">e found that </w:t>
      </w:r>
      <w:r w:rsidRPr="005E2A2D">
        <w:rPr>
          <w:rFonts w:ascii="Times New Roman" w:eastAsia="Times New Roman" w:hAnsi="Times New Roman" w:cs="Times New Roman"/>
          <w:sz w:val="24"/>
          <w:szCs w:val="24"/>
        </w:rPr>
        <w:t>these neural computations differ markedly across individuals, reflecting distinct decision strategies rather than mere noise or variability.</w:t>
      </w:r>
    </w:p>
    <w:p w14:paraId="1D84EBAC" w14:textId="1C0461B4"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1 exemplifies a proactive, goal-directed strategy: neural activity showed a strong and early inverse correlation between reward and delay immediately after cue onset. This pattern </w:t>
      </w:r>
      <w:r w:rsidR="00536D32">
        <w:rPr>
          <w:rFonts w:ascii="Times New Roman" w:eastAsia="Times New Roman" w:hAnsi="Times New Roman" w:cs="Times New Roman"/>
          <w:sz w:val="24"/>
          <w:szCs w:val="24"/>
        </w:rPr>
        <w:t>suggests</w:t>
      </w:r>
      <w:r w:rsidRPr="005E2A2D">
        <w:rPr>
          <w:rFonts w:ascii="Times New Roman" w:eastAsia="Times New Roman" w:hAnsi="Times New Roman" w:cs="Times New Roman"/>
          <w:sz w:val="24"/>
          <w:szCs w:val="24"/>
        </w:rPr>
        <w:t xml:space="preserve"> an </w:t>
      </w:r>
      <w:r w:rsidR="00A734FA" w:rsidRPr="005E2A2D">
        <w:rPr>
          <w:rFonts w:ascii="Times New Roman" w:eastAsia="Times New Roman" w:hAnsi="Times New Roman" w:cs="Times New Roman"/>
          <w:sz w:val="24"/>
          <w:szCs w:val="24"/>
        </w:rPr>
        <w:t>efficient</w:t>
      </w:r>
      <w:r w:rsidRPr="005E2A2D">
        <w:rPr>
          <w:rFonts w:ascii="Times New Roman" w:eastAsia="Times New Roman" w:hAnsi="Times New Roman" w:cs="Times New Roman"/>
          <w:sz w:val="24"/>
          <w:szCs w:val="24"/>
        </w:rPr>
        <w:t xml:space="preserve"> </w:t>
      </w:r>
      <w:r w:rsidR="005257F2">
        <w:rPr>
          <w:rFonts w:ascii="Times New Roman" w:eastAsia="Times New Roman" w:hAnsi="Times New Roman" w:cs="Times New Roman"/>
          <w:sz w:val="24"/>
          <w:szCs w:val="24"/>
        </w:rPr>
        <w:t xml:space="preserve">evidence </w:t>
      </w:r>
      <w:r w:rsidRPr="005E2A2D">
        <w:rPr>
          <w:rFonts w:ascii="Times New Roman" w:eastAsia="Times New Roman" w:hAnsi="Times New Roman" w:cs="Times New Roman"/>
          <w:sz w:val="24"/>
          <w:szCs w:val="24"/>
        </w:rPr>
        <w:t xml:space="preserve">accumulation process that begins as soon as the offer is </w:t>
      </w:r>
      <w:r w:rsidR="005257F2">
        <w:rPr>
          <w:rFonts w:ascii="Times New Roman" w:eastAsia="Times New Roman" w:hAnsi="Times New Roman" w:cs="Times New Roman"/>
          <w:sz w:val="24"/>
          <w:szCs w:val="24"/>
        </w:rPr>
        <w:t>presented</w:t>
      </w:r>
      <w:r w:rsidR="00130BBA">
        <w:rPr>
          <w:rFonts w:ascii="Times New Roman" w:eastAsia="Times New Roman" w:hAnsi="Times New Roman" w:cs="Times New Roman"/>
          <w:sz w:val="24"/>
          <w:szCs w:val="24"/>
        </w:rPr>
        <w:t xml:space="preserve">, </w:t>
      </w:r>
      <w:r w:rsidR="00401461">
        <w:rPr>
          <w:rFonts w:ascii="Times New Roman" w:eastAsia="Times New Roman" w:hAnsi="Times New Roman" w:cs="Times New Roman"/>
          <w:sz w:val="24"/>
          <w:szCs w:val="24"/>
        </w:rPr>
        <w:t>s</w:t>
      </w:r>
      <w:r w:rsidR="00401461" w:rsidRPr="00401461">
        <w:rPr>
          <w:rFonts w:ascii="Times New Roman" w:eastAsia="Times New Roman" w:hAnsi="Times New Roman" w:cs="Times New Roman"/>
          <w:sz w:val="24"/>
          <w:szCs w:val="24"/>
        </w:rPr>
        <w:t>upporting model-based evaluation where future outcomes and timing contingencies are actively weighed during deliberation.</w:t>
      </w:r>
      <w:r w:rsidR="00401461">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The </w:t>
      </w:r>
      <w:r w:rsidR="00973417">
        <w:rPr>
          <w:rFonts w:ascii="Times New Roman" w:eastAsia="Times New Roman" w:hAnsi="Times New Roman" w:cs="Times New Roman"/>
          <w:sz w:val="24"/>
          <w:szCs w:val="24"/>
        </w:rPr>
        <w:t xml:space="preserve">integration </w:t>
      </w:r>
      <w:r w:rsidRPr="005E2A2D">
        <w:rPr>
          <w:rFonts w:ascii="Times New Roman" w:eastAsia="Times New Roman" w:hAnsi="Times New Roman" w:cs="Times New Roman"/>
          <w:sz w:val="24"/>
          <w:szCs w:val="24"/>
        </w:rPr>
        <w:t xml:space="preserve">of go-signal timing with reward and delay </w:t>
      </w:r>
      <w:r w:rsidR="00845380" w:rsidRPr="005E2A2D">
        <w:rPr>
          <w:rFonts w:ascii="Times New Roman" w:eastAsia="Times New Roman" w:hAnsi="Times New Roman" w:cs="Times New Roman"/>
          <w:sz w:val="24"/>
          <w:szCs w:val="24"/>
        </w:rPr>
        <w:t>signals</w:t>
      </w:r>
      <w:r w:rsidRPr="005E2A2D">
        <w:rPr>
          <w:rFonts w:ascii="Times New Roman" w:eastAsia="Times New Roman" w:hAnsi="Times New Roman" w:cs="Times New Roman"/>
          <w:sz w:val="24"/>
          <w:szCs w:val="24"/>
        </w:rPr>
        <w:t xml:space="preserve"> indicat</w:t>
      </w:r>
      <w:r w:rsidR="00973417">
        <w:rPr>
          <w:rFonts w:ascii="Times New Roman" w:eastAsia="Times New Roman" w:hAnsi="Times New Roman" w:cs="Times New Roman"/>
          <w:sz w:val="24"/>
          <w:szCs w:val="24"/>
        </w:rPr>
        <w:t>es</w:t>
      </w:r>
      <w:r w:rsidRPr="005E2A2D">
        <w:rPr>
          <w:rFonts w:ascii="Times New Roman" w:eastAsia="Times New Roman" w:hAnsi="Times New Roman" w:cs="Times New Roman"/>
          <w:sz w:val="24"/>
          <w:szCs w:val="24"/>
        </w:rPr>
        <w:t xml:space="preserve"> that</w:t>
      </w:r>
      <w:r w:rsidR="00973417">
        <w:rPr>
          <w:rFonts w:ascii="Times New Roman" w:eastAsia="Times New Roman" w:hAnsi="Times New Roman" w:cs="Times New Roman"/>
          <w:sz w:val="24"/>
          <w:szCs w:val="24"/>
        </w:rPr>
        <w:t xml:space="preserve"> the</w:t>
      </w:r>
      <w:r w:rsidRPr="005E2A2D">
        <w:rPr>
          <w:rFonts w:ascii="Times New Roman" w:eastAsia="Times New Roman" w:hAnsi="Times New Roman" w:cs="Times New Roman"/>
          <w:sz w:val="24"/>
          <w:szCs w:val="24"/>
        </w:rPr>
        <w:t xml:space="preserve"> dlPFC continuously combines multiple task-relevant features to </w:t>
      </w:r>
      <w:r w:rsidR="00CE33D7">
        <w:rPr>
          <w:rFonts w:ascii="Times New Roman" w:eastAsia="Times New Roman" w:hAnsi="Times New Roman" w:cs="Times New Roman"/>
          <w:sz w:val="24"/>
          <w:szCs w:val="24"/>
        </w:rPr>
        <w:t xml:space="preserve">flexibly </w:t>
      </w:r>
      <w:r w:rsidRPr="005E2A2D">
        <w:rPr>
          <w:rFonts w:ascii="Times New Roman" w:eastAsia="Times New Roman" w:hAnsi="Times New Roman" w:cs="Times New Roman"/>
          <w:sz w:val="24"/>
          <w:szCs w:val="24"/>
        </w:rPr>
        <w:t>compute valu</w:t>
      </w:r>
      <w:r w:rsidR="00CE33D7">
        <w:rPr>
          <w:rFonts w:ascii="Times New Roman" w:eastAsia="Times New Roman" w:hAnsi="Times New Roman" w:cs="Times New Roman"/>
          <w:sz w:val="24"/>
          <w:szCs w:val="24"/>
        </w:rPr>
        <w:t>e</w:t>
      </w:r>
      <w:r w:rsidRPr="005E2A2D">
        <w:rPr>
          <w:rFonts w:ascii="Times New Roman" w:eastAsia="Times New Roman" w:hAnsi="Times New Roman" w:cs="Times New Roman"/>
          <w:sz w:val="24"/>
          <w:szCs w:val="24"/>
        </w:rPr>
        <w:t xml:space="preserve">. </w:t>
      </w:r>
    </w:p>
    <w:p w14:paraId="0F51F357" w14:textId="44CDC1B2"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In contrast, Monkey 2 </w:t>
      </w:r>
      <w:r w:rsidR="00A46784">
        <w:rPr>
          <w:rFonts w:ascii="Times New Roman" w:eastAsia="Times New Roman" w:hAnsi="Times New Roman" w:cs="Times New Roman"/>
          <w:sz w:val="24"/>
          <w:szCs w:val="24"/>
        </w:rPr>
        <w:t>showed</w:t>
      </w:r>
      <w:r w:rsidRPr="005E2A2D">
        <w:rPr>
          <w:rFonts w:ascii="Times New Roman" w:eastAsia="Times New Roman" w:hAnsi="Times New Roman" w:cs="Times New Roman"/>
          <w:sz w:val="24"/>
          <w:szCs w:val="24"/>
        </w:rPr>
        <w:t xml:space="preserve"> a reactive strategy</w:t>
      </w:r>
      <w:r w:rsidR="006B0536">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the integration of reward and dela</w:t>
      </w:r>
      <w:r w:rsidR="004C092F">
        <w:rPr>
          <w:rFonts w:ascii="Times New Roman" w:eastAsia="Times New Roman" w:hAnsi="Times New Roman" w:cs="Times New Roman"/>
          <w:sz w:val="24"/>
          <w:szCs w:val="24"/>
        </w:rPr>
        <w:t xml:space="preserve">y </w:t>
      </w:r>
      <w:r w:rsidR="006B0536">
        <w:rPr>
          <w:rFonts w:ascii="Times New Roman" w:eastAsia="Times New Roman" w:hAnsi="Times New Roman" w:cs="Times New Roman"/>
          <w:sz w:val="24"/>
          <w:szCs w:val="24"/>
        </w:rPr>
        <w:t xml:space="preserve">emerged </w:t>
      </w:r>
      <w:r w:rsidRPr="005E2A2D">
        <w:rPr>
          <w:rFonts w:ascii="Times New Roman" w:eastAsia="Times New Roman" w:hAnsi="Times New Roman" w:cs="Times New Roman"/>
          <w:sz w:val="24"/>
          <w:szCs w:val="24"/>
        </w:rPr>
        <w:t xml:space="preserve">only </w:t>
      </w:r>
      <w:r w:rsidR="006B0536">
        <w:rPr>
          <w:rFonts w:ascii="Times New Roman" w:eastAsia="Times New Roman" w:hAnsi="Times New Roman" w:cs="Times New Roman"/>
          <w:sz w:val="24"/>
          <w:szCs w:val="24"/>
        </w:rPr>
        <w:t>shortly bef</w:t>
      </w:r>
      <w:r w:rsidR="002C14D8">
        <w:rPr>
          <w:rFonts w:ascii="Times New Roman" w:eastAsia="Times New Roman" w:hAnsi="Times New Roman" w:cs="Times New Roman"/>
          <w:sz w:val="24"/>
          <w:szCs w:val="24"/>
        </w:rPr>
        <w:t>o</w:t>
      </w:r>
      <w:r w:rsidR="006B0536">
        <w:rPr>
          <w:rFonts w:ascii="Times New Roman" w:eastAsia="Times New Roman" w:hAnsi="Times New Roman" w:cs="Times New Roman"/>
          <w:sz w:val="24"/>
          <w:szCs w:val="24"/>
        </w:rPr>
        <w:t>re</w:t>
      </w:r>
      <w:r w:rsidRPr="005E2A2D">
        <w:rPr>
          <w:rFonts w:ascii="Times New Roman" w:eastAsia="Times New Roman" w:hAnsi="Times New Roman" w:cs="Times New Roman"/>
          <w:sz w:val="24"/>
          <w:szCs w:val="24"/>
        </w:rPr>
        <w:t xml:space="preserve"> the go-signal, which</w:t>
      </w:r>
      <w:ins w:id="84" w:author="Mark Eldridge" w:date="2025-07-24T18:09:00Z" w16du:dateUtc="2025-07-24T17:09:00Z">
        <w:r w:rsidR="00B96E57">
          <w:rPr>
            <w:rFonts w:ascii="Times New Roman" w:eastAsia="Times New Roman" w:hAnsi="Times New Roman" w:cs="Times New Roman"/>
            <w:sz w:val="24"/>
            <w:szCs w:val="24"/>
          </w:rPr>
          <w:t>,</w:t>
        </w:r>
      </w:ins>
      <w:r w:rsidRPr="005E2A2D">
        <w:rPr>
          <w:rFonts w:ascii="Times New Roman" w:eastAsia="Times New Roman" w:hAnsi="Times New Roman" w:cs="Times New Roman"/>
          <w:sz w:val="24"/>
          <w:szCs w:val="24"/>
        </w:rPr>
        <w:t xml:space="preserve"> from the behavioral and neural perspective </w:t>
      </w:r>
      <w:r w:rsidR="003D35D3">
        <w:rPr>
          <w:rFonts w:ascii="Times New Roman" w:eastAsia="Times New Roman" w:hAnsi="Times New Roman" w:cs="Times New Roman"/>
          <w:sz w:val="24"/>
          <w:szCs w:val="24"/>
        </w:rPr>
        <w:t>appeared</w:t>
      </w:r>
      <w:r w:rsidRPr="005E2A2D">
        <w:rPr>
          <w:rFonts w:ascii="Times New Roman" w:eastAsia="Times New Roman" w:hAnsi="Times New Roman" w:cs="Times New Roman"/>
          <w:sz w:val="24"/>
          <w:szCs w:val="24"/>
        </w:rPr>
        <w:t xml:space="preserve"> to act more </w:t>
      </w:r>
      <w:r w:rsidR="003D35D3">
        <w:rPr>
          <w:rFonts w:ascii="Times New Roman" w:eastAsia="Times New Roman" w:hAnsi="Times New Roman" w:cs="Times New Roman"/>
          <w:sz w:val="24"/>
          <w:szCs w:val="24"/>
        </w:rPr>
        <w:t xml:space="preserve">like </w:t>
      </w:r>
      <w:r w:rsidRPr="005E2A2D">
        <w:rPr>
          <w:rFonts w:ascii="Times New Roman" w:eastAsia="Times New Roman" w:hAnsi="Times New Roman" w:cs="Times New Roman"/>
          <w:sz w:val="24"/>
          <w:szCs w:val="24"/>
        </w:rPr>
        <w:t>an additional visual cue than a temporal marker. This suggests that evidence accumulation in Monkey 2 was gated by the presence of the go-signal. Consequently, dlPFC activity showed weaker coupling between value features and task timing, consistent with a stimulus-driven, model-free mode of decision-making</w:t>
      </w:r>
      <w:r w:rsidR="009B6EF7">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where salient cues trigger choices more reflexively.</w:t>
      </w:r>
    </w:p>
    <w:p w14:paraId="0409FFB8" w14:textId="7EBC8E1A" w:rsidR="00BE14AF" w:rsidRPr="005E2A2D" w:rsidRDefault="009B6EF7" w:rsidP="005E2A2D">
      <w:pPr>
        <w:shd w:val="clear" w:color="auto" w:fill="FFFFFF"/>
        <w:spacing w:after="0" w:line="480" w:lineRule="auto"/>
        <w:rPr>
          <w:rFonts w:ascii="Times New Roman" w:eastAsia="Times New Roman" w:hAnsi="Times New Roman" w:cs="Times New Roman"/>
          <w:sz w:val="24"/>
          <w:szCs w:val="24"/>
        </w:rPr>
      </w:pPr>
      <w:r w:rsidRPr="00353478">
        <w:rPr>
          <w:rFonts w:ascii="Times New Roman" w:eastAsia="Times New Roman" w:hAnsi="Times New Roman" w:cs="Times New Roman"/>
          <w:sz w:val="24"/>
          <w:szCs w:val="24"/>
          <w:highlight w:val="yellow"/>
        </w:rPr>
        <w:t>Although</w:t>
      </w:r>
      <w:r w:rsidR="00BE14AF" w:rsidRPr="00353478">
        <w:rPr>
          <w:rFonts w:ascii="Times New Roman" w:eastAsia="Times New Roman" w:hAnsi="Times New Roman" w:cs="Times New Roman"/>
          <w:sz w:val="24"/>
          <w:szCs w:val="24"/>
          <w:highlight w:val="yellow"/>
        </w:rPr>
        <w:t xml:space="preserve"> we d</w:t>
      </w:r>
      <w:r w:rsidRPr="00353478">
        <w:rPr>
          <w:rFonts w:ascii="Times New Roman" w:eastAsia="Times New Roman" w:hAnsi="Times New Roman" w:cs="Times New Roman"/>
          <w:sz w:val="24"/>
          <w:szCs w:val="24"/>
          <w:highlight w:val="yellow"/>
        </w:rPr>
        <w:t>id</w:t>
      </w:r>
      <w:r w:rsidR="00BE14AF" w:rsidRPr="00353478">
        <w:rPr>
          <w:rFonts w:ascii="Times New Roman" w:eastAsia="Times New Roman" w:hAnsi="Times New Roman" w:cs="Times New Roman"/>
          <w:sz w:val="24"/>
          <w:szCs w:val="24"/>
          <w:highlight w:val="yellow"/>
        </w:rPr>
        <w:t xml:space="preserve"> not explicitly model accumulation dynamics, our data align well with such computational frameworks, </w:t>
      </w:r>
      <w:r w:rsidR="00353478" w:rsidRPr="00353478">
        <w:rPr>
          <w:rFonts w:ascii="Times New Roman" w:eastAsia="Times New Roman" w:hAnsi="Times New Roman" w:cs="Times New Roman"/>
          <w:sz w:val="24"/>
          <w:szCs w:val="24"/>
          <w:highlight w:val="yellow"/>
        </w:rPr>
        <w:t>showing</w:t>
      </w:r>
      <w:r w:rsidR="00BE14AF" w:rsidRPr="00353478">
        <w:rPr>
          <w:rFonts w:ascii="Times New Roman" w:eastAsia="Times New Roman" w:hAnsi="Times New Roman" w:cs="Times New Roman"/>
          <w:sz w:val="24"/>
          <w:szCs w:val="24"/>
          <w:highlight w:val="yellow"/>
        </w:rPr>
        <w:t xml:space="preserve"> how the timing of evidence integration and its neural </w:t>
      </w:r>
      <w:r w:rsidR="00353478" w:rsidRPr="00353478">
        <w:rPr>
          <w:rFonts w:ascii="Times New Roman" w:eastAsia="Times New Roman" w:hAnsi="Times New Roman" w:cs="Times New Roman"/>
          <w:sz w:val="24"/>
          <w:szCs w:val="24"/>
          <w:highlight w:val="yellow"/>
        </w:rPr>
        <w:t>correlates</w:t>
      </w:r>
      <w:r w:rsidR="00BE14AF" w:rsidRPr="00353478">
        <w:rPr>
          <w:rFonts w:ascii="Times New Roman" w:eastAsia="Times New Roman" w:hAnsi="Times New Roman" w:cs="Times New Roman"/>
          <w:sz w:val="24"/>
          <w:szCs w:val="24"/>
          <w:highlight w:val="yellow"/>
        </w:rPr>
        <w:t xml:space="preserve"> can vary across individuals and strategies.</w:t>
      </w:r>
    </w:p>
    <w:p w14:paraId="55F0F984" w14:textId="3B994D0B"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F53956">
        <w:rPr>
          <w:rFonts w:ascii="Times New Roman" w:eastAsia="Times New Roman" w:hAnsi="Times New Roman" w:cs="Times New Roman"/>
          <w:sz w:val="24"/>
          <w:szCs w:val="24"/>
          <w:highlight w:val="yellow"/>
        </w:rPr>
        <w:lastRenderedPageBreak/>
        <w:t>These contrasting neural profiles suggest that dlPFC circuits can operate under multiple computational modes</w:t>
      </w:r>
      <w:r w:rsidR="006A5159" w:rsidRPr="00F53956">
        <w:rPr>
          <w:rFonts w:ascii="Times New Roman" w:eastAsia="Times New Roman" w:hAnsi="Times New Roman" w:cs="Times New Roman"/>
          <w:sz w:val="24"/>
          <w:szCs w:val="24"/>
          <w:highlight w:val="yellow"/>
        </w:rPr>
        <w:t>:</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proactive accumulation of evidence or reactive cue-driven responses</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 xml:space="preserve">depending on the cognitive strategy engaged by the subject. Such flexibility may be mediated by mechanisms like </w:t>
      </w:r>
      <w:r w:rsidR="005D5D89" w:rsidRPr="00F53956">
        <w:rPr>
          <w:rFonts w:ascii="Times New Roman" w:eastAsia="Times New Roman" w:hAnsi="Times New Roman" w:cs="Times New Roman"/>
          <w:sz w:val="24"/>
          <w:szCs w:val="24"/>
          <w:highlight w:val="yellow"/>
        </w:rPr>
        <w:t xml:space="preserve">1) </w:t>
      </w:r>
      <w:r w:rsidRPr="00F53956">
        <w:rPr>
          <w:rFonts w:ascii="Times New Roman" w:eastAsia="Times New Roman" w:hAnsi="Times New Roman" w:cs="Times New Roman"/>
          <w:sz w:val="24"/>
          <w:szCs w:val="24"/>
          <w:highlight w:val="yellow"/>
        </w:rPr>
        <w:t>mixed selectivity</w:t>
      </w:r>
      <w:r w:rsidR="008C3EE5" w:rsidRPr="00F53956">
        <w:rPr>
          <w:rFonts w:ascii="Times New Roman" w:eastAsia="Times New Roman" w:hAnsi="Times New Roman" w:cs="Times New Roman"/>
          <w:sz w:val="24"/>
          <w:szCs w:val="24"/>
          <w:highlight w:val="yellow"/>
        </w:rPr>
        <w:t xml:space="preserve"> (Rigotti et al., 2013)</w:t>
      </w:r>
      <w:r w:rsidRPr="00F53956">
        <w:rPr>
          <w:rFonts w:ascii="Times New Roman" w:eastAsia="Times New Roman" w:hAnsi="Times New Roman" w:cs="Times New Roman"/>
          <w:sz w:val="24"/>
          <w:szCs w:val="24"/>
          <w:highlight w:val="yellow"/>
        </w:rPr>
        <w:t>,</w:t>
      </w:r>
      <w:r w:rsidR="0013657C" w:rsidRPr="00F53956">
        <w:rPr>
          <w:rFonts w:ascii="Times New Roman" w:eastAsia="Times New Roman" w:hAnsi="Times New Roman" w:cs="Times New Roman"/>
          <w:sz w:val="24"/>
          <w:szCs w:val="24"/>
          <w:highlight w:val="yellow"/>
        </w:rPr>
        <w:t xml:space="preserve"> the ability of</w:t>
      </w:r>
      <w:r w:rsidRPr="00F53956">
        <w:rPr>
          <w:rFonts w:ascii="Times New Roman" w:eastAsia="Times New Roman" w:hAnsi="Times New Roman" w:cs="Times New Roman"/>
          <w:sz w:val="24"/>
          <w:szCs w:val="24"/>
          <w:highlight w:val="yellow"/>
        </w:rPr>
        <w:t xml:space="preserve"> neurons to multiplex </w:t>
      </w:r>
      <w:r w:rsidR="000F69AA" w:rsidRPr="00F53956">
        <w:rPr>
          <w:rFonts w:ascii="Times New Roman" w:eastAsia="Times New Roman" w:hAnsi="Times New Roman" w:cs="Times New Roman"/>
          <w:sz w:val="24"/>
          <w:szCs w:val="24"/>
          <w:highlight w:val="yellow"/>
        </w:rPr>
        <w:t xml:space="preserve">different task-related </w:t>
      </w:r>
      <w:r w:rsidRPr="00F53956">
        <w:rPr>
          <w:rFonts w:ascii="Times New Roman" w:eastAsia="Times New Roman" w:hAnsi="Times New Roman" w:cs="Times New Roman"/>
          <w:sz w:val="24"/>
          <w:szCs w:val="24"/>
          <w:highlight w:val="yellow"/>
        </w:rPr>
        <w:t xml:space="preserve">information </w:t>
      </w:r>
      <w:r w:rsidR="000F69AA" w:rsidRPr="00F53956">
        <w:rPr>
          <w:rFonts w:ascii="Times New Roman" w:eastAsia="Times New Roman" w:hAnsi="Times New Roman" w:cs="Times New Roman"/>
          <w:sz w:val="24"/>
          <w:szCs w:val="24"/>
          <w:highlight w:val="yellow"/>
        </w:rPr>
        <w:t xml:space="preserve">like </w:t>
      </w:r>
      <w:r w:rsidRPr="00F53956">
        <w:rPr>
          <w:rFonts w:ascii="Times New Roman" w:eastAsia="Times New Roman" w:hAnsi="Times New Roman" w:cs="Times New Roman"/>
          <w:sz w:val="24"/>
          <w:szCs w:val="24"/>
          <w:highlight w:val="yellow"/>
        </w:rPr>
        <w:t>reward, delay, and context, or</w:t>
      </w:r>
      <w:r w:rsidR="005D5D89" w:rsidRPr="00F53956">
        <w:rPr>
          <w:rFonts w:ascii="Times New Roman" w:eastAsia="Times New Roman" w:hAnsi="Times New Roman" w:cs="Times New Roman"/>
          <w:sz w:val="24"/>
          <w:szCs w:val="24"/>
          <w:highlight w:val="yellow"/>
        </w:rPr>
        <w:t xml:space="preserve"> 2) </w:t>
      </w:r>
      <w:r w:rsidRPr="00F53956">
        <w:rPr>
          <w:rFonts w:ascii="Times New Roman" w:eastAsia="Times New Roman" w:hAnsi="Times New Roman" w:cs="Times New Roman"/>
          <w:sz w:val="24"/>
          <w:szCs w:val="24"/>
          <w:highlight w:val="yellow"/>
        </w:rPr>
        <w:t>by working memory gating</w:t>
      </w:r>
      <w:r w:rsidR="00B87FC7" w:rsidRPr="00F53956">
        <w:rPr>
          <w:rFonts w:ascii="Times New Roman" w:eastAsia="Times New Roman" w:hAnsi="Times New Roman" w:cs="Times New Roman"/>
          <w:sz w:val="24"/>
          <w:szCs w:val="24"/>
          <w:highlight w:val="yellow"/>
        </w:rPr>
        <w:t xml:space="preserve"> </w:t>
      </w:r>
      <w:commentRangeStart w:id="85"/>
      <w:r w:rsidR="00B87FC7" w:rsidRPr="00F53956">
        <w:rPr>
          <w:rFonts w:ascii="Times New Roman" w:eastAsia="Times New Roman" w:hAnsi="Times New Roman" w:cs="Times New Roman"/>
          <w:sz w:val="24"/>
          <w:szCs w:val="24"/>
          <w:highlight w:val="yellow"/>
        </w:rPr>
        <w:t>(Miller and Cohen, 2001)</w:t>
      </w:r>
      <w:r w:rsidRPr="00F53956">
        <w:rPr>
          <w:rFonts w:ascii="Times New Roman" w:eastAsia="Times New Roman" w:hAnsi="Times New Roman" w:cs="Times New Roman"/>
          <w:sz w:val="24"/>
          <w:szCs w:val="24"/>
          <w:highlight w:val="yellow"/>
        </w:rPr>
        <w:t xml:space="preserve"> </w:t>
      </w:r>
      <w:commentRangeEnd w:id="85"/>
      <w:r w:rsidR="00A65CC4" w:rsidRPr="00F53956">
        <w:rPr>
          <w:rStyle w:val="CommentReference"/>
          <w:highlight w:val="yellow"/>
        </w:rPr>
        <w:commentReference w:id="85"/>
      </w:r>
      <w:r w:rsidRPr="00F53956">
        <w:rPr>
          <w:rFonts w:ascii="Times New Roman" w:eastAsia="Times New Roman" w:hAnsi="Times New Roman" w:cs="Times New Roman"/>
          <w:sz w:val="24"/>
          <w:szCs w:val="24"/>
          <w:highlight w:val="yellow"/>
        </w:rPr>
        <w:t>that selectively maintains task-relevant variables during decision epochs.</w:t>
      </w:r>
    </w:p>
    <w:p w14:paraId="2BC81176" w14:textId="77777777" w:rsidR="0049732C" w:rsidRDefault="00A917EB"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support of this, we also found that </w:t>
      </w:r>
      <w:r w:rsidRPr="00A917EB">
        <w:rPr>
          <w:rFonts w:ascii="Times New Roman" w:eastAsia="Times New Roman" w:hAnsi="Times New Roman" w:cs="Times New Roman"/>
          <w:sz w:val="24"/>
          <w:szCs w:val="24"/>
        </w:rPr>
        <w:t>despite Monkey 1 show</w:t>
      </w:r>
      <w:r w:rsidR="006205DE">
        <w:rPr>
          <w:rFonts w:ascii="Times New Roman" w:eastAsia="Times New Roman" w:hAnsi="Times New Roman" w:cs="Times New Roman"/>
          <w:sz w:val="24"/>
          <w:szCs w:val="24"/>
        </w:rPr>
        <w:t>ing</w:t>
      </w:r>
      <w:r w:rsidR="00507E7A">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an early and strong inverse correlation between reward magnitude and delay in the population, only a small fraction of neurons (8%) scaled their activity linearly with the discounted value. This suggests that value integration in Monkey 1 is distributed across the population and relies on dynamic, context-sensitive coding rather than fixed, unitary representations. </w:t>
      </w:r>
      <w:r w:rsidR="006F3C0D">
        <w:rPr>
          <w:rFonts w:ascii="Times New Roman" w:eastAsia="Times New Roman" w:hAnsi="Times New Roman" w:cs="Times New Roman"/>
          <w:sz w:val="24"/>
          <w:szCs w:val="24"/>
        </w:rPr>
        <w:t>Conversely, i</w:t>
      </w:r>
      <w:r w:rsidR="006259FC" w:rsidRPr="006259FC">
        <w:rPr>
          <w:rFonts w:ascii="Times New Roman" w:eastAsia="Times New Roman" w:hAnsi="Times New Roman" w:cs="Times New Roman"/>
          <w:sz w:val="24"/>
          <w:szCs w:val="24"/>
        </w:rPr>
        <w:t xml:space="preserve">n Monkey 2, </w:t>
      </w:r>
      <w:r w:rsidR="006F3C0D">
        <w:rPr>
          <w:rFonts w:ascii="Times New Roman" w:eastAsia="Times New Roman" w:hAnsi="Times New Roman" w:cs="Times New Roman"/>
          <w:sz w:val="24"/>
          <w:szCs w:val="24"/>
        </w:rPr>
        <w:t xml:space="preserve">a larger proportion of </w:t>
      </w:r>
      <w:r w:rsidR="006259FC" w:rsidRPr="006259FC">
        <w:rPr>
          <w:rFonts w:ascii="Times New Roman" w:eastAsia="Times New Roman" w:hAnsi="Times New Roman" w:cs="Times New Roman"/>
          <w:sz w:val="24"/>
          <w:szCs w:val="24"/>
        </w:rPr>
        <w:t>neurons</w:t>
      </w:r>
      <w:r w:rsidR="006259FC">
        <w:rPr>
          <w:rFonts w:ascii="Times New Roman" w:eastAsia="Times New Roman" w:hAnsi="Times New Roman" w:cs="Times New Roman"/>
          <w:sz w:val="24"/>
          <w:szCs w:val="24"/>
        </w:rPr>
        <w:t xml:space="preserve"> (33%)</w:t>
      </w:r>
      <w:r w:rsidR="006259FC" w:rsidRPr="006259FC">
        <w:rPr>
          <w:rFonts w:ascii="Times New Roman" w:eastAsia="Times New Roman" w:hAnsi="Times New Roman" w:cs="Times New Roman"/>
          <w:sz w:val="24"/>
          <w:szCs w:val="24"/>
        </w:rPr>
        <w:t xml:space="preserve"> directly tracked the discounted value, </w:t>
      </w:r>
      <w:r w:rsidR="00E7197F" w:rsidRPr="00E7197F">
        <w:rPr>
          <w:rFonts w:ascii="Times New Roman" w:eastAsia="Times New Roman" w:hAnsi="Times New Roman" w:cs="Times New Roman"/>
          <w:sz w:val="24"/>
          <w:szCs w:val="24"/>
        </w:rPr>
        <w:t xml:space="preserve">reflecting a more rigid and uniform representation consistent with a reactive strategy waiting for an external cue (the go-signal) to trigger action. </w:t>
      </w:r>
    </w:p>
    <w:p w14:paraId="18A11D8A" w14:textId="21F6B640"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Our </w:t>
      </w:r>
      <w:r w:rsidR="0049732C">
        <w:rPr>
          <w:rFonts w:ascii="Times New Roman" w:eastAsia="Times New Roman" w:hAnsi="Times New Roman" w:cs="Times New Roman"/>
          <w:sz w:val="24"/>
          <w:szCs w:val="24"/>
        </w:rPr>
        <w:t>result</w:t>
      </w:r>
      <w:r w:rsidRPr="005E2A2D">
        <w:rPr>
          <w:rFonts w:ascii="Times New Roman" w:eastAsia="Times New Roman" w:hAnsi="Times New Roman" w:cs="Times New Roman"/>
          <w:sz w:val="24"/>
          <w:szCs w:val="24"/>
        </w:rPr>
        <w:t xml:space="preserve">s extend previous studies by adding a fine-grained temporal dimension to prefrontal value encoding, showing that the classic inverse relationship between reward and delay emerges dynamically and varies across individuals. This temporal unfolding emphasizes the role of dlPFC in maintaining context-sensitive value representations that evolve </w:t>
      </w:r>
      <w:r w:rsidR="00EC51CD">
        <w:rPr>
          <w:rFonts w:ascii="Times New Roman" w:eastAsia="Times New Roman" w:hAnsi="Times New Roman" w:cs="Times New Roman"/>
          <w:sz w:val="24"/>
          <w:szCs w:val="24"/>
        </w:rPr>
        <w:t>during decision-making.</w:t>
      </w:r>
    </w:p>
    <w:p w14:paraId="7DF00ECA" w14:textId="77777777" w:rsidR="00422987" w:rsidRDefault="00C540F2"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 pronounced individual differences observed </w:t>
      </w:r>
      <w:r w:rsidR="00107499">
        <w:rPr>
          <w:rFonts w:ascii="Times New Roman" w:eastAsia="Times New Roman" w:hAnsi="Times New Roman" w:cs="Times New Roman"/>
          <w:sz w:val="24"/>
          <w:szCs w:val="24"/>
        </w:rPr>
        <w:t>call for</w:t>
      </w:r>
      <w:r w:rsidRPr="00C540F2">
        <w:rPr>
          <w:rFonts w:ascii="Times New Roman" w:eastAsia="Times New Roman" w:hAnsi="Times New Roman" w:cs="Times New Roman"/>
          <w:sz w:val="24"/>
          <w:szCs w:val="24"/>
        </w:rPr>
        <w:t xml:space="preserve"> caution</w:t>
      </w:r>
      <w:r w:rsidR="00107499">
        <w:rPr>
          <w:rFonts w:ascii="Times New Roman" w:eastAsia="Times New Roman" w:hAnsi="Times New Roman" w:cs="Times New Roman"/>
          <w:sz w:val="24"/>
          <w:szCs w:val="24"/>
        </w:rPr>
        <w:t xml:space="preserve"> when</w:t>
      </w:r>
      <w:r w:rsidRPr="00C540F2">
        <w:rPr>
          <w:rFonts w:ascii="Times New Roman" w:eastAsia="Times New Roman" w:hAnsi="Times New Roman" w:cs="Times New Roman"/>
          <w:sz w:val="24"/>
          <w:szCs w:val="24"/>
        </w:rPr>
        <w:t xml:space="preserve"> assuming uniform neural mechanisms across subjects. </w:t>
      </w:r>
      <w:commentRangeStart w:id="86"/>
      <w:r w:rsidRPr="00C540F2">
        <w:rPr>
          <w:rFonts w:ascii="Times New Roman" w:eastAsia="Times New Roman" w:hAnsi="Times New Roman" w:cs="Times New Roman"/>
          <w:sz w:val="24"/>
          <w:szCs w:val="24"/>
        </w:rPr>
        <w:t xml:space="preserve">These findings raise </w:t>
      </w:r>
      <w:commentRangeEnd w:id="86"/>
      <w:r w:rsidR="00203C03">
        <w:rPr>
          <w:rStyle w:val="CommentReference"/>
        </w:rPr>
        <w:commentReference w:id="86"/>
      </w:r>
      <w:r w:rsidRPr="00C540F2">
        <w:rPr>
          <w:rFonts w:ascii="Times New Roman" w:eastAsia="Times New Roman" w:hAnsi="Times New Roman" w:cs="Times New Roman"/>
          <w:sz w:val="24"/>
          <w:szCs w:val="24"/>
        </w:rPr>
        <w:t xml:space="preserve">important questions about how prefrontal circuits may shift between computational modes, such as flexible integration versus rigid </w:t>
      </w:r>
      <w:r w:rsidRPr="00C540F2">
        <w:rPr>
          <w:rFonts w:ascii="Times New Roman" w:eastAsia="Times New Roman" w:hAnsi="Times New Roman" w:cs="Times New Roman"/>
          <w:sz w:val="24"/>
          <w:szCs w:val="24"/>
        </w:rPr>
        <w:lastRenderedPageBreak/>
        <w:t xml:space="preserve">stimulus-response mappings, and how these shifts might </w:t>
      </w:r>
      <w:r w:rsidR="00422987" w:rsidRPr="00C540F2">
        <w:rPr>
          <w:rFonts w:ascii="Times New Roman" w:eastAsia="Times New Roman" w:hAnsi="Times New Roman" w:cs="Times New Roman"/>
          <w:sz w:val="24"/>
          <w:szCs w:val="24"/>
        </w:rPr>
        <w:t>underline</w:t>
      </w:r>
      <w:r w:rsidRPr="00C540F2">
        <w:rPr>
          <w:rFonts w:ascii="Times New Roman" w:eastAsia="Times New Roman" w:hAnsi="Times New Roman" w:cs="Times New Roman"/>
          <w:sz w:val="24"/>
          <w:szCs w:val="24"/>
        </w:rPr>
        <w:t xml:space="preserve"> adaptive or maladaptive behavior (Daw et al., 2011; Gillan et al., 2016; Voon et al., 2015). </w:t>
      </w:r>
    </w:p>
    <w:p w14:paraId="6282C98B" w14:textId="24ACFB30" w:rsidR="00C540F2" w:rsidRDefault="00697FD9" w:rsidP="005E2A2D">
      <w:pPr>
        <w:shd w:val="clear" w:color="auto" w:fill="FFFFFF"/>
        <w:spacing w:after="0" w:line="480" w:lineRule="auto"/>
        <w:rPr>
          <w:rFonts w:ascii="Times New Roman" w:eastAsia="Times New Roman" w:hAnsi="Times New Roman" w:cs="Times New Roman"/>
          <w:sz w:val="24"/>
          <w:szCs w:val="24"/>
        </w:rPr>
      </w:pPr>
      <w:r w:rsidRPr="004D6A2E">
        <w:rPr>
          <w:rFonts w:ascii="Times New Roman" w:eastAsia="Times New Roman" w:hAnsi="Times New Roman" w:cs="Times New Roman"/>
          <w:sz w:val="24"/>
          <w:szCs w:val="24"/>
        </w:rPr>
        <w:t>V</w:t>
      </w:r>
      <w:r w:rsidR="00C540F2" w:rsidRPr="004D6A2E">
        <w:rPr>
          <w:rFonts w:ascii="Times New Roman" w:eastAsia="Times New Roman" w:hAnsi="Times New Roman" w:cs="Times New Roman"/>
          <w:sz w:val="24"/>
          <w:szCs w:val="24"/>
        </w:rPr>
        <w:t>ariability in prefrontal dopamine signaling and cognitive control can produce different balances between goal-directed and habitual strategies (Cools &amp; D’Esposito, 2011), consistent with theories proposing that the prefrontal cortex dynamically orchestrates multiple modes of decision-making depending on context and individual differences (Koechlin et al., 2003).</w:t>
      </w:r>
    </w:p>
    <w:p w14:paraId="57598B6B" w14:textId="7F5A44C6" w:rsidR="005E2A2D" w:rsidRPr="005E2A2D" w:rsidRDefault="005E2A2D" w:rsidP="000F4F3A">
      <w:pPr>
        <w:shd w:val="clear" w:color="auto" w:fill="FFFFFF"/>
        <w:spacing w:after="0" w:line="480" w:lineRule="auto"/>
        <w:ind w:firstLine="720"/>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Limitations of our study include the small sample size and differences in training history: Monkey 1 had extensive task experience, wh</w:t>
      </w:r>
      <w:r w:rsidR="00675EA5">
        <w:rPr>
          <w:rFonts w:ascii="Times New Roman" w:eastAsia="Times New Roman" w:hAnsi="Times New Roman" w:cs="Times New Roman"/>
          <w:sz w:val="24"/>
          <w:szCs w:val="24"/>
        </w:rPr>
        <w:t>ereas</w:t>
      </w:r>
      <w:r w:rsidRPr="005E2A2D">
        <w:rPr>
          <w:rFonts w:ascii="Times New Roman" w:eastAsia="Times New Roman" w:hAnsi="Times New Roman" w:cs="Times New Roman"/>
          <w:sz w:val="24"/>
          <w:szCs w:val="24"/>
        </w:rPr>
        <w:t xml:space="preserve"> Monkey 2 was recorded earlier in training. Future longitudinal studies are </w:t>
      </w:r>
      <w:r w:rsidR="00D8547F">
        <w:rPr>
          <w:rFonts w:ascii="Times New Roman" w:eastAsia="Times New Roman" w:hAnsi="Times New Roman" w:cs="Times New Roman"/>
          <w:sz w:val="24"/>
          <w:szCs w:val="24"/>
        </w:rPr>
        <w:t>necessary</w:t>
      </w:r>
      <w:r w:rsidRPr="005E2A2D">
        <w:rPr>
          <w:rFonts w:ascii="Times New Roman" w:eastAsia="Times New Roman" w:hAnsi="Times New Roman" w:cs="Times New Roman"/>
          <w:sz w:val="24"/>
          <w:szCs w:val="24"/>
        </w:rPr>
        <w:t xml:space="preserve"> to determine whether these strategies </w:t>
      </w:r>
      <w:r w:rsidR="00137B79">
        <w:rPr>
          <w:rFonts w:ascii="Times New Roman" w:eastAsia="Times New Roman" w:hAnsi="Times New Roman" w:cs="Times New Roman"/>
          <w:sz w:val="24"/>
          <w:szCs w:val="24"/>
        </w:rPr>
        <w:t>represent</w:t>
      </w:r>
      <w:r w:rsidRPr="005E2A2D">
        <w:rPr>
          <w:rFonts w:ascii="Times New Roman" w:eastAsia="Times New Roman" w:hAnsi="Times New Roman" w:cs="Times New Roman"/>
          <w:sz w:val="24"/>
          <w:szCs w:val="24"/>
        </w:rPr>
        <w:t xml:space="preserve"> stable traits or dynamic adaptations to experience.</w:t>
      </w:r>
    </w:p>
    <w:p w14:paraId="2327E314" w14:textId="252DDE92" w:rsidR="001054A3" w:rsidRDefault="00A83A81" w:rsidP="005041DB">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w:t>
      </w:r>
      <w:r w:rsidR="00EB5E62" w:rsidRPr="00E9337C">
        <w:rPr>
          <w:rFonts w:ascii="Times New Roman" w:eastAsia="Times New Roman" w:hAnsi="Times New Roman" w:cs="Times New Roman"/>
          <w:bCs/>
          <w:sz w:val="24"/>
          <w:szCs w:val="24"/>
        </w:rPr>
        <w:t xml:space="preserve">ur findings demonstrate that value computation in the dlPFC is a flexible, context-dependent process shaped by individual decision strategies, </w:t>
      </w:r>
      <w:r w:rsidR="005041DB" w:rsidRPr="005041DB">
        <w:rPr>
          <w:rFonts w:ascii="Times New Roman" w:eastAsia="Times New Roman" w:hAnsi="Times New Roman" w:cs="Times New Roman"/>
          <w:bCs/>
          <w:sz w:val="24"/>
          <w:szCs w:val="24"/>
        </w:rPr>
        <w:t>underscoring the importance of considering neural variability in the study of choice behavior mechanisms.</w:t>
      </w:r>
    </w:p>
    <w:p w14:paraId="543255C3" w14:textId="77777777" w:rsidR="001054A3" w:rsidRDefault="001054A3" w:rsidP="0093769C">
      <w:pPr>
        <w:shd w:val="clear" w:color="auto" w:fill="FFFFFF"/>
        <w:spacing w:after="0" w:line="480" w:lineRule="auto"/>
        <w:rPr>
          <w:rFonts w:ascii="Times New Roman" w:eastAsia="Times New Roman" w:hAnsi="Times New Roman" w:cs="Times New Roman"/>
          <w:b/>
          <w:sz w:val="24"/>
          <w:szCs w:val="24"/>
        </w:rPr>
      </w:pPr>
    </w:p>
    <w:p w14:paraId="7359379D"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A5FB7AA"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42D0C84"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C037C76"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116E82E"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9451DBC"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036A723"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7E14294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1A8E86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EFB4464" w14:textId="71806A00"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55AFE039"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w:t>
      </w:r>
      <w:r w:rsidR="009F4E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w:t>
      </w:r>
      <w:r>
        <w:rPr>
          <w:rFonts w:ascii="Times New Roman" w:eastAsia="Times New Roman" w:hAnsi="Times New Roman" w:cs="Times New Roman"/>
          <w:sz w:val="24"/>
          <w:szCs w:val="24"/>
        </w:rPr>
        <w:lastRenderedPageBreak/>
        <w:t xml:space="preserve">Monkey 1 and with Grapevine (Ripple Neuro, Salt Lake City, USA; rippleneuro.com) for Monkey 2. Data analyses were performed in MATLAB </w:t>
      </w:r>
      <w:hyperlink r:id="rId44">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5">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60596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87"/>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87"/>
      <w:r>
        <w:commentReference w:id="87"/>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00000" w:rsidP="005457B4">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sidR="00867CCD" w:rsidRPr="00D0662E">
        <w:rPr>
          <w:rFonts w:ascii="Times New Roman" w:eastAsia="Times New Roman" w:hAnsi="Times New Roman" w:cs="Times New Roman"/>
          <w:sz w:val="24"/>
          <w:szCs w:val="24"/>
        </w:rPr>
        <w:t>softmax</w:t>
      </w:r>
      <w:proofErr w:type="spellEnd"/>
      <w:r w:rsidR="00867CCD" w:rsidRPr="00D0662E">
        <w:rPr>
          <w:rFonts w:ascii="Times New Roman" w:eastAsia="Times New Roman" w:hAnsi="Times New Roman" w:cs="Times New Roman"/>
          <w:sz w:val="24"/>
          <w:szCs w:val="24"/>
        </w:rPr>
        <w:t xml:space="preserve">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643EF300"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w:t>
      </w:r>
      <w:r w:rsidRPr="00D0662E">
        <w:rPr>
          <w:rFonts w:ascii="Times New Roman" w:eastAsia="Times New Roman" w:hAnsi="Times New Roman" w:cs="Times New Roman"/>
          <w:sz w:val="24"/>
          <w:szCs w:val="24"/>
        </w:rPr>
        <w:lastRenderedPageBreak/>
        <w:t xml:space="preserve">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000000"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However, if the go cue is purple, we compute</w:t>
      </w:r>
    </w:p>
    <w:p w14:paraId="2735D4FC"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w:t>
      </w:r>
      <w:proofErr w:type="gramStart"/>
      <w:r w:rsidRPr="00D0662E">
        <w:rPr>
          <w:rFonts w:ascii="Times New Roman" w:eastAsia="Times New Roman" w:hAnsi="Times New Roman" w:cs="Times New Roman"/>
          <w:sz w:val="24"/>
          <w:szCs w:val="24"/>
        </w:rPr>
        <w:t>actually more</w:t>
      </w:r>
      <w:proofErr w:type="gramEnd"/>
      <w:r w:rsidRPr="00D0662E">
        <w:rPr>
          <w:rFonts w:ascii="Times New Roman" w:eastAsia="Times New Roman" w:hAnsi="Times New Roman" w:cs="Times New Roman"/>
          <w:sz w:val="24"/>
          <w:szCs w:val="24"/>
        </w:rPr>
        <w:t xml:space="preserve"> expensive after purple, as animals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0047422F" w14:textId="77777777" w:rsidR="00867CCD" w:rsidRPr="00B5766F" w:rsidRDefault="00000000"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842032A"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5091A806" w14:textId="77777777" w:rsidR="00462C5F" w:rsidRDefault="00462C5F" w:rsidP="005457B4">
      <w:pPr>
        <w:spacing w:after="0" w:line="480" w:lineRule="auto"/>
        <w:rPr>
          <w:rFonts w:ascii="Times New Roman" w:eastAsia="Times New Roman" w:hAnsi="Times New Roman" w:cs="Times New Roman"/>
          <w:i/>
          <w:iCs/>
          <w:sz w:val="24"/>
          <w:szCs w:val="24"/>
        </w:rPr>
      </w:pPr>
    </w:p>
    <w:p w14:paraId="3A8F9D1B" w14:textId="76BD206B"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t>
      </w:r>
      <w:r w:rsidR="005457B4">
        <w:rPr>
          <w:rFonts w:ascii="Times New Roman" w:eastAsia="Times New Roman" w:hAnsi="Times New Roman" w:cs="Times New Roman"/>
          <w:sz w:val="24"/>
          <w:szCs w:val="24"/>
        </w:rPr>
        <w:lastRenderedPageBreak/>
        <w:t xml:space="preserve">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commentRangeStart w:id="88"/>
      <w:r w:rsidRPr="004260B1">
        <w:rPr>
          <w:rFonts w:ascii="Times New Roman" w:hAnsi="Times New Roman" w:cs="Times New Roman"/>
          <w:sz w:val="24"/>
          <w:szCs w:val="24"/>
          <w:shd w:val="clear" w:color="auto" w:fill="FFFFFF"/>
        </w:rPr>
        <w:t>Olejnik and Algina, 2003</w:t>
      </w:r>
      <w:commentRangeEnd w:id="88"/>
      <w:r w:rsidR="00340928">
        <w:rPr>
          <w:rStyle w:val="CommentReference"/>
        </w:rPr>
        <w:commentReference w:id="88"/>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47D42905" w14:textId="77777777" w:rsidR="00605962" w:rsidRDefault="00605962" w:rsidP="005457B4">
      <w:pPr>
        <w:spacing w:after="0" w:line="480" w:lineRule="auto"/>
        <w:rPr>
          <w:rFonts w:ascii="Times New Roman" w:eastAsia="Times New Roman" w:hAnsi="Times New Roman" w:cs="Times New Roman"/>
          <w:i/>
          <w:iCs/>
          <w:sz w:val="24"/>
          <w:szCs w:val="24"/>
        </w:rPr>
      </w:pPr>
    </w:p>
    <w:p w14:paraId="59A684B9" w14:textId="5BCC4DDE"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lastRenderedPageBreak/>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5-07-14T20:04:00Z" w:initials="RF">
    <w:p w14:paraId="00E75B04" w14:textId="77777777" w:rsidR="00AC006E" w:rsidRDefault="004E1011" w:rsidP="00AC006E">
      <w:pPr>
        <w:pStyle w:val="CommentText"/>
      </w:pPr>
      <w:r>
        <w:rPr>
          <w:rStyle w:val="CommentReference"/>
        </w:rPr>
        <w:annotationRef/>
      </w:r>
      <w:r w:rsidR="00AC006E">
        <w:t xml:space="preserve">Distinct dlPFC neural dynamics underlying temporal discounting strategies </w:t>
      </w:r>
    </w:p>
  </w:comment>
  <w:comment w:id="1" w:author="Mark Eldridge" w:date="2025-05-14T15:56:00Z" w:initials="EM[">
    <w:p w14:paraId="58A54B9B" w14:textId="273B7E8E" w:rsidR="006C4460" w:rsidRDefault="006C4460" w:rsidP="006C4460">
      <w:r>
        <w:rPr>
          <w:rStyle w:val="CommentReference"/>
        </w:rPr>
        <w:annotationRef/>
      </w:r>
      <w:r>
        <w:rPr>
          <w:color w:val="000000"/>
          <w:sz w:val="20"/>
          <w:szCs w:val="20"/>
        </w:rPr>
        <w:t>Ask David for new affiliation(s)</w:t>
      </w:r>
    </w:p>
  </w:comment>
  <w:comment w:id="3" w:author="Mark Eldridge" w:date="2025-07-24T16:34:00Z" w:initials="ME">
    <w:p w14:paraId="43BE4E1A" w14:textId="77777777" w:rsidR="00F24A2C" w:rsidRDefault="00F24A2C" w:rsidP="00F24A2C">
      <w:r>
        <w:rPr>
          <w:rStyle w:val="CommentReference"/>
        </w:rPr>
        <w:annotationRef/>
      </w:r>
      <w:r>
        <w:rPr>
          <w:sz w:val="20"/>
          <w:szCs w:val="20"/>
        </w:rPr>
        <w:t>this is the new obligatory text from NIH</w:t>
      </w:r>
    </w:p>
  </w:comment>
  <w:comment w:id="4" w:author="Rossella Falcone [2]" w:date="2022-05-02T10:25:00Z" w:initials="">
    <w:p w14:paraId="6BFFCE4E" w14:textId="030AB018" w:rsidR="00DC0364" w:rsidRDefault="00DC0364" w:rsidP="00DC0364">
      <w:pPr>
        <w:pStyle w:val="CommentText"/>
      </w:pPr>
      <w:r>
        <w:rPr>
          <w:color w:val="000000"/>
        </w:rPr>
        <w:t>Check with Barry!</w:t>
      </w:r>
    </w:p>
  </w:comment>
  <w:comment w:id="5" w:author="Mark Eldridge" w:date="2025-07-24T16:45:00Z" w:initials="ME">
    <w:p w14:paraId="0EDB4D13" w14:textId="77777777" w:rsidR="00D44191" w:rsidRDefault="00D44191" w:rsidP="00D44191">
      <w:r>
        <w:rPr>
          <w:rStyle w:val="CommentReference"/>
        </w:rPr>
        <w:annotationRef/>
      </w:r>
      <w:r>
        <w:rPr>
          <w:sz w:val="20"/>
          <w:szCs w:val="20"/>
        </w:rPr>
        <w:t>the unique selling point of this task is that the value representation signal isn't contaminated by a motor planning signal (because the monkey doesn't know if the first cue will be 'accept' of 'refuse'). But that isn't being emphasized in the abstract.</w:t>
      </w:r>
    </w:p>
  </w:comment>
  <w:comment w:id="6" w:author="Mark Eldridge" w:date="2025-07-24T17:00:00Z" w:initials="ME">
    <w:p w14:paraId="32FDA25C" w14:textId="77777777" w:rsidR="005E2C32" w:rsidRDefault="005E2C32" w:rsidP="005E2C32">
      <w:r>
        <w:rPr>
          <w:rStyle w:val="CommentReference"/>
        </w:rPr>
        <w:annotationRef/>
      </w:r>
      <w:r>
        <w:rPr>
          <w:sz w:val="20"/>
          <w:szCs w:val="20"/>
        </w:rPr>
        <w:t>if you frame it in the context of 'value' then it's correlated.</w:t>
      </w:r>
    </w:p>
  </w:comment>
  <w:comment w:id="7" w:author="Rossella Falcone" w:date="2025-04-16T12:12:00Z" w:initials="RF">
    <w:p w14:paraId="4F2DD961" w14:textId="338A771A"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8"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11"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15"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16"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17"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20" w:author="Rossella Falcone" w:date="2025-07-15T18:36:00Z" w:initials="RF">
    <w:p w14:paraId="3921E185" w14:textId="77777777" w:rsidR="00DD7518" w:rsidRDefault="00DD7518" w:rsidP="00DD7518">
      <w:pPr>
        <w:pStyle w:val="CommentText"/>
      </w:pPr>
      <w:r>
        <w:rPr>
          <w:rStyle w:val="CommentReference"/>
        </w:rPr>
        <w:annotationRef/>
      </w:r>
    </w:p>
    <w:p w14:paraId="63D58ED2" w14:textId="77777777" w:rsidR="00DD7518" w:rsidRDefault="00DD7518" w:rsidP="00DD7518">
      <w:pPr>
        <w:pStyle w:val="CommentText"/>
      </w:pPr>
      <w:r>
        <w:rPr>
          <w:color w:val="0A4D7A"/>
          <w:highlight w:val="white"/>
        </w:rPr>
        <w:t>Temporal Discounting of Reward and the Cost of Time in Motor Control</w:t>
      </w:r>
    </w:p>
    <w:p w14:paraId="12D4F086" w14:textId="77777777" w:rsidR="00DD7518" w:rsidRDefault="00DD7518" w:rsidP="00DD7518">
      <w:pPr>
        <w:pStyle w:val="CommentText"/>
      </w:pPr>
    </w:p>
    <w:p w14:paraId="5AAA5AB8" w14:textId="77777777" w:rsidR="00DD7518" w:rsidRDefault="00DD7518" w:rsidP="00DD7518">
      <w:pPr>
        <w:pStyle w:val="CommentText"/>
      </w:pPr>
      <w:r>
        <w:rPr>
          <w:b/>
          <w:bCs/>
          <w:color w:val="222222"/>
          <w:highlight w:val="white"/>
        </w:rPr>
        <w:t>The neural correlates of subjective value during intertemporal choice</w:t>
      </w:r>
    </w:p>
  </w:comment>
  <w:comment w:id="21" w:author="Rossella Falcone" w:date="2025-04-15T15:00:00Z" w:initials="RF">
    <w:p w14:paraId="4E650BD8" w14:textId="62CC7F89" w:rsidR="00211070" w:rsidRDefault="00211070" w:rsidP="00211070">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15843344" w14:textId="77777777" w:rsidR="00211070" w:rsidRDefault="00211070" w:rsidP="00211070">
      <w:pPr>
        <w:pStyle w:val="CommentText"/>
      </w:pPr>
    </w:p>
    <w:p w14:paraId="0BAF6A5C" w14:textId="77777777" w:rsidR="00211070" w:rsidRDefault="00211070" w:rsidP="00211070">
      <w:pPr>
        <w:pStyle w:val="CommentText"/>
      </w:pPr>
    </w:p>
    <w:p w14:paraId="638FF6CE" w14:textId="77777777" w:rsidR="00211070" w:rsidRDefault="00211070" w:rsidP="00211070">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22" w:author="Rossella Falcone" w:date="2025-04-15T15:00:00Z" w:initials="RF">
    <w:p w14:paraId="24FC1D32" w14:textId="77777777" w:rsidR="00211070" w:rsidRDefault="00211070" w:rsidP="00211070">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76F8D144" w14:textId="77777777" w:rsidR="00211070" w:rsidRDefault="00211070" w:rsidP="00211070">
      <w:pPr>
        <w:pStyle w:val="CommentText"/>
      </w:pPr>
    </w:p>
    <w:p w14:paraId="42811032" w14:textId="77777777" w:rsidR="00211070" w:rsidRDefault="00211070" w:rsidP="00211070">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23" w:author="Rossella Falcone" w:date="2025-04-15T15:00:00Z" w:initials="RF">
    <w:p w14:paraId="6C57169E" w14:textId="77777777" w:rsidR="00211070" w:rsidRDefault="00211070" w:rsidP="00211070">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30" w:author="Rossella Falcone" w:date="2025-04-25T14:01:00Z" w:initials="RF">
    <w:p w14:paraId="5D0ACEEA" w14:textId="77777777" w:rsidR="007E6D29" w:rsidRDefault="007E6D29" w:rsidP="007E6D29">
      <w:pPr>
        <w:pStyle w:val="CommentText"/>
      </w:pPr>
      <w:r>
        <w:rPr>
          <w:rStyle w:val="CommentReference"/>
        </w:rPr>
        <w:annotationRef/>
      </w:r>
      <w:r>
        <w:t xml:space="preserve">Say “offer period” instead of “cue period. </w:t>
      </w:r>
    </w:p>
  </w:comment>
  <w:comment w:id="31" w:author="Mark Eldridge" w:date="2025-07-24T17:01:00Z" w:initials="ME">
    <w:p w14:paraId="7ABDA6F8" w14:textId="77777777" w:rsidR="00E324BA" w:rsidRDefault="00E324BA" w:rsidP="00E324BA">
      <w:r>
        <w:rPr>
          <w:rStyle w:val="CommentReference"/>
        </w:rPr>
        <w:annotationRef/>
      </w:r>
      <w:r>
        <w:rPr>
          <w:sz w:val="20"/>
          <w:szCs w:val="20"/>
        </w:rPr>
        <w:t>this text can be moved to methods (or maybe fig legend)</w:t>
      </w:r>
    </w:p>
  </w:comment>
  <w:comment w:id="34" w:author="Rossella Falcone" w:date="2025-07-14T17:06:00Z" w:initials="RF">
    <w:p w14:paraId="0579F701" w14:textId="5235D818" w:rsidR="00DD7518" w:rsidRDefault="0052137B" w:rsidP="00DD7518">
      <w:pPr>
        <w:pStyle w:val="CommentText"/>
      </w:pPr>
      <w:r>
        <w:rPr>
          <w:rStyle w:val="CommentReference"/>
        </w:rPr>
        <w:annotationRef/>
      </w:r>
      <w:r w:rsidR="00DD7518">
        <w:t>FIGURE 2A-B</w:t>
      </w:r>
    </w:p>
  </w:comment>
  <w:comment w:id="38" w:author="Rossella Falcone" w:date="2025-04-25T13:20:00Z" w:initials="RF">
    <w:p w14:paraId="3B27ACF2" w14:textId="77777777" w:rsidR="00503D97" w:rsidRDefault="004F70C1" w:rsidP="00503D97">
      <w:pPr>
        <w:pStyle w:val="CommentText"/>
      </w:pPr>
      <w:r>
        <w:rPr>
          <w:rStyle w:val="CommentReference"/>
        </w:rPr>
        <w:annotationRef/>
      </w:r>
      <w:r w:rsidR="00503D97">
        <w:t>FIG. 3</w:t>
      </w:r>
    </w:p>
  </w:comment>
  <w:comment w:id="39" w:author="Mark Eldridge" w:date="2025-07-24T17:10:00Z" w:initials="ME">
    <w:p w14:paraId="4D8438C0" w14:textId="77777777" w:rsidR="002A0404" w:rsidRDefault="002A0404" w:rsidP="002A0404">
      <w:r>
        <w:rPr>
          <w:rStyle w:val="CommentReference"/>
        </w:rPr>
        <w:annotationRef/>
      </w:r>
      <w:r>
        <w:rPr>
          <w:sz w:val="20"/>
          <w:szCs w:val="20"/>
        </w:rPr>
        <w:t>this does not appear to be true for monk 2</w:t>
      </w:r>
    </w:p>
  </w:comment>
  <w:comment w:id="40" w:author="Rossella Falcone" w:date="2025-04-25T13:21:00Z" w:initials="RF">
    <w:p w14:paraId="539173E4" w14:textId="667584B4" w:rsidR="004F70C1" w:rsidRDefault="004F70C1" w:rsidP="004F70C1">
      <w:pPr>
        <w:pStyle w:val="CommentText"/>
      </w:pPr>
      <w:r>
        <w:rPr>
          <w:rStyle w:val="CommentReference"/>
        </w:rPr>
        <w:annotationRef/>
      </w:r>
      <w:r>
        <w:t>Fig. S1A-B</w:t>
      </w:r>
    </w:p>
  </w:comment>
  <w:comment w:id="41" w:author="Mark Eldridge" w:date="2025-07-24T17:12:00Z" w:initials="ME">
    <w:p w14:paraId="62D849E9" w14:textId="77777777" w:rsidR="001B7DC9" w:rsidRDefault="001B7DC9" w:rsidP="001B7DC9">
      <w:r>
        <w:rPr>
          <w:rStyle w:val="CommentReference"/>
        </w:rPr>
        <w:annotationRef/>
      </w:r>
      <w:r>
        <w:rPr>
          <w:sz w:val="20"/>
          <w:szCs w:val="20"/>
        </w:rPr>
        <w:t>this is because of the clever task design, which you haven't emphasized up to this point.</w:t>
      </w:r>
    </w:p>
  </w:comment>
  <w:comment w:id="48" w:author="Rossella Falcone" w:date="2025-04-25T14:31:00Z" w:initials="RF">
    <w:p w14:paraId="1DE502DF" w14:textId="229A6EE3" w:rsidR="00F24036" w:rsidRDefault="004F70C1" w:rsidP="00F24036">
      <w:pPr>
        <w:pStyle w:val="CommentText"/>
      </w:pPr>
      <w:r>
        <w:rPr>
          <w:rStyle w:val="CommentReference"/>
        </w:rPr>
        <w:annotationRef/>
      </w:r>
      <w:r w:rsidR="00F24036">
        <w:t>Fig. S2A-B</w:t>
      </w:r>
    </w:p>
  </w:comment>
  <w:comment w:id="52" w:author="Mark Eldridge" w:date="2025-07-24T17:19:00Z" w:initials="ME">
    <w:p w14:paraId="0616E97B" w14:textId="77777777" w:rsidR="005F65D9" w:rsidRDefault="005F65D9" w:rsidP="005F65D9">
      <w:r>
        <w:rPr>
          <w:rStyle w:val="CommentReference"/>
        </w:rPr>
        <w:annotationRef/>
      </w:r>
      <w:r>
        <w:rPr>
          <w:sz w:val="20"/>
          <w:szCs w:val="20"/>
        </w:rPr>
        <w:t>what is being shown in fig 4?</w:t>
      </w:r>
    </w:p>
  </w:comment>
  <w:comment w:id="53" w:author="Mark Eldridge" w:date="2025-07-24T17:21:00Z" w:initials="ME">
    <w:p w14:paraId="05901265" w14:textId="77777777" w:rsidR="003A5607" w:rsidRDefault="003A5607" w:rsidP="003A5607">
      <w:r>
        <w:rPr>
          <w:rStyle w:val="CommentReference"/>
        </w:rPr>
        <w:annotationRef/>
      </w:r>
      <w:r>
        <w:rPr>
          <w:sz w:val="20"/>
          <w:szCs w:val="20"/>
        </w:rPr>
        <w:t>before cue onset, presumably the monkey doesn't know what the rwd and delay will be, so how can there be any correlation?</w:t>
      </w:r>
    </w:p>
  </w:comment>
  <w:comment w:id="54" w:author="Rossella Falcone" w:date="2025-07-15T16:33:00Z" w:initials="RF">
    <w:p w14:paraId="29E3A110" w14:textId="5CE789FB" w:rsidR="00C363D1" w:rsidRDefault="00C363D1" w:rsidP="00C363D1">
      <w:pPr>
        <w:pStyle w:val="CommentText"/>
      </w:pPr>
      <w:r>
        <w:rPr>
          <w:rStyle w:val="CommentReference"/>
        </w:rPr>
        <w:annotationRef/>
      </w:r>
      <w:r>
        <w:t xml:space="preserve">Il trend positivo potrebbe riflettere che non c’è ancora una “direzione” vera del codice neurale verso l’integrazione del valore. </w:t>
      </w:r>
    </w:p>
  </w:comment>
  <w:comment w:id="55" w:author="Mark Eldridge" w:date="2025-07-24T17:22:00Z" w:initials="ME">
    <w:p w14:paraId="415A4C73" w14:textId="77777777" w:rsidR="000736DF" w:rsidRDefault="000736DF" w:rsidP="000736DF">
      <w:r>
        <w:rPr>
          <w:rStyle w:val="CommentReference"/>
        </w:rPr>
        <w:annotationRef/>
      </w:r>
      <w:r>
        <w:rPr>
          <w:sz w:val="20"/>
          <w:szCs w:val="20"/>
        </w:rPr>
        <w:t>come è possibile che ci sia una tendenza in assenza di informazioni su ricompensa/ritardo?</w:t>
      </w:r>
    </w:p>
  </w:comment>
  <w:comment w:id="56" w:author="Rossella Falcone" w:date="2025-07-14T17:08:00Z" w:initials="RF">
    <w:p w14:paraId="27A73FDF" w14:textId="30EC2E9B" w:rsidR="000961B1" w:rsidRDefault="00352CAD" w:rsidP="000961B1">
      <w:pPr>
        <w:pStyle w:val="CommentText"/>
      </w:pPr>
      <w:r>
        <w:rPr>
          <w:rStyle w:val="CommentReference"/>
        </w:rPr>
        <w:annotationRef/>
      </w:r>
      <w:r w:rsidR="000961B1">
        <w:t>Figure 4A-B</w:t>
      </w:r>
    </w:p>
  </w:comment>
  <w:comment w:id="57" w:author="Rossella Falcone" w:date="2025-07-14T17:08:00Z" w:initials="RF">
    <w:p w14:paraId="18D3C910" w14:textId="77777777" w:rsidR="00717172" w:rsidRDefault="000501FB" w:rsidP="00717172">
      <w:pPr>
        <w:pStyle w:val="CommentText"/>
      </w:pPr>
      <w:r>
        <w:rPr>
          <w:rStyle w:val="CommentReference"/>
        </w:rPr>
        <w:annotationRef/>
      </w:r>
      <w:r w:rsidR="00717172">
        <w:t xml:space="preserve">Figure S3A_B_C_D_E_F_G_H . </w:t>
      </w:r>
    </w:p>
    <w:p w14:paraId="27BCED25" w14:textId="77777777" w:rsidR="00717172" w:rsidRDefault="00717172" w:rsidP="00717172">
      <w:pPr>
        <w:pStyle w:val="CommentText"/>
      </w:pPr>
      <w:r>
        <w:t>We will remove the heatmaps.</w:t>
      </w:r>
    </w:p>
  </w:comment>
  <w:comment w:id="63" w:author="Mark Eldridge" w:date="2025-07-24T17:28:00Z" w:initials="ME">
    <w:p w14:paraId="6433EF2F" w14:textId="77777777" w:rsidR="000F6264" w:rsidRDefault="000F6264" w:rsidP="000F6264">
      <w:r>
        <w:rPr>
          <w:rStyle w:val="CommentReference"/>
        </w:rPr>
        <w:annotationRef/>
      </w:r>
      <w:r>
        <w:rPr>
          <w:sz w:val="20"/>
          <w:szCs w:val="20"/>
        </w:rPr>
        <w:t>I would be inclined to emphasize the similarities more than the differences here.</w:t>
      </w:r>
    </w:p>
  </w:comment>
  <w:comment w:id="64" w:author="Mark Eldridge" w:date="2025-07-24T17:36:00Z" w:initials="ME">
    <w:p w14:paraId="6688E737" w14:textId="77777777" w:rsidR="00866379" w:rsidRDefault="00866379" w:rsidP="00866379">
      <w:r>
        <w:rPr>
          <w:rStyle w:val="CommentReference"/>
        </w:rPr>
        <w:annotationRef/>
      </w:r>
      <w:r>
        <w:rPr>
          <w:sz w:val="20"/>
          <w:szCs w:val="20"/>
        </w:rPr>
        <w:t>how did you determine the order of the bars for this plot? e.g. why does 2/5 come before 2/10 for monk 2?</w:t>
      </w:r>
    </w:p>
  </w:comment>
  <w:comment w:id="65" w:author="Rossella Falcone" w:date="2025-07-14T17:12:00Z" w:initials="RF">
    <w:p w14:paraId="2DDC03D6" w14:textId="4CF0BC3D" w:rsidR="007007C9" w:rsidRDefault="000B2AE6" w:rsidP="007007C9">
      <w:pPr>
        <w:pStyle w:val="CommentText"/>
      </w:pPr>
      <w:r>
        <w:rPr>
          <w:rStyle w:val="CommentReference"/>
        </w:rPr>
        <w:annotationRef/>
      </w:r>
      <w:r w:rsidR="007007C9">
        <w:t xml:space="preserve">The two on top will be figure 5A-B. </w:t>
      </w:r>
    </w:p>
    <w:p w14:paraId="7CE62F36" w14:textId="77777777" w:rsidR="007007C9" w:rsidRDefault="007007C9" w:rsidP="007007C9">
      <w:pPr>
        <w:pStyle w:val="CommentText"/>
      </w:pPr>
      <w:r>
        <w:t xml:space="preserve">The blue bars will be figure 6A_B_C_D. </w:t>
      </w:r>
    </w:p>
  </w:comment>
  <w:comment w:id="70" w:author="Mark Eldridge" w:date="2025-07-24T17:38:00Z" w:initials="ME">
    <w:p w14:paraId="1E03B4BB" w14:textId="77777777" w:rsidR="00F0537D" w:rsidRDefault="00F0537D" w:rsidP="00F0537D">
      <w:r>
        <w:rPr>
          <w:rStyle w:val="CommentReference"/>
        </w:rPr>
        <w:annotationRef/>
      </w:r>
      <w:r>
        <w:rPr>
          <w:sz w:val="20"/>
          <w:szCs w:val="20"/>
        </w:rPr>
        <w:t>How strong a conclusion can we draw from these analyses? The AICs for YP and YP-time were very similar for both monkeys, esp monk 2.</w:t>
      </w:r>
    </w:p>
  </w:comment>
  <w:comment w:id="71" w:author="Mark Eldridge" w:date="2025-07-24T17:44:00Z" w:initials="ME">
    <w:p w14:paraId="64A3DD31" w14:textId="77777777" w:rsidR="00BF2D3B" w:rsidRDefault="00BF2D3B" w:rsidP="00BF2D3B">
      <w:r>
        <w:rPr>
          <w:rStyle w:val="CommentReference"/>
        </w:rPr>
        <w:annotationRef/>
      </w:r>
      <w:r>
        <w:rPr>
          <w:sz w:val="20"/>
          <w:szCs w:val="20"/>
        </w:rPr>
        <w:t>need to make clearer what is meant here</w:t>
      </w:r>
    </w:p>
  </w:comment>
  <w:comment w:id="73" w:author="Rossella Falcone" w:date="2025-07-15T17:31:00Z" w:initials="RF">
    <w:p w14:paraId="23C04503" w14:textId="28B22E8A" w:rsidR="00945E80" w:rsidRDefault="00945E80" w:rsidP="00945E80">
      <w:pPr>
        <w:pStyle w:val="CommentText"/>
      </w:pPr>
      <w:r>
        <w:rPr>
          <w:rStyle w:val="CommentReference"/>
        </w:rPr>
        <w:annotationRef/>
      </w:r>
      <w:r>
        <w:t xml:space="preserve">Interestingly, in Monkey 1 the neural encoding of reward magnitude increased, while delay encoding decreased, when the first go-signal imposed additional waiting time. This pattern suggests that dlPFC neurons may dynamically reweight value components depending on the temporal context of the choice. One possibility is that when an additional action-related delay is introduced (yellow-first trials), the representation of reward magnitude becomes more salient, potentially as a compensatory mechanism to sustain motivation in the face of longer waits. Conversely, the relative impact of the original offer delay may diminish, as the imposed waiting time from the go-signal could act as a new temporal reference frame, effectively normalizing the perceived delay costs. Such context-dependent adjustments could reflect a flexible valuation process in the dlPFC, allowing animals to adapt their decision-making to changing temporal constraints. </w:t>
      </w:r>
    </w:p>
    <w:p w14:paraId="22245550" w14:textId="77777777" w:rsidR="00945E80" w:rsidRDefault="00945E80" w:rsidP="00945E80">
      <w:pPr>
        <w:pStyle w:val="CommentText"/>
      </w:pPr>
    </w:p>
    <w:p w14:paraId="20410717" w14:textId="77777777" w:rsidR="00945E80" w:rsidRDefault="00945E80" w:rsidP="00945E80">
      <w:pPr>
        <w:pStyle w:val="CommentText"/>
      </w:pPr>
      <w:r>
        <w:t xml:space="preserve">Notably, this dynamic reweighting of value components in relation to go-signal timing was observed primarily in Monkey 1. In Monkey 2, the encoding of reward magnitude and delay showed no significant modulation by go-signal order, suggesting a different or less flexible integration of temporal information. This difference could reflect individual variability in how temporal context influences value computation in the dlPFC, potentially linked to differences in task strategy or neural circuitry engagement. </w:t>
      </w:r>
    </w:p>
  </w:comment>
  <w:comment w:id="76" w:author="Rossella Falcone" w:date="2025-07-14T17:12:00Z" w:initials="RF">
    <w:p w14:paraId="7E8D0B15" w14:textId="77777777" w:rsidR="00496817" w:rsidRDefault="000B2AE6" w:rsidP="00496817">
      <w:pPr>
        <w:pStyle w:val="CommentText"/>
      </w:pPr>
      <w:r>
        <w:rPr>
          <w:rStyle w:val="CommentReference"/>
        </w:rPr>
        <w:annotationRef/>
      </w:r>
      <w:r w:rsidR="00496817">
        <w:t>Figure 7A_B_C_D</w:t>
      </w:r>
    </w:p>
  </w:comment>
  <w:comment w:id="81" w:author="Rossella Falcone" w:date="2025-07-15T16:01:00Z" w:initials="RF">
    <w:p w14:paraId="3D683E89" w14:textId="77777777" w:rsidR="001E5D5D" w:rsidRDefault="00A5106E" w:rsidP="001E5D5D">
      <w:pPr>
        <w:pStyle w:val="CommentText"/>
      </w:pPr>
      <w:r>
        <w:rPr>
          <w:rStyle w:val="CommentReference"/>
        </w:rPr>
        <w:annotationRef/>
      </w:r>
      <w:r w:rsidR="001E5D5D">
        <w:t>Figure 9 A_B_C_D</w:t>
      </w:r>
    </w:p>
  </w:comment>
  <w:comment w:id="82" w:author="Rossella Falcone" w:date="2025-07-14T17:16:00Z" w:initials="RF">
    <w:p w14:paraId="73C4A7D3" w14:textId="77777777" w:rsidR="00D1245D" w:rsidRDefault="00BF10C5" w:rsidP="00D1245D">
      <w:pPr>
        <w:pStyle w:val="CommentText"/>
      </w:pPr>
      <w:r>
        <w:rPr>
          <w:rStyle w:val="CommentReference"/>
        </w:rPr>
        <w:annotationRef/>
      </w:r>
      <w:r w:rsidR="00D1245D">
        <w:t>Figure 10</w:t>
      </w:r>
    </w:p>
  </w:comment>
  <w:comment w:id="83" w:author="Mark Eldridge" w:date="2025-07-24T18:09:00Z" w:initials="ME">
    <w:p w14:paraId="2F33D6A0" w14:textId="77777777" w:rsidR="004D0CA1" w:rsidRDefault="004D0CA1" w:rsidP="004D0CA1">
      <w:r>
        <w:rPr>
          <w:rStyle w:val="CommentReference"/>
        </w:rPr>
        <w:annotationRef/>
      </w:r>
      <w:r>
        <w:rPr>
          <w:sz w:val="20"/>
          <w:szCs w:val="20"/>
        </w:rPr>
        <w:t>I would suggest starting the discussion with a summary of the *similarities* in coding in dlPFC, and then get into the nuance of the differences.</w:t>
      </w:r>
    </w:p>
  </w:comment>
  <w:comment w:id="85" w:author="Rossella Falcone" w:date="2025-07-14T19:59:00Z" w:initials="RF">
    <w:p w14:paraId="0188395F" w14:textId="13A4DC0D" w:rsidR="00A65CC4" w:rsidRDefault="00A65CC4" w:rsidP="00A65CC4">
      <w:pPr>
        <w:pStyle w:val="CommentText"/>
      </w:pPr>
      <w:r>
        <w:rPr>
          <w:rStyle w:val="CommentReference"/>
        </w:rPr>
        <w:annotationRef/>
      </w:r>
      <w:r>
        <w:t xml:space="preserve">Rigotti, M., Barak, O., Warden, M. R., Wang, X.-J., Daw, N. D., Miller, E. K., &amp; Fusi, S. (2013). The importance of mixed selectivity in complex cognitive tasks. </w:t>
      </w:r>
      <w:r>
        <w:rPr>
          <w:i/>
          <w:iCs/>
        </w:rPr>
        <w:t>Nature</w:t>
      </w:r>
      <w:r>
        <w:t>, 497(7451), 585–590. https://doi.org/10.1038/nature12160</w:t>
      </w:r>
      <w:r>
        <w:br/>
        <w:t xml:space="preserve">(Sulla mixed selectivity e come i neuroni possano multiplexare informazioni complesse). </w:t>
      </w:r>
    </w:p>
    <w:p w14:paraId="620DAF53" w14:textId="77777777" w:rsidR="00A65CC4" w:rsidRDefault="00A65CC4" w:rsidP="00A65CC4">
      <w:pPr>
        <w:pStyle w:val="CommentText"/>
      </w:pPr>
    </w:p>
    <w:p w14:paraId="1E3E2E14" w14:textId="77777777" w:rsidR="00A65CC4" w:rsidRDefault="00A65CC4" w:rsidP="00A65CC4">
      <w:pPr>
        <w:pStyle w:val="CommentText"/>
      </w:pPr>
      <w:r>
        <w:t xml:space="preserve">Miller, E. K., &amp; Cohen, J. D. (2001). An integrative theory of prefrontal cortex function. </w:t>
      </w:r>
      <w:r>
        <w:rPr>
          <w:i/>
          <w:iCs/>
        </w:rPr>
        <w:t>Annual Review of Neuroscience</w:t>
      </w:r>
      <w:r>
        <w:t>, 24, 167–202. https://doi.org/10.1146/annurev.neuro.24.1.167</w:t>
      </w:r>
      <w:r>
        <w:br/>
        <w:t>(Sulla funzione del working memory gating e controllo cognitivo)</w:t>
      </w:r>
    </w:p>
  </w:comment>
  <w:comment w:id="86" w:author="Rossella Falcone" w:date="2025-07-14T20:00:00Z" w:initials="RF">
    <w:p w14:paraId="6A6BF616" w14:textId="77777777" w:rsidR="00203C03" w:rsidRDefault="00203C03" w:rsidP="00203C03">
      <w:pPr>
        <w:pStyle w:val="CommentText"/>
      </w:pPr>
      <w:r>
        <w:rPr>
          <w:rStyle w:val="CommentReference"/>
        </w:rPr>
        <w:annotationRef/>
      </w:r>
      <w:r>
        <w:rPr>
          <w:b/>
          <w:bCs/>
        </w:rPr>
        <w:t>Daw, N. D., Gershman, S. J., Seymour, B., Dayan, P., &amp; Dolan, R. J. (2011).</w:t>
      </w:r>
      <w:r>
        <w:t xml:space="preserve"> Model-based influences on humans’ choices and striatal prediction errors. </w:t>
      </w:r>
      <w:r>
        <w:rPr>
          <w:i/>
          <w:iCs/>
        </w:rPr>
        <w:t>Neuron</w:t>
      </w:r>
      <w:r>
        <w:t>, 69(6), 1204-1215.</w:t>
      </w:r>
      <w:r>
        <w:br/>
        <w:t>(Discutono differenze individuali tra strategie decisionali model-based e model-free e come queste coinvolgano circuiti fronto-striatali.)</w:t>
      </w:r>
    </w:p>
    <w:p w14:paraId="4ACC943D" w14:textId="77777777" w:rsidR="00203C03" w:rsidRDefault="00203C03" w:rsidP="00203C03">
      <w:pPr>
        <w:pStyle w:val="CommentText"/>
      </w:pPr>
      <w:r>
        <w:rPr>
          <w:b/>
          <w:bCs/>
        </w:rPr>
        <w:t>Gillan, C. M., Kosinski, M., Whelan, R., Phelps, E. A., &amp; Daw, N. D. (2016).</w:t>
      </w:r>
      <w:r>
        <w:t xml:space="preserve"> Characterizing a psychiatric symptom dimension related to deficits in goal-directed control. </w:t>
      </w:r>
      <w:r>
        <w:rPr>
          <w:i/>
          <w:iCs/>
        </w:rPr>
        <w:t>eLife</w:t>
      </w:r>
      <w:r>
        <w:t>, 5, e11305.</w:t>
      </w:r>
      <w:r>
        <w:br/>
        <w:t>(Parlano di come rigidità nelle strategie decisionali siano associate a comportamenti maladattivi e implicano cambiamenti nei circuiti prefrontali.)</w:t>
      </w:r>
    </w:p>
    <w:p w14:paraId="255FD7BB" w14:textId="77777777" w:rsidR="00203C03" w:rsidRDefault="00203C03" w:rsidP="00203C03">
      <w:pPr>
        <w:pStyle w:val="CommentText"/>
      </w:pPr>
      <w:r>
        <w:rPr>
          <w:b/>
          <w:bCs/>
        </w:rPr>
        <w:t>Voon, V., Derbyshire, K., Rück, C., Irvine, M. A., Worbe, Y., Enander, J., ... &amp; Roiser, J. P. (2015).</w:t>
      </w:r>
      <w:r>
        <w:t xml:space="preserve"> Disorders of compulsivity: A common bias towards learning habits. </w:t>
      </w:r>
      <w:r>
        <w:rPr>
          <w:i/>
          <w:iCs/>
        </w:rPr>
        <w:t>Molecular Psychiatry</w:t>
      </w:r>
      <w:r>
        <w:t>, 20(3), 345-352.</w:t>
      </w:r>
      <w:r>
        <w:br/>
        <w:t>(Sottolineano il passaggio da decisioni flessibili a modelli abituali e i relativi correlati neurali.)</w:t>
      </w:r>
    </w:p>
    <w:p w14:paraId="68E3E62A" w14:textId="77777777" w:rsidR="00203C03" w:rsidRDefault="00203C03" w:rsidP="00203C03">
      <w:pPr>
        <w:pStyle w:val="CommentText"/>
      </w:pPr>
      <w:r>
        <w:rPr>
          <w:b/>
          <w:bCs/>
        </w:rPr>
        <w:t>Cools, R., &amp; D'Esposito, M. (2011).</w:t>
      </w:r>
      <w:r>
        <w:t xml:space="preserve"> Inverted-U–shaped dopamine actions on human working memory and cognitive control. </w:t>
      </w:r>
      <w:r>
        <w:rPr>
          <w:i/>
          <w:iCs/>
        </w:rPr>
        <w:t>Biological Psychiatry</w:t>
      </w:r>
      <w:r>
        <w:t>, 69(12), e113-e125.</w:t>
      </w:r>
      <w:r>
        <w:br/>
        <w:t>(Discutono come il funzionamento prefrontale può variare e influenzare la flessibilità cognitiva.)</w:t>
      </w:r>
    </w:p>
    <w:p w14:paraId="0CAD7B56" w14:textId="77777777" w:rsidR="00203C03" w:rsidRDefault="00203C03" w:rsidP="00203C03">
      <w:pPr>
        <w:pStyle w:val="CommentText"/>
      </w:pPr>
      <w:r>
        <w:rPr>
          <w:b/>
          <w:bCs/>
        </w:rPr>
        <w:t>Koechlin, E., Ody, C., &amp; Kouneiher, F. (2003).</w:t>
      </w:r>
      <w:r>
        <w:t xml:space="preserve"> The architecture of cognitive control in the human prefrontal cortex. </w:t>
      </w:r>
      <w:r>
        <w:rPr>
          <w:i/>
          <w:iCs/>
        </w:rPr>
        <w:t>Science</w:t>
      </w:r>
      <w:r>
        <w:t>, 302(5648), 1181-1185.</w:t>
      </w:r>
      <w:r>
        <w:br/>
        <w:t>(Trattano come il PFC possa modulare diverse modalità di controllo cognitivo e decisionale.)</w:t>
      </w:r>
    </w:p>
  </w:comment>
  <w:comment w:id="87" w:author="Rossella Falcone [2]" w:date="2021-05-17T10:37:00Z" w:initials="">
    <w:p w14:paraId="7AAF1432" w14:textId="538E2A4C"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88" w:author="Rossella Falcone" w:date="2025-04-25T14:13:00Z" w:initials="RF">
    <w:p w14:paraId="750C86BB" w14:textId="77777777" w:rsidR="00340928" w:rsidRDefault="00340928" w:rsidP="00340928">
      <w:pPr>
        <w:pStyle w:val="CommentText"/>
      </w:pPr>
      <w:r>
        <w:rPr>
          <w:rStyle w:val="CommentReference"/>
        </w:rPr>
        <w:annotationRef/>
      </w:r>
      <w:r>
        <w:t>Remember to add in the bibliography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75B04" w15:done="0"/>
  <w15:commentEx w15:paraId="58A54B9B" w15:done="0"/>
  <w15:commentEx w15:paraId="43BE4E1A" w15:done="0"/>
  <w15:commentEx w15:paraId="6BFFCE4E" w15:done="0"/>
  <w15:commentEx w15:paraId="0EDB4D13" w15:done="0"/>
  <w15:commentEx w15:paraId="32FDA25C" w15:done="0"/>
  <w15:commentEx w15:paraId="4F2DD961" w15:done="0"/>
  <w15:commentEx w15:paraId="7BC6F7E1" w15:done="0"/>
  <w15:commentEx w15:paraId="15746A0A" w15:done="0"/>
  <w15:commentEx w15:paraId="3A1CE97B" w15:done="0"/>
  <w15:commentEx w15:paraId="10B38ECB" w15:done="0"/>
  <w15:commentEx w15:paraId="6BDD4D16" w15:done="0"/>
  <w15:commentEx w15:paraId="5AAA5AB8" w15:done="0"/>
  <w15:commentEx w15:paraId="638FF6CE" w15:done="0"/>
  <w15:commentEx w15:paraId="42811032" w15:done="0"/>
  <w15:commentEx w15:paraId="6C57169E" w15:done="0"/>
  <w15:commentEx w15:paraId="5D0ACEEA" w15:done="0"/>
  <w15:commentEx w15:paraId="7ABDA6F8" w15:done="0"/>
  <w15:commentEx w15:paraId="0579F701" w15:done="0"/>
  <w15:commentEx w15:paraId="3B27ACF2" w15:done="0"/>
  <w15:commentEx w15:paraId="4D8438C0" w15:done="0"/>
  <w15:commentEx w15:paraId="539173E4" w15:done="0"/>
  <w15:commentEx w15:paraId="62D849E9" w15:done="0"/>
  <w15:commentEx w15:paraId="1DE502DF" w15:done="0"/>
  <w15:commentEx w15:paraId="0616E97B" w15:done="0"/>
  <w15:commentEx w15:paraId="05901265" w15:done="0"/>
  <w15:commentEx w15:paraId="29E3A110" w15:done="0"/>
  <w15:commentEx w15:paraId="415A4C73" w15:paraIdParent="29E3A110" w15:done="0"/>
  <w15:commentEx w15:paraId="27A73FDF" w15:done="0"/>
  <w15:commentEx w15:paraId="27BCED25" w15:done="0"/>
  <w15:commentEx w15:paraId="6433EF2F" w15:done="0"/>
  <w15:commentEx w15:paraId="6688E737" w15:done="0"/>
  <w15:commentEx w15:paraId="7CE62F36" w15:done="0"/>
  <w15:commentEx w15:paraId="1E03B4BB" w15:done="0"/>
  <w15:commentEx w15:paraId="64A3DD31" w15:done="0"/>
  <w15:commentEx w15:paraId="20410717" w15:done="0"/>
  <w15:commentEx w15:paraId="7E8D0B15" w15:done="0"/>
  <w15:commentEx w15:paraId="3D683E89" w15:done="0"/>
  <w15:commentEx w15:paraId="73C4A7D3" w15:done="0"/>
  <w15:commentEx w15:paraId="2F33D6A0" w15:done="0"/>
  <w15:commentEx w15:paraId="1E3E2E14" w15:done="0"/>
  <w15:commentEx w15:paraId="0CAD7B56" w15:done="0"/>
  <w15:commentEx w15:paraId="7AAF1432" w15:done="0"/>
  <w15:commentEx w15:paraId="750C8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748AD" w16cex:dateUtc="2025-07-15T00:04:00Z"/>
  <w16cex:commentExtensible w16cex:durableId="205570A4" w16cex:dateUtc="2025-05-14T14:56:00Z"/>
  <w16cex:commentExtensible w16cex:durableId="1DD86291" w16cex:dateUtc="2025-07-24T15:34:00Z"/>
  <w16cex:commentExtensible w16cex:durableId="261F872F" w16cex:dateUtc="2022-05-02T14:25:00Z"/>
  <w16cex:commentExtensible w16cex:durableId="73D4894E" w16cex:dateUtc="2025-07-24T15:45:00Z"/>
  <w16cex:commentExtensible w16cex:durableId="09587F33" w16cex:dateUtc="2025-07-24T16:00: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50524569" w16cex:dateUtc="2025-07-15T22:36:00Z"/>
  <w16cex:commentExtensible w16cex:durableId="1F22529A" w16cex:dateUtc="2025-04-15T19:00:00Z"/>
  <w16cex:commentExtensible w16cex:durableId="360A1EDD" w16cex:dateUtc="2025-04-15T19:00:00Z"/>
  <w16cex:commentExtensible w16cex:durableId="62FFFA31" w16cex:dateUtc="2025-04-15T19:00:00Z"/>
  <w16cex:commentExtensible w16cex:durableId="7CD3CDE2" w16cex:dateUtc="2025-04-25T18:01:00Z"/>
  <w16cex:commentExtensible w16cex:durableId="45C20298" w16cex:dateUtc="2025-07-24T16:01:00Z"/>
  <w16cex:commentExtensible w16cex:durableId="07810A63" w16cex:dateUtc="2025-07-14T21:06:00Z"/>
  <w16cex:commentExtensible w16cex:durableId="6E1AF213" w16cex:dateUtc="2025-04-25T17:20:00Z"/>
  <w16cex:commentExtensible w16cex:durableId="7569D07C" w16cex:dateUtc="2025-07-24T16:10:00Z"/>
  <w16cex:commentExtensible w16cex:durableId="087E83E2" w16cex:dateUtc="2025-04-25T17:21:00Z"/>
  <w16cex:commentExtensible w16cex:durableId="0DB751C2" w16cex:dateUtc="2025-07-24T16:12:00Z"/>
  <w16cex:commentExtensible w16cex:durableId="6E1615DA" w16cex:dateUtc="2025-04-25T18:31:00Z"/>
  <w16cex:commentExtensible w16cex:durableId="6CED8D1F" w16cex:dateUtc="2025-07-24T16:19:00Z"/>
  <w16cex:commentExtensible w16cex:durableId="3357DBAB" w16cex:dateUtc="2025-07-24T16:21:00Z"/>
  <w16cex:commentExtensible w16cex:durableId="19A5696D" w16cex:dateUtc="2025-07-15T20:33:00Z"/>
  <w16cex:commentExtensible w16cex:durableId="3D286FA7" w16cex:dateUtc="2025-07-24T16:22:00Z"/>
  <w16cex:commentExtensible w16cex:durableId="606728B3" w16cex:dateUtc="2025-07-14T21:08:00Z"/>
  <w16cex:commentExtensible w16cex:durableId="246F3821" w16cex:dateUtc="2025-07-14T21:08:00Z"/>
  <w16cex:commentExtensible w16cex:durableId="6A96701A" w16cex:dateUtc="2025-07-24T16:28:00Z"/>
  <w16cex:commentExtensible w16cex:durableId="10421E38" w16cex:dateUtc="2025-07-24T16:36:00Z"/>
  <w16cex:commentExtensible w16cex:durableId="3F57295B" w16cex:dateUtc="2025-07-14T21:12:00Z"/>
  <w16cex:commentExtensible w16cex:durableId="7844683E" w16cex:dateUtc="2025-07-24T16:38:00Z"/>
  <w16cex:commentExtensible w16cex:durableId="48C2A626" w16cex:dateUtc="2025-07-24T16:44:00Z"/>
  <w16cex:commentExtensible w16cex:durableId="6D6E3BE7" w16cex:dateUtc="2025-07-15T21:31:00Z"/>
  <w16cex:commentExtensible w16cex:durableId="57E320C2" w16cex:dateUtc="2025-07-14T21:12:00Z"/>
  <w16cex:commentExtensible w16cex:durableId="71A0AFD5" w16cex:dateUtc="2025-07-15T20:01:00Z"/>
  <w16cex:commentExtensible w16cex:durableId="445EFBB9" w16cex:dateUtc="2025-07-14T21:16:00Z"/>
  <w16cex:commentExtensible w16cex:durableId="6B34DB87" w16cex:dateUtc="2025-07-24T17:09:00Z"/>
  <w16cex:commentExtensible w16cex:durableId="3163AA0D" w16cex:dateUtc="2025-07-14T23:59:00Z"/>
  <w16cex:commentExtensible w16cex:durableId="6D3563AB" w16cex:dateUtc="2025-07-15T00:00:00Z"/>
  <w16cex:commentExtensible w16cex:durableId="261F871B" w16cex:dateUtc="2021-05-17T14:37:00Z"/>
  <w16cex:commentExtensible w16cex:durableId="2B8E3F55" w16cex:dateUtc="2025-04-25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75B04" w16cid:durableId="06D748AD"/>
  <w16cid:commentId w16cid:paraId="58A54B9B" w16cid:durableId="205570A4"/>
  <w16cid:commentId w16cid:paraId="43BE4E1A" w16cid:durableId="1DD86291"/>
  <w16cid:commentId w16cid:paraId="6BFFCE4E" w16cid:durableId="261F872F"/>
  <w16cid:commentId w16cid:paraId="0EDB4D13" w16cid:durableId="73D4894E"/>
  <w16cid:commentId w16cid:paraId="32FDA25C" w16cid:durableId="09587F33"/>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5AAA5AB8" w16cid:durableId="50524569"/>
  <w16cid:commentId w16cid:paraId="638FF6CE" w16cid:durableId="1F22529A"/>
  <w16cid:commentId w16cid:paraId="42811032" w16cid:durableId="360A1EDD"/>
  <w16cid:commentId w16cid:paraId="6C57169E" w16cid:durableId="62FFFA31"/>
  <w16cid:commentId w16cid:paraId="5D0ACEEA" w16cid:durableId="7CD3CDE2"/>
  <w16cid:commentId w16cid:paraId="7ABDA6F8" w16cid:durableId="45C20298"/>
  <w16cid:commentId w16cid:paraId="0579F701" w16cid:durableId="07810A63"/>
  <w16cid:commentId w16cid:paraId="3B27ACF2" w16cid:durableId="6E1AF213"/>
  <w16cid:commentId w16cid:paraId="4D8438C0" w16cid:durableId="7569D07C"/>
  <w16cid:commentId w16cid:paraId="539173E4" w16cid:durableId="087E83E2"/>
  <w16cid:commentId w16cid:paraId="62D849E9" w16cid:durableId="0DB751C2"/>
  <w16cid:commentId w16cid:paraId="1DE502DF" w16cid:durableId="6E1615DA"/>
  <w16cid:commentId w16cid:paraId="0616E97B" w16cid:durableId="6CED8D1F"/>
  <w16cid:commentId w16cid:paraId="05901265" w16cid:durableId="3357DBAB"/>
  <w16cid:commentId w16cid:paraId="29E3A110" w16cid:durableId="19A5696D"/>
  <w16cid:commentId w16cid:paraId="415A4C73" w16cid:durableId="3D286FA7"/>
  <w16cid:commentId w16cid:paraId="27A73FDF" w16cid:durableId="606728B3"/>
  <w16cid:commentId w16cid:paraId="27BCED25" w16cid:durableId="246F3821"/>
  <w16cid:commentId w16cid:paraId="6433EF2F" w16cid:durableId="6A96701A"/>
  <w16cid:commentId w16cid:paraId="6688E737" w16cid:durableId="10421E38"/>
  <w16cid:commentId w16cid:paraId="7CE62F36" w16cid:durableId="3F57295B"/>
  <w16cid:commentId w16cid:paraId="1E03B4BB" w16cid:durableId="7844683E"/>
  <w16cid:commentId w16cid:paraId="64A3DD31" w16cid:durableId="48C2A626"/>
  <w16cid:commentId w16cid:paraId="20410717" w16cid:durableId="6D6E3BE7"/>
  <w16cid:commentId w16cid:paraId="7E8D0B15" w16cid:durableId="57E320C2"/>
  <w16cid:commentId w16cid:paraId="3D683E89" w16cid:durableId="71A0AFD5"/>
  <w16cid:commentId w16cid:paraId="73C4A7D3" w16cid:durableId="445EFBB9"/>
  <w16cid:commentId w16cid:paraId="2F33D6A0" w16cid:durableId="6B34DB87"/>
  <w16cid:commentId w16cid:paraId="1E3E2E14" w16cid:durableId="3163AA0D"/>
  <w16cid:commentId w16cid:paraId="0CAD7B56" w16cid:durableId="6D3563AB"/>
  <w16cid:commentId w16cid:paraId="7AAF1432" w16cid:durableId="261F871B"/>
  <w16cid:commentId w16cid:paraId="750C86BB" w16cid:durableId="2B8E3F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1685354060">
    <w:abstractNumId w:val="29"/>
  </w:num>
  <w:num w:numId="2" w16cid:durableId="827215056">
    <w:abstractNumId w:val="11"/>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6"/>
  </w:num>
  <w:num w:numId="8" w16cid:durableId="906573622">
    <w:abstractNumId w:val="34"/>
  </w:num>
  <w:num w:numId="9" w16cid:durableId="1783721088">
    <w:abstractNumId w:val="27"/>
  </w:num>
  <w:num w:numId="10" w16cid:durableId="1846088086">
    <w:abstractNumId w:val="18"/>
  </w:num>
  <w:num w:numId="11" w16cid:durableId="1150293917">
    <w:abstractNumId w:val="21"/>
  </w:num>
  <w:num w:numId="12" w16cid:durableId="1705130128">
    <w:abstractNumId w:val="22"/>
  </w:num>
  <w:num w:numId="13" w16cid:durableId="955402614">
    <w:abstractNumId w:val="9"/>
  </w:num>
  <w:num w:numId="14" w16cid:durableId="1597862900">
    <w:abstractNumId w:val="14"/>
  </w:num>
  <w:num w:numId="15" w16cid:durableId="845094460">
    <w:abstractNumId w:val="25"/>
  </w:num>
  <w:num w:numId="16" w16cid:durableId="189681679">
    <w:abstractNumId w:val="20"/>
  </w:num>
  <w:num w:numId="17" w16cid:durableId="1969235633">
    <w:abstractNumId w:val="16"/>
  </w:num>
  <w:num w:numId="18" w16cid:durableId="506939678">
    <w:abstractNumId w:val="30"/>
  </w:num>
  <w:num w:numId="19" w16cid:durableId="1397120186">
    <w:abstractNumId w:val="32"/>
  </w:num>
  <w:num w:numId="20" w16cid:durableId="1278832415">
    <w:abstractNumId w:val="17"/>
  </w:num>
  <w:num w:numId="21" w16cid:durableId="120272055">
    <w:abstractNumId w:val="6"/>
  </w:num>
  <w:num w:numId="22" w16cid:durableId="265043675">
    <w:abstractNumId w:val="10"/>
  </w:num>
  <w:num w:numId="23" w16cid:durableId="1929582485">
    <w:abstractNumId w:val="31"/>
  </w:num>
  <w:num w:numId="24" w16cid:durableId="1382093956">
    <w:abstractNumId w:val="23"/>
  </w:num>
  <w:num w:numId="25" w16cid:durableId="1079139855">
    <w:abstractNumId w:val="15"/>
  </w:num>
  <w:num w:numId="26" w16cid:durableId="1961566569">
    <w:abstractNumId w:val="35"/>
  </w:num>
  <w:num w:numId="27" w16cid:durableId="2017461764">
    <w:abstractNumId w:val="7"/>
  </w:num>
  <w:num w:numId="28" w16cid:durableId="1622111285">
    <w:abstractNumId w:val="28"/>
  </w:num>
  <w:num w:numId="29" w16cid:durableId="63452545">
    <w:abstractNumId w:val="12"/>
  </w:num>
  <w:num w:numId="30" w16cid:durableId="1774008705">
    <w:abstractNumId w:val="3"/>
  </w:num>
  <w:num w:numId="31" w16cid:durableId="549540329">
    <w:abstractNumId w:val="13"/>
  </w:num>
  <w:num w:numId="32" w16cid:durableId="1138182399">
    <w:abstractNumId w:val="24"/>
  </w:num>
  <w:num w:numId="33" w16cid:durableId="14237945">
    <w:abstractNumId w:val="8"/>
  </w:num>
  <w:num w:numId="34" w16cid:durableId="686759779">
    <w:abstractNumId w:val="19"/>
  </w:num>
  <w:num w:numId="35" w16cid:durableId="199166741">
    <w:abstractNumId w:val="33"/>
  </w:num>
  <w:num w:numId="36" w16cid:durableId="2356713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Mark Eldridge">
    <w15:presenceInfo w15:providerId="AD" w15:userId="S::nme99@newcastle.ac.uk::f770dde6-2e9a-4be7-86ca-b869791f79c9"/>
  </w15:person>
  <w15:person w15:author="Rossella Falcone [2]">
    <w15:presenceInfo w15:providerId="None" w15:userId="Rossella Falc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150A"/>
    <w:rsid w:val="0000239F"/>
    <w:rsid w:val="0000289D"/>
    <w:rsid w:val="00004A48"/>
    <w:rsid w:val="0000545B"/>
    <w:rsid w:val="00005771"/>
    <w:rsid w:val="000058AF"/>
    <w:rsid w:val="000059D6"/>
    <w:rsid w:val="00005E13"/>
    <w:rsid w:val="00005F8C"/>
    <w:rsid w:val="000062BB"/>
    <w:rsid w:val="00006528"/>
    <w:rsid w:val="0000697A"/>
    <w:rsid w:val="00007543"/>
    <w:rsid w:val="0000778A"/>
    <w:rsid w:val="000104AD"/>
    <w:rsid w:val="00010C8C"/>
    <w:rsid w:val="0001115B"/>
    <w:rsid w:val="000118CF"/>
    <w:rsid w:val="00011C42"/>
    <w:rsid w:val="0001228B"/>
    <w:rsid w:val="000122A8"/>
    <w:rsid w:val="00012C2D"/>
    <w:rsid w:val="00013620"/>
    <w:rsid w:val="00013E9C"/>
    <w:rsid w:val="0001475F"/>
    <w:rsid w:val="00014F5D"/>
    <w:rsid w:val="00015A8D"/>
    <w:rsid w:val="000165FD"/>
    <w:rsid w:val="000166B1"/>
    <w:rsid w:val="000207E1"/>
    <w:rsid w:val="00020F82"/>
    <w:rsid w:val="00021086"/>
    <w:rsid w:val="00021BFE"/>
    <w:rsid w:val="00021F90"/>
    <w:rsid w:val="00023CF4"/>
    <w:rsid w:val="000258C2"/>
    <w:rsid w:val="00026850"/>
    <w:rsid w:val="00026A44"/>
    <w:rsid w:val="00026C06"/>
    <w:rsid w:val="000301D1"/>
    <w:rsid w:val="00030DFA"/>
    <w:rsid w:val="0003353D"/>
    <w:rsid w:val="00033571"/>
    <w:rsid w:val="0003552E"/>
    <w:rsid w:val="00035D20"/>
    <w:rsid w:val="00036CCF"/>
    <w:rsid w:val="00037E65"/>
    <w:rsid w:val="00040685"/>
    <w:rsid w:val="000406E5"/>
    <w:rsid w:val="000422AE"/>
    <w:rsid w:val="000431C2"/>
    <w:rsid w:val="000432B4"/>
    <w:rsid w:val="000435A4"/>
    <w:rsid w:val="000439A0"/>
    <w:rsid w:val="0004483F"/>
    <w:rsid w:val="000461E8"/>
    <w:rsid w:val="00046BC3"/>
    <w:rsid w:val="00046C3A"/>
    <w:rsid w:val="00047385"/>
    <w:rsid w:val="00047896"/>
    <w:rsid w:val="000501F7"/>
    <w:rsid w:val="000501FB"/>
    <w:rsid w:val="000504AF"/>
    <w:rsid w:val="000514DF"/>
    <w:rsid w:val="000517AE"/>
    <w:rsid w:val="00052B92"/>
    <w:rsid w:val="000530E0"/>
    <w:rsid w:val="000534D0"/>
    <w:rsid w:val="00054C9D"/>
    <w:rsid w:val="00054E9E"/>
    <w:rsid w:val="00056304"/>
    <w:rsid w:val="000573DA"/>
    <w:rsid w:val="00057759"/>
    <w:rsid w:val="00060F43"/>
    <w:rsid w:val="000614B5"/>
    <w:rsid w:val="00061988"/>
    <w:rsid w:val="00061AAB"/>
    <w:rsid w:val="00062092"/>
    <w:rsid w:val="00063925"/>
    <w:rsid w:val="00063940"/>
    <w:rsid w:val="00063F6C"/>
    <w:rsid w:val="000641DF"/>
    <w:rsid w:val="0006458E"/>
    <w:rsid w:val="00064F0B"/>
    <w:rsid w:val="00066387"/>
    <w:rsid w:val="00066889"/>
    <w:rsid w:val="00066B0E"/>
    <w:rsid w:val="00067417"/>
    <w:rsid w:val="000700B3"/>
    <w:rsid w:val="00070405"/>
    <w:rsid w:val="00071667"/>
    <w:rsid w:val="000726E8"/>
    <w:rsid w:val="00072C48"/>
    <w:rsid w:val="000733E4"/>
    <w:rsid w:val="000736DF"/>
    <w:rsid w:val="00074436"/>
    <w:rsid w:val="0007448C"/>
    <w:rsid w:val="000753A6"/>
    <w:rsid w:val="00075F80"/>
    <w:rsid w:val="0007601F"/>
    <w:rsid w:val="00076239"/>
    <w:rsid w:val="00081175"/>
    <w:rsid w:val="000816C0"/>
    <w:rsid w:val="00081A6A"/>
    <w:rsid w:val="0008238A"/>
    <w:rsid w:val="000823B6"/>
    <w:rsid w:val="00082AE1"/>
    <w:rsid w:val="00083D7A"/>
    <w:rsid w:val="00084026"/>
    <w:rsid w:val="0008495F"/>
    <w:rsid w:val="00086231"/>
    <w:rsid w:val="000872AA"/>
    <w:rsid w:val="0009022C"/>
    <w:rsid w:val="000916E2"/>
    <w:rsid w:val="00091A7B"/>
    <w:rsid w:val="0009280A"/>
    <w:rsid w:val="00093290"/>
    <w:rsid w:val="00093295"/>
    <w:rsid w:val="00093684"/>
    <w:rsid w:val="0009468C"/>
    <w:rsid w:val="00094E17"/>
    <w:rsid w:val="00094F22"/>
    <w:rsid w:val="0009517D"/>
    <w:rsid w:val="00095288"/>
    <w:rsid w:val="0009619D"/>
    <w:rsid w:val="000961B1"/>
    <w:rsid w:val="00096C1D"/>
    <w:rsid w:val="00097505"/>
    <w:rsid w:val="000A075A"/>
    <w:rsid w:val="000A1127"/>
    <w:rsid w:val="000A180A"/>
    <w:rsid w:val="000A25DB"/>
    <w:rsid w:val="000A2B4A"/>
    <w:rsid w:val="000A3181"/>
    <w:rsid w:val="000A3314"/>
    <w:rsid w:val="000A3830"/>
    <w:rsid w:val="000A40D0"/>
    <w:rsid w:val="000A57AD"/>
    <w:rsid w:val="000A5A5C"/>
    <w:rsid w:val="000A68CB"/>
    <w:rsid w:val="000A6BEB"/>
    <w:rsid w:val="000A7847"/>
    <w:rsid w:val="000B0B85"/>
    <w:rsid w:val="000B104B"/>
    <w:rsid w:val="000B16AE"/>
    <w:rsid w:val="000B2A7F"/>
    <w:rsid w:val="000B2AE6"/>
    <w:rsid w:val="000B2D62"/>
    <w:rsid w:val="000B2F58"/>
    <w:rsid w:val="000B30FB"/>
    <w:rsid w:val="000B3663"/>
    <w:rsid w:val="000B3CB4"/>
    <w:rsid w:val="000B3CD3"/>
    <w:rsid w:val="000B49B6"/>
    <w:rsid w:val="000B4A70"/>
    <w:rsid w:val="000B4ED3"/>
    <w:rsid w:val="000B4EEB"/>
    <w:rsid w:val="000B5EE6"/>
    <w:rsid w:val="000B600B"/>
    <w:rsid w:val="000B62E4"/>
    <w:rsid w:val="000B65E4"/>
    <w:rsid w:val="000C11A5"/>
    <w:rsid w:val="000C1C29"/>
    <w:rsid w:val="000C212C"/>
    <w:rsid w:val="000C3334"/>
    <w:rsid w:val="000C3D79"/>
    <w:rsid w:val="000C48D8"/>
    <w:rsid w:val="000C5A70"/>
    <w:rsid w:val="000C7205"/>
    <w:rsid w:val="000C7B5C"/>
    <w:rsid w:val="000D08ED"/>
    <w:rsid w:val="000D0C40"/>
    <w:rsid w:val="000D20B8"/>
    <w:rsid w:val="000D2B8D"/>
    <w:rsid w:val="000D3FEA"/>
    <w:rsid w:val="000D424E"/>
    <w:rsid w:val="000D438B"/>
    <w:rsid w:val="000D478D"/>
    <w:rsid w:val="000D550A"/>
    <w:rsid w:val="000D5AFC"/>
    <w:rsid w:val="000D61F1"/>
    <w:rsid w:val="000D6826"/>
    <w:rsid w:val="000D7001"/>
    <w:rsid w:val="000E0949"/>
    <w:rsid w:val="000E12FE"/>
    <w:rsid w:val="000E287D"/>
    <w:rsid w:val="000E3288"/>
    <w:rsid w:val="000E3475"/>
    <w:rsid w:val="000E4112"/>
    <w:rsid w:val="000E4350"/>
    <w:rsid w:val="000E44BD"/>
    <w:rsid w:val="000E5B4C"/>
    <w:rsid w:val="000E6E50"/>
    <w:rsid w:val="000E765B"/>
    <w:rsid w:val="000E7A0F"/>
    <w:rsid w:val="000E7D5A"/>
    <w:rsid w:val="000E7D91"/>
    <w:rsid w:val="000F105A"/>
    <w:rsid w:val="000F1CA8"/>
    <w:rsid w:val="000F3008"/>
    <w:rsid w:val="000F4F3A"/>
    <w:rsid w:val="000F5B4D"/>
    <w:rsid w:val="000F6264"/>
    <w:rsid w:val="000F69AA"/>
    <w:rsid w:val="000F7B9B"/>
    <w:rsid w:val="000F7DDD"/>
    <w:rsid w:val="001002DF"/>
    <w:rsid w:val="0010110E"/>
    <w:rsid w:val="00102E13"/>
    <w:rsid w:val="001035D2"/>
    <w:rsid w:val="001037E0"/>
    <w:rsid w:val="00103A65"/>
    <w:rsid w:val="00104413"/>
    <w:rsid w:val="00104667"/>
    <w:rsid w:val="00104B57"/>
    <w:rsid w:val="00105266"/>
    <w:rsid w:val="001054A3"/>
    <w:rsid w:val="00105B25"/>
    <w:rsid w:val="00106332"/>
    <w:rsid w:val="00107499"/>
    <w:rsid w:val="001110A8"/>
    <w:rsid w:val="00111297"/>
    <w:rsid w:val="0011148F"/>
    <w:rsid w:val="001117D1"/>
    <w:rsid w:val="001130FE"/>
    <w:rsid w:val="001136F4"/>
    <w:rsid w:val="001141C6"/>
    <w:rsid w:val="001150A3"/>
    <w:rsid w:val="0011541F"/>
    <w:rsid w:val="00115E0A"/>
    <w:rsid w:val="00115FD7"/>
    <w:rsid w:val="0011631F"/>
    <w:rsid w:val="00116338"/>
    <w:rsid w:val="00116526"/>
    <w:rsid w:val="001170D4"/>
    <w:rsid w:val="00117209"/>
    <w:rsid w:val="00117504"/>
    <w:rsid w:val="00117634"/>
    <w:rsid w:val="001179C1"/>
    <w:rsid w:val="00117D19"/>
    <w:rsid w:val="00120519"/>
    <w:rsid w:val="00120E2B"/>
    <w:rsid w:val="00121033"/>
    <w:rsid w:val="00121DF2"/>
    <w:rsid w:val="00123059"/>
    <w:rsid w:val="001239E5"/>
    <w:rsid w:val="0012453A"/>
    <w:rsid w:val="001253D7"/>
    <w:rsid w:val="001261A7"/>
    <w:rsid w:val="00126BBA"/>
    <w:rsid w:val="00126F59"/>
    <w:rsid w:val="00130BBA"/>
    <w:rsid w:val="00132A68"/>
    <w:rsid w:val="00132FE2"/>
    <w:rsid w:val="001345D9"/>
    <w:rsid w:val="001346F4"/>
    <w:rsid w:val="00134821"/>
    <w:rsid w:val="00134CF8"/>
    <w:rsid w:val="00134D7D"/>
    <w:rsid w:val="00135513"/>
    <w:rsid w:val="0013657C"/>
    <w:rsid w:val="00136E3F"/>
    <w:rsid w:val="00136F55"/>
    <w:rsid w:val="0013718E"/>
    <w:rsid w:val="00137475"/>
    <w:rsid w:val="00137857"/>
    <w:rsid w:val="00137A20"/>
    <w:rsid w:val="00137B79"/>
    <w:rsid w:val="001427A8"/>
    <w:rsid w:val="00142AE5"/>
    <w:rsid w:val="001436BB"/>
    <w:rsid w:val="00143B9D"/>
    <w:rsid w:val="001448FB"/>
    <w:rsid w:val="00144D42"/>
    <w:rsid w:val="00144F15"/>
    <w:rsid w:val="001454FD"/>
    <w:rsid w:val="001458B6"/>
    <w:rsid w:val="00145BAE"/>
    <w:rsid w:val="00145F2E"/>
    <w:rsid w:val="0014612B"/>
    <w:rsid w:val="00146473"/>
    <w:rsid w:val="00147AA0"/>
    <w:rsid w:val="00147E97"/>
    <w:rsid w:val="00147F81"/>
    <w:rsid w:val="001506FF"/>
    <w:rsid w:val="00151ACE"/>
    <w:rsid w:val="00151BC2"/>
    <w:rsid w:val="001525A0"/>
    <w:rsid w:val="001528D5"/>
    <w:rsid w:val="00152924"/>
    <w:rsid w:val="0015441C"/>
    <w:rsid w:val="001547AA"/>
    <w:rsid w:val="00155A59"/>
    <w:rsid w:val="00156EFB"/>
    <w:rsid w:val="001578DC"/>
    <w:rsid w:val="00160E88"/>
    <w:rsid w:val="00163E18"/>
    <w:rsid w:val="00163FB4"/>
    <w:rsid w:val="00164621"/>
    <w:rsid w:val="00164835"/>
    <w:rsid w:val="00165088"/>
    <w:rsid w:val="001652D4"/>
    <w:rsid w:val="00165DDA"/>
    <w:rsid w:val="00166DB3"/>
    <w:rsid w:val="00166EF8"/>
    <w:rsid w:val="00167529"/>
    <w:rsid w:val="00167B98"/>
    <w:rsid w:val="001714D8"/>
    <w:rsid w:val="0017204D"/>
    <w:rsid w:val="00172171"/>
    <w:rsid w:val="001725B9"/>
    <w:rsid w:val="00172973"/>
    <w:rsid w:val="00172D2A"/>
    <w:rsid w:val="001751D5"/>
    <w:rsid w:val="0017594E"/>
    <w:rsid w:val="00176F31"/>
    <w:rsid w:val="001775D1"/>
    <w:rsid w:val="00177D6E"/>
    <w:rsid w:val="00181279"/>
    <w:rsid w:val="00181F7C"/>
    <w:rsid w:val="00183195"/>
    <w:rsid w:val="00183A6B"/>
    <w:rsid w:val="00183AA2"/>
    <w:rsid w:val="0018420C"/>
    <w:rsid w:val="00184234"/>
    <w:rsid w:val="00184287"/>
    <w:rsid w:val="0018466A"/>
    <w:rsid w:val="0018477F"/>
    <w:rsid w:val="00184E5C"/>
    <w:rsid w:val="0018500F"/>
    <w:rsid w:val="00185548"/>
    <w:rsid w:val="00185691"/>
    <w:rsid w:val="001856D9"/>
    <w:rsid w:val="0018599D"/>
    <w:rsid w:val="0018764A"/>
    <w:rsid w:val="00187E11"/>
    <w:rsid w:val="001902F1"/>
    <w:rsid w:val="00191A41"/>
    <w:rsid w:val="00191F44"/>
    <w:rsid w:val="00192D39"/>
    <w:rsid w:val="001935E2"/>
    <w:rsid w:val="00193A00"/>
    <w:rsid w:val="00193BE3"/>
    <w:rsid w:val="00193CA0"/>
    <w:rsid w:val="00194553"/>
    <w:rsid w:val="00196BCD"/>
    <w:rsid w:val="00196D47"/>
    <w:rsid w:val="001977AB"/>
    <w:rsid w:val="00197BEF"/>
    <w:rsid w:val="001A0176"/>
    <w:rsid w:val="001A05A6"/>
    <w:rsid w:val="001A09A5"/>
    <w:rsid w:val="001A2088"/>
    <w:rsid w:val="001A2892"/>
    <w:rsid w:val="001A2B81"/>
    <w:rsid w:val="001A42CA"/>
    <w:rsid w:val="001A5565"/>
    <w:rsid w:val="001A5ED4"/>
    <w:rsid w:val="001A60BF"/>
    <w:rsid w:val="001A6322"/>
    <w:rsid w:val="001A67DE"/>
    <w:rsid w:val="001A7E6E"/>
    <w:rsid w:val="001B2820"/>
    <w:rsid w:val="001B32BF"/>
    <w:rsid w:val="001B3CFD"/>
    <w:rsid w:val="001B3E1A"/>
    <w:rsid w:val="001B4E25"/>
    <w:rsid w:val="001B63FB"/>
    <w:rsid w:val="001B6718"/>
    <w:rsid w:val="001B7DC9"/>
    <w:rsid w:val="001C0135"/>
    <w:rsid w:val="001C0314"/>
    <w:rsid w:val="001C059D"/>
    <w:rsid w:val="001C06EC"/>
    <w:rsid w:val="001C07C5"/>
    <w:rsid w:val="001C15A1"/>
    <w:rsid w:val="001C18C7"/>
    <w:rsid w:val="001C2162"/>
    <w:rsid w:val="001C23F6"/>
    <w:rsid w:val="001C267E"/>
    <w:rsid w:val="001C2D0C"/>
    <w:rsid w:val="001C3096"/>
    <w:rsid w:val="001C309D"/>
    <w:rsid w:val="001C328A"/>
    <w:rsid w:val="001C32FC"/>
    <w:rsid w:val="001C3778"/>
    <w:rsid w:val="001C3FB8"/>
    <w:rsid w:val="001C48BE"/>
    <w:rsid w:val="001C4C14"/>
    <w:rsid w:val="001C508D"/>
    <w:rsid w:val="001C51A7"/>
    <w:rsid w:val="001C6728"/>
    <w:rsid w:val="001C7CC5"/>
    <w:rsid w:val="001D046D"/>
    <w:rsid w:val="001D12C8"/>
    <w:rsid w:val="001D1D8A"/>
    <w:rsid w:val="001D20DB"/>
    <w:rsid w:val="001D294E"/>
    <w:rsid w:val="001D420D"/>
    <w:rsid w:val="001D64DE"/>
    <w:rsid w:val="001D6574"/>
    <w:rsid w:val="001D7834"/>
    <w:rsid w:val="001D7C37"/>
    <w:rsid w:val="001D7F22"/>
    <w:rsid w:val="001E00A0"/>
    <w:rsid w:val="001E043C"/>
    <w:rsid w:val="001E158C"/>
    <w:rsid w:val="001E1C25"/>
    <w:rsid w:val="001E1E76"/>
    <w:rsid w:val="001E213E"/>
    <w:rsid w:val="001E2738"/>
    <w:rsid w:val="001E27F5"/>
    <w:rsid w:val="001E2A6F"/>
    <w:rsid w:val="001E3A1D"/>
    <w:rsid w:val="001E4457"/>
    <w:rsid w:val="001E4687"/>
    <w:rsid w:val="001E5B1A"/>
    <w:rsid w:val="001E5D5D"/>
    <w:rsid w:val="001E5DCF"/>
    <w:rsid w:val="001E6098"/>
    <w:rsid w:val="001E7705"/>
    <w:rsid w:val="001E7BD5"/>
    <w:rsid w:val="001F0AC5"/>
    <w:rsid w:val="001F0BCF"/>
    <w:rsid w:val="001F0DC0"/>
    <w:rsid w:val="001F0DF1"/>
    <w:rsid w:val="001F161B"/>
    <w:rsid w:val="001F1EB4"/>
    <w:rsid w:val="001F305C"/>
    <w:rsid w:val="001F3078"/>
    <w:rsid w:val="001F3B5E"/>
    <w:rsid w:val="001F3B9B"/>
    <w:rsid w:val="001F3F91"/>
    <w:rsid w:val="001F41BF"/>
    <w:rsid w:val="001F4369"/>
    <w:rsid w:val="001F4D62"/>
    <w:rsid w:val="001F5170"/>
    <w:rsid w:val="001F5343"/>
    <w:rsid w:val="001F55A1"/>
    <w:rsid w:val="001F592B"/>
    <w:rsid w:val="001F5A45"/>
    <w:rsid w:val="001F68CF"/>
    <w:rsid w:val="00201575"/>
    <w:rsid w:val="00201FCB"/>
    <w:rsid w:val="002025E2"/>
    <w:rsid w:val="0020383E"/>
    <w:rsid w:val="00203862"/>
    <w:rsid w:val="00203C03"/>
    <w:rsid w:val="00203C19"/>
    <w:rsid w:val="00204442"/>
    <w:rsid w:val="002045DB"/>
    <w:rsid w:val="00204F72"/>
    <w:rsid w:val="00205B9A"/>
    <w:rsid w:val="00205F11"/>
    <w:rsid w:val="0020645F"/>
    <w:rsid w:val="002065DF"/>
    <w:rsid w:val="002070B6"/>
    <w:rsid w:val="00207727"/>
    <w:rsid w:val="00207E8F"/>
    <w:rsid w:val="00210522"/>
    <w:rsid w:val="00210B17"/>
    <w:rsid w:val="00210E46"/>
    <w:rsid w:val="00211070"/>
    <w:rsid w:val="00211868"/>
    <w:rsid w:val="00211F12"/>
    <w:rsid w:val="00211FCD"/>
    <w:rsid w:val="002125F5"/>
    <w:rsid w:val="00214C1B"/>
    <w:rsid w:val="00215282"/>
    <w:rsid w:val="00216788"/>
    <w:rsid w:val="0021687E"/>
    <w:rsid w:val="00216909"/>
    <w:rsid w:val="00216EF8"/>
    <w:rsid w:val="00217DA4"/>
    <w:rsid w:val="002205AB"/>
    <w:rsid w:val="00220B26"/>
    <w:rsid w:val="00220BA0"/>
    <w:rsid w:val="002238F2"/>
    <w:rsid w:val="0022441D"/>
    <w:rsid w:val="0022517F"/>
    <w:rsid w:val="00225FE1"/>
    <w:rsid w:val="0022668B"/>
    <w:rsid w:val="0022689B"/>
    <w:rsid w:val="00226B00"/>
    <w:rsid w:val="00227B27"/>
    <w:rsid w:val="00227DA4"/>
    <w:rsid w:val="002307F2"/>
    <w:rsid w:val="002319C6"/>
    <w:rsid w:val="00231C8B"/>
    <w:rsid w:val="00232B31"/>
    <w:rsid w:val="00232B57"/>
    <w:rsid w:val="0023334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4CC4"/>
    <w:rsid w:val="0025518E"/>
    <w:rsid w:val="0025543B"/>
    <w:rsid w:val="002567CE"/>
    <w:rsid w:val="00257555"/>
    <w:rsid w:val="002578AE"/>
    <w:rsid w:val="00257BB4"/>
    <w:rsid w:val="00260C2C"/>
    <w:rsid w:val="00261326"/>
    <w:rsid w:val="002624DD"/>
    <w:rsid w:val="00263BC2"/>
    <w:rsid w:val="002643A9"/>
    <w:rsid w:val="00264C6A"/>
    <w:rsid w:val="0026557E"/>
    <w:rsid w:val="0026664A"/>
    <w:rsid w:val="00266AE3"/>
    <w:rsid w:val="00270387"/>
    <w:rsid w:val="00270949"/>
    <w:rsid w:val="002709EF"/>
    <w:rsid w:val="002716DF"/>
    <w:rsid w:val="00272812"/>
    <w:rsid w:val="00273819"/>
    <w:rsid w:val="00274570"/>
    <w:rsid w:val="00276A02"/>
    <w:rsid w:val="00276C8A"/>
    <w:rsid w:val="00277B93"/>
    <w:rsid w:val="0028112B"/>
    <w:rsid w:val="002813A1"/>
    <w:rsid w:val="0028169C"/>
    <w:rsid w:val="00282695"/>
    <w:rsid w:val="00282EA4"/>
    <w:rsid w:val="00282EA8"/>
    <w:rsid w:val="00283233"/>
    <w:rsid w:val="00283544"/>
    <w:rsid w:val="0028361D"/>
    <w:rsid w:val="00283859"/>
    <w:rsid w:val="00284241"/>
    <w:rsid w:val="0028430E"/>
    <w:rsid w:val="00285CF8"/>
    <w:rsid w:val="0028629F"/>
    <w:rsid w:val="0028691B"/>
    <w:rsid w:val="00287454"/>
    <w:rsid w:val="00290FFF"/>
    <w:rsid w:val="00293B5F"/>
    <w:rsid w:val="00294653"/>
    <w:rsid w:val="00294795"/>
    <w:rsid w:val="00294D95"/>
    <w:rsid w:val="00296696"/>
    <w:rsid w:val="00297607"/>
    <w:rsid w:val="002A0404"/>
    <w:rsid w:val="002A08D1"/>
    <w:rsid w:val="002A0C6C"/>
    <w:rsid w:val="002A2085"/>
    <w:rsid w:val="002A2804"/>
    <w:rsid w:val="002A28E3"/>
    <w:rsid w:val="002A2AFF"/>
    <w:rsid w:val="002A3E36"/>
    <w:rsid w:val="002A439D"/>
    <w:rsid w:val="002A4834"/>
    <w:rsid w:val="002A5980"/>
    <w:rsid w:val="002A71ED"/>
    <w:rsid w:val="002A758E"/>
    <w:rsid w:val="002A797D"/>
    <w:rsid w:val="002B1DA6"/>
    <w:rsid w:val="002B2478"/>
    <w:rsid w:val="002B3600"/>
    <w:rsid w:val="002B3873"/>
    <w:rsid w:val="002B4498"/>
    <w:rsid w:val="002B4EC8"/>
    <w:rsid w:val="002B5A67"/>
    <w:rsid w:val="002B663B"/>
    <w:rsid w:val="002B7E8B"/>
    <w:rsid w:val="002C04FE"/>
    <w:rsid w:val="002C066C"/>
    <w:rsid w:val="002C14D8"/>
    <w:rsid w:val="002C1974"/>
    <w:rsid w:val="002C2A07"/>
    <w:rsid w:val="002C3519"/>
    <w:rsid w:val="002C37BF"/>
    <w:rsid w:val="002C4036"/>
    <w:rsid w:val="002C583E"/>
    <w:rsid w:val="002C69CE"/>
    <w:rsid w:val="002C7549"/>
    <w:rsid w:val="002C7A42"/>
    <w:rsid w:val="002C7AA1"/>
    <w:rsid w:val="002D086C"/>
    <w:rsid w:val="002D0904"/>
    <w:rsid w:val="002D1CC5"/>
    <w:rsid w:val="002D202F"/>
    <w:rsid w:val="002D2650"/>
    <w:rsid w:val="002D2721"/>
    <w:rsid w:val="002D27FF"/>
    <w:rsid w:val="002D28F2"/>
    <w:rsid w:val="002D2D0A"/>
    <w:rsid w:val="002D2ED3"/>
    <w:rsid w:val="002D3A22"/>
    <w:rsid w:val="002D3AEF"/>
    <w:rsid w:val="002D3B19"/>
    <w:rsid w:val="002D3DD3"/>
    <w:rsid w:val="002D4800"/>
    <w:rsid w:val="002D5994"/>
    <w:rsid w:val="002D60FF"/>
    <w:rsid w:val="002D6299"/>
    <w:rsid w:val="002D6554"/>
    <w:rsid w:val="002D711D"/>
    <w:rsid w:val="002D7583"/>
    <w:rsid w:val="002D7B49"/>
    <w:rsid w:val="002E04B3"/>
    <w:rsid w:val="002E0B6E"/>
    <w:rsid w:val="002E1898"/>
    <w:rsid w:val="002E26A4"/>
    <w:rsid w:val="002E3770"/>
    <w:rsid w:val="002E4387"/>
    <w:rsid w:val="002E658E"/>
    <w:rsid w:val="002E7864"/>
    <w:rsid w:val="002F06E0"/>
    <w:rsid w:val="002F10F2"/>
    <w:rsid w:val="002F16DF"/>
    <w:rsid w:val="002F1AB4"/>
    <w:rsid w:val="002F239C"/>
    <w:rsid w:val="002F2638"/>
    <w:rsid w:val="002F2705"/>
    <w:rsid w:val="002F2C34"/>
    <w:rsid w:val="002F2C82"/>
    <w:rsid w:val="002F30D4"/>
    <w:rsid w:val="002F471A"/>
    <w:rsid w:val="002F4782"/>
    <w:rsid w:val="002F4B04"/>
    <w:rsid w:val="002F4C47"/>
    <w:rsid w:val="002F5708"/>
    <w:rsid w:val="002F57D9"/>
    <w:rsid w:val="002F5F7E"/>
    <w:rsid w:val="002F6A07"/>
    <w:rsid w:val="002F6AE9"/>
    <w:rsid w:val="0030076E"/>
    <w:rsid w:val="0030121A"/>
    <w:rsid w:val="003028CA"/>
    <w:rsid w:val="00302FE1"/>
    <w:rsid w:val="00303A55"/>
    <w:rsid w:val="00303BCC"/>
    <w:rsid w:val="00303D8C"/>
    <w:rsid w:val="0030400D"/>
    <w:rsid w:val="00304267"/>
    <w:rsid w:val="003049DB"/>
    <w:rsid w:val="003066B3"/>
    <w:rsid w:val="00306B4F"/>
    <w:rsid w:val="00310A9D"/>
    <w:rsid w:val="00310C45"/>
    <w:rsid w:val="00310DFE"/>
    <w:rsid w:val="003119D6"/>
    <w:rsid w:val="00311D5C"/>
    <w:rsid w:val="00312514"/>
    <w:rsid w:val="003133CD"/>
    <w:rsid w:val="00313CC6"/>
    <w:rsid w:val="00313DDD"/>
    <w:rsid w:val="00314E2C"/>
    <w:rsid w:val="00315AC5"/>
    <w:rsid w:val="00315B58"/>
    <w:rsid w:val="00321BB2"/>
    <w:rsid w:val="00321D77"/>
    <w:rsid w:val="00321D9F"/>
    <w:rsid w:val="00321FAC"/>
    <w:rsid w:val="003222E2"/>
    <w:rsid w:val="003222F8"/>
    <w:rsid w:val="00322C13"/>
    <w:rsid w:val="00323567"/>
    <w:rsid w:val="00323A8D"/>
    <w:rsid w:val="00323D6D"/>
    <w:rsid w:val="00323EC0"/>
    <w:rsid w:val="00324E93"/>
    <w:rsid w:val="00326168"/>
    <w:rsid w:val="00327797"/>
    <w:rsid w:val="00327BC7"/>
    <w:rsid w:val="003312FA"/>
    <w:rsid w:val="0033149D"/>
    <w:rsid w:val="003319D0"/>
    <w:rsid w:val="00332776"/>
    <w:rsid w:val="00332A28"/>
    <w:rsid w:val="00333389"/>
    <w:rsid w:val="00334460"/>
    <w:rsid w:val="00335188"/>
    <w:rsid w:val="00335768"/>
    <w:rsid w:val="003367B1"/>
    <w:rsid w:val="003369C5"/>
    <w:rsid w:val="00337844"/>
    <w:rsid w:val="003400B0"/>
    <w:rsid w:val="00340928"/>
    <w:rsid w:val="00341372"/>
    <w:rsid w:val="0034209A"/>
    <w:rsid w:val="003435E2"/>
    <w:rsid w:val="00344B90"/>
    <w:rsid w:val="00345407"/>
    <w:rsid w:val="0034641D"/>
    <w:rsid w:val="00347280"/>
    <w:rsid w:val="00347292"/>
    <w:rsid w:val="003477B9"/>
    <w:rsid w:val="00351395"/>
    <w:rsid w:val="003523B9"/>
    <w:rsid w:val="00352CAD"/>
    <w:rsid w:val="00352DBC"/>
    <w:rsid w:val="00353478"/>
    <w:rsid w:val="00354C58"/>
    <w:rsid w:val="00354DB5"/>
    <w:rsid w:val="00355C63"/>
    <w:rsid w:val="00355D81"/>
    <w:rsid w:val="003564D6"/>
    <w:rsid w:val="003571B8"/>
    <w:rsid w:val="00360538"/>
    <w:rsid w:val="00360FAE"/>
    <w:rsid w:val="00361B6A"/>
    <w:rsid w:val="00361BC6"/>
    <w:rsid w:val="00361D60"/>
    <w:rsid w:val="00361DCC"/>
    <w:rsid w:val="00362E77"/>
    <w:rsid w:val="003642E2"/>
    <w:rsid w:val="00364486"/>
    <w:rsid w:val="003646CA"/>
    <w:rsid w:val="00364F74"/>
    <w:rsid w:val="003659ED"/>
    <w:rsid w:val="00366E17"/>
    <w:rsid w:val="00367DAB"/>
    <w:rsid w:val="003709C5"/>
    <w:rsid w:val="00371243"/>
    <w:rsid w:val="00371306"/>
    <w:rsid w:val="0037264C"/>
    <w:rsid w:val="00372CFA"/>
    <w:rsid w:val="00373C1A"/>
    <w:rsid w:val="00373F18"/>
    <w:rsid w:val="003744CA"/>
    <w:rsid w:val="003745F3"/>
    <w:rsid w:val="0037559F"/>
    <w:rsid w:val="00375A71"/>
    <w:rsid w:val="00375DE4"/>
    <w:rsid w:val="00377221"/>
    <w:rsid w:val="00377A5A"/>
    <w:rsid w:val="00380074"/>
    <w:rsid w:val="003812B2"/>
    <w:rsid w:val="0038306B"/>
    <w:rsid w:val="00383D52"/>
    <w:rsid w:val="00383DA0"/>
    <w:rsid w:val="003846C0"/>
    <w:rsid w:val="00385E99"/>
    <w:rsid w:val="0038629E"/>
    <w:rsid w:val="00387863"/>
    <w:rsid w:val="00392710"/>
    <w:rsid w:val="00393656"/>
    <w:rsid w:val="003A0A1F"/>
    <w:rsid w:val="003A1666"/>
    <w:rsid w:val="003A1E51"/>
    <w:rsid w:val="003A22DA"/>
    <w:rsid w:val="003A2593"/>
    <w:rsid w:val="003A3BE3"/>
    <w:rsid w:val="003A4092"/>
    <w:rsid w:val="003A5378"/>
    <w:rsid w:val="003A5607"/>
    <w:rsid w:val="003A589E"/>
    <w:rsid w:val="003A5B98"/>
    <w:rsid w:val="003A5FB8"/>
    <w:rsid w:val="003A774E"/>
    <w:rsid w:val="003B0231"/>
    <w:rsid w:val="003B035D"/>
    <w:rsid w:val="003B172F"/>
    <w:rsid w:val="003B22B1"/>
    <w:rsid w:val="003B255F"/>
    <w:rsid w:val="003B26F9"/>
    <w:rsid w:val="003B2B18"/>
    <w:rsid w:val="003B5D85"/>
    <w:rsid w:val="003B7CC5"/>
    <w:rsid w:val="003C0ECC"/>
    <w:rsid w:val="003C1DE0"/>
    <w:rsid w:val="003C2550"/>
    <w:rsid w:val="003C258B"/>
    <w:rsid w:val="003C26E2"/>
    <w:rsid w:val="003C3A54"/>
    <w:rsid w:val="003C4AB8"/>
    <w:rsid w:val="003C562E"/>
    <w:rsid w:val="003C5DB9"/>
    <w:rsid w:val="003C6A71"/>
    <w:rsid w:val="003C7F67"/>
    <w:rsid w:val="003D060A"/>
    <w:rsid w:val="003D1CFB"/>
    <w:rsid w:val="003D2596"/>
    <w:rsid w:val="003D2A65"/>
    <w:rsid w:val="003D2D4D"/>
    <w:rsid w:val="003D35D3"/>
    <w:rsid w:val="003D37E9"/>
    <w:rsid w:val="003D559C"/>
    <w:rsid w:val="003D6B21"/>
    <w:rsid w:val="003E06CD"/>
    <w:rsid w:val="003E0A32"/>
    <w:rsid w:val="003E1090"/>
    <w:rsid w:val="003E14DE"/>
    <w:rsid w:val="003E25AB"/>
    <w:rsid w:val="003E2BB3"/>
    <w:rsid w:val="003E2DF4"/>
    <w:rsid w:val="003E35B0"/>
    <w:rsid w:val="003E3E46"/>
    <w:rsid w:val="003E624A"/>
    <w:rsid w:val="003E636C"/>
    <w:rsid w:val="003E65A9"/>
    <w:rsid w:val="003E7186"/>
    <w:rsid w:val="003E7280"/>
    <w:rsid w:val="003E770C"/>
    <w:rsid w:val="003E7A7F"/>
    <w:rsid w:val="003E7A96"/>
    <w:rsid w:val="003E7FDF"/>
    <w:rsid w:val="003F0005"/>
    <w:rsid w:val="003F14D9"/>
    <w:rsid w:val="003F2416"/>
    <w:rsid w:val="003F2639"/>
    <w:rsid w:val="003F3DAF"/>
    <w:rsid w:val="003F6979"/>
    <w:rsid w:val="003F7CD8"/>
    <w:rsid w:val="0040030E"/>
    <w:rsid w:val="00401461"/>
    <w:rsid w:val="00401C09"/>
    <w:rsid w:val="00401E22"/>
    <w:rsid w:val="004020A2"/>
    <w:rsid w:val="00402D67"/>
    <w:rsid w:val="00403931"/>
    <w:rsid w:val="00403BB7"/>
    <w:rsid w:val="0040416E"/>
    <w:rsid w:val="00404810"/>
    <w:rsid w:val="00405DAD"/>
    <w:rsid w:val="00406065"/>
    <w:rsid w:val="0040759A"/>
    <w:rsid w:val="00407FD3"/>
    <w:rsid w:val="00410414"/>
    <w:rsid w:val="00410514"/>
    <w:rsid w:val="00410710"/>
    <w:rsid w:val="00410755"/>
    <w:rsid w:val="00410FB2"/>
    <w:rsid w:val="0041176F"/>
    <w:rsid w:val="00411C75"/>
    <w:rsid w:val="00412634"/>
    <w:rsid w:val="00412F0D"/>
    <w:rsid w:val="004130AC"/>
    <w:rsid w:val="004133B1"/>
    <w:rsid w:val="00413780"/>
    <w:rsid w:val="00413D8B"/>
    <w:rsid w:val="00413FDF"/>
    <w:rsid w:val="00414777"/>
    <w:rsid w:val="00415413"/>
    <w:rsid w:val="00415D66"/>
    <w:rsid w:val="0041627A"/>
    <w:rsid w:val="00416516"/>
    <w:rsid w:val="00416A0C"/>
    <w:rsid w:val="004173DF"/>
    <w:rsid w:val="00417952"/>
    <w:rsid w:val="00417DB6"/>
    <w:rsid w:val="00421D23"/>
    <w:rsid w:val="00422987"/>
    <w:rsid w:val="00424618"/>
    <w:rsid w:val="00424BB4"/>
    <w:rsid w:val="00425733"/>
    <w:rsid w:val="00426419"/>
    <w:rsid w:val="00426A20"/>
    <w:rsid w:val="00426B17"/>
    <w:rsid w:val="00430699"/>
    <w:rsid w:val="00430BD4"/>
    <w:rsid w:val="00431145"/>
    <w:rsid w:val="004312F2"/>
    <w:rsid w:val="004315AD"/>
    <w:rsid w:val="00432962"/>
    <w:rsid w:val="004339F2"/>
    <w:rsid w:val="00433AFB"/>
    <w:rsid w:val="00434063"/>
    <w:rsid w:val="004341B6"/>
    <w:rsid w:val="00434299"/>
    <w:rsid w:val="0043466F"/>
    <w:rsid w:val="00436E86"/>
    <w:rsid w:val="004415C1"/>
    <w:rsid w:val="00441820"/>
    <w:rsid w:val="004418D1"/>
    <w:rsid w:val="00441CE9"/>
    <w:rsid w:val="00442FED"/>
    <w:rsid w:val="004435BB"/>
    <w:rsid w:val="0044381E"/>
    <w:rsid w:val="00443B27"/>
    <w:rsid w:val="0044561A"/>
    <w:rsid w:val="004461D1"/>
    <w:rsid w:val="00446365"/>
    <w:rsid w:val="00450466"/>
    <w:rsid w:val="00450FD3"/>
    <w:rsid w:val="0045271B"/>
    <w:rsid w:val="00453708"/>
    <w:rsid w:val="004545C4"/>
    <w:rsid w:val="004556DB"/>
    <w:rsid w:val="004571C2"/>
    <w:rsid w:val="0046011F"/>
    <w:rsid w:val="0046046B"/>
    <w:rsid w:val="004604A4"/>
    <w:rsid w:val="004606FA"/>
    <w:rsid w:val="00462C5F"/>
    <w:rsid w:val="00463B47"/>
    <w:rsid w:val="004660E8"/>
    <w:rsid w:val="00466640"/>
    <w:rsid w:val="00467BF7"/>
    <w:rsid w:val="0047058F"/>
    <w:rsid w:val="00470880"/>
    <w:rsid w:val="00470DCF"/>
    <w:rsid w:val="00471207"/>
    <w:rsid w:val="00471778"/>
    <w:rsid w:val="004737A8"/>
    <w:rsid w:val="0047463C"/>
    <w:rsid w:val="0047478E"/>
    <w:rsid w:val="00475324"/>
    <w:rsid w:val="0047598F"/>
    <w:rsid w:val="004759DD"/>
    <w:rsid w:val="00475E48"/>
    <w:rsid w:val="00475EBC"/>
    <w:rsid w:val="004766AA"/>
    <w:rsid w:val="00477468"/>
    <w:rsid w:val="00480034"/>
    <w:rsid w:val="00481664"/>
    <w:rsid w:val="00482F81"/>
    <w:rsid w:val="0048323D"/>
    <w:rsid w:val="0048328F"/>
    <w:rsid w:val="004836AB"/>
    <w:rsid w:val="0048477C"/>
    <w:rsid w:val="00486872"/>
    <w:rsid w:val="0048755C"/>
    <w:rsid w:val="0048764B"/>
    <w:rsid w:val="0048773D"/>
    <w:rsid w:val="00487811"/>
    <w:rsid w:val="0049044C"/>
    <w:rsid w:val="004916CC"/>
    <w:rsid w:val="004920A8"/>
    <w:rsid w:val="00492821"/>
    <w:rsid w:val="0049380E"/>
    <w:rsid w:val="0049436D"/>
    <w:rsid w:val="0049525A"/>
    <w:rsid w:val="00496433"/>
    <w:rsid w:val="00496817"/>
    <w:rsid w:val="0049732C"/>
    <w:rsid w:val="004974DF"/>
    <w:rsid w:val="0049753C"/>
    <w:rsid w:val="004975BA"/>
    <w:rsid w:val="00497AE1"/>
    <w:rsid w:val="004A0B6B"/>
    <w:rsid w:val="004A0C72"/>
    <w:rsid w:val="004A1016"/>
    <w:rsid w:val="004A106E"/>
    <w:rsid w:val="004A1246"/>
    <w:rsid w:val="004A1A71"/>
    <w:rsid w:val="004A210F"/>
    <w:rsid w:val="004A2448"/>
    <w:rsid w:val="004A302A"/>
    <w:rsid w:val="004A31E0"/>
    <w:rsid w:val="004A335F"/>
    <w:rsid w:val="004A45E8"/>
    <w:rsid w:val="004A5464"/>
    <w:rsid w:val="004A57CB"/>
    <w:rsid w:val="004A582F"/>
    <w:rsid w:val="004A6191"/>
    <w:rsid w:val="004A6ACD"/>
    <w:rsid w:val="004B12C7"/>
    <w:rsid w:val="004B271F"/>
    <w:rsid w:val="004B2A05"/>
    <w:rsid w:val="004B30F3"/>
    <w:rsid w:val="004B4568"/>
    <w:rsid w:val="004B4CD0"/>
    <w:rsid w:val="004B7CBD"/>
    <w:rsid w:val="004C092F"/>
    <w:rsid w:val="004C1691"/>
    <w:rsid w:val="004C2DD6"/>
    <w:rsid w:val="004C4865"/>
    <w:rsid w:val="004C59C5"/>
    <w:rsid w:val="004C61CF"/>
    <w:rsid w:val="004C6679"/>
    <w:rsid w:val="004C67E1"/>
    <w:rsid w:val="004D0280"/>
    <w:rsid w:val="004D02FE"/>
    <w:rsid w:val="004D0CA1"/>
    <w:rsid w:val="004D1602"/>
    <w:rsid w:val="004D18F9"/>
    <w:rsid w:val="004D1BCD"/>
    <w:rsid w:val="004D420D"/>
    <w:rsid w:val="004D43A3"/>
    <w:rsid w:val="004D6A2E"/>
    <w:rsid w:val="004E1011"/>
    <w:rsid w:val="004E3A05"/>
    <w:rsid w:val="004E3D60"/>
    <w:rsid w:val="004E50D4"/>
    <w:rsid w:val="004E5532"/>
    <w:rsid w:val="004E5786"/>
    <w:rsid w:val="004E6E33"/>
    <w:rsid w:val="004E70EB"/>
    <w:rsid w:val="004E7724"/>
    <w:rsid w:val="004E7A11"/>
    <w:rsid w:val="004E7DC8"/>
    <w:rsid w:val="004F09A1"/>
    <w:rsid w:val="004F0B74"/>
    <w:rsid w:val="004F2F66"/>
    <w:rsid w:val="004F3C5A"/>
    <w:rsid w:val="004F3FC5"/>
    <w:rsid w:val="004F407E"/>
    <w:rsid w:val="004F42AF"/>
    <w:rsid w:val="004F53EA"/>
    <w:rsid w:val="004F66BA"/>
    <w:rsid w:val="004F70C1"/>
    <w:rsid w:val="004F7F17"/>
    <w:rsid w:val="0050022D"/>
    <w:rsid w:val="0050192F"/>
    <w:rsid w:val="00502FF4"/>
    <w:rsid w:val="00503709"/>
    <w:rsid w:val="00503B1B"/>
    <w:rsid w:val="00503D97"/>
    <w:rsid w:val="005041DB"/>
    <w:rsid w:val="00506915"/>
    <w:rsid w:val="00506E76"/>
    <w:rsid w:val="005078DE"/>
    <w:rsid w:val="00507E7A"/>
    <w:rsid w:val="00507F46"/>
    <w:rsid w:val="00510FFF"/>
    <w:rsid w:val="005110AC"/>
    <w:rsid w:val="0051254A"/>
    <w:rsid w:val="005126D7"/>
    <w:rsid w:val="00513672"/>
    <w:rsid w:val="0051506A"/>
    <w:rsid w:val="00515545"/>
    <w:rsid w:val="00515CC8"/>
    <w:rsid w:val="0051668A"/>
    <w:rsid w:val="00516BAF"/>
    <w:rsid w:val="00517937"/>
    <w:rsid w:val="00517A7C"/>
    <w:rsid w:val="005209C1"/>
    <w:rsid w:val="0052137B"/>
    <w:rsid w:val="00521ABE"/>
    <w:rsid w:val="00522B48"/>
    <w:rsid w:val="00522FBF"/>
    <w:rsid w:val="00523274"/>
    <w:rsid w:val="005232EE"/>
    <w:rsid w:val="0052337D"/>
    <w:rsid w:val="0052414B"/>
    <w:rsid w:val="005257F2"/>
    <w:rsid w:val="00525A42"/>
    <w:rsid w:val="005271DF"/>
    <w:rsid w:val="005275BC"/>
    <w:rsid w:val="00527D05"/>
    <w:rsid w:val="00532B66"/>
    <w:rsid w:val="00532F2F"/>
    <w:rsid w:val="00533095"/>
    <w:rsid w:val="00533586"/>
    <w:rsid w:val="005335FE"/>
    <w:rsid w:val="0053438B"/>
    <w:rsid w:val="005348A4"/>
    <w:rsid w:val="00534F41"/>
    <w:rsid w:val="005366E5"/>
    <w:rsid w:val="00536762"/>
    <w:rsid w:val="00536AD4"/>
    <w:rsid w:val="00536D32"/>
    <w:rsid w:val="00537E1E"/>
    <w:rsid w:val="005403F5"/>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0E9E"/>
    <w:rsid w:val="005518A7"/>
    <w:rsid w:val="00551A90"/>
    <w:rsid w:val="00551B53"/>
    <w:rsid w:val="00551C22"/>
    <w:rsid w:val="00552B9B"/>
    <w:rsid w:val="005531C0"/>
    <w:rsid w:val="0055379B"/>
    <w:rsid w:val="005538C9"/>
    <w:rsid w:val="00553C38"/>
    <w:rsid w:val="00554239"/>
    <w:rsid w:val="00554271"/>
    <w:rsid w:val="0055439F"/>
    <w:rsid w:val="00554777"/>
    <w:rsid w:val="00554A19"/>
    <w:rsid w:val="00554D86"/>
    <w:rsid w:val="0055588E"/>
    <w:rsid w:val="00556AC1"/>
    <w:rsid w:val="0056002E"/>
    <w:rsid w:val="005656D0"/>
    <w:rsid w:val="00565751"/>
    <w:rsid w:val="00565850"/>
    <w:rsid w:val="00565E0E"/>
    <w:rsid w:val="0056667E"/>
    <w:rsid w:val="00567064"/>
    <w:rsid w:val="00570513"/>
    <w:rsid w:val="00571029"/>
    <w:rsid w:val="005719D5"/>
    <w:rsid w:val="00573664"/>
    <w:rsid w:val="00573C2C"/>
    <w:rsid w:val="005742F8"/>
    <w:rsid w:val="005749AB"/>
    <w:rsid w:val="00575E44"/>
    <w:rsid w:val="005760D3"/>
    <w:rsid w:val="005766E8"/>
    <w:rsid w:val="0057697F"/>
    <w:rsid w:val="00576AF4"/>
    <w:rsid w:val="00577E0B"/>
    <w:rsid w:val="00580B53"/>
    <w:rsid w:val="00580D1E"/>
    <w:rsid w:val="00580DA8"/>
    <w:rsid w:val="00581BF9"/>
    <w:rsid w:val="00582C6B"/>
    <w:rsid w:val="00583D49"/>
    <w:rsid w:val="005846FB"/>
    <w:rsid w:val="00584F3A"/>
    <w:rsid w:val="005850E6"/>
    <w:rsid w:val="00585B90"/>
    <w:rsid w:val="00586310"/>
    <w:rsid w:val="00586638"/>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5CA5"/>
    <w:rsid w:val="005A69E1"/>
    <w:rsid w:val="005A6BE9"/>
    <w:rsid w:val="005A77B7"/>
    <w:rsid w:val="005A7E2E"/>
    <w:rsid w:val="005B0DD8"/>
    <w:rsid w:val="005B1415"/>
    <w:rsid w:val="005B1493"/>
    <w:rsid w:val="005B220E"/>
    <w:rsid w:val="005B2EB7"/>
    <w:rsid w:val="005B36C5"/>
    <w:rsid w:val="005B3F80"/>
    <w:rsid w:val="005B45C2"/>
    <w:rsid w:val="005B48CD"/>
    <w:rsid w:val="005B4A18"/>
    <w:rsid w:val="005B4D38"/>
    <w:rsid w:val="005B5AAC"/>
    <w:rsid w:val="005B722A"/>
    <w:rsid w:val="005B72FF"/>
    <w:rsid w:val="005B75E2"/>
    <w:rsid w:val="005C04DD"/>
    <w:rsid w:val="005C088F"/>
    <w:rsid w:val="005C09FA"/>
    <w:rsid w:val="005C0F0B"/>
    <w:rsid w:val="005C4229"/>
    <w:rsid w:val="005C4390"/>
    <w:rsid w:val="005C7356"/>
    <w:rsid w:val="005C780A"/>
    <w:rsid w:val="005C7E11"/>
    <w:rsid w:val="005D1280"/>
    <w:rsid w:val="005D189E"/>
    <w:rsid w:val="005D19A8"/>
    <w:rsid w:val="005D1BEE"/>
    <w:rsid w:val="005D3048"/>
    <w:rsid w:val="005D41C4"/>
    <w:rsid w:val="005D42DF"/>
    <w:rsid w:val="005D4663"/>
    <w:rsid w:val="005D5D89"/>
    <w:rsid w:val="005D5EC3"/>
    <w:rsid w:val="005E2559"/>
    <w:rsid w:val="005E2934"/>
    <w:rsid w:val="005E2A2D"/>
    <w:rsid w:val="005E2B86"/>
    <w:rsid w:val="005E2C32"/>
    <w:rsid w:val="005E3015"/>
    <w:rsid w:val="005E3496"/>
    <w:rsid w:val="005E3845"/>
    <w:rsid w:val="005E393B"/>
    <w:rsid w:val="005E3FEC"/>
    <w:rsid w:val="005E5BDD"/>
    <w:rsid w:val="005E5C22"/>
    <w:rsid w:val="005E62C8"/>
    <w:rsid w:val="005E6C92"/>
    <w:rsid w:val="005E72E9"/>
    <w:rsid w:val="005E78B3"/>
    <w:rsid w:val="005E7E05"/>
    <w:rsid w:val="005F0399"/>
    <w:rsid w:val="005F0D40"/>
    <w:rsid w:val="005F1AA4"/>
    <w:rsid w:val="005F203C"/>
    <w:rsid w:val="005F266C"/>
    <w:rsid w:val="005F2B78"/>
    <w:rsid w:val="005F458B"/>
    <w:rsid w:val="005F57CB"/>
    <w:rsid w:val="005F5C77"/>
    <w:rsid w:val="005F5EC3"/>
    <w:rsid w:val="005F60D3"/>
    <w:rsid w:val="005F629F"/>
    <w:rsid w:val="005F65D9"/>
    <w:rsid w:val="005F72D0"/>
    <w:rsid w:val="005F7F75"/>
    <w:rsid w:val="00600745"/>
    <w:rsid w:val="00601126"/>
    <w:rsid w:val="006013A9"/>
    <w:rsid w:val="00601552"/>
    <w:rsid w:val="0060327C"/>
    <w:rsid w:val="0060367A"/>
    <w:rsid w:val="00603C41"/>
    <w:rsid w:val="00603F0E"/>
    <w:rsid w:val="00604B9E"/>
    <w:rsid w:val="00605123"/>
    <w:rsid w:val="006057F1"/>
    <w:rsid w:val="00605962"/>
    <w:rsid w:val="00606105"/>
    <w:rsid w:val="006064BA"/>
    <w:rsid w:val="00606F87"/>
    <w:rsid w:val="00607387"/>
    <w:rsid w:val="00607D7E"/>
    <w:rsid w:val="006100A8"/>
    <w:rsid w:val="00610F6E"/>
    <w:rsid w:val="006117BA"/>
    <w:rsid w:val="0061183F"/>
    <w:rsid w:val="00613373"/>
    <w:rsid w:val="00613873"/>
    <w:rsid w:val="006139B0"/>
    <w:rsid w:val="00614F68"/>
    <w:rsid w:val="00616457"/>
    <w:rsid w:val="0061649D"/>
    <w:rsid w:val="00616B4E"/>
    <w:rsid w:val="00617396"/>
    <w:rsid w:val="00617613"/>
    <w:rsid w:val="006205DE"/>
    <w:rsid w:val="006206CE"/>
    <w:rsid w:val="00620B02"/>
    <w:rsid w:val="006220F2"/>
    <w:rsid w:val="00622737"/>
    <w:rsid w:val="006227E8"/>
    <w:rsid w:val="00623B49"/>
    <w:rsid w:val="00625511"/>
    <w:rsid w:val="006259FC"/>
    <w:rsid w:val="006263DD"/>
    <w:rsid w:val="0062662E"/>
    <w:rsid w:val="00627C32"/>
    <w:rsid w:val="0063004A"/>
    <w:rsid w:val="00630E30"/>
    <w:rsid w:val="0063206F"/>
    <w:rsid w:val="006323F9"/>
    <w:rsid w:val="00632E43"/>
    <w:rsid w:val="0063386E"/>
    <w:rsid w:val="006339BC"/>
    <w:rsid w:val="006345C6"/>
    <w:rsid w:val="00635A8C"/>
    <w:rsid w:val="00636213"/>
    <w:rsid w:val="006365F8"/>
    <w:rsid w:val="00637EF2"/>
    <w:rsid w:val="00640188"/>
    <w:rsid w:val="00640328"/>
    <w:rsid w:val="00641B51"/>
    <w:rsid w:val="0064217B"/>
    <w:rsid w:val="00642A19"/>
    <w:rsid w:val="00642A60"/>
    <w:rsid w:val="00643FC2"/>
    <w:rsid w:val="00645FB9"/>
    <w:rsid w:val="006462CF"/>
    <w:rsid w:val="0064674F"/>
    <w:rsid w:val="00646BBA"/>
    <w:rsid w:val="006476B7"/>
    <w:rsid w:val="00647A99"/>
    <w:rsid w:val="00647E3F"/>
    <w:rsid w:val="00650CDE"/>
    <w:rsid w:val="00650CF5"/>
    <w:rsid w:val="00650EB6"/>
    <w:rsid w:val="006510DC"/>
    <w:rsid w:val="0065257B"/>
    <w:rsid w:val="00652918"/>
    <w:rsid w:val="00652BC0"/>
    <w:rsid w:val="00653479"/>
    <w:rsid w:val="00654132"/>
    <w:rsid w:val="00654755"/>
    <w:rsid w:val="0065490A"/>
    <w:rsid w:val="00654B5C"/>
    <w:rsid w:val="00655E39"/>
    <w:rsid w:val="00655F29"/>
    <w:rsid w:val="00656C0E"/>
    <w:rsid w:val="00657E04"/>
    <w:rsid w:val="006608D9"/>
    <w:rsid w:val="00660937"/>
    <w:rsid w:val="00660A29"/>
    <w:rsid w:val="00661898"/>
    <w:rsid w:val="006620A2"/>
    <w:rsid w:val="00662C3F"/>
    <w:rsid w:val="00663BEE"/>
    <w:rsid w:val="00664548"/>
    <w:rsid w:val="006652F7"/>
    <w:rsid w:val="00665866"/>
    <w:rsid w:val="006665F9"/>
    <w:rsid w:val="006701A7"/>
    <w:rsid w:val="00670270"/>
    <w:rsid w:val="00670356"/>
    <w:rsid w:val="00670F6C"/>
    <w:rsid w:val="00671294"/>
    <w:rsid w:val="0067136A"/>
    <w:rsid w:val="0067163F"/>
    <w:rsid w:val="00671BE8"/>
    <w:rsid w:val="00672767"/>
    <w:rsid w:val="0067305C"/>
    <w:rsid w:val="0067332C"/>
    <w:rsid w:val="00673DEC"/>
    <w:rsid w:val="00674234"/>
    <w:rsid w:val="00674D4F"/>
    <w:rsid w:val="00675EA5"/>
    <w:rsid w:val="00675EBB"/>
    <w:rsid w:val="006761A8"/>
    <w:rsid w:val="00677CFA"/>
    <w:rsid w:val="00677FF3"/>
    <w:rsid w:val="0068087B"/>
    <w:rsid w:val="00680E4A"/>
    <w:rsid w:val="00681558"/>
    <w:rsid w:val="00681765"/>
    <w:rsid w:val="00682318"/>
    <w:rsid w:val="00682AB0"/>
    <w:rsid w:val="006830C6"/>
    <w:rsid w:val="0068343A"/>
    <w:rsid w:val="00683CA2"/>
    <w:rsid w:val="006844A9"/>
    <w:rsid w:val="006846A4"/>
    <w:rsid w:val="00685BA5"/>
    <w:rsid w:val="00687597"/>
    <w:rsid w:val="006879C2"/>
    <w:rsid w:val="00690808"/>
    <w:rsid w:val="00691655"/>
    <w:rsid w:val="0069282E"/>
    <w:rsid w:val="00693984"/>
    <w:rsid w:val="00693AD0"/>
    <w:rsid w:val="00693BB7"/>
    <w:rsid w:val="00694913"/>
    <w:rsid w:val="00694DC3"/>
    <w:rsid w:val="006960FC"/>
    <w:rsid w:val="006971BD"/>
    <w:rsid w:val="00697F22"/>
    <w:rsid w:val="00697FD9"/>
    <w:rsid w:val="006A0058"/>
    <w:rsid w:val="006A0977"/>
    <w:rsid w:val="006A194E"/>
    <w:rsid w:val="006A1B91"/>
    <w:rsid w:val="006A34E1"/>
    <w:rsid w:val="006A3BF2"/>
    <w:rsid w:val="006A5159"/>
    <w:rsid w:val="006A6E4E"/>
    <w:rsid w:val="006B0536"/>
    <w:rsid w:val="006B0DFA"/>
    <w:rsid w:val="006B1503"/>
    <w:rsid w:val="006B212C"/>
    <w:rsid w:val="006B32FA"/>
    <w:rsid w:val="006B3B80"/>
    <w:rsid w:val="006B3C16"/>
    <w:rsid w:val="006B412C"/>
    <w:rsid w:val="006B451A"/>
    <w:rsid w:val="006B5251"/>
    <w:rsid w:val="006B5859"/>
    <w:rsid w:val="006B58D0"/>
    <w:rsid w:val="006B66AB"/>
    <w:rsid w:val="006B7E50"/>
    <w:rsid w:val="006B7FEB"/>
    <w:rsid w:val="006C1349"/>
    <w:rsid w:val="006C1486"/>
    <w:rsid w:val="006C19E1"/>
    <w:rsid w:val="006C255B"/>
    <w:rsid w:val="006C2F67"/>
    <w:rsid w:val="006C4460"/>
    <w:rsid w:val="006C46F3"/>
    <w:rsid w:val="006C4BCB"/>
    <w:rsid w:val="006C6979"/>
    <w:rsid w:val="006C6BA8"/>
    <w:rsid w:val="006C6EF8"/>
    <w:rsid w:val="006C7123"/>
    <w:rsid w:val="006C718D"/>
    <w:rsid w:val="006C7870"/>
    <w:rsid w:val="006C7EF7"/>
    <w:rsid w:val="006D0F45"/>
    <w:rsid w:val="006D1F5A"/>
    <w:rsid w:val="006D254B"/>
    <w:rsid w:val="006D25F6"/>
    <w:rsid w:val="006D2EDE"/>
    <w:rsid w:val="006D3B73"/>
    <w:rsid w:val="006D4112"/>
    <w:rsid w:val="006D4990"/>
    <w:rsid w:val="006D4DA4"/>
    <w:rsid w:val="006D5837"/>
    <w:rsid w:val="006D68D6"/>
    <w:rsid w:val="006D7283"/>
    <w:rsid w:val="006D7E52"/>
    <w:rsid w:val="006E0A16"/>
    <w:rsid w:val="006E0AA4"/>
    <w:rsid w:val="006E0DF3"/>
    <w:rsid w:val="006E1142"/>
    <w:rsid w:val="006E2528"/>
    <w:rsid w:val="006E28A7"/>
    <w:rsid w:val="006E40BB"/>
    <w:rsid w:val="006E44E1"/>
    <w:rsid w:val="006E5211"/>
    <w:rsid w:val="006E5561"/>
    <w:rsid w:val="006E56EA"/>
    <w:rsid w:val="006E57D8"/>
    <w:rsid w:val="006E592F"/>
    <w:rsid w:val="006E5EEF"/>
    <w:rsid w:val="006E65A3"/>
    <w:rsid w:val="006F0AEA"/>
    <w:rsid w:val="006F0DB5"/>
    <w:rsid w:val="006F2DD0"/>
    <w:rsid w:val="006F2F9F"/>
    <w:rsid w:val="006F3127"/>
    <w:rsid w:val="006F313E"/>
    <w:rsid w:val="006F3C0D"/>
    <w:rsid w:val="006F402A"/>
    <w:rsid w:val="006F48C4"/>
    <w:rsid w:val="006F524B"/>
    <w:rsid w:val="006F5996"/>
    <w:rsid w:val="006F62B1"/>
    <w:rsid w:val="006F7E18"/>
    <w:rsid w:val="006F7F17"/>
    <w:rsid w:val="0070041C"/>
    <w:rsid w:val="007004F1"/>
    <w:rsid w:val="007007C9"/>
    <w:rsid w:val="00700FCC"/>
    <w:rsid w:val="00701372"/>
    <w:rsid w:val="007018BD"/>
    <w:rsid w:val="00702DE4"/>
    <w:rsid w:val="007045E6"/>
    <w:rsid w:val="0070513B"/>
    <w:rsid w:val="00705147"/>
    <w:rsid w:val="00710E51"/>
    <w:rsid w:val="00711483"/>
    <w:rsid w:val="007119D1"/>
    <w:rsid w:val="007122D9"/>
    <w:rsid w:val="00712E81"/>
    <w:rsid w:val="00712F1D"/>
    <w:rsid w:val="00713110"/>
    <w:rsid w:val="00713FC1"/>
    <w:rsid w:val="00715431"/>
    <w:rsid w:val="00715485"/>
    <w:rsid w:val="0071612D"/>
    <w:rsid w:val="0071660A"/>
    <w:rsid w:val="00717172"/>
    <w:rsid w:val="00717E6B"/>
    <w:rsid w:val="0072089E"/>
    <w:rsid w:val="00720EBE"/>
    <w:rsid w:val="007210D6"/>
    <w:rsid w:val="00721695"/>
    <w:rsid w:val="00722B58"/>
    <w:rsid w:val="00723B0F"/>
    <w:rsid w:val="00724106"/>
    <w:rsid w:val="0072454D"/>
    <w:rsid w:val="00724803"/>
    <w:rsid w:val="00724C0B"/>
    <w:rsid w:val="0072563F"/>
    <w:rsid w:val="0072592D"/>
    <w:rsid w:val="00725E6A"/>
    <w:rsid w:val="00727150"/>
    <w:rsid w:val="0072717D"/>
    <w:rsid w:val="00727550"/>
    <w:rsid w:val="00730183"/>
    <w:rsid w:val="00732458"/>
    <w:rsid w:val="007327BC"/>
    <w:rsid w:val="00732805"/>
    <w:rsid w:val="0073335C"/>
    <w:rsid w:val="007336EB"/>
    <w:rsid w:val="00733EA4"/>
    <w:rsid w:val="007341AF"/>
    <w:rsid w:val="0073450C"/>
    <w:rsid w:val="0073466E"/>
    <w:rsid w:val="007351E1"/>
    <w:rsid w:val="007356D3"/>
    <w:rsid w:val="00735778"/>
    <w:rsid w:val="007368C3"/>
    <w:rsid w:val="007400B6"/>
    <w:rsid w:val="00740174"/>
    <w:rsid w:val="00740C0C"/>
    <w:rsid w:val="00741327"/>
    <w:rsid w:val="00742F5A"/>
    <w:rsid w:val="00743F67"/>
    <w:rsid w:val="007477BF"/>
    <w:rsid w:val="00750620"/>
    <w:rsid w:val="0075063E"/>
    <w:rsid w:val="00750F36"/>
    <w:rsid w:val="00751637"/>
    <w:rsid w:val="00751A62"/>
    <w:rsid w:val="00753130"/>
    <w:rsid w:val="0075393D"/>
    <w:rsid w:val="00753DE9"/>
    <w:rsid w:val="007545AB"/>
    <w:rsid w:val="00754F80"/>
    <w:rsid w:val="007552B7"/>
    <w:rsid w:val="007554CD"/>
    <w:rsid w:val="007555EF"/>
    <w:rsid w:val="00755DDA"/>
    <w:rsid w:val="00757007"/>
    <w:rsid w:val="00757E7B"/>
    <w:rsid w:val="007603C0"/>
    <w:rsid w:val="00760B3D"/>
    <w:rsid w:val="00761541"/>
    <w:rsid w:val="00761965"/>
    <w:rsid w:val="00761D11"/>
    <w:rsid w:val="00762303"/>
    <w:rsid w:val="00763F21"/>
    <w:rsid w:val="0076410D"/>
    <w:rsid w:val="0076418B"/>
    <w:rsid w:val="00764356"/>
    <w:rsid w:val="00764B05"/>
    <w:rsid w:val="00764CE6"/>
    <w:rsid w:val="00766AD9"/>
    <w:rsid w:val="00767CB3"/>
    <w:rsid w:val="0077039F"/>
    <w:rsid w:val="007703BA"/>
    <w:rsid w:val="00770C32"/>
    <w:rsid w:val="00771063"/>
    <w:rsid w:val="007711C5"/>
    <w:rsid w:val="00771CA1"/>
    <w:rsid w:val="00771E1C"/>
    <w:rsid w:val="0077284D"/>
    <w:rsid w:val="007728E6"/>
    <w:rsid w:val="00773212"/>
    <w:rsid w:val="0077335D"/>
    <w:rsid w:val="00774903"/>
    <w:rsid w:val="00774BDA"/>
    <w:rsid w:val="00774D5A"/>
    <w:rsid w:val="00775577"/>
    <w:rsid w:val="00775777"/>
    <w:rsid w:val="00776070"/>
    <w:rsid w:val="00781B1C"/>
    <w:rsid w:val="00781E8E"/>
    <w:rsid w:val="00781F26"/>
    <w:rsid w:val="00782423"/>
    <w:rsid w:val="00782BDB"/>
    <w:rsid w:val="007831A5"/>
    <w:rsid w:val="00784444"/>
    <w:rsid w:val="00784F5B"/>
    <w:rsid w:val="0078554C"/>
    <w:rsid w:val="00786A6F"/>
    <w:rsid w:val="00787191"/>
    <w:rsid w:val="00787ECC"/>
    <w:rsid w:val="00790F43"/>
    <w:rsid w:val="00791546"/>
    <w:rsid w:val="00791B8D"/>
    <w:rsid w:val="00792270"/>
    <w:rsid w:val="00793026"/>
    <w:rsid w:val="00793ABB"/>
    <w:rsid w:val="007941D0"/>
    <w:rsid w:val="00794486"/>
    <w:rsid w:val="00794A23"/>
    <w:rsid w:val="00795D70"/>
    <w:rsid w:val="00797824"/>
    <w:rsid w:val="007A0534"/>
    <w:rsid w:val="007A08DD"/>
    <w:rsid w:val="007A308B"/>
    <w:rsid w:val="007A4875"/>
    <w:rsid w:val="007A4918"/>
    <w:rsid w:val="007A53F0"/>
    <w:rsid w:val="007A5BDE"/>
    <w:rsid w:val="007A5C3F"/>
    <w:rsid w:val="007A61C7"/>
    <w:rsid w:val="007A662B"/>
    <w:rsid w:val="007A74DA"/>
    <w:rsid w:val="007B0489"/>
    <w:rsid w:val="007B0DAE"/>
    <w:rsid w:val="007B1007"/>
    <w:rsid w:val="007B115E"/>
    <w:rsid w:val="007B2400"/>
    <w:rsid w:val="007B36CD"/>
    <w:rsid w:val="007B4B99"/>
    <w:rsid w:val="007B4BA4"/>
    <w:rsid w:val="007B5AC5"/>
    <w:rsid w:val="007B74FC"/>
    <w:rsid w:val="007C2AC5"/>
    <w:rsid w:val="007C3DA1"/>
    <w:rsid w:val="007C4189"/>
    <w:rsid w:val="007C4458"/>
    <w:rsid w:val="007C59BE"/>
    <w:rsid w:val="007C630A"/>
    <w:rsid w:val="007C676C"/>
    <w:rsid w:val="007C76AC"/>
    <w:rsid w:val="007D0453"/>
    <w:rsid w:val="007D0529"/>
    <w:rsid w:val="007D0780"/>
    <w:rsid w:val="007D1689"/>
    <w:rsid w:val="007D1CCF"/>
    <w:rsid w:val="007D1D33"/>
    <w:rsid w:val="007D235E"/>
    <w:rsid w:val="007D2626"/>
    <w:rsid w:val="007D341A"/>
    <w:rsid w:val="007D3FBD"/>
    <w:rsid w:val="007D54DB"/>
    <w:rsid w:val="007D6856"/>
    <w:rsid w:val="007D687B"/>
    <w:rsid w:val="007D7740"/>
    <w:rsid w:val="007D7886"/>
    <w:rsid w:val="007E0137"/>
    <w:rsid w:val="007E0A32"/>
    <w:rsid w:val="007E14FA"/>
    <w:rsid w:val="007E1580"/>
    <w:rsid w:val="007E28D5"/>
    <w:rsid w:val="007E5F5E"/>
    <w:rsid w:val="007E66AA"/>
    <w:rsid w:val="007E67BB"/>
    <w:rsid w:val="007E69F3"/>
    <w:rsid w:val="007E6D29"/>
    <w:rsid w:val="007E6D2A"/>
    <w:rsid w:val="007E7066"/>
    <w:rsid w:val="007E7183"/>
    <w:rsid w:val="007E7E5B"/>
    <w:rsid w:val="007F0A4A"/>
    <w:rsid w:val="007F0CD3"/>
    <w:rsid w:val="007F0D2D"/>
    <w:rsid w:val="007F2D8B"/>
    <w:rsid w:val="007F42AC"/>
    <w:rsid w:val="007F47EC"/>
    <w:rsid w:val="007F4F3D"/>
    <w:rsid w:val="007F573F"/>
    <w:rsid w:val="007F6853"/>
    <w:rsid w:val="007F72F2"/>
    <w:rsid w:val="007F75B3"/>
    <w:rsid w:val="007F7A4F"/>
    <w:rsid w:val="00801115"/>
    <w:rsid w:val="0080174A"/>
    <w:rsid w:val="008017AC"/>
    <w:rsid w:val="00802839"/>
    <w:rsid w:val="00802B63"/>
    <w:rsid w:val="00803B07"/>
    <w:rsid w:val="008048B1"/>
    <w:rsid w:val="008072AB"/>
    <w:rsid w:val="00807B57"/>
    <w:rsid w:val="008101E1"/>
    <w:rsid w:val="0081088F"/>
    <w:rsid w:val="00810B52"/>
    <w:rsid w:val="0081105F"/>
    <w:rsid w:val="00811E90"/>
    <w:rsid w:val="008122F8"/>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759"/>
    <w:rsid w:val="00825861"/>
    <w:rsid w:val="008268FB"/>
    <w:rsid w:val="00827E3A"/>
    <w:rsid w:val="008309A8"/>
    <w:rsid w:val="00831F55"/>
    <w:rsid w:val="008338F9"/>
    <w:rsid w:val="008359A7"/>
    <w:rsid w:val="00835F55"/>
    <w:rsid w:val="00836527"/>
    <w:rsid w:val="00836A42"/>
    <w:rsid w:val="00837AA4"/>
    <w:rsid w:val="00840620"/>
    <w:rsid w:val="0084181E"/>
    <w:rsid w:val="00841A1C"/>
    <w:rsid w:val="00841B10"/>
    <w:rsid w:val="00841FD3"/>
    <w:rsid w:val="00842AEE"/>
    <w:rsid w:val="0084392B"/>
    <w:rsid w:val="008449B4"/>
    <w:rsid w:val="00844E8E"/>
    <w:rsid w:val="00845380"/>
    <w:rsid w:val="008459E8"/>
    <w:rsid w:val="00845D2F"/>
    <w:rsid w:val="008464AB"/>
    <w:rsid w:val="0084749B"/>
    <w:rsid w:val="008508A5"/>
    <w:rsid w:val="00851736"/>
    <w:rsid w:val="00851D42"/>
    <w:rsid w:val="008527FA"/>
    <w:rsid w:val="00852BD7"/>
    <w:rsid w:val="00852EC9"/>
    <w:rsid w:val="00853311"/>
    <w:rsid w:val="00854BF2"/>
    <w:rsid w:val="0085547C"/>
    <w:rsid w:val="00855EA8"/>
    <w:rsid w:val="008566F7"/>
    <w:rsid w:val="0085684E"/>
    <w:rsid w:val="0085737D"/>
    <w:rsid w:val="0086018F"/>
    <w:rsid w:val="00860B2B"/>
    <w:rsid w:val="00860B63"/>
    <w:rsid w:val="00860B97"/>
    <w:rsid w:val="00861538"/>
    <w:rsid w:val="00864BB9"/>
    <w:rsid w:val="00865139"/>
    <w:rsid w:val="0086578F"/>
    <w:rsid w:val="00866115"/>
    <w:rsid w:val="00866122"/>
    <w:rsid w:val="00866379"/>
    <w:rsid w:val="00866698"/>
    <w:rsid w:val="00866B25"/>
    <w:rsid w:val="00866D86"/>
    <w:rsid w:val="008670DF"/>
    <w:rsid w:val="008678CE"/>
    <w:rsid w:val="00867CCD"/>
    <w:rsid w:val="00871871"/>
    <w:rsid w:val="0087198D"/>
    <w:rsid w:val="00872212"/>
    <w:rsid w:val="008726FB"/>
    <w:rsid w:val="00872B8F"/>
    <w:rsid w:val="00873093"/>
    <w:rsid w:val="00873FDE"/>
    <w:rsid w:val="00874BCD"/>
    <w:rsid w:val="008752F4"/>
    <w:rsid w:val="00876581"/>
    <w:rsid w:val="008778D8"/>
    <w:rsid w:val="008826C3"/>
    <w:rsid w:val="0088325D"/>
    <w:rsid w:val="00883F86"/>
    <w:rsid w:val="0088424A"/>
    <w:rsid w:val="00884C5F"/>
    <w:rsid w:val="00885910"/>
    <w:rsid w:val="00885F92"/>
    <w:rsid w:val="008863C2"/>
    <w:rsid w:val="008865E6"/>
    <w:rsid w:val="00887123"/>
    <w:rsid w:val="0088781F"/>
    <w:rsid w:val="00887DC7"/>
    <w:rsid w:val="00891535"/>
    <w:rsid w:val="0089207F"/>
    <w:rsid w:val="0089217A"/>
    <w:rsid w:val="00892B38"/>
    <w:rsid w:val="00892B3D"/>
    <w:rsid w:val="00893F5B"/>
    <w:rsid w:val="008942F5"/>
    <w:rsid w:val="00895F12"/>
    <w:rsid w:val="00897916"/>
    <w:rsid w:val="008A0A0C"/>
    <w:rsid w:val="008A25EE"/>
    <w:rsid w:val="008A3870"/>
    <w:rsid w:val="008A3E73"/>
    <w:rsid w:val="008A4276"/>
    <w:rsid w:val="008A4A77"/>
    <w:rsid w:val="008A5A73"/>
    <w:rsid w:val="008A5F3B"/>
    <w:rsid w:val="008A6BC8"/>
    <w:rsid w:val="008A6C6B"/>
    <w:rsid w:val="008A6FE1"/>
    <w:rsid w:val="008A7089"/>
    <w:rsid w:val="008A78A0"/>
    <w:rsid w:val="008A7BC6"/>
    <w:rsid w:val="008B01C5"/>
    <w:rsid w:val="008B08AA"/>
    <w:rsid w:val="008B094E"/>
    <w:rsid w:val="008B1163"/>
    <w:rsid w:val="008B1C00"/>
    <w:rsid w:val="008B1D30"/>
    <w:rsid w:val="008B3535"/>
    <w:rsid w:val="008B5250"/>
    <w:rsid w:val="008B5352"/>
    <w:rsid w:val="008B62EA"/>
    <w:rsid w:val="008B696E"/>
    <w:rsid w:val="008B6CA4"/>
    <w:rsid w:val="008B72ED"/>
    <w:rsid w:val="008B7503"/>
    <w:rsid w:val="008C01A4"/>
    <w:rsid w:val="008C05F6"/>
    <w:rsid w:val="008C09A5"/>
    <w:rsid w:val="008C12D7"/>
    <w:rsid w:val="008C186C"/>
    <w:rsid w:val="008C1C5F"/>
    <w:rsid w:val="008C2A2A"/>
    <w:rsid w:val="008C32AA"/>
    <w:rsid w:val="008C36BE"/>
    <w:rsid w:val="008C3EE5"/>
    <w:rsid w:val="008C59D8"/>
    <w:rsid w:val="008C6733"/>
    <w:rsid w:val="008C694B"/>
    <w:rsid w:val="008C6CF6"/>
    <w:rsid w:val="008D1A20"/>
    <w:rsid w:val="008D2537"/>
    <w:rsid w:val="008D3358"/>
    <w:rsid w:val="008D3D9B"/>
    <w:rsid w:val="008D4B0B"/>
    <w:rsid w:val="008D50BE"/>
    <w:rsid w:val="008D5965"/>
    <w:rsid w:val="008D60F7"/>
    <w:rsid w:val="008D631C"/>
    <w:rsid w:val="008D6BA7"/>
    <w:rsid w:val="008D794C"/>
    <w:rsid w:val="008D7AC1"/>
    <w:rsid w:val="008D7B4B"/>
    <w:rsid w:val="008D7C70"/>
    <w:rsid w:val="008E07AB"/>
    <w:rsid w:val="008E08C2"/>
    <w:rsid w:val="008E09E6"/>
    <w:rsid w:val="008E184C"/>
    <w:rsid w:val="008E2077"/>
    <w:rsid w:val="008E484E"/>
    <w:rsid w:val="008E5317"/>
    <w:rsid w:val="008E5ADD"/>
    <w:rsid w:val="008E7338"/>
    <w:rsid w:val="008E760B"/>
    <w:rsid w:val="008F0810"/>
    <w:rsid w:val="008F0886"/>
    <w:rsid w:val="008F11EE"/>
    <w:rsid w:val="008F19F8"/>
    <w:rsid w:val="008F1F41"/>
    <w:rsid w:val="008F2108"/>
    <w:rsid w:val="008F2A30"/>
    <w:rsid w:val="008F2AA2"/>
    <w:rsid w:val="008F3194"/>
    <w:rsid w:val="008F37EE"/>
    <w:rsid w:val="008F49A4"/>
    <w:rsid w:val="008F4AB3"/>
    <w:rsid w:val="008F4BED"/>
    <w:rsid w:val="008F50B9"/>
    <w:rsid w:val="008F58B9"/>
    <w:rsid w:val="008F63E2"/>
    <w:rsid w:val="008F6778"/>
    <w:rsid w:val="008F6988"/>
    <w:rsid w:val="008F7174"/>
    <w:rsid w:val="008F77AA"/>
    <w:rsid w:val="008F7C0E"/>
    <w:rsid w:val="0090054F"/>
    <w:rsid w:val="00901821"/>
    <w:rsid w:val="00901F05"/>
    <w:rsid w:val="00902D30"/>
    <w:rsid w:val="009035BF"/>
    <w:rsid w:val="0090436F"/>
    <w:rsid w:val="009052A8"/>
    <w:rsid w:val="00907130"/>
    <w:rsid w:val="00907212"/>
    <w:rsid w:val="0090751D"/>
    <w:rsid w:val="00907F91"/>
    <w:rsid w:val="0091030F"/>
    <w:rsid w:val="00910CA4"/>
    <w:rsid w:val="00910E3D"/>
    <w:rsid w:val="00912061"/>
    <w:rsid w:val="00913255"/>
    <w:rsid w:val="0091337F"/>
    <w:rsid w:val="00913BEA"/>
    <w:rsid w:val="00913FF8"/>
    <w:rsid w:val="00916E25"/>
    <w:rsid w:val="00920813"/>
    <w:rsid w:val="00920A45"/>
    <w:rsid w:val="00920C4B"/>
    <w:rsid w:val="00920CA1"/>
    <w:rsid w:val="00920D30"/>
    <w:rsid w:val="0092197C"/>
    <w:rsid w:val="00921A9F"/>
    <w:rsid w:val="00922B05"/>
    <w:rsid w:val="00922C22"/>
    <w:rsid w:val="00923487"/>
    <w:rsid w:val="009238A9"/>
    <w:rsid w:val="009239C6"/>
    <w:rsid w:val="00923AF5"/>
    <w:rsid w:val="0092535F"/>
    <w:rsid w:val="009253DD"/>
    <w:rsid w:val="00925F49"/>
    <w:rsid w:val="009304FF"/>
    <w:rsid w:val="00930E91"/>
    <w:rsid w:val="00930F98"/>
    <w:rsid w:val="009314E8"/>
    <w:rsid w:val="0093182C"/>
    <w:rsid w:val="00932625"/>
    <w:rsid w:val="00932AE6"/>
    <w:rsid w:val="009345D7"/>
    <w:rsid w:val="009347D5"/>
    <w:rsid w:val="0093515F"/>
    <w:rsid w:val="00936326"/>
    <w:rsid w:val="00936FBA"/>
    <w:rsid w:val="0093755D"/>
    <w:rsid w:val="0093769C"/>
    <w:rsid w:val="00941EDB"/>
    <w:rsid w:val="0094207C"/>
    <w:rsid w:val="009425E2"/>
    <w:rsid w:val="00943AE5"/>
    <w:rsid w:val="00943D97"/>
    <w:rsid w:val="00945E80"/>
    <w:rsid w:val="00946072"/>
    <w:rsid w:val="00947216"/>
    <w:rsid w:val="00947B7A"/>
    <w:rsid w:val="0095094E"/>
    <w:rsid w:val="00950B45"/>
    <w:rsid w:val="00950E01"/>
    <w:rsid w:val="0095261B"/>
    <w:rsid w:val="0095335A"/>
    <w:rsid w:val="00953BBF"/>
    <w:rsid w:val="009541A3"/>
    <w:rsid w:val="0095552E"/>
    <w:rsid w:val="00955AB8"/>
    <w:rsid w:val="00955F85"/>
    <w:rsid w:val="00956E97"/>
    <w:rsid w:val="009572D4"/>
    <w:rsid w:val="00957905"/>
    <w:rsid w:val="00957C6D"/>
    <w:rsid w:val="00960898"/>
    <w:rsid w:val="0096460E"/>
    <w:rsid w:val="00964825"/>
    <w:rsid w:val="0096671C"/>
    <w:rsid w:val="00966788"/>
    <w:rsid w:val="00970A6A"/>
    <w:rsid w:val="0097238C"/>
    <w:rsid w:val="00972D5E"/>
    <w:rsid w:val="00973264"/>
    <w:rsid w:val="00973417"/>
    <w:rsid w:val="00973ADF"/>
    <w:rsid w:val="0097538C"/>
    <w:rsid w:val="009756AA"/>
    <w:rsid w:val="00976A79"/>
    <w:rsid w:val="00976D16"/>
    <w:rsid w:val="009777AB"/>
    <w:rsid w:val="00981070"/>
    <w:rsid w:val="00981BA4"/>
    <w:rsid w:val="00983634"/>
    <w:rsid w:val="00983C3C"/>
    <w:rsid w:val="009854A3"/>
    <w:rsid w:val="00985C83"/>
    <w:rsid w:val="00985F17"/>
    <w:rsid w:val="00986D0F"/>
    <w:rsid w:val="00986D92"/>
    <w:rsid w:val="009874C2"/>
    <w:rsid w:val="0099051B"/>
    <w:rsid w:val="009912D4"/>
    <w:rsid w:val="0099168D"/>
    <w:rsid w:val="0099452D"/>
    <w:rsid w:val="00994979"/>
    <w:rsid w:val="00994E74"/>
    <w:rsid w:val="0099659F"/>
    <w:rsid w:val="00996B13"/>
    <w:rsid w:val="009A0DDF"/>
    <w:rsid w:val="009A1258"/>
    <w:rsid w:val="009A17BA"/>
    <w:rsid w:val="009A1F84"/>
    <w:rsid w:val="009A24B1"/>
    <w:rsid w:val="009A3198"/>
    <w:rsid w:val="009A46A3"/>
    <w:rsid w:val="009A52D2"/>
    <w:rsid w:val="009A5F61"/>
    <w:rsid w:val="009A61BB"/>
    <w:rsid w:val="009A64E1"/>
    <w:rsid w:val="009A6707"/>
    <w:rsid w:val="009A677C"/>
    <w:rsid w:val="009A704D"/>
    <w:rsid w:val="009A73ED"/>
    <w:rsid w:val="009A7CA8"/>
    <w:rsid w:val="009B0C96"/>
    <w:rsid w:val="009B0D59"/>
    <w:rsid w:val="009B2DFA"/>
    <w:rsid w:val="009B3C9D"/>
    <w:rsid w:val="009B55A4"/>
    <w:rsid w:val="009B55AE"/>
    <w:rsid w:val="009B5CBE"/>
    <w:rsid w:val="009B6D5B"/>
    <w:rsid w:val="009B6EF7"/>
    <w:rsid w:val="009B7923"/>
    <w:rsid w:val="009C035F"/>
    <w:rsid w:val="009C0B4B"/>
    <w:rsid w:val="009C22D0"/>
    <w:rsid w:val="009C28D1"/>
    <w:rsid w:val="009C2C3F"/>
    <w:rsid w:val="009C2CC7"/>
    <w:rsid w:val="009C3064"/>
    <w:rsid w:val="009C33A3"/>
    <w:rsid w:val="009C3637"/>
    <w:rsid w:val="009C37CC"/>
    <w:rsid w:val="009C3A2C"/>
    <w:rsid w:val="009C3F9C"/>
    <w:rsid w:val="009C43DD"/>
    <w:rsid w:val="009C4620"/>
    <w:rsid w:val="009C4D8C"/>
    <w:rsid w:val="009C5948"/>
    <w:rsid w:val="009C5A0C"/>
    <w:rsid w:val="009C5BEE"/>
    <w:rsid w:val="009C5E91"/>
    <w:rsid w:val="009C60D7"/>
    <w:rsid w:val="009C6251"/>
    <w:rsid w:val="009C733B"/>
    <w:rsid w:val="009C754F"/>
    <w:rsid w:val="009D221E"/>
    <w:rsid w:val="009D283A"/>
    <w:rsid w:val="009D2975"/>
    <w:rsid w:val="009D35C3"/>
    <w:rsid w:val="009D3849"/>
    <w:rsid w:val="009D40DE"/>
    <w:rsid w:val="009D4FB7"/>
    <w:rsid w:val="009D5F48"/>
    <w:rsid w:val="009D6258"/>
    <w:rsid w:val="009D7F00"/>
    <w:rsid w:val="009E12C6"/>
    <w:rsid w:val="009E1EAB"/>
    <w:rsid w:val="009E3189"/>
    <w:rsid w:val="009E3768"/>
    <w:rsid w:val="009E3B32"/>
    <w:rsid w:val="009E3E90"/>
    <w:rsid w:val="009E4DE9"/>
    <w:rsid w:val="009E50D8"/>
    <w:rsid w:val="009E595F"/>
    <w:rsid w:val="009E7636"/>
    <w:rsid w:val="009F0605"/>
    <w:rsid w:val="009F07E4"/>
    <w:rsid w:val="009F12A7"/>
    <w:rsid w:val="009F2103"/>
    <w:rsid w:val="009F27F2"/>
    <w:rsid w:val="009F300B"/>
    <w:rsid w:val="009F3471"/>
    <w:rsid w:val="009F391D"/>
    <w:rsid w:val="009F4E05"/>
    <w:rsid w:val="009F5BD5"/>
    <w:rsid w:val="009F647F"/>
    <w:rsid w:val="009F6745"/>
    <w:rsid w:val="009F73E1"/>
    <w:rsid w:val="009F7D7D"/>
    <w:rsid w:val="00A0080A"/>
    <w:rsid w:val="00A00AA0"/>
    <w:rsid w:val="00A00DFF"/>
    <w:rsid w:val="00A0124D"/>
    <w:rsid w:val="00A01A3B"/>
    <w:rsid w:val="00A01D7B"/>
    <w:rsid w:val="00A0240E"/>
    <w:rsid w:val="00A0266B"/>
    <w:rsid w:val="00A02778"/>
    <w:rsid w:val="00A04133"/>
    <w:rsid w:val="00A04D53"/>
    <w:rsid w:val="00A057C1"/>
    <w:rsid w:val="00A05F6E"/>
    <w:rsid w:val="00A06379"/>
    <w:rsid w:val="00A06800"/>
    <w:rsid w:val="00A06D66"/>
    <w:rsid w:val="00A10622"/>
    <w:rsid w:val="00A1066D"/>
    <w:rsid w:val="00A1118E"/>
    <w:rsid w:val="00A1171E"/>
    <w:rsid w:val="00A11BF8"/>
    <w:rsid w:val="00A11D1A"/>
    <w:rsid w:val="00A11E33"/>
    <w:rsid w:val="00A12298"/>
    <w:rsid w:val="00A12E51"/>
    <w:rsid w:val="00A14EB8"/>
    <w:rsid w:val="00A15A43"/>
    <w:rsid w:val="00A15E4B"/>
    <w:rsid w:val="00A16825"/>
    <w:rsid w:val="00A173BA"/>
    <w:rsid w:val="00A17FBC"/>
    <w:rsid w:val="00A21DFA"/>
    <w:rsid w:val="00A22002"/>
    <w:rsid w:val="00A23445"/>
    <w:rsid w:val="00A2416E"/>
    <w:rsid w:val="00A24371"/>
    <w:rsid w:val="00A24B63"/>
    <w:rsid w:val="00A25E64"/>
    <w:rsid w:val="00A267D2"/>
    <w:rsid w:val="00A2789A"/>
    <w:rsid w:val="00A27917"/>
    <w:rsid w:val="00A27AB3"/>
    <w:rsid w:val="00A30F2D"/>
    <w:rsid w:val="00A30FED"/>
    <w:rsid w:val="00A31330"/>
    <w:rsid w:val="00A3174C"/>
    <w:rsid w:val="00A32308"/>
    <w:rsid w:val="00A32322"/>
    <w:rsid w:val="00A325DA"/>
    <w:rsid w:val="00A3302B"/>
    <w:rsid w:val="00A33A81"/>
    <w:rsid w:val="00A34880"/>
    <w:rsid w:val="00A3589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784"/>
    <w:rsid w:val="00A46B34"/>
    <w:rsid w:val="00A47366"/>
    <w:rsid w:val="00A4770E"/>
    <w:rsid w:val="00A509CC"/>
    <w:rsid w:val="00A5106E"/>
    <w:rsid w:val="00A51267"/>
    <w:rsid w:val="00A532F6"/>
    <w:rsid w:val="00A53FEF"/>
    <w:rsid w:val="00A542E8"/>
    <w:rsid w:val="00A55940"/>
    <w:rsid w:val="00A56059"/>
    <w:rsid w:val="00A56612"/>
    <w:rsid w:val="00A56ABC"/>
    <w:rsid w:val="00A56D37"/>
    <w:rsid w:val="00A57060"/>
    <w:rsid w:val="00A570EC"/>
    <w:rsid w:val="00A60772"/>
    <w:rsid w:val="00A609D0"/>
    <w:rsid w:val="00A61634"/>
    <w:rsid w:val="00A61802"/>
    <w:rsid w:val="00A63814"/>
    <w:rsid w:val="00A63EE5"/>
    <w:rsid w:val="00A65CC4"/>
    <w:rsid w:val="00A6678E"/>
    <w:rsid w:val="00A66836"/>
    <w:rsid w:val="00A6736B"/>
    <w:rsid w:val="00A67870"/>
    <w:rsid w:val="00A67D43"/>
    <w:rsid w:val="00A70097"/>
    <w:rsid w:val="00A70596"/>
    <w:rsid w:val="00A718CA"/>
    <w:rsid w:val="00A71C91"/>
    <w:rsid w:val="00A72022"/>
    <w:rsid w:val="00A73114"/>
    <w:rsid w:val="00A734FA"/>
    <w:rsid w:val="00A76C98"/>
    <w:rsid w:val="00A76E3A"/>
    <w:rsid w:val="00A7702B"/>
    <w:rsid w:val="00A77723"/>
    <w:rsid w:val="00A77B05"/>
    <w:rsid w:val="00A77FFD"/>
    <w:rsid w:val="00A80660"/>
    <w:rsid w:val="00A81664"/>
    <w:rsid w:val="00A83A81"/>
    <w:rsid w:val="00A83F51"/>
    <w:rsid w:val="00A8498A"/>
    <w:rsid w:val="00A85EF9"/>
    <w:rsid w:val="00A864D6"/>
    <w:rsid w:val="00A86B8A"/>
    <w:rsid w:val="00A87CE5"/>
    <w:rsid w:val="00A91422"/>
    <w:rsid w:val="00A917EB"/>
    <w:rsid w:val="00A92453"/>
    <w:rsid w:val="00A924C8"/>
    <w:rsid w:val="00A928FE"/>
    <w:rsid w:val="00A92DA7"/>
    <w:rsid w:val="00A92E35"/>
    <w:rsid w:val="00A93069"/>
    <w:rsid w:val="00A93853"/>
    <w:rsid w:val="00A9396B"/>
    <w:rsid w:val="00A94CF1"/>
    <w:rsid w:val="00A960EE"/>
    <w:rsid w:val="00A97C28"/>
    <w:rsid w:val="00A97DBB"/>
    <w:rsid w:val="00A97E81"/>
    <w:rsid w:val="00AA00AC"/>
    <w:rsid w:val="00AA05E7"/>
    <w:rsid w:val="00AA0D7F"/>
    <w:rsid w:val="00AA1159"/>
    <w:rsid w:val="00AA3B10"/>
    <w:rsid w:val="00AA3E76"/>
    <w:rsid w:val="00AA476C"/>
    <w:rsid w:val="00AA4964"/>
    <w:rsid w:val="00AA71AA"/>
    <w:rsid w:val="00AA7732"/>
    <w:rsid w:val="00AA7837"/>
    <w:rsid w:val="00AB1719"/>
    <w:rsid w:val="00AB2181"/>
    <w:rsid w:val="00AB26C9"/>
    <w:rsid w:val="00AB3E46"/>
    <w:rsid w:val="00AB563A"/>
    <w:rsid w:val="00AB6B40"/>
    <w:rsid w:val="00AC006E"/>
    <w:rsid w:val="00AC0B57"/>
    <w:rsid w:val="00AC0BF5"/>
    <w:rsid w:val="00AC0E0B"/>
    <w:rsid w:val="00AC14F2"/>
    <w:rsid w:val="00AC2080"/>
    <w:rsid w:val="00AC2B31"/>
    <w:rsid w:val="00AC3026"/>
    <w:rsid w:val="00AC5A34"/>
    <w:rsid w:val="00AC5E11"/>
    <w:rsid w:val="00AC678D"/>
    <w:rsid w:val="00AC6997"/>
    <w:rsid w:val="00AC6D4B"/>
    <w:rsid w:val="00AC6EA0"/>
    <w:rsid w:val="00AC7985"/>
    <w:rsid w:val="00AD0E26"/>
    <w:rsid w:val="00AD0F00"/>
    <w:rsid w:val="00AD30EF"/>
    <w:rsid w:val="00AD3683"/>
    <w:rsid w:val="00AD3772"/>
    <w:rsid w:val="00AD59CE"/>
    <w:rsid w:val="00AD5FC6"/>
    <w:rsid w:val="00AD62B3"/>
    <w:rsid w:val="00AD692F"/>
    <w:rsid w:val="00AD6A52"/>
    <w:rsid w:val="00AD7D8A"/>
    <w:rsid w:val="00AE020C"/>
    <w:rsid w:val="00AE0AD3"/>
    <w:rsid w:val="00AE3CDD"/>
    <w:rsid w:val="00AE4E0A"/>
    <w:rsid w:val="00AE6CD0"/>
    <w:rsid w:val="00AE6E90"/>
    <w:rsid w:val="00AE758B"/>
    <w:rsid w:val="00AE79E6"/>
    <w:rsid w:val="00AF16A6"/>
    <w:rsid w:val="00AF19F1"/>
    <w:rsid w:val="00AF2DD0"/>
    <w:rsid w:val="00AF32D4"/>
    <w:rsid w:val="00AF3EDE"/>
    <w:rsid w:val="00AF4277"/>
    <w:rsid w:val="00AF464A"/>
    <w:rsid w:val="00AF46B7"/>
    <w:rsid w:val="00AF4D60"/>
    <w:rsid w:val="00AF4EBF"/>
    <w:rsid w:val="00AF4F13"/>
    <w:rsid w:val="00AF5B23"/>
    <w:rsid w:val="00AF5CA6"/>
    <w:rsid w:val="00AF7AB3"/>
    <w:rsid w:val="00AF7AE2"/>
    <w:rsid w:val="00AF7F11"/>
    <w:rsid w:val="00B00B50"/>
    <w:rsid w:val="00B011E5"/>
    <w:rsid w:val="00B01C4D"/>
    <w:rsid w:val="00B0238B"/>
    <w:rsid w:val="00B02A8E"/>
    <w:rsid w:val="00B02E76"/>
    <w:rsid w:val="00B030D6"/>
    <w:rsid w:val="00B0385A"/>
    <w:rsid w:val="00B05367"/>
    <w:rsid w:val="00B0601A"/>
    <w:rsid w:val="00B074F0"/>
    <w:rsid w:val="00B077D8"/>
    <w:rsid w:val="00B07BB1"/>
    <w:rsid w:val="00B07CA0"/>
    <w:rsid w:val="00B07CAC"/>
    <w:rsid w:val="00B10256"/>
    <w:rsid w:val="00B10502"/>
    <w:rsid w:val="00B10588"/>
    <w:rsid w:val="00B10A59"/>
    <w:rsid w:val="00B11268"/>
    <w:rsid w:val="00B11828"/>
    <w:rsid w:val="00B11C5A"/>
    <w:rsid w:val="00B132CB"/>
    <w:rsid w:val="00B13C0B"/>
    <w:rsid w:val="00B14953"/>
    <w:rsid w:val="00B1535F"/>
    <w:rsid w:val="00B1720A"/>
    <w:rsid w:val="00B177E3"/>
    <w:rsid w:val="00B17F4A"/>
    <w:rsid w:val="00B2050A"/>
    <w:rsid w:val="00B205BA"/>
    <w:rsid w:val="00B22450"/>
    <w:rsid w:val="00B2280B"/>
    <w:rsid w:val="00B22918"/>
    <w:rsid w:val="00B23276"/>
    <w:rsid w:val="00B23353"/>
    <w:rsid w:val="00B23580"/>
    <w:rsid w:val="00B23627"/>
    <w:rsid w:val="00B2371C"/>
    <w:rsid w:val="00B2439A"/>
    <w:rsid w:val="00B244F7"/>
    <w:rsid w:val="00B248F9"/>
    <w:rsid w:val="00B24990"/>
    <w:rsid w:val="00B26472"/>
    <w:rsid w:val="00B2700F"/>
    <w:rsid w:val="00B2776E"/>
    <w:rsid w:val="00B30217"/>
    <w:rsid w:val="00B3154D"/>
    <w:rsid w:val="00B31B98"/>
    <w:rsid w:val="00B32209"/>
    <w:rsid w:val="00B3375D"/>
    <w:rsid w:val="00B338C7"/>
    <w:rsid w:val="00B34DDD"/>
    <w:rsid w:val="00B35078"/>
    <w:rsid w:val="00B3567D"/>
    <w:rsid w:val="00B357EB"/>
    <w:rsid w:val="00B360F9"/>
    <w:rsid w:val="00B363C2"/>
    <w:rsid w:val="00B367E1"/>
    <w:rsid w:val="00B3738A"/>
    <w:rsid w:val="00B413A2"/>
    <w:rsid w:val="00B41566"/>
    <w:rsid w:val="00B416BF"/>
    <w:rsid w:val="00B4309A"/>
    <w:rsid w:val="00B4467F"/>
    <w:rsid w:val="00B450D5"/>
    <w:rsid w:val="00B451AE"/>
    <w:rsid w:val="00B45755"/>
    <w:rsid w:val="00B46223"/>
    <w:rsid w:val="00B465A0"/>
    <w:rsid w:val="00B46721"/>
    <w:rsid w:val="00B46CD4"/>
    <w:rsid w:val="00B47573"/>
    <w:rsid w:val="00B5031C"/>
    <w:rsid w:val="00B52E67"/>
    <w:rsid w:val="00B5355C"/>
    <w:rsid w:val="00B53E96"/>
    <w:rsid w:val="00B5400A"/>
    <w:rsid w:val="00B54207"/>
    <w:rsid w:val="00B54FA4"/>
    <w:rsid w:val="00B55E4E"/>
    <w:rsid w:val="00B55F4B"/>
    <w:rsid w:val="00B57165"/>
    <w:rsid w:val="00B5766F"/>
    <w:rsid w:val="00B60347"/>
    <w:rsid w:val="00B603DB"/>
    <w:rsid w:val="00B60F33"/>
    <w:rsid w:val="00B61350"/>
    <w:rsid w:val="00B63C35"/>
    <w:rsid w:val="00B63FB5"/>
    <w:rsid w:val="00B6630A"/>
    <w:rsid w:val="00B66994"/>
    <w:rsid w:val="00B66D1C"/>
    <w:rsid w:val="00B6755E"/>
    <w:rsid w:val="00B676E6"/>
    <w:rsid w:val="00B67F42"/>
    <w:rsid w:val="00B70325"/>
    <w:rsid w:val="00B71059"/>
    <w:rsid w:val="00B7119A"/>
    <w:rsid w:val="00B71ED4"/>
    <w:rsid w:val="00B72CB2"/>
    <w:rsid w:val="00B73760"/>
    <w:rsid w:val="00B73EF6"/>
    <w:rsid w:val="00B74D8A"/>
    <w:rsid w:val="00B74FBE"/>
    <w:rsid w:val="00B7534E"/>
    <w:rsid w:val="00B75468"/>
    <w:rsid w:val="00B75CE2"/>
    <w:rsid w:val="00B77258"/>
    <w:rsid w:val="00B778E8"/>
    <w:rsid w:val="00B77FC0"/>
    <w:rsid w:val="00B80709"/>
    <w:rsid w:val="00B80CA2"/>
    <w:rsid w:val="00B80EAC"/>
    <w:rsid w:val="00B824AA"/>
    <w:rsid w:val="00B837C3"/>
    <w:rsid w:val="00B84646"/>
    <w:rsid w:val="00B8474F"/>
    <w:rsid w:val="00B858AB"/>
    <w:rsid w:val="00B872E9"/>
    <w:rsid w:val="00B872F5"/>
    <w:rsid w:val="00B87685"/>
    <w:rsid w:val="00B8788D"/>
    <w:rsid w:val="00B87FC7"/>
    <w:rsid w:val="00B90C0A"/>
    <w:rsid w:val="00B90FC3"/>
    <w:rsid w:val="00B910C2"/>
    <w:rsid w:val="00B91295"/>
    <w:rsid w:val="00B913A0"/>
    <w:rsid w:val="00B92800"/>
    <w:rsid w:val="00B93071"/>
    <w:rsid w:val="00B940D0"/>
    <w:rsid w:val="00B942B6"/>
    <w:rsid w:val="00B94890"/>
    <w:rsid w:val="00B95445"/>
    <w:rsid w:val="00B954F4"/>
    <w:rsid w:val="00B9633F"/>
    <w:rsid w:val="00B96696"/>
    <w:rsid w:val="00B96DC8"/>
    <w:rsid w:val="00B96E57"/>
    <w:rsid w:val="00B975F1"/>
    <w:rsid w:val="00BA3D14"/>
    <w:rsid w:val="00BA76AA"/>
    <w:rsid w:val="00BA7D58"/>
    <w:rsid w:val="00BA7D99"/>
    <w:rsid w:val="00BB09B2"/>
    <w:rsid w:val="00BB10F9"/>
    <w:rsid w:val="00BB211B"/>
    <w:rsid w:val="00BB25C5"/>
    <w:rsid w:val="00BB3245"/>
    <w:rsid w:val="00BB3D20"/>
    <w:rsid w:val="00BB41CC"/>
    <w:rsid w:val="00BB6335"/>
    <w:rsid w:val="00BB6479"/>
    <w:rsid w:val="00BB6B34"/>
    <w:rsid w:val="00BB77F7"/>
    <w:rsid w:val="00BC1074"/>
    <w:rsid w:val="00BC1472"/>
    <w:rsid w:val="00BC1AD1"/>
    <w:rsid w:val="00BC2E86"/>
    <w:rsid w:val="00BC33B0"/>
    <w:rsid w:val="00BC33C8"/>
    <w:rsid w:val="00BC3A02"/>
    <w:rsid w:val="00BC414C"/>
    <w:rsid w:val="00BC43DB"/>
    <w:rsid w:val="00BC66A4"/>
    <w:rsid w:val="00BC7007"/>
    <w:rsid w:val="00BC7650"/>
    <w:rsid w:val="00BC76CD"/>
    <w:rsid w:val="00BC770A"/>
    <w:rsid w:val="00BC7C28"/>
    <w:rsid w:val="00BC7E71"/>
    <w:rsid w:val="00BD1036"/>
    <w:rsid w:val="00BD1786"/>
    <w:rsid w:val="00BD1944"/>
    <w:rsid w:val="00BD2989"/>
    <w:rsid w:val="00BD3681"/>
    <w:rsid w:val="00BD4E2C"/>
    <w:rsid w:val="00BD5773"/>
    <w:rsid w:val="00BD64F3"/>
    <w:rsid w:val="00BD721F"/>
    <w:rsid w:val="00BE14AF"/>
    <w:rsid w:val="00BE219B"/>
    <w:rsid w:val="00BE27CC"/>
    <w:rsid w:val="00BE4D43"/>
    <w:rsid w:val="00BE56DE"/>
    <w:rsid w:val="00BE66C8"/>
    <w:rsid w:val="00BE67B7"/>
    <w:rsid w:val="00BF069A"/>
    <w:rsid w:val="00BF10C5"/>
    <w:rsid w:val="00BF1421"/>
    <w:rsid w:val="00BF1AF1"/>
    <w:rsid w:val="00BF20C8"/>
    <w:rsid w:val="00BF2D3B"/>
    <w:rsid w:val="00BF315E"/>
    <w:rsid w:val="00BF57A0"/>
    <w:rsid w:val="00BF5932"/>
    <w:rsid w:val="00BF6654"/>
    <w:rsid w:val="00BF6EA5"/>
    <w:rsid w:val="00BF725A"/>
    <w:rsid w:val="00BF72A2"/>
    <w:rsid w:val="00C0032D"/>
    <w:rsid w:val="00C02C8E"/>
    <w:rsid w:val="00C02D6D"/>
    <w:rsid w:val="00C0376B"/>
    <w:rsid w:val="00C03DB7"/>
    <w:rsid w:val="00C04786"/>
    <w:rsid w:val="00C061CA"/>
    <w:rsid w:val="00C06679"/>
    <w:rsid w:val="00C06FBA"/>
    <w:rsid w:val="00C07521"/>
    <w:rsid w:val="00C102F7"/>
    <w:rsid w:val="00C10C64"/>
    <w:rsid w:val="00C10DF1"/>
    <w:rsid w:val="00C1194D"/>
    <w:rsid w:val="00C11FF4"/>
    <w:rsid w:val="00C12C74"/>
    <w:rsid w:val="00C13327"/>
    <w:rsid w:val="00C136F3"/>
    <w:rsid w:val="00C13793"/>
    <w:rsid w:val="00C138FB"/>
    <w:rsid w:val="00C14629"/>
    <w:rsid w:val="00C152CD"/>
    <w:rsid w:val="00C16AC2"/>
    <w:rsid w:val="00C16EC1"/>
    <w:rsid w:val="00C1704D"/>
    <w:rsid w:val="00C20665"/>
    <w:rsid w:val="00C21254"/>
    <w:rsid w:val="00C220F1"/>
    <w:rsid w:val="00C226A8"/>
    <w:rsid w:val="00C22A68"/>
    <w:rsid w:val="00C23322"/>
    <w:rsid w:val="00C24548"/>
    <w:rsid w:val="00C255C2"/>
    <w:rsid w:val="00C25607"/>
    <w:rsid w:val="00C25E0F"/>
    <w:rsid w:val="00C2648A"/>
    <w:rsid w:val="00C275AC"/>
    <w:rsid w:val="00C275C5"/>
    <w:rsid w:val="00C3046A"/>
    <w:rsid w:val="00C30FEC"/>
    <w:rsid w:val="00C3148D"/>
    <w:rsid w:val="00C31D28"/>
    <w:rsid w:val="00C32397"/>
    <w:rsid w:val="00C33457"/>
    <w:rsid w:val="00C33795"/>
    <w:rsid w:val="00C33F18"/>
    <w:rsid w:val="00C363D1"/>
    <w:rsid w:val="00C368C7"/>
    <w:rsid w:val="00C36A73"/>
    <w:rsid w:val="00C36B75"/>
    <w:rsid w:val="00C371F0"/>
    <w:rsid w:val="00C374F5"/>
    <w:rsid w:val="00C40CE9"/>
    <w:rsid w:val="00C40F83"/>
    <w:rsid w:val="00C4282B"/>
    <w:rsid w:val="00C431BE"/>
    <w:rsid w:val="00C45767"/>
    <w:rsid w:val="00C45AB8"/>
    <w:rsid w:val="00C460A1"/>
    <w:rsid w:val="00C46290"/>
    <w:rsid w:val="00C470DE"/>
    <w:rsid w:val="00C47ED0"/>
    <w:rsid w:val="00C50A8A"/>
    <w:rsid w:val="00C5103A"/>
    <w:rsid w:val="00C51AB1"/>
    <w:rsid w:val="00C5203C"/>
    <w:rsid w:val="00C52090"/>
    <w:rsid w:val="00C522B1"/>
    <w:rsid w:val="00C538D7"/>
    <w:rsid w:val="00C53C9D"/>
    <w:rsid w:val="00C540F2"/>
    <w:rsid w:val="00C56001"/>
    <w:rsid w:val="00C56997"/>
    <w:rsid w:val="00C56CAF"/>
    <w:rsid w:val="00C56CD1"/>
    <w:rsid w:val="00C57927"/>
    <w:rsid w:val="00C61072"/>
    <w:rsid w:val="00C61B1E"/>
    <w:rsid w:val="00C62410"/>
    <w:rsid w:val="00C627C4"/>
    <w:rsid w:val="00C62D67"/>
    <w:rsid w:val="00C63469"/>
    <w:rsid w:val="00C635AF"/>
    <w:rsid w:val="00C63916"/>
    <w:rsid w:val="00C65356"/>
    <w:rsid w:val="00C65D2F"/>
    <w:rsid w:val="00C66C8A"/>
    <w:rsid w:val="00C67C3F"/>
    <w:rsid w:val="00C67C5E"/>
    <w:rsid w:val="00C71F7A"/>
    <w:rsid w:val="00C726C8"/>
    <w:rsid w:val="00C733C6"/>
    <w:rsid w:val="00C73F0D"/>
    <w:rsid w:val="00C74D41"/>
    <w:rsid w:val="00C77210"/>
    <w:rsid w:val="00C80F7C"/>
    <w:rsid w:val="00C813A1"/>
    <w:rsid w:val="00C81772"/>
    <w:rsid w:val="00C83B2F"/>
    <w:rsid w:val="00C85243"/>
    <w:rsid w:val="00C857E9"/>
    <w:rsid w:val="00C8626B"/>
    <w:rsid w:val="00C87BF1"/>
    <w:rsid w:val="00C90A99"/>
    <w:rsid w:val="00C917FF"/>
    <w:rsid w:val="00C919A4"/>
    <w:rsid w:val="00C91EFA"/>
    <w:rsid w:val="00C92197"/>
    <w:rsid w:val="00C922FD"/>
    <w:rsid w:val="00C9254B"/>
    <w:rsid w:val="00C925C2"/>
    <w:rsid w:val="00C925F1"/>
    <w:rsid w:val="00C930D1"/>
    <w:rsid w:val="00C93FDD"/>
    <w:rsid w:val="00C97832"/>
    <w:rsid w:val="00C978BF"/>
    <w:rsid w:val="00CA1611"/>
    <w:rsid w:val="00CA1877"/>
    <w:rsid w:val="00CA216B"/>
    <w:rsid w:val="00CA2A09"/>
    <w:rsid w:val="00CA4308"/>
    <w:rsid w:val="00CA4E20"/>
    <w:rsid w:val="00CA611D"/>
    <w:rsid w:val="00CA69EC"/>
    <w:rsid w:val="00CB0A19"/>
    <w:rsid w:val="00CB11CC"/>
    <w:rsid w:val="00CB1623"/>
    <w:rsid w:val="00CB2B7E"/>
    <w:rsid w:val="00CB2BCF"/>
    <w:rsid w:val="00CB2E84"/>
    <w:rsid w:val="00CB302A"/>
    <w:rsid w:val="00CB4A3E"/>
    <w:rsid w:val="00CB5229"/>
    <w:rsid w:val="00CB5FC2"/>
    <w:rsid w:val="00CB70AF"/>
    <w:rsid w:val="00CB7204"/>
    <w:rsid w:val="00CB72D1"/>
    <w:rsid w:val="00CB7AC8"/>
    <w:rsid w:val="00CC0F1E"/>
    <w:rsid w:val="00CC15BE"/>
    <w:rsid w:val="00CC1615"/>
    <w:rsid w:val="00CC17C5"/>
    <w:rsid w:val="00CC1923"/>
    <w:rsid w:val="00CC1CFC"/>
    <w:rsid w:val="00CC262E"/>
    <w:rsid w:val="00CC37AE"/>
    <w:rsid w:val="00CC40A9"/>
    <w:rsid w:val="00CC4397"/>
    <w:rsid w:val="00CC4871"/>
    <w:rsid w:val="00CC4D88"/>
    <w:rsid w:val="00CC4E91"/>
    <w:rsid w:val="00CC4F09"/>
    <w:rsid w:val="00CC50D3"/>
    <w:rsid w:val="00CC5166"/>
    <w:rsid w:val="00CC62DA"/>
    <w:rsid w:val="00CC76DD"/>
    <w:rsid w:val="00CD0203"/>
    <w:rsid w:val="00CD03E4"/>
    <w:rsid w:val="00CD09D9"/>
    <w:rsid w:val="00CD0C54"/>
    <w:rsid w:val="00CD4DBD"/>
    <w:rsid w:val="00CD6227"/>
    <w:rsid w:val="00CD6505"/>
    <w:rsid w:val="00CD6E18"/>
    <w:rsid w:val="00CD71B5"/>
    <w:rsid w:val="00CD7A3C"/>
    <w:rsid w:val="00CE09DC"/>
    <w:rsid w:val="00CE0C19"/>
    <w:rsid w:val="00CE0E2A"/>
    <w:rsid w:val="00CE1C62"/>
    <w:rsid w:val="00CE2743"/>
    <w:rsid w:val="00CE33AC"/>
    <w:rsid w:val="00CE33D7"/>
    <w:rsid w:val="00CE5AD6"/>
    <w:rsid w:val="00CE7602"/>
    <w:rsid w:val="00CF0540"/>
    <w:rsid w:val="00CF05BF"/>
    <w:rsid w:val="00CF0A8F"/>
    <w:rsid w:val="00CF1094"/>
    <w:rsid w:val="00CF124A"/>
    <w:rsid w:val="00CF139F"/>
    <w:rsid w:val="00CF15CB"/>
    <w:rsid w:val="00CF43D0"/>
    <w:rsid w:val="00CF456F"/>
    <w:rsid w:val="00CF68B2"/>
    <w:rsid w:val="00CF77FA"/>
    <w:rsid w:val="00CF7C50"/>
    <w:rsid w:val="00D011DA"/>
    <w:rsid w:val="00D0189F"/>
    <w:rsid w:val="00D02045"/>
    <w:rsid w:val="00D020AA"/>
    <w:rsid w:val="00D02491"/>
    <w:rsid w:val="00D02494"/>
    <w:rsid w:val="00D02894"/>
    <w:rsid w:val="00D02D84"/>
    <w:rsid w:val="00D031BF"/>
    <w:rsid w:val="00D0437B"/>
    <w:rsid w:val="00D04484"/>
    <w:rsid w:val="00D04CA7"/>
    <w:rsid w:val="00D0512F"/>
    <w:rsid w:val="00D0662E"/>
    <w:rsid w:val="00D066C3"/>
    <w:rsid w:val="00D06D6A"/>
    <w:rsid w:val="00D10301"/>
    <w:rsid w:val="00D115F5"/>
    <w:rsid w:val="00D11DC4"/>
    <w:rsid w:val="00D1245D"/>
    <w:rsid w:val="00D12732"/>
    <w:rsid w:val="00D12F07"/>
    <w:rsid w:val="00D1562D"/>
    <w:rsid w:val="00D1565A"/>
    <w:rsid w:val="00D175B0"/>
    <w:rsid w:val="00D17AAA"/>
    <w:rsid w:val="00D17ED1"/>
    <w:rsid w:val="00D21157"/>
    <w:rsid w:val="00D21552"/>
    <w:rsid w:val="00D234F5"/>
    <w:rsid w:val="00D23F09"/>
    <w:rsid w:val="00D24215"/>
    <w:rsid w:val="00D24BE9"/>
    <w:rsid w:val="00D25916"/>
    <w:rsid w:val="00D25D69"/>
    <w:rsid w:val="00D2672F"/>
    <w:rsid w:val="00D268C9"/>
    <w:rsid w:val="00D26C68"/>
    <w:rsid w:val="00D26F57"/>
    <w:rsid w:val="00D26FCC"/>
    <w:rsid w:val="00D279CF"/>
    <w:rsid w:val="00D304BC"/>
    <w:rsid w:val="00D30C32"/>
    <w:rsid w:val="00D31AB0"/>
    <w:rsid w:val="00D31BCC"/>
    <w:rsid w:val="00D32B51"/>
    <w:rsid w:val="00D33C1D"/>
    <w:rsid w:val="00D34604"/>
    <w:rsid w:val="00D34A91"/>
    <w:rsid w:val="00D3557E"/>
    <w:rsid w:val="00D35BA9"/>
    <w:rsid w:val="00D35D1D"/>
    <w:rsid w:val="00D35E4E"/>
    <w:rsid w:val="00D372F0"/>
    <w:rsid w:val="00D41918"/>
    <w:rsid w:val="00D41B23"/>
    <w:rsid w:val="00D42148"/>
    <w:rsid w:val="00D4268E"/>
    <w:rsid w:val="00D427B5"/>
    <w:rsid w:val="00D42EF5"/>
    <w:rsid w:val="00D43078"/>
    <w:rsid w:val="00D435B8"/>
    <w:rsid w:val="00D4377E"/>
    <w:rsid w:val="00D43866"/>
    <w:rsid w:val="00D44191"/>
    <w:rsid w:val="00D444CD"/>
    <w:rsid w:val="00D44511"/>
    <w:rsid w:val="00D45364"/>
    <w:rsid w:val="00D45853"/>
    <w:rsid w:val="00D467D9"/>
    <w:rsid w:val="00D47052"/>
    <w:rsid w:val="00D5159E"/>
    <w:rsid w:val="00D51B82"/>
    <w:rsid w:val="00D5221D"/>
    <w:rsid w:val="00D5377C"/>
    <w:rsid w:val="00D5465C"/>
    <w:rsid w:val="00D5524C"/>
    <w:rsid w:val="00D558CB"/>
    <w:rsid w:val="00D55D25"/>
    <w:rsid w:val="00D568F0"/>
    <w:rsid w:val="00D56D10"/>
    <w:rsid w:val="00D57BD2"/>
    <w:rsid w:val="00D60E0A"/>
    <w:rsid w:val="00D61EEA"/>
    <w:rsid w:val="00D620D0"/>
    <w:rsid w:val="00D627D9"/>
    <w:rsid w:val="00D63186"/>
    <w:rsid w:val="00D638B2"/>
    <w:rsid w:val="00D6423E"/>
    <w:rsid w:val="00D65E34"/>
    <w:rsid w:val="00D6705F"/>
    <w:rsid w:val="00D70702"/>
    <w:rsid w:val="00D70AD0"/>
    <w:rsid w:val="00D70C50"/>
    <w:rsid w:val="00D714DA"/>
    <w:rsid w:val="00D7155A"/>
    <w:rsid w:val="00D73082"/>
    <w:rsid w:val="00D7330B"/>
    <w:rsid w:val="00D733AE"/>
    <w:rsid w:val="00D749DE"/>
    <w:rsid w:val="00D75A44"/>
    <w:rsid w:val="00D802F8"/>
    <w:rsid w:val="00D805A2"/>
    <w:rsid w:val="00D81721"/>
    <w:rsid w:val="00D823DF"/>
    <w:rsid w:val="00D844FE"/>
    <w:rsid w:val="00D84C3F"/>
    <w:rsid w:val="00D84D6D"/>
    <w:rsid w:val="00D8547F"/>
    <w:rsid w:val="00D85729"/>
    <w:rsid w:val="00D8640C"/>
    <w:rsid w:val="00D87936"/>
    <w:rsid w:val="00D903E5"/>
    <w:rsid w:val="00D907AF"/>
    <w:rsid w:val="00D91601"/>
    <w:rsid w:val="00D91AEA"/>
    <w:rsid w:val="00D928B8"/>
    <w:rsid w:val="00D93035"/>
    <w:rsid w:val="00D93119"/>
    <w:rsid w:val="00D93BB7"/>
    <w:rsid w:val="00D949AA"/>
    <w:rsid w:val="00D95E51"/>
    <w:rsid w:val="00D96140"/>
    <w:rsid w:val="00D96E5F"/>
    <w:rsid w:val="00D978CA"/>
    <w:rsid w:val="00DA02F3"/>
    <w:rsid w:val="00DA0500"/>
    <w:rsid w:val="00DA0752"/>
    <w:rsid w:val="00DA0CF4"/>
    <w:rsid w:val="00DA14EE"/>
    <w:rsid w:val="00DA195B"/>
    <w:rsid w:val="00DA23B6"/>
    <w:rsid w:val="00DA28F7"/>
    <w:rsid w:val="00DA36B7"/>
    <w:rsid w:val="00DA423E"/>
    <w:rsid w:val="00DA48AF"/>
    <w:rsid w:val="00DA4AA0"/>
    <w:rsid w:val="00DA5054"/>
    <w:rsid w:val="00DA5506"/>
    <w:rsid w:val="00DA65DC"/>
    <w:rsid w:val="00DA7145"/>
    <w:rsid w:val="00DB039A"/>
    <w:rsid w:val="00DB1790"/>
    <w:rsid w:val="00DB18F6"/>
    <w:rsid w:val="00DB1F09"/>
    <w:rsid w:val="00DB2517"/>
    <w:rsid w:val="00DB40CE"/>
    <w:rsid w:val="00DB4828"/>
    <w:rsid w:val="00DB49DA"/>
    <w:rsid w:val="00DB6287"/>
    <w:rsid w:val="00DB6738"/>
    <w:rsid w:val="00DB715E"/>
    <w:rsid w:val="00DB71E3"/>
    <w:rsid w:val="00DC0364"/>
    <w:rsid w:val="00DC0DDD"/>
    <w:rsid w:val="00DC2F7D"/>
    <w:rsid w:val="00DC311F"/>
    <w:rsid w:val="00DC43B4"/>
    <w:rsid w:val="00DC4BDA"/>
    <w:rsid w:val="00DC4E13"/>
    <w:rsid w:val="00DC551D"/>
    <w:rsid w:val="00DC5AC0"/>
    <w:rsid w:val="00DC5E60"/>
    <w:rsid w:val="00DC6325"/>
    <w:rsid w:val="00DC75AA"/>
    <w:rsid w:val="00DD04E5"/>
    <w:rsid w:val="00DD06B4"/>
    <w:rsid w:val="00DD0E9C"/>
    <w:rsid w:val="00DD32EF"/>
    <w:rsid w:val="00DD3DD8"/>
    <w:rsid w:val="00DD492F"/>
    <w:rsid w:val="00DD4C90"/>
    <w:rsid w:val="00DD5703"/>
    <w:rsid w:val="00DD5D7A"/>
    <w:rsid w:val="00DD61DD"/>
    <w:rsid w:val="00DD6504"/>
    <w:rsid w:val="00DD69BF"/>
    <w:rsid w:val="00DD7518"/>
    <w:rsid w:val="00DE0885"/>
    <w:rsid w:val="00DE144E"/>
    <w:rsid w:val="00DE2E53"/>
    <w:rsid w:val="00DE39DD"/>
    <w:rsid w:val="00DE4352"/>
    <w:rsid w:val="00DE4B6A"/>
    <w:rsid w:val="00DE4E2F"/>
    <w:rsid w:val="00DE5450"/>
    <w:rsid w:val="00DE5A55"/>
    <w:rsid w:val="00DE67E7"/>
    <w:rsid w:val="00DE6D8B"/>
    <w:rsid w:val="00DE7602"/>
    <w:rsid w:val="00DE7DE2"/>
    <w:rsid w:val="00DE7E2B"/>
    <w:rsid w:val="00DF08DF"/>
    <w:rsid w:val="00DF0968"/>
    <w:rsid w:val="00DF0E04"/>
    <w:rsid w:val="00DF2148"/>
    <w:rsid w:val="00DF2C5B"/>
    <w:rsid w:val="00DF2FA2"/>
    <w:rsid w:val="00DF308C"/>
    <w:rsid w:val="00DF357F"/>
    <w:rsid w:val="00DF3737"/>
    <w:rsid w:val="00DF44B0"/>
    <w:rsid w:val="00DF5429"/>
    <w:rsid w:val="00DF5434"/>
    <w:rsid w:val="00DF54F1"/>
    <w:rsid w:val="00DF5718"/>
    <w:rsid w:val="00DF575A"/>
    <w:rsid w:val="00DF612F"/>
    <w:rsid w:val="00DF63CF"/>
    <w:rsid w:val="00DF7082"/>
    <w:rsid w:val="00DF7B7F"/>
    <w:rsid w:val="00E0111D"/>
    <w:rsid w:val="00E01159"/>
    <w:rsid w:val="00E01842"/>
    <w:rsid w:val="00E0288F"/>
    <w:rsid w:val="00E04693"/>
    <w:rsid w:val="00E0495D"/>
    <w:rsid w:val="00E04B39"/>
    <w:rsid w:val="00E04D6C"/>
    <w:rsid w:val="00E05320"/>
    <w:rsid w:val="00E05B44"/>
    <w:rsid w:val="00E05DB9"/>
    <w:rsid w:val="00E05F4E"/>
    <w:rsid w:val="00E070FD"/>
    <w:rsid w:val="00E07235"/>
    <w:rsid w:val="00E07370"/>
    <w:rsid w:val="00E07AAF"/>
    <w:rsid w:val="00E11105"/>
    <w:rsid w:val="00E11A20"/>
    <w:rsid w:val="00E1315D"/>
    <w:rsid w:val="00E133A8"/>
    <w:rsid w:val="00E13FC1"/>
    <w:rsid w:val="00E1427F"/>
    <w:rsid w:val="00E149BE"/>
    <w:rsid w:val="00E14FE4"/>
    <w:rsid w:val="00E15062"/>
    <w:rsid w:val="00E156BF"/>
    <w:rsid w:val="00E16982"/>
    <w:rsid w:val="00E16A93"/>
    <w:rsid w:val="00E207F3"/>
    <w:rsid w:val="00E20D12"/>
    <w:rsid w:val="00E20F82"/>
    <w:rsid w:val="00E22FB9"/>
    <w:rsid w:val="00E23F5A"/>
    <w:rsid w:val="00E246B5"/>
    <w:rsid w:val="00E259A5"/>
    <w:rsid w:val="00E26892"/>
    <w:rsid w:val="00E2764A"/>
    <w:rsid w:val="00E27FE2"/>
    <w:rsid w:val="00E3062D"/>
    <w:rsid w:val="00E31D5B"/>
    <w:rsid w:val="00E31EF8"/>
    <w:rsid w:val="00E324BA"/>
    <w:rsid w:val="00E32AE0"/>
    <w:rsid w:val="00E32FC1"/>
    <w:rsid w:val="00E331A1"/>
    <w:rsid w:val="00E34D76"/>
    <w:rsid w:val="00E36280"/>
    <w:rsid w:val="00E370D5"/>
    <w:rsid w:val="00E37AE8"/>
    <w:rsid w:val="00E4134E"/>
    <w:rsid w:val="00E41939"/>
    <w:rsid w:val="00E41F82"/>
    <w:rsid w:val="00E431BD"/>
    <w:rsid w:val="00E44976"/>
    <w:rsid w:val="00E46869"/>
    <w:rsid w:val="00E47379"/>
    <w:rsid w:val="00E473CD"/>
    <w:rsid w:val="00E47829"/>
    <w:rsid w:val="00E50152"/>
    <w:rsid w:val="00E509D9"/>
    <w:rsid w:val="00E50C30"/>
    <w:rsid w:val="00E50E30"/>
    <w:rsid w:val="00E5149F"/>
    <w:rsid w:val="00E52073"/>
    <w:rsid w:val="00E52496"/>
    <w:rsid w:val="00E52FED"/>
    <w:rsid w:val="00E542E3"/>
    <w:rsid w:val="00E5557F"/>
    <w:rsid w:val="00E56506"/>
    <w:rsid w:val="00E56B5E"/>
    <w:rsid w:val="00E57A2A"/>
    <w:rsid w:val="00E605F0"/>
    <w:rsid w:val="00E60CEE"/>
    <w:rsid w:val="00E6260E"/>
    <w:rsid w:val="00E62B2C"/>
    <w:rsid w:val="00E62B4A"/>
    <w:rsid w:val="00E62C95"/>
    <w:rsid w:val="00E62F2A"/>
    <w:rsid w:val="00E62FDB"/>
    <w:rsid w:val="00E64341"/>
    <w:rsid w:val="00E647D1"/>
    <w:rsid w:val="00E653B7"/>
    <w:rsid w:val="00E671A6"/>
    <w:rsid w:val="00E6793D"/>
    <w:rsid w:val="00E67C7A"/>
    <w:rsid w:val="00E67D94"/>
    <w:rsid w:val="00E706C2"/>
    <w:rsid w:val="00E713B3"/>
    <w:rsid w:val="00E7197F"/>
    <w:rsid w:val="00E71BD9"/>
    <w:rsid w:val="00E72A87"/>
    <w:rsid w:val="00E72FDC"/>
    <w:rsid w:val="00E733B5"/>
    <w:rsid w:val="00E7372E"/>
    <w:rsid w:val="00E73AC9"/>
    <w:rsid w:val="00E7429D"/>
    <w:rsid w:val="00E7430F"/>
    <w:rsid w:val="00E74681"/>
    <w:rsid w:val="00E77014"/>
    <w:rsid w:val="00E80A7D"/>
    <w:rsid w:val="00E80E14"/>
    <w:rsid w:val="00E80EEE"/>
    <w:rsid w:val="00E836AA"/>
    <w:rsid w:val="00E83C1E"/>
    <w:rsid w:val="00E8505D"/>
    <w:rsid w:val="00E85C01"/>
    <w:rsid w:val="00E85E61"/>
    <w:rsid w:val="00E861FE"/>
    <w:rsid w:val="00E864E5"/>
    <w:rsid w:val="00E86824"/>
    <w:rsid w:val="00E86929"/>
    <w:rsid w:val="00E87D3D"/>
    <w:rsid w:val="00E912AF"/>
    <w:rsid w:val="00E9337C"/>
    <w:rsid w:val="00E9365C"/>
    <w:rsid w:val="00E938F3"/>
    <w:rsid w:val="00E93EBE"/>
    <w:rsid w:val="00E94784"/>
    <w:rsid w:val="00E95820"/>
    <w:rsid w:val="00E95BA6"/>
    <w:rsid w:val="00E96076"/>
    <w:rsid w:val="00E96EAC"/>
    <w:rsid w:val="00E979AF"/>
    <w:rsid w:val="00E979CE"/>
    <w:rsid w:val="00E97EB5"/>
    <w:rsid w:val="00EA078A"/>
    <w:rsid w:val="00EA0B36"/>
    <w:rsid w:val="00EA1208"/>
    <w:rsid w:val="00EA1379"/>
    <w:rsid w:val="00EA15A1"/>
    <w:rsid w:val="00EA368A"/>
    <w:rsid w:val="00EA432C"/>
    <w:rsid w:val="00EA458F"/>
    <w:rsid w:val="00EA4796"/>
    <w:rsid w:val="00EA48AE"/>
    <w:rsid w:val="00EA490F"/>
    <w:rsid w:val="00EA5491"/>
    <w:rsid w:val="00EA5517"/>
    <w:rsid w:val="00EA6F0E"/>
    <w:rsid w:val="00EA714E"/>
    <w:rsid w:val="00EB0025"/>
    <w:rsid w:val="00EB01CD"/>
    <w:rsid w:val="00EB2842"/>
    <w:rsid w:val="00EB2F7E"/>
    <w:rsid w:val="00EB3765"/>
    <w:rsid w:val="00EB3821"/>
    <w:rsid w:val="00EB3A23"/>
    <w:rsid w:val="00EB5E10"/>
    <w:rsid w:val="00EB5E62"/>
    <w:rsid w:val="00EC04D4"/>
    <w:rsid w:val="00EC1BAF"/>
    <w:rsid w:val="00EC2158"/>
    <w:rsid w:val="00EC23B0"/>
    <w:rsid w:val="00EC2B5E"/>
    <w:rsid w:val="00EC2E39"/>
    <w:rsid w:val="00EC36A1"/>
    <w:rsid w:val="00EC498E"/>
    <w:rsid w:val="00EC4CD2"/>
    <w:rsid w:val="00EC51CD"/>
    <w:rsid w:val="00EC579E"/>
    <w:rsid w:val="00EC59D0"/>
    <w:rsid w:val="00EC5BC0"/>
    <w:rsid w:val="00EC5C60"/>
    <w:rsid w:val="00EC5E70"/>
    <w:rsid w:val="00EC6313"/>
    <w:rsid w:val="00EC6EE1"/>
    <w:rsid w:val="00EC6F10"/>
    <w:rsid w:val="00EC6F46"/>
    <w:rsid w:val="00EC6F53"/>
    <w:rsid w:val="00EC708A"/>
    <w:rsid w:val="00EC7C22"/>
    <w:rsid w:val="00ED0892"/>
    <w:rsid w:val="00ED0C32"/>
    <w:rsid w:val="00ED0E15"/>
    <w:rsid w:val="00ED1A69"/>
    <w:rsid w:val="00ED210A"/>
    <w:rsid w:val="00ED3018"/>
    <w:rsid w:val="00ED31A1"/>
    <w:rsid w:val="00ED3444"/>
    <w:rsid w:val="00ED3B3D"/>
    <w:rsid w:val="00ED4B93"/>
    <w:rsid w:val="00ED5115"/>
    <w:rsid w:val="00ED5776"/>
    <w:rsid w:val="00ED63F0"/>
    <w:rsid w:val="00ED6C28"/>
    <w:rsid w:val="00EE0ABF"/>
    <w:rsid w:val="00EE1000"/>
    <w:rsid w:val="00EE2167"/>
    <w:rsid w:val="00EE23A9"/>
    <w:rsid w:val="00EE2563"/>
    <w:rsid w:val="00EE366F"/>
    <w:rsid w:val="00EE42D6"/>
    <w:rsid w:val="00EE54F7"/>
    <w:rsid w:val="00EE6D7B"/>
    <w:rsid w:val="00EE6D7C"/>
    <w:rsid w:val="00EE7319"/>
    <w:rsid w:val="00EE7F0B"/>
    <w:rsid w:val="00EF1062"/>
    <w:rsid w:val="00EF163E"/>
    <w:rsid w:val="00EF21D7"/>
    <w:rsid w:val="00EF44D0"/>
    <w:rsid w:val="00EF4C33"/>
    <w:rsid w:val="00EF58DF"/>
    <w:rsid w:val="00EF591C"/>
    <w:rsid w:val="00EF5972"/>
    <w:rsid w:val="00EF6259"/>
    <w:rsid w:val="00F001E0"/>
    <w:rsid w:val="00F00A87"/>
    <w:rsid w:val="00F00D94"/>
    <w:rsid w:val="00F0117B"/>
    <w:rsid w:val="00F01A35"/>
    <w:rsid w:val="00F02FF0"/>
    <w:rsid w:val="00F045E6"/>
    <w:rsid w:val="00F0537D"/>
    <w:rsid w:val="00F062A1"/>
    <w:rsid w:val="00F07842"/>
    <w:rsid w:val="00F107F9"/>
    <w:rsid w:val="00F10F73"/>
    <w:rsid w:val="00F110EE"/>
    <w:rsid w:val="00F129E2"/>
    <w:rsid w:val="00F12EE9"/>
    <w:rsid w:val="00F1357A"/>
    <w:rsid w:val="00F13776"/>
    <w:rsid w:val="00F13E49"/>
    <w:rsid w:val="00F16CF7"/>
    <w:rsid w:val="00F17491"/>
    <w:rsid w:val="00F1787E"/>
    <w:rsid w:val="00F20A4C"/>
    <w:rsid w:val="00F220C6"/>
    <w:rsid w:val="00F239F5"/>
    <w:rsid w:val="00F24036"/>
    <w:rsid w:val="00F24A2C"/>
    <w:rsid w:val="00F24C17"/>
    <w:rsid w:val="00F26315"/>
    <w:rsid w:val="00F26777"/>
    <w:rsid w:val="00F2724F"/>
    <w:rsid w:val="00F27F09"/>
    <w:rsid w:val="00F3008A"/>
    <w:rsid w:val="00F307E8"/>
    <w:rsid w:val="00F31744"/>
    <w:rsid w:val="00F31C51"/>
    <w:rsid w:val="00F31CB3"/>
    <w:rsid w:val="00F31D3B"/>
    <w:rsid w:val="00F32262"/>
    <w:rsid w:val="00F3235B"/>
    <w:rsid w:val="00F33C9A"/>
    <w:rsid w:val="00F358F8"/>
    <w:rsid w:val="00F4068E"/>
    <w:rsid w:val="00F42284"/>
    <w:rsid w:val="00F43BF4"/>
    <w:rsid w:val="00F43F24"/>
    <w:rsid w:val="00F44D51"/>
    <w:rsid w:val="00F45A5E"/>
    <w:rsid w:val="00F45C5B"/>
    <w:rsid w:val="00F4664B"/>
    <w:rsid w:val="00F4719E"/>
    <w:rsid w:val="00F52C19"/>
    <w:rsid w:val="00F52FB3"/>
    <w:rsid w:val="00F5360F"/>
    <w:rsid w:val="00F53956"/>
    <w:rsid w:val="00F550CD"/>
    <w:rsid w:val="00F55111"/>
    <w:rsid w:val="00F55374"/>
    <w:rsid w:val="00F55B46"/>
    <w:rsid w:val="00F560C8"/>
    <w:rsid w:val="00F6016B"/>
    <w:rsid w:val="00F606B1"/>
    <w:rsid w:val="00F60B27"/>
    <w:rsid w:val="00F60CEC"/>
    <w:rsid w:val="00F61A35"/>
    <w:rsid w:val="00F61A6A"/>
    <w:rsid w:val="00F62989"/>
    <w:rsid w:val="00F629F0"/>
    <w:rsid w:val="00F6312C"/>
    <w:rsid w:val="00F63777"/>
    <w:rsid w:val="00F64FA1"/>
    <w:rsid w:val="00F659A7"/>
    <w:rsid w:val="00F66B49"/>
    <w:rsid w:val="00F676DB"/>
    <w:rsid w:val="00F67FF3"/>
    <w:rsid w:val="00F70C80"/>
    <w:rsid w:val="00F71805"/>
    <w:rsid w:val="00F72095"/>
    <w:rsid w:val="00F7236E"/>
    <w:rsid w:val="00F73C02"/>
    <w:rsid w:val="00F7406F"/>
    <w:rsid w:val="00F74218"/>
    <w:rsid w:val="00F747F8"/>
    <w:rsid w:val="00F74DC0"/>
    <w:rsid w:val="00F751C7"/>
    <w:rsid w:val="00F7544A"/>
    <w:rsid w:val="00F7549E"/>
    <w:rsid w:val="00F774DA"/>
    <w:rsid w:val="00F804B9"/>
    <w:rsid w:val="00F80E55"/>
    <w:rsid w:val="00F8137C"/>
    <w:rsid w:val="00F814BD"/>
    <w:rsid w:val="00F81FD0"/>
    <w:rsid w:val="00F82014"/>
    <w:rsid w:val="00F822DE"/>
    <w:rsid w:val="00F8275C"/>
    <w:rsid w:val="00F841E3"/>
    <w:rsid w:val="00F847BC"/>
    <w:rsid w:val="00F84A59"/>
    <w:rsid w:val="00F85F94"/>
    <w:rsid w:val="00F86018"/>
    <w:rsid w:val="00F86A6E"/>
    <w:rsid w:val="00F87CE2"/>
    <w:rsid w:val="00F90DBD"/>
    <w:rsid w:val="00F91E97"/>
    <w:rsid w:val="00F93BA1"/>
    <w:rsid w:val="00F94B09"/>
    <w:rsid w:val="00F94E7B"/>
    <w:rsid w:val="00F95050"/>
    <w:rsid w:val="00F95AE5"/>
    <w:rsid w:val="00F965B3"/>
    <w:rsid w:val="00F96E2E"/>
    <w:rsid w:val="00F96E48"/>
    <w:rsid w:val="00FA036C"/>
    <w:rsid w:val="00FA124D"/>
    <w:rsid w:val="00FA39F4"/>
    <w:rsid w:val="00FA3FA6"/>
    <w:rsid w:val="00FA5692"/>
    <w:rsid w:val="00FA58A0"/>
    <w:rsid w:val="00FA59BF"/>
    <w:rsid w:val="00FB1846"/>
    <w:rsid w:val="00FB4F92"/>
    <w:rsid w:val="00FB4FE7"/>
    <w:rsid w:val="00FB5D3D"/>
    <w:rsid w:val="00FB5D4B"/>
    <w:rsid w:val="00FB6147"/>
    <w:rsid w:val="00FC41AF"/>
    <w:rsid w:val="00FC46B4"/>
    <w:rsid w:val="00FC47B6"/>
    <w:rsid w:val="00FC47C8"/>
    <w:rsid w:val="00FC4A5D"/>
    <w:rsid w:val="00FC50DC"/>
    <w:rsid w:val="00FC5710"/>
    <w:rsid w:val="00FC5792"/>
    <w:rsid w:val="00FC6564"/>
    <w:rsid w:val="00FD1AEC"/>
    <w:rsid w:val="00FD3542"/>
    <w:rsid w:val="00FD35A8"/>
    <w:rsid w:val="00FD482B"/>
    <w:rsid w:val="00FD59B6"/>
    <w:rsid w:val="00FD6A9E"/>
    <w:rsid w:val="00FD7AD5"/>
    <w:rsid w:val="00FE0A6A"/>
    <w:rsid w:val="00FE3981"/>
    <w:rsid w:val="00FE39B1"/>
    <w:rsid w:val="00FE3C4C"/>
    <w:rsid w:val="00FE3C5E"/>
    <w:rsid w:val="00FE3F7F"/>
    <w:rsid w:val="00FE41F2"/>
    <w:rsid w:val="00FE52DA"/>
    <w:rsid w:val="00FE536B"/>
    <w:rsid w:val="00FE5741"/>
    <w:rsid w:val="00FE5873"/>
    <w:rsid w:val="00FE59E4"/>
    <w:rsid w:val="00FE661F"/>
    <w:rsid w:val="00FE6949"/>
    <w:rsid w:val="00FF001D"/>
    <w:rsid w:val="00FF0549"/>
    <w:rsid w:val="00FF1DAC"/>
    <w:rsid w:val="00FF1EB6"/>
    <w:rsid w:val="00FF20BC"/>
    <w:rsid w:val="00FF24E4"/>
    <w:rsid w:val="00FF2ABC"/>
    <w:rsid w:val="00FF342C"/>
    <w:rsid w:val="00FF35A9"/>
    <w:rsid w:val="00FF36E2"/>
    <w:rsid w:val="00FF3FF2"/>
    <w:rsid w:val="00FF4191"/>
    <w:rsid w:val="00FF68F0"/>
    <w:rsid w:val="00FF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0530858">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2372192">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2307189">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49252428">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25501344">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21442450">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42989927">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31945786">
      <w:bodyDiv w:val="1"/>
      <w:marLeft w:val="0"/>
      <w:marRight w:val="0"/>
      <w:marTop w:val="0"/>
      <w:marBottom w:val="0"/>
      <w:divBdr>
        <w:top w:val="none" w:sz="0" w:space="0" w:color="auto"/>
        <w:left w:val="none" w:sz="0" w:space="0" w:color="auto"/>
        <w:bottom w:val="none" w:sz="0" w:space="0" w:color="auto"/>
        <w:right w:val="none" w:sz="0" w:space="0" w:color="auto"/>
      </w:divBdr>
    </w:div>
    <w:div w:id="859049435">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6794001">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5705359">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2832446">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17984315">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56377736">
      <w:bodyDiv w:val="1"/>
      <w:marLeft w:val="0"/>
      <w:marRight w:val="0"/>
      <w:marTop w:val="0"/>
      <w:marBottom w:val="0"/>
      <w:divBdr>
        <w:top w:val="none" w:sz="0" w:space="0" w:color="auto"/>
        <w:left w:val="none" w:sz="0" w:space="0" w:color="auto"/>
        <w:bottom w:val="none" w:sz="0" w:space="0" w:color="auto"/>
        <w:right w:val="none" w:sz="0" w:space="0" w:color="auto"/>
      </w:divBdr>
    </w:div>
    <w:div w:id="969242315">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5928810">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6596">
      <w:bodyDiv w:val="1"/>
      <w:marLeft w:val="0"/>
      <w:marRight w:val="0"/>
      <w:marTop w:val="0"/>
      <w:marBottom w:val="0"/>
      <w:divBdr>
        <w:top w:val="none" w:sz="0" w:space="0" w:color="auto"/>
        <w:left w:val="none" w:sz="0" w:space="0" w:color="auto"/>
        <w:bottom w:val="none" w:sz="0" w:space="0" w:color="auto"/>
        <w:right w:val="none" w:sz="0" w:space="0" w:color="auto"/>
      </w:divBdr>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55025898">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28442173">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1969331">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40221429">
      <w:bodyDiv w:val="1"/>
      <w:marLeft w:val="0"/>
      <w:marRight w:val="0"/>
      <w:marTop w:val="0"/>
      <w:marBottom w:val="0"/>
      <w:divBdr>
        <w:top w:val="none" w:sz="0" w:space="0" w:color="auto"/>
        <w:left w:val="none" w:sz="0" w:space="0" w:color="auto"/>
        <w:bottom w:val="none" w:sz="0" w:space="0" w:color="auto"/>
        <w:right w:val="none" w:sz="0" w:space="0" w:color="auto"/>
      </w:divBdr>
    </w:div>
    <w:div w:id="146099415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38204910">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095179">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3987014">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672678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5070531">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1992446594">
      <w:bodyDiv w:val="1"/>
      <w:marLeft w:val="0"/>
      <w:marRight w:val="0"/>
      <w:marTop w:val="0"/>
      <w:marBottom w:val="0"/>
      <w:divBdr>
        <w:top w:val="none" w:sz="0" w:space="0" w:color="auto"/>
        <w:left w:val="none" w:sz="0" w:space="0" w:color="auto"/>
        <w:bottom w:val="none" w:sz="0" w:space="0" w:color="auto"/>
        <w:right w:val="none" w:sz="0" w:space="0" w:color="auto"/>
      </w:divBdr>
    </w:div>
    <w:div w:id="2001542779">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29023057">
      <w:bodyDiv w:val="1"/>
      <w:marLeft w:val="0"/>
      <w:marRight w:val="0"/>
      <w:marTop w:val="0"/>
      <w:marBottom w:val="0"/>
      <w:divBdr>
        <w:top w:val="none" w:sz="0" w:space="0" w:color="auto"/>
        <w:left w:val="none" w:sz="0" w:space="0" w:color="auto"/>
        <w:bottom w:val="none" w:sz="0" w:space="0" w:color="auto"/>
        <w:right w:val="none" w:sz="0" w:space="0" w:color="auto"/>
      </w:divBdr>
    </w:div>
    <w:div w:id="2030983950">
      <w:bodyDiv w:val="1"/>
      <w:marLeft w:val="0"/>
      <w:marRight w:val="0"/>
      <w:marTop w:val="0"/>
      <w:marBottom w:val="0"/>
      <w:divBdr>
        <w:top w:val="none" w:sz="0" w:space="0" w:color="auto"/>
        <w:left w:val="none" w:sz="0" w:space="0" w:color="auto"/>
        <w:bottom w:val="none" w:sz="0" w:space="0" w:color="auto"/>
        <w:right w:val="none" w:sz="0" w:space="0" w:color="auto"/>
      </w:divBdr>
    </w:div>
    <w:div w:id="2048985967">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24297581">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bjr@ln.nimh.nih.go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ww.mathwork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ossella.falcone@einsteinmed.ed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i.nih.gov/intramural/software" TargetMode="External"/><Relationship Id="rId48"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27</Pages>
  <Words>5222</Words>
  <Characters>29771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41</cp:revision>
  <dcterms:created xsi:type="dcterms:W3CDTF">2025-07-15T23:12:00Z</dcterms:created>
  <dcterms:modified xsi:type="dcterms:W3CDTF">2025-08-03T14:34:00Z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