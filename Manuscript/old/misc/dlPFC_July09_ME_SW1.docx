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C5B7" w14:textId="2D36FDDC" w:rsidR="00861538" w:rsidRDefault="00CB1623"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Title: </w:t>
      </w:r>
      <w:commentRangeStart w:id="0"/>
      <w:r w:rsidR="003A2593" w:rsidRPr="003A2593">
        <w:rPr>
          <w:rFonts w:ascii="Times New Roman" w:eastAsia="Times New Roman" w:hAnsi="Times New Roman" w:cs="Times New Roman"/>
          <w:bCs/>
          <w:sz w:val="24"/>
          <w:szCs w:val="24"/>
        </w:rPr>
        <w:t xml:space="preserve">Temporal </w:t>
      </w:r>
      <w:r w:rsidR="003A2593">
        <w:rPr>
          <w:rFonts w:ascii="Times New Roman" w:eastAsia="Times New Roman" w:hAnsi="Times New Roman" w:cs="Times New Roman"/>
          <w:bCs/>
          <w:sz w:val="24"/>
          <w:szCs w:val="24"/>
        </w:rPr>
        <w:t>d</w:t>
      </w:r>
      <w:r w:rsidR="003A2593" w:rsidRPr="003A2593">
        <w:rPr>
          <w:rFonts w:ascii="Times New Roman" w:eastAsia="Times New Roman" w:hAnsi="Times New Roman" w:cs="Times New Roman"/>
          <w:bCs/>
          <w:sz w:val="24"/>
          <w:szCs w:val="24"/>
        </w:rPr>
        <w:t xml:space="preserve">iscounting in </w:t>
      </w:r>
      <w:r w:rsidR="003A2593">
        <w:rPr>
          <w:rFonts w:ascii="Times New Roman" w:eastAsia="Times New Roman" w:hAnsi="Times New Roman" w:cs="Times New Roman"/>
          <w:bCs/>
          <w:sz w:val="24"/>
          <w:szCs w:val="24"/>
        </w:rPr>
        <w:t>m</w:t>
      </w:r>
      <w:r w:rsidR="003A2593" w:rsidRPr="003A2593">
        <w:rPr>
          <w:rFonts w:ascii="Times New Roman" w:eastAsia="Times New Roman" w:hAnsi="Times New Roman" w:cs="Times New Roman"/>
          <w:bCs/>
          <w:sz w:val="24"/>
          <w:szCs w:val="24"/>
        </w:rPr>
        <w:t xml:space="preserve">onkeys: </w:t>
      </w:r>
      <w:r w:rsidR="00D32B51">
        <w:rPr>
          <w:rFonts w:ascii="Times New Roman" w:eastAsia="Times New Roman" w:hAnsi="Times New Roman" w:cs="Times New Roman"/>
          <w:bCs/>
          <w:sz w:val="24"/>
          <w:szCs w:val="24"/>
        </w:rPr>
        <w:t xml:space="preserve">prefrontal </w:t>
      </w:r>
      <w:r w:rsidR="00497AE1">
        <w:rPr>
          <w:rFonts w:ascii="Times New Roman" w:eastAsia="Times New Roman" w:hAnsi="Times New Roman" w:cs="Times New Roman"/>
          <w:bCs/>
          <w:sz w:val="24"/>
          <w:szCs w:val="24"/>
        </w:rPr>
        <w:t>encoding</w:t>
      </w:r>
      <w:r w:rsidR="003A2593" w:rsidRPr="003A2593">
        <w:rPr>
          <w:rFonts w:ascii="Times New Roman" w:eastAsia="Times New Roman" w:hAnsi="Times New Roman" w:cs="Times New Roman"/>
          <w:bCs/>
          <w:sz w:val="24"/>
          <w:szCs w:val="24"/>
        </w:rPr>
        <w:t xml:space="preserve"> of </w:t>
      </w:r>
      <w:r w:rsidR="003A2593">
        <w:rPr>
          <w:rFonts w:ascii="Times New Roman" w:eastAsia="Times New Roman" w:hAnsi="Times New Roman" w:cs="Times New Roman"/>
          <w:bCs/>
          <w:sz w:val="24"/>
          <w:szCs w:val="24"/>
        </w:rPr>
        <w:t>r</w:t>
      </w:r>
      <w:r w:rsidR="003A2593" w:rsidRPr="003A2593">
        <w:rPr>
          <w:rFonts w:ascii="Times New Roman" w:eastAsia="Times New Roman" w:hAnsi="Times New Roman" w:cs="Times New Roman"/>
          <w:bCs/>
          <w:sz w:val="24"/>
          <w:szCs w:val="24"/>
        </w:rPr>
        <w:t xml:space="preserve">eward, </w:t>
      </w:r>
      <w:r w:rsidR="003A2593">
        <w:rPr>
          <w:rFonts w:ascii="Times New Roman" w:eastAsia="Times New Roman" w:hAnsi="Times New Roman" w:cs="Times New Roman"/>
          <w:bCs/>
          <w:sz w:val="24"/>
          <w:szCs w:val="24"/>
        </w:rPr>
        <w:t>d</w:t>
      </w:r>
      <w:r w:rsidR="003A2593" w:rsidRPr="003A2593">
        <w:rPr>
          <w:rFonts w:ascii="Times New Roman" w:eastAsia="Times New Roman" w:hAnsi="Times New Roman" w:cs="Times New Roman"/>
          <w:bCs/>
          <w:sz w:val="24"/>
          <w:szCs w:val="24"/>
        </w:rPr>
        <w:t xml:space="preserve">elay, and </w:t>
      </w:r>
      <w:r w:rsidR="004A6191">
        <w:rPr>
          <w:rFonts w:ascii="Times New Roman" w:eastAsia="Times New Roman" w:hAnsi="Times New Roman" w:cs="Times New Roman"/>
          <w:bCs/>
          <w:sz w:val="24"/>
          <w:szCs w:val="24"/>
        </w:rPr>
        <w:t>go-signals</w:t>
      </w:r>
      <w:r w:rsidR="003A2593">
        <w:rPr>
          <w:rFonts w:ascii="Times New Roman" w:eastAsia="Times New Roman" w:hAnsi="Times New Roman" w:cs="Times New Roman"/>
          <w:bCs/>
          <w:sz w:val="24"/>
          <w:szCs w:val="24"/>
        </w:rPr>
        <w:t>.</w:t>
      </w:r>
      <w:commentRangeEnd w:id="0"/>
      <w:r w:rsidR="004E1011">
        <w:rPr>
          <w:rStyle w:val="CommentReference"/>
        </w:rPr>
        <w:commentReference w:id="0"/>
      </w:r>
    </w:p>
    <w:p w14:paraId="1CE1A8A4" w14:textId="77777777" w:rsidR="00866122" w:rsidRDefault="00866122"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p>
    <w:p w14:paraId="20DC80CA" w14:textId="77777777" w:rsidR="00866122" w:rsidRDefault="00866122"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p>
    <w:p w14:paraId="4DB3DAF9" w14:textId="35FD5496" w:rsidR="00211F12" w:rsidRPr="00995E5C" w:rsidRDefault="00211F12" w:rsidP="00211F12">
      <w:pPr>
        <w:spacing w:after="0" w:line="24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b/>
          <w:sz w:val="24"/>
          <w:szCs w:val="24"/>
        </w:rPr>
        <w:t>Authors:</w:t>
      </w:r>
      <w:r>
        <w:rPr>
          <w:rFonts w:ascii="Times New Roman" w:eastAsia="Times New Roman" w:hAnsi="Times New Roman" w:cs="Times New Roman"/>
          <w:sz w:val="24"/>
          <w:szCs w:val="24"/>
        </w:rPr>
        <w:t xml:space="preserve"> Rossella Falcone</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Siyu Wang</w:t>
      </w:r>
      <w:r w:rsidRPr="00C154F7">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David B. Weintraub</w:t>
      </w:r>
      <w:commentRangeStart w:id="1"/>
      <w:r>
        <w:rPr>
          <w:rFonts w:ascii="Times New Roman" w:eastAsia="Times New Roman" w:hAnsi="Times New Roman" w:cs="Times New Roman"/>
          <w:sz w:val="24"/>
          <w:szCs w:val="24"/>
          <w:vertAlign w:val="superscript"/>
        </w:rPr>
        <w:t>2</w:t>
      </w:r>
      <w:commentRangeEnd w:id="1"/>
      <w:r w:rsidR="006C4460">
        <w:rPr>
          <w:rStyle w:val="CommentReference"/>
        </w:rPr>
        <w:commentReference w:id="1"/>
      </w:r>
      <w:r>
        <w:rPr>
          <w:rFonts w:ascii="Times New Roman" w:eastAsia="Times New Roman" w:hAnsi="Times New Roman" w:cs="Times New Roman"/>
          <w:sz w:val="24"/>
          <w:szCs w:val="24"/>
        </w:rPr>
        <w:t>,</w:t>
      </w:r>
      <w:r w:rsidR="00225FE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Mark</w:t>
      </w:r>
      <w:r w:rsidR="008D7B4B">
        <w:rPr>
          <w:rFonts w:ascii="Times New Roman" w:eastAsia="Times New Roman" w:hAnsi="Times New Roman" w:cs="Times New Roman"/>
          <w:sz w:val="24"/>
          <w:szCs w:val="24"/>
        </w:rPr>
        <w:t xml:space="preserve"> A. G.</w:t>
      </w:r>
      <w:r>
        <w:rPr>
          <w:rFonts w:ascii="Times New Roman" w:eastAsia="Times New Roman" w:hAnsi="Times New Roman" w:cs="Times New Roman"/>
          <w:sz w:val="24"/>
          <w:szCs w:val="24"/>
        </w:rPr>
        <w:t xml:space="preserve"> Eldridge</w:t>
      </w:r>
      <w:r w:rsidR="00E912AF">
        <w:rPr>
          <w:rFonts w:ascii="Times New Roman" w:eastAsia="Times New Roman" w:hAnsi="Times New Roman" w:cs="Times New Roman"/>
          <w:sz w:val="24"/>
          <w:szCs w:val="24"/>
          <w:vertAlign w:val="superscript"/>
        </w:rPr>
        <w:t>1,4</w:t>
      </w:r>
      <w:r w:rsidR="00225FE1">
        <w:rPr>
          <w:rFonts w:ascii="Times New Roman" w:eastAsia="Times New Roman" w:hAnsi="Times New Roman" w:cs="Times New Roman"/>
          <w:sz w:val="24"/>
          <w:szCs w:val="24"/>
        </w:rPr>
        <w:t>, Mariko McDougall</w:t>
      </w:r>
      <w:r w:rsidR="00225FE1">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and Barry J. Richmond</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w:t>
      </w:r>
    </w:p>
    <w:p w14:paraId="07E46B23" w14:textId="77777777" w:rsidR="00211F12" w:rsidRDefault="00211F12" w:rsidP="00211F12">
      <w:pPr>
        <w:spacing w:after="0" w:line="240" w:lineRule="auto"/>
        <w:rPr>
          <w:rFonts w:ascii="Times New Roman" w:eastAsia="Times New Roman" w:hAnsi="Times New Roman" w:cs="Times New Roman"/>
          <w:sz w:val="24"/>
          <w:szCs w:val="24"/>
        </w:rPr>
      </w:pPr>
    </w:p>
    <w:p w14:paraId="60EEC7AC"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Affiliations:</w:t>
      </w:r>
    </w:p>
    <w:p w14:paraId="436F06E6" w14:textId="77777777" w:rsidR="00211F12" w:rsidRPr="00C331F5" w:rsidRDefault="00211F12" w:rsidP="00211F12">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1</w:t>
      </w:r>
      <w:r w:rsidRPr="00C331F5">
        <w:rPr>
          <w:rFonts w:ascii="Times New Roman" w:eastAsia="Times New Roman" w:hAnsi="Times New Roman" w:cs="Times New Roman"/>
        </w:rPr>
        <w:t>Laboratory of Neuropsychology, NIMH, Bethesda, MD, USA</w:t>
      </w:r>
    </w:p>
    <w:p w14:paraId="1568713C" w14:textId="77777777" w:rsidR="00211F12" w:rsidRPr="00C331F5" w:rsidRDefault="00211F12" w:rsidP="00211F12">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2</w:t>
      </w:r>
      <w:r w:rsidRPr="00C331F5">
        <w:rPr>
          <w:rFonts w:ascii="Times New Roman" w:eastAsia="Times New Roman" w:hAnsi="Times New Roman" w:cs="Times New Roman"/>
        </w:rPr>
        <w:t>Surgical Neurology Branch, NINDS, Bethesda, MD, USA</w:t>
      </w:r>
    </w:p>
    <w:p w14:paraId="62CCCFCE" w14:textId="3802321C" w:rsidR="00211F12" w:rsidRDefault="00211F12" w:rsidP="00515CC8">
      <w:pPr>
        <w:suppressLineNumbers/>
        <w:spacing w:after="0" w:line="240" w:lineRule="auto"/>
        <w:ind w:left="90" w:hanging="90"/>
        <w:jc w:val="both"/>
        <w:rPr>
          <w:rFonts w:ascii="Times New Roman" w:eastAsia="Times New Roman" w:hAnsi="Times New Roman" w:cs="Times New Roman"/>
        </w:rPr>
      </w:pPr>
      <w:r w:rsidRPr="00C331F5">
        <w:rPr>
          <w:rFonts w:ascii="Times New Roman" w:eastAsia="Times New Roman" w:hAnsi="Times New Roman" w:cs="Times New Roman"/>
          <w:vertAlign w:val="superscript"/>
        </w:rPr>
        <w:t>3</w:t>
      </w:r>
      <w:r w:rsidRPr="00C331F5">
        <w:rPr>
          <w:rFonts w:ascii="Times New Roman" w:hAnsi="Times New Roman" w:cs="Times New Roman"/>
          <w:color w:val="000000"/>
        </w:rPr>
        <w:t>Leo M. Davidoff Department of Neurological Surgery, Albert Einstein College of Medicine Montefiore Medical Center Bronx, NY USA</w:t>
      </w:r>
      <w:r w:rsidRPr="00C331F5">
        <w:rPr>
          <w:rFonts w:ascii="Times New Roman" w:eastAsia="Times New Roman" w:hAnsi="Times New Roman" w:cs="Times New Roman"/>
        </w:rPr>
        <w:t>.</w:t>
      </w:r>
    </w:p>
    <w:p w14:paraId="453C6ADA" w14:textId="1015CFC9" w:rsidR="00E912AF" w:rsidRPr="00E912AF" w:rsidRDefault="00E912AF" w:rsidP="00211F12">
      <w:pPr>
        <w:suppressLineNumbers/>
        <w:spacing w:after="0" w:line="240" w:lineRule="auto"/>
        <w:jc w:val="both"/>
        <w:rPr>
          <w:rFonts w:ascii="Times New Roman" w:eastAsia="Times New Roman" w:hAnsi="Times New Roman" w:cs="Times New Roman"/>
        </w:rPr>
      </w:pPr>
      <w:r w:rsidRPr="006B7FEB">
        <w:rPr>
          <w:rFonts w:ascii="Times New Roman" w:eastAsia="Times New Roman" w:hAnsi="Times New Roman" w:cs="Times New Roman"/>
          <w:vertAlign w:val="superscript"/>
        </w:rPr>
        <w:t>4</w:t>
      </w:r>
      <w:r w:rsidR="003A5FB8" w:rsidRPr="006B7FEB">
        <w:rPr>
          <w:rFonts w:ascii="Times New Roman" w:eastAsia="Times New Roman" w:hAnsi="Times New Roman" w:cs="Times New Roman"/>
        </w:rPr>
        <w:t>Newcastle University, Newca</w:t>
      </w:r>
      <w:r w:rsidR="006B7FEB" w:rsidRPr="006B7FEB">
        <w:rPr>
          <w:rFonts w:ascii="Times New Roman" w:eastAsia="Times New Roman" w:hAnsi="Times New Roman" w:cs="Times New Roman"/>
        </w:rPr>
        <w:t>s</w:t>
      </w:r>
      <w:r w:rsidR="003A5FB8" w:rsidRPr="006B7FEB">
        <w:rPr>
          <w:rFonts w:ascii="Times New Roman" w:eastAsia="Times New Roman" w:hAnsi="Times New Roman" w:cs="Times New Roman"/>
        </w:rPr>
        <w:t>tle upon Tyne, NE1 7RU</w:t>
      </w:r>
    </w:p>
    <w:p w14:paraId="664CF6D6"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1A66A40" w14:textId="1E78900D"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bookmarkStart w:id="2" w:name="_heading=h.30j0zll" w:colFirst="0" w:colLast="0"/>
      <w:bookmarkEnd w:id="2"/>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Corresponding author</w:t>
      </w:r>
      <w:r w:rsidR="00642A19">
        <w:rPr>
          <w:rFonts w:ascii="Times New Roman" w:eastAsia="Times New Roman" w:hAnsi="Times New Roman" w:cs="Times New Roman"/>
          <w:b/>
          <w:color w:val="000000"/>
          <w:sz w:val="24"/>
          <w:szCs w:val="24"/>
        </w:rPr>
        <w:t>s</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w:t>
      </w:r>
    </w:p>
    <w:p w14:paraId="4270AF3B" w14:textId="54C82D24"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Rossella Falcone, PhD</w:t>
      </w:r>
    </w:p>
    <w:p w14:paraId="67B221E4" w14:textId="04591449"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p w14:paraId="0E7F1583" w14:textId="0C7FFFFF"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Albert Einstein College of Medicine, Bronx, NY, 10461</w:t>
      </w:r>
    </w:p>
    <w:p w14:paraId="1E4D4958" w14:textId="3F9A9469" w:rsidR="00642A19" w:rsidRPr="00225FE1" w:rsidRDefault="00225FE1"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fr-FR"/>
        </w:rPr>
      </w:pPr>
      <w:proofErr w:type="gramStart"/>
      <w:r w:rsidRPr="00225FE1">
        <w:rPr>
          <w:rFonts w:ascii="Times New Roman" w:eastAsia="Times New Roman" w:hAnsi="Times New Roman" w:cs="Times New Roman"/>
          <w:color w:val="000000"/>
          <w:sz w:val="24"/>
          <w:szCs w:val="24"/>
          <w:lang w:val="fr-FR"/>
        </w:rPr>
        <w:t>e</w:t>
      </w:r>
      <w:r>
        <w:rPr>
          <w:rFonts w:ascii="Times New Roman" w:eastAsia="Times New Roman" w:hAnsi="Times New Roman" w:cs="Times New Roman"/>
          <w:color w:val="000000"/>
          <w:sz w:val="24"/>
          <w:szCs w:val="24"/>
          <w:lang w:val="fr-FR"/>
        </w:rPr>
        <w:t>-</w:t>
      </w:r>
      <w:r w:rsidRPr="00225FE1">
        <w:rPr>
          <w:rFonts w:ascii="Times New Roman" w:eastAsia="Times New Roman" w:hAnsi="Times New Roman" w:cs="Times New Roman"/>
          <w:color w:val="000000"/>
          <w:sz w:val="24"/>
          <w:szCs w:val="24"/>
          <w:lang w:val="fr-FR"/>
        </w:rPr>
        <w:t>mail:</w:t>
      </w:r>
      <w:proofErr w:type="gramEnd"/>
      <w:r w:rsidR="00642A19" w:rsidRPr="00225FE1">
        <w:rPr>
          <w:rFonts w:ascii="Times New Roman" w:eastAsia="Times New Roman" w:hAnsi="Times New Roman" w:cs="Times New Roman"/>
          <w:color w:val="000000"/>
          <w:sz w:val="24"/>
          <w:szCs w:val="24"/>
          <w:lang w:val="fr-FR"/>
        </w:rPr>
        <w:t xml:space="preserve"> </w:t>
      </w:r>
      <w:hyperlink r:id="rId10" w:history="1">
        <w:r w:rsidR="00642A19" w:rsidRPr="00225FE1">
          <w:rPr>
            <w:rStyle w:val="Hyperlink"/>
            <w:rFonts w:ascii="Times New Roman" w:eastAsia="Times New Roman" w:hAnsi="Times New Roman" w:cs="Times New Roman"/>
            <w:color w:val="auto"/>
            <w:sz w:val="24"/>
            <w:szCs w:val="24"/>
            <w:u w:val="none"/>
            <w:lang w:val="fr-FR"/>
          </w:rPr>
          <w:t>rossella.falcone@einsteinmed.edu</w:t>
        </w:r>
      </w:hyperlink>
    </w:p>
    <w:p w14:paraId="37767A14" w14:textId="77777777" w:rsidR="00642A19" w:rsidRPr="00225FE1"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lang w:val="fr-FR"/>
        </w:rPr>
      </w:pPr>
    </w:p>
    <w:p w14:paraId="5846F26A" w14:textId="77777777" w:rsidR="00211F12" w:rsidRPr="00225FE1"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lang w:val="fr-FR"/>
        </w:rPr>
      </w:pPr>
      <w:r w:rsidRPr="00225FE1">
        <w:rPr>
          <w:rFonts w:ascii="Times New Roman" w:eastAsia="Times New Roman" w:hAnsi="Times New Roman" w:cs="Times New Roman"/>
          <w:color w:val="000000"/>
          <w:sz w:val="24"/>
          <w:szCs w:val="24"/>
          <w:lang w:val="fr-FR"/>
        </w:rPr>
        <w:t xml:space="preserve">Barry J. Richmond, MD </w:t>
      </w:r>
    </w:p>
    <w:p w14:paraId="34CEAC31"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Chief, Section on Neural Coding and Computation, Laboratory of Neuropsychology, NIMH/NIH/DHHS, </w:t>
      </w:r>
      <w:proofErr w:type="spellStart"/>
      <w:r>
        <w:rPr>
          <w:rFonts w:ascii="Times New Roman" w:eastAsia="Times New Roman" w:hAnsi="Times New Roman" w:cs="Times New Roman"/>
          <w:color w:val="000000"/>
          <w:sz w:val="24"/>
          <w:szCs w:val="24"/>
        </w:rPr>
        <w:t>Bldg</w:t>
      </w:r>
      <w:proofErr w:type="spellEnd"/>
      <w:r>
        <w:rPr>
          <w:rFonts w:ascii="Times New Roman" w:eastAsia="Times New Roman" w:hAnsi="Times New Roman" w:cs="Times New Roman"/>
          <w:color w:val="000000"/>
          <w:sz w:val="24"/>
          <w:szCs w:val="24"/>
        </w:rPr>
        <w:t xml:space="preserve"> 49, Rm 1B80, Bethesda, MD, 20892</w:t>
      </w:r>
    </w:p>
    <w:p w14:paraId="4FC02139" w14:textId="48AB5D65"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e</w:t>
      </w:r>
      <w:r w:rsidR="00225FE1">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mail: </w:t>
      </w:r>
      <w:hyperlink r:id="rId11">
        <w:r>
          <w:rPr>
            <w:rFonts w:ascii="Times New Roman" w:eastAsia="Times New Roman" w:hAnsi="Times New Roman" w:cs="Times New Roman"/>
            <w:color w:val="000000"/>
            <w:sz w:val="24"/>
            <w:szCs w:val="24"/>
            <w:u w:val="single"/>
          </w:rPr>
          <w:t>bjr@ln.nimh.nih.gov</w:t>
        </w:r>
      </w:hyperlink>
    </w:p>
    <w:p w14:paraId="18C7733B"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p>
    <w:p w14:paraId="369C6B03"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pages:</w:t>
      </w:r>
      <w:r>
        <w:rPr>
          <w:rFonts w:ascii="Times New Roman" w:eastAsia="Times New Roman" w:hAnsi="Times New Roman" w:cs="Times New Roman"/>
          <w:color w:val="000000"/>
          <w:sz w:val="24"/>
          <w:szCs w:val="24"/>
        </w:rPr>
        <w:t xml:space="preserve"> </w:t>
      </w:r>
    </w:p>
    <w:p w14:paraId="29C21DFE"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figures:</w:t>
      </w:r>
    </w:p>
    <w:p w14:paraId="17057331"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Abstract:</w:t>
      </w:r>
      <w:r>
        <w:rPr>
          <w:rFonts w:ascii="Times New Roman" w:eastAsia="Times New Roman" w:hAnsi="Times New Roman" w:cs="Times New Roman"/>
          <w:color w:val="000000"/>
          <w:sz w:val="24"/>
          <w:szCs w:val="24"/>
        </w:rPr>
        <w:t xml:space="preserve"> </w:t>
      </w:r>
    </w:p>
    <w:p w14:paraId="4720D114"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Introduction:</w:t>
      </w:r>
      <w:r>
        <w:rPr>
          <w:rFonts w:ascii="Times New Roman" w:eastAsia="Times New Roman" w:hAnsi="Times New Roman" w:cs="Times New Roman"/>
          <w:color w:val="000000"/>
          <w:sz w:val="24"/>
          <w:szCs w:val="24"/>
        </w:rPr>
        <w:t xml:space="preserve"> </w:t>
      </w:r>
    </w:p>
    <w:p w14:paraId="5101C189"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Discussion:</w:t>
      </w:r>
    </w:p>
    <w:p w14:paraId="4B6A735E"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DD8CBBE"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Conflict of interests:</w:t>
      </w:r>
      <w:r>
        <w:rPr>
          <w:rFonts w:ascii="Times New Roman" w:eastAsia="Times New Roman" w:hAnsi="Times New Roman" w:cs="Times New Roman"/>
          <w:sz w:val="24"/>
          <w:szCs w:val="24"/>
        </w:rPr>
        <w:t xml:space="preserve"> The authors declare no competing financial interests.</w:t>
      </w:r>
    </w:p>
    <w:p w14:paraId="110D15C3" w14:textId="77777777" w:rsidR="00211F12" w:rsidRDefault="00211F12" w:rsidP="00211F12">
      <w:pPr>
        <w:spacing w:after="0" w:line="240" w:lineRule="auto"/>
        <w:rPr>
          <w:rFonts w:ascii="Times New Roman" w:eastAsia="Times New Roman" w:hAnsi="Times New Roman" w:cs="Times New Roman"/>
          <w:sz w:val="24"/>
          <w:szCs w:val="24"/>
        </w:rPr>
      </w:pPr>
    </w:p>
    <w:p w14:paraId="3E08963C"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Acknowledgments: </w:t>
      </w:r>
    </w:p>
    <w:p w14:paraId="43C668F1" w14:textId="77777777" w:rsidR="00C925C2" w:rsidRPr="00C925C2" w:rsidRDefault="00C925C2" w:rsidP="00C925C2">
      <w:pPr>
        <w:spacing w:after="0" w:line="240" w:lineRule="auto"/>
        <w:rPr>
          <w:rFonts w:ascii="Times New Roman" w:eastAsia="Times New Roman" w:hAnsi="Times New Roman" w:cs="Times New Roman"/>
          <w:sz w:val="24"/>
          <w:szCs w:val="24"/>
        </w:rPr>
      </w:pPr>
      <w:commentRangeStart w:id="3"/>
      <w:r w:rsidRPr="00C925C2">
        <w:rPr>
          <w:rFonts w:ascii="Times New Roman" w:eastAsia="Times New Roman" w:hAnsi="Times New Roman" w:cs="Times New Roman"/>
          <w:sz w:val="24"/>
          <w:szCs w:val="24"/>
        </w:rPr>
        <w:t>This research was supported in part by the Intramural Research Program of the National Institutes of Health (NIH). The contributions of the NIH author(s) were made as part of their official duties as NIH federal employees, </w:t>
      </w:r>
      <w:proofErr w:type="gramStart"/>
      <w:r w:rsidRPr="00C925C2">
        <w:rPr>
          <w:rFonts w:ascii="Times New Roman" w:eastAsia="Times New Roman" w:hAnsi="Times New Roman" w:cs="Times New Roman"/>
          <w:sz w:val="24"/>
          <w:szCs w:val="24"/>
        </w:rPr>
        <w:t>are in compliance with</w:t>
      </w:r>
      <w:proofErr w:type="gramEnd"/>
      <w:r w:rsidRPr="00C925C2">
        <w:rPr>
          <w:rFonts w:ascii="Times New Roman" w:eastAsia="Times New Roman" w:hAnsi="Times New Roman" w:cs="Times New Roman"/>
          <w:sz w:val="24"/>
          <w:szCs w:val="24"/>
        </w:rPr>
        <w:t xml:space="preserve"> agency policy requirements, and are considered Works of the United States Government. However, the findings and conclusions presented in this paper are those of the author(s) and do not necessarily reflect the views of the NIH or the U.S. Department of Health and Human Services.</w:t>
      </w:r>
      <w:commentRangeEnd w:id="3"/>
      <w:r w:rsidR="00F24A2C">
        <w:rPr>
          <w:rStyle w:val="CommentReference"/>
        </w:rPr>
        <w:commentReference w:id="3"/>
      </w:r>
    </w:p>
    <w:p w14:paraId="220A8776" w14:textId="77777777" w:rsidR="00211F12" w:rsidRDefault="00000000" w:rsidP="00211F12">
      <w:pPr>
        <w:spacing w:after="0" w:line="240" w:lineRule="auto"/>
        <w:rPr>
          <w:rFonts w:ascii="Times New Roman" w:eastAsia="Times New Roman" w:hAnsi="Times New Roman" w:cs="Times New Roman"/>
          <w:i/>
          <w:color w:val="FF0000"/>
          <w:sz w:val="24"/>
          <w:szCs w:val="24"/>
        </w:rPr>
      </w:pPr>
      <w:sdt>
        <w:sdtPr>
          <w:tag w:val="goog_rdk_4"/>
          <w:id w:val="-2028628276"/>
        </w:sdtPr>
        <w:sdtContent>
          <w:commentRangeStart w:id="4"/>
        </w:sdtContent>
      </w:sdt>
      <w:r w:rsidR="00211F12">
        <w:rPr>
          <w:rFonts w:ascii="Times New Roman" w:eastAsia="Times New Roman" w:hAnsi="Times New Roman" w:cs="Times New Roman"/>
          <w:i/>
          <w:color w:val="FF0000"/>
          <w:sz w:val="24"/>
          <w:szCs w:val="24"/>
        </w:rPr>
        <w:t xml:space="preserve">This research was supported (in part) by the Intramural Research Program of the NIMH and includes the relevant Annual Report number in the following format (???). </w:t>
      </w:r>
      <w:commentRangeEnd w:id="4"/>
      <w:r w:rsidR="00211F12">
        <w:commentReference w:id="4"/>
      </w:r>
    </w:p>
    <w:p w14:paraId="08FB8E51" w14:textId="77777777" w:rsidR="00211F12" w:rsidRDefault="00211F12" w:rsidP="00211F12">
      <w:pPr>
        <w:spacing w:after="0" w:line="240" w:lineRule="auto"/>
        <w:rPr>
          <w:rFonts w:ascii="Times New Roman" w:eastAsia="Times New Roman" w:hAnsi="Times New Roman" w:cs="Times New Roman"/>
          <w:sz w:val="24"/>
          <w:szCs w:val="24"/>
        </w:rPr>
      </w:pPr>
    </w:p>
    <w:p w14:paraId="358F61BD" w14:textId="77777777" w:rsidR="00211F12" w:rsidRPr="002A5CAF" w:rsidRDefault="00211F12" w:rsidP="00211F12">
      <w:pPr>
        <w:spacing w:after="0" w:line="240" w:lineRule="auto"/>
        <w:rPr>
          <w:rFonts w:ascii="Times New Roman" w:eastAsia="Times New Roman" w:hAnsi="Times New Roman" w:cs="Times New Roman"/>
          <w:b/>
          <w:sz w:val="24"/>
          <w:szCs w:val="24"/>
        </w:rPr>
      </w:pPr>
      <w:r w:rsidRPr="00302E13">
        <w:rPr>
          <w:rFonts w:ascii="Times New Roman" w:eastAsia="Times New Roman" w:hAnsi="Times New Roman" w:cs="Times New Roman"/>
          <w:b/>
          <w:sz w:val="24"/>
          <w:szCs w:val="24"/>
        </w:rPr>
        <w:t>Authors contribution:</w:t>
      </w:r>
      <w:r w:rsidRPr="002A5CAF">
        <w:rPr>
          <w:rFonts w:ascii="Times New Roman" w:eastAsia="Times New Roman" w:hAnsi="Times New Roman" w:cs="Times New Roman"/>
          <w:b/>
          <w:sz w:val="24"/>
          <w:szCs w:val="24"/>
        </w:rPr>
        <w:t xml:space="preserve"> </w:t>
      </w:r>
    </w:p>
    <w:p w14:paraId="08BEE957" w14:textId="2A324FF0" w:rsidR="00CB1623" w:rsidRDefault="00211F12" w:rsidP="00F24C17">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DW</w:t>
      </w:r>
      <w:r w:rsidR="00247637">
        <w:rPr>
          <w:rFonts w:ascii="Times New Roman" w:eastAsia="Times New Roman" w:hAnsi="Times New Roman" w:cs="Times New Roman"/>
          <w:bCs/>
          <w:sz w:val="24"/>
          <w:szCs w:val="24"/>
        </w:rPr>
        <w:t xml:space="preserve">, </w:t>
      </w:r>
      <w:r w:rsidRPr="00752B6C">
        <w:rPr>
          <w:rFonts w:ascii="Times New Roman" w:eastAsia="Times New Roman" w:hAnsi="Times New Roman" w:cs="Times New Roman"/>
          <w:bCs/>
          <w:sz w:val="24"/>
          <w:szCs w:val="24"/>
        </w:rPr>
        <w:t xml:space="preserve">BR </w:t>
      </w:r>
      <w:r w:rsidR="00247637">
        <w:rPr>
          <w:rFonts w:ascii="Times New Roman" w:eastAsia="Times New Roman" w:hAnsi="Times New Roman" w:cs="Times New Roman"/>
          <w:bCs/>
          <w:sz w:val="24"/>
          <w:szCs w:val="24"/>
        </w:rPr>
        <w:t xml:space="preserve">and RF </w:t>
      </w:r>
      <w:r w:rsidRPr="00752B6C">
        <w:rPr>
          <w:rFonts w:ascii="Times New Roman" w:eastAsia="Times New Roman" w:hAnsi="Times New Roman" w:cs="Times New Roman"/>
          <w:bCs/>
          <w:sz w:val="24"/>
          <w:szCs w:val="24"/>
        </w:rPr>
        <w:t xml:space="preserve">conceived and designed the task. </w:t>
      </w:r>
      <w:r>
        <w:rPr>
          <w:rFonts w:ascii="Times New Roman" w:eastAsia="Times New Roman" w:hAnsi="Times New Roman" w:cs="Times New Roman"/>
          <w:bCs/>
          <w:sz w:val="24"/>
          <w:szCs w:val="24"/>
        </w:rPr>
        <w:t xml:space="preserve">RF, DW </w:t>
      </w:r>
      <w:r w:rsidR="0099659F">
        <w:rPr>
          <w:rFonts w:ascii="Times New Roman" w:eastAsia="Times New Roman" w:hAnsi="Times New Roman" w:cs="Times New Roman"/>
          <w:bCs/>
          <w:sz w:val="24"/>
          <w:szCs w:val="24"/>
        </w:rPr>
        <w:t>collected the data</w:t>
      </w:r>
      <w:r w:rsidRPr="00752B6C">
        <w:rPr>
          <w:rFonts w:ascii="Times New Roman" w:eastAsia="Times New Roman" w:hAnsi="Times New Roman" w:cs="Times New Roman"/>
          <w:bCs/>
          <w:sz w:val="24"/>
          <w:szCs w:val="24"/>
        </w:rPr>
        <w:t xml:space="preserve">. </w:t>
      </w:r>
      <w:r w:rsidR="00F71805">
        <w:rPr>
          <w:rFonts w:ascii="Times New Roman" w:eastAsia="Times New Roman" w:hAnsi="Times New Roman" w:cs="Times New Roman"/>
          <w:bCs/>
          <w:sz w:val="24"/>
          <w:szCs w:val="24"/>
        </w:rPr>
        <w:t xml:space="preserve">RF and DW sorted the data. </w:t>
      </w:r>
      <w:r w:rsidRPr="00752B6C">
        <w:rPr>
          <w:rFonts w:ascii="Times New Roman" w:eastAsia="Times New Roman" w:hAnsi="Times New Roman" w:cs="Times New Roman"/>
          <w:bCs/>
          <w:sz w:val="24"/>
          <w:szCs w:val="24"/>
        </w:rPr>
        <w:t>SW</w:t>
      </w:r>
      <w:r w:rsidR="007045E6">
        <w:rPr>
          <w:rFonts w:ascii="Times New Roman" w:eastAsia="Times New Roman" w:hAnsi="Times New Roman" w:cs="Times New Roman"/>
          <w:bCs/>
          <w:sz w:val="24"/>
          <w:szCs w:val="24"/>
        </w:rPr>
        <w:t>,</w:t>
      </w:r>
      <w:r w:rsidR="00677FF3">
        <w:rPr>
          <w:rFonts w:ascii="Times New Roman" w:eastAsia="Times New Roman" w:hAnsi="Times New Roman" w:cs="Times New Roman"/>
          <w:bCs/>
          <w:sz w:val="24"/>
          <w:szCs w:val="24"/>
        </w:rPr>
        <w:t xml:space="preserve"> RF</w:t>
      </w:r>
      <w:r w:rsidR="007045E6">
        <w:rPr>
          <w:rFonts w:ascii="Times New Roman" w:eastAsia="Times New Roman" w:hAnsi="Times New Roman" w:cs="Times New Roman"/>
          <w:bCs/>
          <w:sz w:val="24"/>
          <w:szCs w:val="24"/>
        </w:rPr>
        <w:t xml:space="preserve">, </w:t>
      </w:r>
      <w:proofErr w:type="spellStart"/>
      <w:r w:rsidR="001150A3">
        <w:rPr>
          <w:rFonts w:ascii="Times New Roman" w:eastAsia="Times New Roman" w:hAnsi="Times New Roman" w:cs="Times New Roman"/>
          <w:bCs/>
          <w:sz w:val="24"/>
          <w:szCs w:val="24"/>
        </w:rPr>
        <w:t>MMcD</w:t>
      </w:r>
      <w:proofErr w:type="spellEnd"/>
      <w:r w:rsidR="001150A3">
        <w:rPr>
          <w:rFonts w:ascii="Times New Roman" w:eastAsia="Times New Roman" w:hAnsi="Times New Roman" w:cs="Times New Roman"/>
          <w:bCs/>
          <w:sz w:val="24"/>
          <w:szCs w:val="24"/>
        </w:rPr>
        <w:t>, ME, BR</w:t>
      </w:r>
      <w:r w:rsidR="00677FF3">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analyzed </w:t>
      </w:r>
      <w:r w:rsidRPr="002A5CAF">
        <w:rPr>
          <w:rFonts w:ascii="Times New Roman" w:eastAsia="Times New Roman" w:hAnsi="Times New Roman" w:cs="Times New Roman"/>
          <w:bCs/>
          <w:sz w:val="24"/>
          <w:szCs w:val="24"/>
        </w:rPr>
        <w:t>th</w:t>
      </w:r>
      <w:r w:rsidRPr="00752B6C">
        <w:rPr>
          <w:rFonts w:ascii="Times New Roman" w:eastAsia="Times New Roman" w:hAnsi="Times New Roman" w:cs="Times New Roman"/>
          <w:bCs/>
          <w:sz w:val="24"/>
          <w:szCs w:val="24"/>
        </w:rPr>
        <w:t>e data. RF</w:t>
      </w:r>
      <w:r>
        <w:rPr>
          <w:rFonts w:ascii="Times New Roman" w:eastAsia="Times New Roman" w:hAnsi="Times New Roman" w:cs="Times New Roman"/>
          <w:bCs/>
          <w:sz w:val="24"/>
          <w:szCs w:val="24"/>
        </w:rPr>
        <w:t>, DW</w:t>
      </w:r>
      <w:r w:rsidRPr="00752B6C">
        <w:rPr>
          <w:rFonts w:ascii="Times New Roman" w:eastAsia="Times New Roman" w:hAnsi="Times New Roman" w:cs="Times New Roman"/>
          <w:bCs/>
          <w:sz w:val="24"/>
          <w:szCs w:val="24"/>
        </w:rPr>
        <w:t xml:space="preserve"> and ME performed surgeries</w:t>
      </w:r>
      <w:r>
        <w:rPr>
          <w:rFonts w:ascii="Times New Roman" w:eastAsia="Times New Roman" w:hAnsi="Times New Roman" w:cs="Times New Roman"/>
          <w:bCs/>
          <w:sz w:val="24"/>
          <w:szCs w:val="24"/>
        </w:rPr>
        <w:t xml:space="preserve"> and MRIs</w:t>
      </w:r>
      <w:r w:rsidRPr="00752B6C">
        <w:rPr>
          <w:rFonts w:ascii="Times New Roman" w:eastAsia="Times New Roman" w:hAnsi="Times New Roman" w:cs="Times New Roman"/>
          <w:bCs/>
          <w:sz w:val="24"/>
          <w:szCs w:val="24"/>
        </w:rPr>
        <w:t xml:space="preserve">. </w:t>
      </w:r>
      <w:r w:rsidR="00580D1E">
        <w:rPr>
          <w:rFonts w:ascii="Times New Roman" w:eastAsia="Times New Roman" w:hAnsi="Times New Roman" w:cs="Times New Roman"/>
          <w:bCs/>
          <w:sz w:val="24"/>
          <w:szCs w:val="24"/>
        </w:rPr>
        <w:t>RF,</w:t>
      </w:r>
      <w:r w:rsidR="00403BB7">
        <w:rPr>
          <w:rFonts w:ascii="Times New Roman" w:eastAsia="Times New Roman" w:hAnsi="Times New Roman" w:cs="Times New Roman"/>
          <w:bCs/>
          <w:sz w:val="24"/>
          <w:szCs w:val="24"/>
        </w:rPr>
        <w:t xml:space="preserve"> </w:t>
      </w:r>
      <w:r w:rsidR="00580D1E">
        <w:rPr>
          <w:rFonts w:ascii="Times New Roman" w:eastAsia="Times New Roman" w:hAnsi="Times New Roman" w:cs="Times New Roman"/>
          <w:bCs/>
          <w:sz w:val="24"/>
          <w:szCs w:val="24"/>
        </w:rPr>
        <w:t xml:space="preserve">ME </w:t>
      </w:r>
      <w:r w:rsidR="003E7A7F">
        <w:rPr>
          <w:rFonts w:ascii="Times New Roman" w:eastAsia="Times New Roman" w:hAnsi="Times New Roman" w:cs="Times New Roman"/>
          <w:bCs/>
          <w:sz w:val="24"/>
          <w:szCs w:val="24"/>
        </w:rPr>
        <w:t xml:space="preserve">SW, </w:t>
      </w:r>
      <w:r w:rsidR="00580D1E">
        <w:rPr>
          <w:rFonts w:ascii="Times New Roman" w:eastAsia="Times New Roman" w:hAnsi="Times New Roman" w:cs="Times New Roman"/>
          <w:bCs/>
          <w:sz w:val="24"/>
          <w:szCs w:val="24"/>
        </w:rPr>
        <w:t xml:space="preserve">and BR wrote the paper. </w:t>
      </w:r>
    </w:p>
    <w:p w14:paraId="4A70D238" w14:textId="77777777" w:rsidR="00F24C17" w:rsidRDefault="00F24C17" w:rsidP="00F24C17">
      <w:pPr>
        <w:spacing w:after="0" w:line="240" w:lineRule="auto"/>
        <w:rPr>
          <w:rFonts w:ascii="Times New Roman" w:eastAsia="Times New Roman" w:hAnsi="Times New Roman" w:cs="Times New Roman"/>
          <w:bCs/>
          <w:sz w:val="24"/>
          <w:szCs w:val="24"/>
        </w:rPr>
      </w:pPr>
    </w:p>
    <w:p w14:paraId="044AE880" w14:textId="77777777" w:rsidR="00F24C17" w:rsidRPr="00F24C17" w:rsidRDefault="00F24C17" w:rsidP="00F24C17">
      <w:pPr>
        <w:spacing w:after="0" w:line="240" w:lineRule="auto"/>
        <w:rPr>
          <w:rFonts w:ascii="Times New Roman" w:eastAsia="Times New Roman" w:hAnsi="Times New Roman" w:cs="Times New Roman"/>
          <w:bCs/>
          <w:sz w:val="24"/>
          <w:szCs w:val="24"/>
        </w:rPr>
      </w:pPr>
    </w:p>
    <w:p w14:paraId="6F0D8E14" w14:textId="77777777" w:rsidR="00DB039A" w:rsidRDefault="00DB039A"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p>
    <w:p w14:paraId="41218B76" w14:textId="77777777" w:rsidR="00181F7C" w:rsidRDefault="00D5524C" w:rsidP="00D5524C">
      <w:pPr>
        <w:pBdr>
          <w:top w:val="nil"/>
          <w:left w:val="nil"/>
          <w:bottom w:val="nil"/>
          <w:right w:val="nil"/>
          <w:between w:val="nil"/>
        </w:pBdr>
        <w:spacing w:after="0" w:line="480" w:lineRule="auto"/>
        <w:rPr>
          <w:rFonts w:ascii="Times New Roman" w:eastAsia="Times New Roman" w:hAnsi="Times New Roman" w:cs="Times New Roman"/>
          <w:bCs/>
          <w:sz w:val="24"/>
          <w:szCs w:val="24"/>
        </w:rPr>
      </w:pPr>
      <w:commentRangeStart w:id="5"/>
      <w:r w:rsidRPr="00D5524C">
        <w:rPr>
          <w:rFonts w:ascii="Times New Roman" w:eastAsia="Times New Roman" w:hAnsi="Times New Roman" w:cs="Times New Roman"/>
          <w:b/>
          <w:bCs/>
          <w:sz w:val="24"/>
          <w:szCs w:val="24"/>
        </w:rPr>
        <w:t>Abstract</w:t>
      </w:r>
      <w:commentRangeEnd w:id="5"/>
      <w:r w:rsidR="007951A3">
        <w:rPr>
          <w:rStyle w:val="CommentReference"/>
        </w:rPr>
        <w:commentReference w:id="5"/>
      </w:r>
      <w:r w:rsidRPr="00D5524C">
        <w:rPr>
          <w:rFonts w:ascii="Times New Roman" w:eastAsia="Times New Roman" w:hAnsi="Times New Roman" w:cs="Times New Roman"/>
          <w:b/>
          <w:sz w:val="24"/>
          <w:szCs w:val="24"/>
        </w:rPr>
        <w:br/>
      </w:r>
      <w:r w:rsidR="00EC4CD2" w:rsidRPr="00EC4CD2">
        <w:rPr>
          <w:rFonts w:ascii="Times New Roman" w:eastAsia="Times New Roman" w:hAnsi="Times New Roman" w:cs="Times New Roman"/>
          <w:bCs/>
          <w:sz w:val="24"/>
          <w:szCs w:val="24"/>
        </w:rPr>
        <w:t xml:space="preserve">Imagine being offered two options: a small reward now or a larger reward later. Which would you choose? </w:t>
      </w:r>
      <w:r w:rsidRPr="00D5524C">
        <w:rPr>
          <w:rFonts w:ascii="Times New Roman" w:eastAsia="Times New Roman" w:hAnsi="Times New Roman" w:cs="Times New Roman"/>
          <w:bCs/>
          <w:sz w:val="24"/>
          <w:szCs w:val="24"/>
        </w:rPr>
        <w:t xml:space="preserve">This dilemma, known as temporal discounting, highlights how individuals differ in their ability to weigh future benefits against immediate gratification. Such variability may arise from differences in how the brain integrates value-related features during deliberation. </w:t>
      </w:r>
    </w:p>
    <w:p w14:paraId="548AC7D0" w14:textId="26ACC867" w:rsidR="005F266C" w:rsidRDefault="005F266C" w:rsidP="00D96E5F">
      <w:pPr>
        <w:pBdr>
          <w:top w:val="nil"/>
          <w:left w:val="nil"/>
          <w:bottom w:val="nil"/>
          <w:right w:val="nil"/>
          <w:between w:val="nil"/>
        </w:pBdr>
        <w:spacing w:after="0" w:line="480" w:lineRule="auto"/>
        <w:ind w:firstLine="720"/>
        <w:rPr>
          <w:rFonts w:ascii="Times New Roman" w:eastAsia="Times New Roman" w:hAnsi="Times New Roman" w:cs="Times New Roman"/>
          <w:bCs/>
          <w:sz w:val="24"/>
          <w:szCs w:val="24"/>
        </w:rPr>
      </w:pPr>
      <w:commentRangeStart w:id="6"/>
      <w:commentRangeStart w:id="7"/>
      <w:r w:rsidRPr="005F266C">
        <w:rPr>
          <w:rFonts w:ascii="Times New Roman" w:eastAsia="Times New Roman" w:hAnsi="Times New Roman" w:cs="Times New Roman"/>
          <w:bCs/>
          <w:sz w:val="24"/>
          <w:szCs w:val="24"/>
        </w:rPr>
        <w:t>But what if you first had to wait</w:t>
      </w:r>
      <w:r>
        <w:rPr>
          <w:rFonts w:ascii="Times New Roman" w:eastAsia="Times New Roman" w:hAnsi="Times New Roman" w:cs="Times New Roman"/>
          <w:bCs/>
          <w:sz w:val="24"/>
          <w:szCs w:val="24"/>
        </w:rPr>
        <w:t xml:space="preserve"> </w:t>
      </w:r>
      <w:r w:rsidRPr="005F266C">
        <w:rPr>
          <w:rFonts w:ascii="Times New Roman" w:eastAsia="Times New Roman" w:hAnsi="Times New Roman" w:cs="Times New Roman"/>
          <w:bCs/>
          <w:sz w:val="24"/>
          <w:szCs w:val="24"/>
        </w:rPr>
        <w:t>before being allowed to act?</w:t>
      </w:r>
      <w:commentRangeEnd w:id="6"/>
      <w:r w:rsidR="00D44191">
        <w:rPr>
          <w:rStyle w:val="CommentReference"/>
        </w:rPr>
        <w:commentReference w:id="6"/>
      </w:r>
      <w:commentRangeEnd w:id="7"/>
      <w:r w:rsidR="00106A26">
        <w:rPr>
          <w:rStyle w:val="CommentReference"/>
        </w:rPr>
        <w:commentReference w:id="7"/>
      </w:r>
      <w:r w:rsidRPr="005F266C">
        <w:rPr>
          <w:rFonts w:ascii="Times New Roman" w:eastAsia="Times New Roman" w:hAnsi="Times New Roman" w:cs="Times New Roman"/>
          <w:bCs/>
          <w:sz w:val="24"/>
          <w:szCs w:val="24"/>
        </w:rPr>
        <w:t xml:space="preserve"> How might that </w:t>
      </w:r>
      <w:r w:rsidR="00E86929">
        <w:rPr>
          <w:rFonts w:ascii="Times New Roman" w:eastAsia="Times New Roman" w:hAnsi="Times New Roman" w:cs="Times New Roman"/>
          <w:bCs/>
          <w:sz w:val="24"/>
          <w:szCs w:val="24"/>
        </w:rPr>
        <w:t xml:space="preserve">further </w:t>
      </w:r>
      <w:r w:rsidRPr="005F266C">
        <w:rPr>
          <w:rFonts w:ascii="Times New Roman" w:eastAsia="Times New Roman" w:hAnsi="Times New Roman" w:cs="Times New Roman"/>
          <w:bCs/>
          <w:sz w:val="24"/>
          <w:szCs w:val="24"/>
        </w:rPr>
        <w:t>alter your decision?</w:t>
      </w:r>
    </w:p>
    <w:p w14:paraId="17284730" w14:textId="77777777" w:rsidR="00755DDA" w:rsidRP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commentRangeStart w:id="8"/>
      <w:r w:rsidRPr="00755DDA">
        <w:rPr>
          <w:rFonts w:ascii="Times New Roman" w:eastAsia="Times New Roman" w:hAnsi="Times New Roman" w:cs="Times New Roman"/>
          <w:bCs/>
          <w:sz w:val="24"/>
          <w:szCs w:val="24"/>
        </w:rPr>
        <w:t>We recorded single-neuron activity in the dorsolateral prefrontal cortex (</w:t>
      </w:r>
      <w:proofErr w:type="spellStart"/>
      <w:r w:rsidRPr="00755DDA">
        <w:rPr>
          <w:rFonts w:ascii="Times New Roman" w:eastAsia="Times New Roman" w:hAnsi="Times New Roman" w:cs="Times New Roman"/>
          <w:bCs/>
          <w:sz w:val="24"/>
          <w:szCs w:val="24"/>
        </w:rPr>
        <w:t>dlPFC</w:t>
      </w:r>
      <w:proofErr w:type="spellEnd"/>
      <w:r w:rsidRPr="00755DDA">
        <w:rPr>
          <w:rFonts w:ascii="Times New Roman" w:eastAsia="Times New Roman" w:hAnsi="Times New Roman" w:cs="Times New Roman"/>
          <w:bCs/>
          <w:sz w:val="24"/>
          <w:szCs w:val="24"/>
        </w:rPr>
        <w:t>)</w:t>
      </w:r>
      <w:commentRangeEnd w:id="8"/>
      <w:r w:rsidR="00291FAE">
        <w:rPr>
          <w:rStyle w:val="CommentReference"/>
        </w:rPr>
        <w:commentReference w:id="8"/>
      </w:r>
      <w:r w:rsidRPr="00755DDA">
        <w:rPr>
          <w:rFonts w:ascii="Times New Roman" w:eastAsia="Times New Roman" w:hAnsi="Times New Roman" w:cs="Times New Roman"/>
          <w:bCs/>
          <w:sz w:val="24"/>
          <w:szCs w:val="24"/>
        </w:rPr>
        <w:t xml:space="preserve"> of two monkeys performing a temporal discounting task with manipulated go-signal timing, which indicated when choices could be executed.</w:t>
      </w:r>
    </w:p>
    <w:p w14:paraId="7F3FB561" w14:textId="532CC858" w:rsidR="00755DDA" w:rsidRP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755DDA">
        <w:rPr>
          <w:rFonts w:ascii="Times New Roman" w:eastAsia="Times New Roman" w:hAnsi="Times New Roman" w:cs="Times New Roman"/>
          <w:bCs/>
          <w:sz w:val="24"/>
          <w:szCs w:val="24"/>
        </w:rPr>
        <w:t xml:space="preserve">In both animals, </w:t>
      </w:r>
      <w:ins w:id="9" w:author="Siyu Wang" w:date="2025-08-03T07:39:00Z" w16du:dateUtc="2025-08-03T14:39:00Z">
        <w:r w:rsidR="009F3CD1">
          <w:rPr>
            <w:rFonts w:ascii="Times New Roman" w:eastAsia="Times New Roman" w:hAnsi="Times New Roman" w:cs="Times New Roman"/>
            <w:bCs/>
            <w:sz w:val="24"/>
            <w:szCs w:val="24"/>
          </w:rPr>
          <w:t xml:space="preserve">in line with previous research (CITE Lee Neuron 2014, Elife), we found that </w:t>
        </w:r>
      </w:ins>
      <w:proofErr w:type="spellStart"/>
      <w:r w:rsidRPr="00755DDA">
        <w:rPr>
          <w:rFonts w:ascii="Times New Roman" w:eastAsia="Times New Roman" w:hAnsi="Times New Roman" w:cs="Times New Roman"/>
          <w:bCs/>
          <w:sz w:val="24"/>
          <w:szCs w:val="24"/>
        </w:rPr>
        <w:t>dlPFC</w:t>
      </w:r>
      <w:proofErr w:type="spellEnd"/>
      <w:r w:rsidRPr="00755DDA">
        <w:rPr>
          <w:rFonts w:ascii="Times New Roman" w:eastAsia="Times New Roman" w:hAnsi="Times New Roman" w:cs="Times New Roman"/>
          <w:bCs/>
          <w:sz w:val="24"/>
          <w:szCs w:val="24"/>
        </w:rPr>
        <w:t xml:space="preserve"> neurons encoded reward magnitude and delay with an inverse relationship</w:t>
      </w:r>
      <w:r w:rsidR="000726E8">
        <w:rPr>
          <w:rFonts w:ascii="Times New Roman" w:eastAsia="Times New Roman" w:hAnsi="Times New Roman" w:cs="Times New Roman"/>
          <w:bCs/>
          <w:sz w:val="24"/>
          <w:szCs w:val="24"/>
        </w:rPr>
        <w:t xml:space="preserve">, </w:t>
      </w:r>
      <w:r w:rsidRPr="00755DDA">
        <w:rPr>
          <w:rFonts w:ascii="Times New Roman" w:eastAsia="Times New Roman" w:hAnsi="Times New Roman" w:cs="Times New Roman"/>
          <w:bCs/>
          <w:sz w:val="24"/>
          <w:szCs w:val="24"/>
        </w:rPr>
        <w:t>neurons firing more for larger rewards fired less for longer delays</w:t>
      </w:r>
      <w:r w:rsidR="000726E8">
        <w:rPr>
          <w:rFonts w:ascii="Times New Roman" w:eastAsia="Times New Roman" w:hAnsi="Times New Roman" w:cs="Times New Roman"/>
          <w:bCs/>
          <w:sz w:val="24"/>
          <w:szCs w:val="24"/>
        </w:rPr>
        <w:t xml:space="preserve">, </w:t>
      </w:r>
      <w:r w:rsidRPr="00755DDA">
        <w:rPr>
          <w:rFonts w:ascii="Times New Roman" w:eastAsia="Times New Roman" w:hAnsi="Times New Roman" w:cs="Times New Roman"/>
          <w:bCs/>
          <w:sz w:val="24"/>
          <w:szCs w:val="24"/>
        </w:rPr>
        <w:t xml:space="preserve">consistent with temporal discounting. </w:t>
      </w:r>
      <w:commentRangeStart w:id="10"/>
      <w:r w:rsidRPr="00755DDA">
        <w:rPr>
          <w:rFonts w:ascii="Times New Roman" w:eastAsia="Times New Roman" w:hAnsi="Times New Roman" w:cs="Times New Roman"/>
          <w:bCs/>
          <w:sz w:val="24"/>
          <w:szCs w:val="24"/>
        </w:rPr>
        <w:t xml:space="preserve">However, this </w:t>
      </w:r>
      <w:commentRangeStart w:id="11"/>
      <w:commentRangeStart w:id="12"/>
      <w:r w:rsidRPr="00755DDA">
        <w:rPr>
          <w:rFonts w:ascii="Times New Roman" w:eastAsia="Times New Roman" w:hAnsi="Times New Roman" w:cs="Times New Roman"/>
          <w:bCs/>
          <w:sz w:val="24"/>
          <w:szCs w:val="24"/>
        </w:rPr>
        <w:t xml:space="preserve">anti-correlated </w:t>
      </w:r>
      <w:commentRangeEnd w:id="11"/>
      <w:r w:rsidR="005E2C32">
        <w:rPr>
          <w:rStyle w:val="CommentReference"/>
        </w:rPr>
        <w:commentReference w:id="11"/>
      </w:r>
      <w:commentRangeEnd w:id="12"/>
      <w:r w:rsidR="00BD79FA">
        <w:rPr>
          <w:rStyle w:val="CommentReference"/>
        </w:rPr>
        <w:commentReference w:id="12"/>
      </w:r>
      <w:r w:rsidRPr="00755DDA">
        <w:rPr>
          <w:rFonts w:ascii="Times New Roman" w:eastAsia="Times New Roman" w:hAnsi="Times New Roman" w:cs="Times New Roman"/>
          <w:bCs/>
          <w:sz w:val="24"/>
          <w:szCs w:val="24"/>
        </w:rPr>
        <w:t xml:space="preserve">encoding emerged earlier and strengthened as the decision point approached only in one monkey, whose behavior was more consistently </w:t>
      </w:r>
      <w:r w:rsidR="00471207" w:rsidRPr="00755DDA">
        <w:rPr>
          <w:rFonts w:ascii="Times New Roman" w:eastAsia="Times New Roman" w:hAnsi="Times New Roman" w:cs="Times New Roman"/>
          <w:bCs/>
          <w:sz w:val="24"/>
          <w:szCs w:val="24"/>
        </w:rPr>
        <w:t>goal directed</w:t>
      </w:r>
      <w:r w:rsidRPr="00755DDA">
        <w:rPr>
          <w:rFonts w:ascii="Times New Roman" w:eastAsia="Times New Roman" w:hAnsi="Times New Roman" w:cs="Times New Roman"/>
          <w:bCs/>
          <w:sz w:val="24"/>
          <w:szCs w:val="24"/>
        </w:rPr>
        <w:t>. In this animal, dlPFC activity also integrated go-signal timing with reward and delay, reflecting a flexible, model-based valuation process.</w:t>
      </w:r>
      <w:commentRangeEnd w:id="10"/>
      <w:r w:rsidR="00BD0D59">
        <w:rPr>
          <w:rStyle w:val="CommentReference"/>
        </w:rPr>
        <w:commentReference w:id="10"/>
      </w:r>
    </w:p>
    <w:p w14:paraId="4A1E4C3D" w14:textId="77777777" w:rsidR="00755DDA" w:rsidRP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755DDA">
        <w:rPr>
          <w:rFonts w:ascii="Times New Roman" w:eastAsia="Times New Roman" w:hAnsi="Times New Roman" w:cs="Times New Roman"/>
          <w:bCs/>
          <w:sz w:val="24"/>
          <w:szCs w:val="24"/>
        </w:rPr>
        <w:t>By contrast, the second monkey exhibited weaker integration of reward and delay during the early offer period, with coupling appearing predominantly near the go-signal, which functioned more as a visual cue than a temporal marker. This pattern suggested a more reactive, stimulus-driven decision strategy.</w:t>
      </w:r>
    </w:p>
    <w:p w14:paraId="075F9FB3" w14:textId="77777777" w:rsidR="00755DDA" w:rsidRP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755DDA">
        <w:rPr>
          <w:rFonts w:ascii="Times New Roman" w:eastAsia="Times New Roman" w:hAnsi="Times New Roman" w:cs="Times New Roman"/>
          <w:bCs/>
          <w:sz w:val="24"/>
          <w:szCs w:val="24"/>
        </w:rPr>
        <w:lastRenderedPageBreak/>
        <w:t>Decoding analyses confirmed these differences, revealing unified value signals in the first monkey but more independent reward and delay representations in the second.</w:t>
      </w:r>
    </w:p>
    <w:p w14:paraId="7A7E39D7" w14:textId="38701F9A" w:rsid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755DDA">
        <w:rPr>
          <w:rFonts w:ascii="Times New Roman" w:eastAsia="Times New Roman" w:hAnsi="Times New Roman" w:cs="Times New Roman"/>
          <w:bCs/>
          <w:sz w:val="24"/>
          <w:szCs w:val="24"/>
        </w:rPr>
        <w:t xml:space="preserve">Together, our results demonstrate that dlPFC value computations are dynamically shaped by both offer features and task </w:t>
      </w:r>
      <w:r w:rsidR="00DB1F09">
        <w:rPr>
          <w:rFonts w:ascii="Times New Roman" w:eastAsia="Times New Roman" w:hAnsi="Times New Roman" w:cs="Times New Roman"/>
          <w:bCs/>
          <w:sz w:val="24"/>
          <w:szCs w:val="24"/>
        </w:rPr>
        <w:t>demands</w:t>
      </w:r>
      <w:r w:rsidRPr="00755DDA">
        <w:rPr>
          <w:rFonts w:ascii="Times New Roman" w:eastAsia="Times New Roman" w:hAnsi="Times New Roman" w:cs="Times New Roman"/>
          <w:bCs/>
          <w:sz w:val="24"/>
          <w:szCs w:val="24"/>
        </w:rPr>
        <w:t>, and that individual differences in these neural integration processes underlie variability in temporal discounting behavior.</w:t>
      </w:r>
    </w:p>
    <w:p w14:paraId="7E3E2528" w14:textId="77777777" w:rsidR="00755DDA" w:rsidRDefault="00755DDA" w:rsidP="00755DDA">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p>
    <w:p w14:paraId="12FC643B" w14:textId="264034AC" w:rsidR="00755DDA" w:rsidRPr="00755DDA" w:rsidRDefault="00755DDA" w:rsidP="00755DDA">
      <w:pPr>
        <w:pBdr>
          <w:top w:val="nil"/>
          <w:left w:val="nil"/>
          <w:bottom w:val="nil"/>
          <w:right w:val="nil"/>
          <w:between w:val="nil"/>
        </w:pBdr>
        <w:spacing w:after="0" w:line="480" w:lineRule="auto"/>
        <w:rPr>
          <w:rFonts w:ascii="Times New Roman" w:eastAsia="Times New Roman" w:hAnsi="Times New Roman" w:cs="Times New Roman"/>
          <w:b/>
          <w:sz w:val="24"/>
          <w:szCs w:val="24"/>
        </w:rPr>
      </w:pPr>
      <w:r w:rsidRPr="00755DDA">
        <w:rPr>
          <w:rFonts w:ascii="Times New Roman" w:eastAsia="Times New Roman" w:hAnsi="Times New Roman" w:cs="Times New Roman"/>
          <w:b/>
          <w:sz w:val="24"/>
          <w:szCs w:val="24"/>
        </w:rPr>
        <w:t>Introduction</w:t>
      </w:r>
    </w:p>
    <w:p w14:paraId="7D2C5CE0" w14:textId="3B26059C" w:rsidR="00FE0A6A" w:rsidRPr="008459E8" w:rsidRDefault="005D41C4" w:rsidP="003369C5">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8459E8">
        <w:rPr>
          <w:rFonts w:ascii="Times New Roman" w:eastAsia="Times New Roman" w:hAnsi="Times New Roman" w:cs="Times New Roman"/>
          <w:bCs/>
          <w:sz w:val="24"/>
          <w:szCs w:val="24"/>
        </w:rPr>
        <w:t xml:space="preserve">Temporal discounting </w:t>
      </w:r>
      <w:r w:rsidR="00840620">
        <w:rPr>
          <w:rFonts w:ascii="Times New Roman" w:eastAsia="Times New Roman" w:hAnsi="Times New Roman" w:cs="Times New Roman"/>
          <w:bCs/>
          <w:sz w:val="24"/>
          <w:szCs w:val="24"/>
        </w:rPr>
        <w:t>refers to</w:t>
      </w:r>
      <w:r w:rsidR="00A16825" w:rsidRPr="00A16825">
        <w:rPr>
          <w:rFonts w:ascii="Times New Roman" w:eastAsia="Times New Roman" w:hAnsi="Times New Roman" w:cs="Times New Roman"/>
          <w:bCs/>
          <w:sz w:val="24"/>
          <w:szCs w:val="24"/>
        </w:rPr>
        <w:t xml:space="preserve"> the tendency to assign less value to rewards that are delayed in time </w:t>
      </w:r>
      <w:r w:rsidR="006C2F67" w:rsidRPr="008459E8">
        <w:rPr>
          <w:rFonts w:ascii="Times New Roman" w:eastAsia="Times New Roman" w:hAnsi="Times New Roman" w:cs="Times New Roman"/>
          <w:bCs/>
          <w:sz w:val="24"/>
          <w:szCs w:val="24"/>
        </w:rPr>
        <w:t>(</w:t>
      </w:r>
      <w:commentRangeStart w:id="13"/>
      <w:r w:rsidR="00E11A20" w:rsidRPr="007477BF">
        <w:rPr>
          <w:rFonts w:ascii="Times New Roman" w:eastAsia="Times New Roman" w:hAnsi="Times New Roman" w:cs="Times New Roman"/>
          <w:b/>
          <w:sz w:val="24"/>
          <w:szCs w:val="24"/>
        </w:rPr>
        <w:t>Ainslie, 1975</w:t>
      </w:r>
      <w:commentRangeEnd w:id="13"/>
      <w:r w:rsidR="00D268C9">
        <w:rPr>
          <w:rStyle w:val="CommentReference"/>
        </w:rPr>
        <w:commentReference w:id="13"/>
      </w:r>
      <w:r w:rsidR="00E11A20">
        <w:rPr>
          <w:rFonts w:ascii="Times New Roman" w:eastAsia="Times New Roman" w:hAnsi="Times New Roman" w:cs="Times New Roman"/>
          <w:bCs/>
          <w:sz w:val="24"/>
          <w:szCs w:val="24"/>
        </w:rPr>
        <w:t xml:space="preserve">; </w:t>
      </w:r>
      <w:commentRangeStart w:id="14"/>
      <w:r w:rsidR="00EA432C">
        <w:rPr>
          <w:rFonts w:ascii="Times New Roman" w:eastAsia="Times New Roman" w:hAnsi="Times New Roman" w:cs="Times New Roman"/>
          <w:b/>
          <w:sz w:val="24"/>
          <w:szCs w:val="24"/>
        </w:rPr>
        <w:t>Mazur, 1987</w:t>
      </w:r>
      <w:commentRangeEnd w:id="14"/>
      <w:r w:rsidR="00443B27">
        <w:rPr>
          <w:rStyle w:val="CommentReference"/>
        </w:rPr>
        <w:commentReference w:id="14"/>
      </w:r>
      <w:r w:rsidR="006C2F67" w:rsidRPr="008459E8">
        <w:rPr>
          <w:rFonts w:ascii="Times New Roman" w:eastAsia="Times New Roman" w:hAnsi="Times New Roman" w:cs="Times New Roman"/>
          <w:bCs/>
          <w:sz w:val="24"/>
          <w:szCs w:val="24"/>
        </w:rPr>
        <w:t>)</w:t>
      </w:r>
      <w:r w:rsidRPr="008459E8">
        <w:rPr>
          <w:rFonts w:ascii="Times New Roman" w:eastAsia="Times New Roman" w:hAnsi="Times New Roman" w:cs="Times New Roman"/>
          <w:bCs/>
          <w:sz w:val="24"/>
          <w:szCs w:val="24"/>
        </w:rPr>
        <w:t xml:space="preserve">. </w:t>
      </w:r>
      <w:r w:rsidR="00DB2517" w:rsidRPr="008459E8">
        <w:rPr>
          <w:rFonts w:ascii="Times New Roman" w:eastAsia="Times New Roman" w:hAnsi="Times New Roman" w:cs="Times New Roman"/>
          <w:bCs/>
          <w:sz w:val="24"/>
          <w:szCs w:val="24"/>
        </w:rPr>
        <w:t>This</w:t>
      </w:r>
      <w:r w:rsidR="00E836AA" w:rsidRPr="008459E8">
        <w:rPr>
          <w:rFonts w:ascii="Times New Roman" w:eastAsia="Times New Roman" w:hAnsi="Times New Roman" w:cs="Times New Roman"/>
          <w:bCs/>
          <w:sz w:val="24"/>
          <w:szCs w:val="24"/>
        </w:rPr>
        <w:t xml:space="preserve"> </w:t>
      </w:r>
      <w:r w:rsidR="000B16AE">
        <w:rPr>
          <w:rFonts w:ascii="Times New Roman" w:eastAsia="Times New Roman" w:hAnsi="Times New Roman" w:cs="Times New Roman"/>
          <w:bCs/>
          <w:sz w:val="24"/>
          <w:szCs w:val="24"/>
        </w:rPr>
        <w:t xml:space="preserve">trade-off between </w:t>
      </w:r>
      <w:r w:rsidR="002B4EC8">
        <w:rPr>
          <w:rFonts w:ascii="Times New Roman" w:eastAsia="Times New Roman" w:hAnsi="Times New Roman" w:cs="Times New Roman"/>
          <w:bCs/>
          <w:sz w:val="24"/>
          <w:szCs w:val="24"/>
        </w:rPr>
        <w:t xml:space="preserve">reward </w:t>
      </w:r>
      <w:r w:rsidR="00C47ED0">
        <w:rPr>
          <w:rFonts w:ascii="Times New Roman" w:eastAsia="Times New Roman" w:hAnsi="Times New Roman" w:cs="Times New Roman"/>
          <w:bCs/>
          <w:sz w:val="24"/>
          <w:szCs w:val="24"/>
        </w:rPr>
        <w:t xml:space="preserve">magnitude </w:t>
      </w:r>
      <w:r w:rsidR="000B16AE">
        <w:rPr>
          <w:rFonts w:ascii="Times New Roman" w:eastAsia="Times New Roman" w:hAnsi="Times New Roman" w:cs="Times New Roman"/>
          <w:bCs/>
          <w:sz w:val="24"/>
          <w:szCs w:val="24"/>
        </w:rPr>
        <w:t xml:space="preserve">and </w:t>
      </w:r>
      <w:r w:rsidR="008B5352">
        <w:rPr>
          <w:rFonts w:ascii="Times New Roman" w:eastAsia="Times New Roman" w:hAnsi="Times New Roman" w:cs="Times New Roman"/>
          <w:bCs/>
          <w:sz w:val="24"/>
          <w:szCs w:val="24"/>
        </w:rPr>
        <w:t xml:space="preserve">delay </w:t>
      </w:r>
      <w:r w:rsidR="00DB2517" w:rsidRPr="008459E8">
        <w:rPr>
          <w:rFonts w:ascii="Times New Roman" w:eastAsia="Times New Roman" w:hAnsi="Times New Roman" w:cs="Times New Roman"/>
          <w:bCs/>
          <w:sz w:val="24"/>
          <w:szCs w:val="24"/>
        </w:rPr>
        <w:t xml:space="preserve">is </w:t>
      </w:r>
      <w:r w:rsidR="003369C5">
        <w:rPr>
          <w:rFonts w:ascii="Times New Roman" w:eastAsia="Times New Roman" w:hAnsi="Times New Roman" w:cs="Times New Roman"/>
          <w:bCs/>
          <w:sz w:val="24"/>
          <w:szCs w:val="24"/>
        </w:rPr>
        <w:t xml:space="preserve">central to </w:t>
      </w:r>
      <w:r w:rsidR="00F66B49">
        <w:rPr>
          <w:rFonts w:ascii="Times New Roman" w:eastAsia="Times New Roman" w:hAnsi="Times New Roman" w:cs="Times New Roman"/>
          <w:bCs/>
          <w:sz w:val="24"/>
          <w:szCs w:val="24"/>
        </w:rPr>
        <w:t xml:space="preserve">many everyday </w:t>
      </w:r>
      <w:r w:rsidR="001D12C8">
        <w:rPr>
          <w:rFonts w:ascii="Times New Roman" w:eastAsia="Times New Roman" w:hAnsi="Times New Roman" w:cs="Times New Roman"/>
          <w:bCs/>
          <w:sz w:val="24"/>
          <w:szCs w:val="24"/>
        </w:rPr>
        <w:t>decisions</w:t>
      </w:r>
      <w:r w:rsidR="00C978BF" w:rsidRPr="008459E8">
        <w:rPr>
          <w:rFonts w:ascii="Times New Roman" w:eastAsia="Times New Roman" w:hAnsi="Times New Roman" w:cs="Times New Roman"/>
          <w:bCs/>
          <w:sz w:val="24"/>
          <w:szCs w:val="24"/>
        </w:rPr>
        <w:t xml:space="preserve"> </w:t>
      </w:r>
      <w:r w:rsidR="00551C22">
        <w:rPr>
          <w:rFonts w:ascii="Times New Roman" w:eastAsia="Times New Roman" w:hAnsi="Times New Roman" w:cs="Times New Roman"/>
          <w:bCs/>
          <w:sz w:val="24"/>
          <w:szCs w:val="24"/>
        </w:rPr>
        <w:t>that involve</w:t>
      </w:r>
      <w:r w:rsidR="00E34D76" w:rsidRPr="008459E8">
        <w:rPr>
          <w:rFonts w:ascii="Times New Roman" w:eastAsia="Times New Roman" w:hAnsi="Times New Roman" w:cs="Times New Roman"/>
          <w:bCs/>
          <w:sz w:val="24"/>
          <w:szCs w:val="24"/>
        </w:rPr>
        <w:t xml:space="preserve"> </w:t>
      </w:r>
      <w:r w:rsidR="00E979CE" w:rsidRPr="008459E8">
        <w:rPr>
          <w:rFonts w:ascii="Times New Roman" w:eastAsia="Times New Roman" w:hAnsi="Times New Roman" w:cs="Times New Roman"/>
          <w:bCs/>
          <w:sz w:val="24"/>
          <w:szCs w:val="24"/>
        </w:rPr>
        <w:t>choos</w:t>
      </w:r>
      <w:r w:rsidR="001D12C8">
        <w:rPr>
          <w:rFonts w:ascii="Times New Roman" w:eastAsia="Times New Roman" w:hAnsi="Times New Roman" w:cs="Times New Roman"/>
          <w:bCs/>
          <w:sz w:val="24"/>
          <w:szCs w:val="24"/>
        </w:rPr>
        <w:t>ing</w:t>
      </w:r>
      <w:r w:rsidR="00E979CE" w:rsidRPr="008459E8">
        <w:rPr>
          <w:rFonts w:ascii="Times New Roman" w:eastAsia="Times New Roman" w:hAnsi="Times New Roman" w:cs="Times New Roman"/>
          <w:bCs/>
          <w:sz w:val="24"/>
          <w:szCs w:val="24"/>
        </w:rPr>
        <w:t xml:space="preserve"> </w:t>
      </w:r>
      <w:r w:rsidR="001F5170" w:rsidRPr="008459E8">
        <w:rPr>
          <w:rFonts w:ascii="Times New Roman" w:eastAsia="Times New Roman" w:hAnsi="Times New Roman" w:cs="Times New Roman"/>
          <w:bCs/>
          <w:sz w:val="24"/>
          <w:szCs w:val="24"/>
        </w:rPr>
        <w:t>something small now</w:t>
      </w:r>
      <w:r w:rsidR="001448FB" w:rsidRPr="008459E8">
        <w:rPr>
          <w:rFonts w:ascii="Times New Roman" w:eastAsia="Times New Roman" w:hAnsi="Times New Roman" w:cs="Times New Roman"/>
          <w:bCs/>
          <w:sz w:val="24"/>
          <w:szCs w:val="24"/>
        </w:rPr>
        <w:t xml:space="preserve"> </w:t>
      </w:r>
      <w:r w:rsidR="00E34D76">
        <w:rPr>
          <w:rFonts w:ascii="Times New Roman" w:eastAsia="Times New Roman" w:hAnsi="Times New Roman" w:cs="Times New Roman"/>
          <w:bCs/>
          <w:sz w:val="24"/>
          <w:szCs w:val="24"/>
        </w:rPr>
        <w:t>vs</w:t>
      </w:r>
      <w:r w:rsidR="00551C22">
        <w:rPr>
          <w:rFonts w:ascii="Times New Roman" w:eastAsia="Times New Roman" w:hAnsi="Times New Roman" w:cs="Times New Roman"/>
          <w:bCs/>
          <w:sz w:val="24"/>
          <w:szCs w:val="24"/>
        </w:rPr>
        <w:t>.</w:t>
      </w:r>
      <w:r w:rsidR="00E34D76">
        <w:rPr>
          <w:rFonts w:ascii="Times New Roman" w:eastAsia="Times New Roman" w:hAnsi="Times New Roman" w:cs="Times New Roman"/>
          <w:bCs/>
          <w:sz w:val="24"/>
          <w:szCs w:val="24"/>
        </w:rPr>
        <w:t xml:space="preserve"> </w:t>
      </w:r>
      <w:r w:rsidR="00B10A59">
        <w:rPr>
          <w:rFonts w:ascii="Times New Roman" w:eastAsia="Times New Roman" w:hAnsi="Times New Roman" w:cs="Times New Roman"/>
          <w:bCs/>
          <w:sz w:val="24"/>
          <w:szCs w:val="24"/>
        </w:rPr>
        <w:t>waiting for</w:t>
      </w:r>
      <w:r w:rsidR="001448FB" w:rsidRPr="008459E8">
        <w:rPr>
          <w:rFonts w:ascii="Times New Roman" w:eastAsia="Times New Roman" w:hAnsi="Times New Roman" w:cs="Times New Roman"/>
          <w:bCs/>
          <w:sz w:val="24"/>
          <w:szCs w:val="24"/>
        </w:rPr>
        <w:t xml:space="preserve"> </w:t>
      </w:r>
      <w:r w:rsidR="001F5170" w:rsidRPr="008459E8">
        <w:rPr>
          <w:rFonts w:ascii="Times New Roman" w:eastAsia="Times New Roman" w:hAnsi="Times New Roman" w:cs="Times New Roman"/>
          <w:bCs/>
          <w:sz w:val="24"/>
          <w:szCs w:val="24"/>
        </w:rPr>
        <w:t xml:space="preserve">something </w:t>
      </w:r>
      <w:r w:rsidR="006057F1">
        <w:rPr>
          <w:rFonts w:ascii="Times New Roman" w:eastAsia="Times New Roman" w:hAnsi="Times New Roman" w:cs="Times New Roman"/>
          <w:bCs/>
          <w:sz w:val="24"/>
          <w:szCs w:val="24"/>
        </w:rPr>
        <w:t>large</w:t>
      </w:r>
      <w:r w:rsidR="001F5170" w:rsidRPr="008459E8">
        <w:rPr>
          <w:rFonts w:ascii="Times New Roman" w:eastAsia="Times New Roman" w:hAnsi="Times New Roman" w:cs="Times New Roman"/>
          <w:bCs/>
          <w:sz w:val="24"/>
          <w:szCs w:val="24"/>
        </w:rPr>
        <w:t xml:space="preserve">r later. </w:t>
      </w:r>
    </w:p>
    <w:p w14:paraId="2E2F46A1" w14:textId="022601BF" w:rsidR="00245A19" w:rsidRPr="008459E8" w:rsidRDefault="00B47573" w:rsidP="00861538">
      <w:pPr>
        <w:pBdr>
          <w:top w:val="nil"/>
          <w:left w:val="nil"/>
          <w:bottom w:val="nil"/>
          <w:right w:val="nil"/>
          <w:between w:val="nil"/>
        </w:pBd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 well-known example</w:t>
      </w:r>
      <w:r w:rsidR="00165DDA" w:rsidRPr="008459E8">
        <w:rPr>
          <w:rFonts w:ascii="Times New Roman" w:eastAsia="Times New Roman" w:hAnsi="Times New Roman" w:cs="Times New Roman"/>
          <w:bCs/>
          <w:sz w:val="24"/>
          <w:szCs w:val="24"/>
        </w:rPr>
        <w:t xml:space="preserve"> is the </w:t>
      </w:r>
      <w:ins w:id="15" w:author="Mark Eldridge" w:date="2025-07-24T16:53:00Z" w16du:dateUtc="2025-07-24T15:53:00Z">
        <w:r w:rsidR="00645FB9">
          <w:rPr>
            <w:rFonts w:ascii="Times New Roman" w:eastAsia="Times New Roman" w:hAnsi="Times New Roman" w:cs="Times New Roman"/>
            <w:bCs/>
            <w:sz w:val="24"/>
            <w:szCs w:val="24"/>
          </w:rPr>
          <w:t>‘</w:t>
        </w:r>
      </w:ins>
      <w:r w:rsidR="00165DDA" w:rsidRPr="008459E8">
        <w:rPr>
          <w:rFonts w:ascii="Times New Roman" w:eastAsia="Times New Roman" w:hAnsi="Times New Roman" w:cs="Times New Roman"/>
          <w:bCs/>
          <w:sz w:val="24"/>
          <w:szCs w:val="24"/>
        </w:rPr>
        <w:t>marshmallow</w:t>
      </w:r>
      <w:ins w:id="16" w:author="Mark Eldridge" w:date="2025-07-24T16:53:00Z" w16du:dateUtc="2025-07-24T15:53:00Z">
        <w:r w:rsidR="00645FB9">
          <w:rPr>
            <w:rFonts w:ascii="Times New Roman" w:eastAsia="Times New Roman" w:hAnsi="Times New Roman" w:cs="Times New Roman"/>
            <w:bCs/>
            <w:sz w:val="24"/>
            <w:szCs w:val="24"/>
          </w:rPr>
          <w:t>’</w:t>
        </w:r>
      </w:ins>
      <w:r w:rsidR="00165DDA" w:rsidRPr="008459E8">
        <w:rPr>
          <w:rFonts w:ascii="Times New Roman" w:eastAsia="Times New Roman" w:hAnsi="Times New Roman" w:cs="Times New Roman"/>
          <w:bCs/>
          <w:sz w:val="24"/>
          <w:szCs w:val="24"/>
        </w:rPr>
        <w:t xml:space="preserve"> test, </w:t>
      </w:r>
      <w:r w:rsidR="001D7834" w:rsidRPr="008459E8">
        <w:rPr>
          <w:rFonts w:ascii="Times New Roman" w:eastAsia="Times New Roman" w:hAnsi="Times New Roman" w:cs="Times New Roman"/>
          <w:bCs/>
          <w:sz w:val="24"/>
          <w:szCs w:val="24"/>
        </w:rPr>
        <w:t>in which</w:t>
      </w:r>
      <w:r w:rsidR="00613873" w:rsidRPr="008459E8">
        <w:rPr>
          <w:rFonts w:ascii="Times New Roman" w:eastAsia="Times New Roman" w:hAnsi="Times New Roman" w:cs="Times New Roman"/>
          <w:bCs/>
          <w:sz w:val="24"/>
          <w:szCs w:val="24"/>
        </w:rPr>
        <w:t xml:space="preserve"> children</w:t>
      </w:r>
      <w:r w:rsidR="00062092" w:rsidRPr="008459E8">
        <w:rPr>
          <w:rFonts w:ascii="Times New Roman" w:eastAsia="Times New Roman" w:hAnsi="Times New Roman" w:cs="Times New Roman"/>
          <w:bCs/>
          <w:sz w:val="24"/>
          <w:szCs w:val="24"/>
        </w:rPr>
        <w:t xml:space="preserve"> were given a choice between eating one marshmallow immediately or </w:t>
      </w:r>
      <w:r w:rsidR="00EA714E">
        <w:rPr>
          <w:rFonts w:ascii="Times New Roman" w:eastAsia="Times New Roman" w:hAnsi="Times New Roman" w:cs="Times New Roman"/>
          <w:bCs/>
          <w:sz w:val="24"/>
          <w:szCs w:val="24"/>
        </w:rPr>
        <w:t xml:space="preserve">waiting to receive </w:t>
      </w:r>
      <w:r w:rsidR="00062092" w:rsidRPr="008459E8">
        <w:rPr>
          <w:rFonts w:ascii="Times New Roman" w:eastAsia="Times New Roman" w:hAnsi="Times New Roman" w:cs="Times New Roman"/>
          <w:bCs/>
          <w:sz w:val="24"/>
          <w:szCs w:val="24"/>
        </w:rPr>
        <w:t>two</w:t>
      </w:r>
      <w:r w:rsidR="009A1258">
        <w:rPr>
          <w:rFonts w:ascii="Times New Roman" w:eastAsia="Times New Roman" w:hAnsi="Times New Roman" w:cs="Times New Roman"/>
          <w:bCs/>
          <w:sz w:val="24"/>
          <w:szCs w:val="24"/>
        </w:rPr>
        <w:t xml:space="preserve"> (</w:t>
      </w:r>
      <w:r w:rsidR="00EE1000" w:rsidRPr="00EE1000">
        <w:rPr>
          <w:rFonts w:ascii="Times New Roman" w:eastAsia="Times New Roman" w:hAnsi="Times New Roman" w:cs="Times New Roman"/>
          <w:b/>
          <w:sz w:val="24"/>
          <w:szCs w:val="24"/>
        </w:rPr>
        <w:t>Mischel and Ebbesen, 1970</w:t>
      </w:r>
      <w:r w:rsidR="00EE1000">
        <w:rPr>
          <w:rFonts w:ascii="Times New Roman" w:eastAsia="Times New Roman" w:hAnsi="Times New Roman" w:cs="Times New Roman"/>
          <w:bCs/>
          <w:sz w:val="24"/>
          <w:szCs w:val="24"/>
        </w:rPr>
        <w:t xml:space="preserve">) </w:t>
      </w:r>
      <w:commentRangeStart w:id="17"/>
      <w:r w:rsidR="002C066C">
        <w:rPr>
          <w:rFonts w:ascii="Times New Roman" w:eastAsia="Times New Roman" w:hAnsi="Times New Roman" w:cs="Times New Roman"/>
          <w:b/>
          <w:sz w:val="24"/>
          <w:szCs w:val="24"/>
        </w:rPr>
        <w:t>ref</w:t>
      </w:r>
      <w:commentRangeEnd w:id="17"/>
      <w:r w:rsidR="002C066C">
        <w:rPr>
          <w:rStyle w:val="CommentReference"/>
        </w:rPr>
        <w:commentReference w:id="17"/>
      </w:r>
      <w:r w:rsidR="009A1258" w:rsidRPr="009A1258">
        <w:rPr>
          <w:rFonts w:ascii="Times New Roman" w:eastAsia="Times New Roman" w:hAnsi="Times New Roman" w:cs="Times New Roman"/>
          <w:bCs/>
          <w:sz w:val="24"/>
          <w:szCs w:val="24"/>
        </w:rPr>
        <w:t>)</w:t>
      </w:r>
      <w:r w:rsidR="00062092" w:rsidRPr="008459E8">
        <w:rPr>
          <w:rFonts w:ascii="Times New Roman" w:eastAsia="Times New Roman" w:hAnsi="Times New Roman" w:cs="Times New Roman"/>
          <w:bCs/>
          <w:sz w:val="24"/>
          <w:szCs w:val="24"/>
        </w:rPr>
        <w:t xml:space="preserve">. </w:t>
      </w:r>
      <w:ins w:id="18" w:author="Mark Eldridge" w:date="2025-07-24T16:53:00Z" w16du:dateUtc="2025-07-24T15:53:00Z">
        <w:r w:rsidR="00C97832">
          <w:rPr>
            <w:rFonts w:ascii="Times New Roman" w:eastAsia="Times New Roman" w:hAnsi="Times New Roman" w:cs="Times New Roman"/>
            <w:bCs/>
            <w:sz w:val="24"/>
            <w:szCs w:val="24"/>
          </w:rPr>
          <w:t xml:space="preserve">Although confounded </w:t>
        </w:r>
      </w:ins>
      <w:ins w:id="19" w:author="Mark Eldridge" w:date="2025-07-24T16:54:00Z" w16du:dateUtc="2025-07-24T15:54:00Z">
        <w:r w:rsidR="00C97832">
          <w:rPr>
            <w:rFonts w:ascii="Times New Roman" w:eastAsia="Times New Roman" w:hAnsi="Times New Roman" w:cs="Times New Roman"/>
            <w:bCs/>
            <w:sz w:val="24"/>
            <w:szCs w:val="24"/>
          </w:rPr>
          <w:t>with socioeconomic background, t</w:t>
        </w:r>
      </w:ins>
      <w:del w:id="20" w:author="Mark Eldridge" w:date="2025-07-24T16:54:00Z" w16du:dateUtc="2025-07-24T15:54:00Z">
        <w:r w:rsidR="0017204D" w:rsidRPr="008459E8" w:rsidDel="00C97832">
          <w:rPr>
            <w:rFonts w:ascii="Times New Roman" w:eastAsia="Times New Roman" w:hAnsi="Times New Roman" w:cs="Times New Roman"/>
            <w:bCs/>
            <w:sz w:val="24"/>
            <w:szCs w:val="24"/>
          </w:rPr>
          <w:delText>T</w:delText>
        </w:r>
      </w:del>
      <w:r w:rsidR="0017204D" w:rsidRPr="008459E8">
        <w:rPr>
          <w:rFonts w:ascii="Times New Roman" w:eastAsia="Times New Roman" w:hAnsi="Times New Roman" w:cs="Times New Roman"/>
          <w:bCs/>
          <w:sz w:val="24"/>
          <w:szCs w:val="24"/>
        </w:rPr>
        <w:t>h</w:t>
      </w:r>
      <w:r w:rsidR="00EA714E">
        <w:rPr>
          <w:rFonts w:ascii="Times New Roman" w:eastAsia="Times New Roman" w:hAnsi="Times New Roman" w:cs="Times New Roman"/>
          <w:bCs/>
          <w:sz w:val="24"/>
          <w:szCs w:val="24"/>
        </w:rPr>
        <w:t>is</w:t>
      </w:r>
      <w:r w:rsidR="0017204D" w:rsidRPr="008459E8">
        <w:rPr>
          <w:rFonts w:ascii="Times New Roman" w:eastAsia="Times New Roman" w:hAnsi="Times New Roman" w:cs="Times New Roman"/>
          <w:bCs/>
          <w:sz w:val="24"/>
          <w:szCs w:val="24"/>
        </w:rPr>
        <w:t xml:space="preserve"> </w:t>
      </w:r>
      <w:r w:rsidR="00BA7D58" w:rsidRPr="008459E8">
        <w:rPr>
          <w:rFonts w:ascii="Times New Roman" w:eastAsia="Times New Roman" w:hAnsi="Times New Roman" w:cs="Times New Roman"/>
          <w:bCs/>
          <w:sz w:val="24"/>
          <w:szCs w:val="24"/>
        </w:rPr>
        <w:t xml:space="preserve">test </w:t>
      </w:r>
      <w:r w:rsidR="0017204D" w:rsidRPr="008459E8">
        <w:rPr>
          <w:rFonts w:ascii="Times New Roman" w:eastAsia="Times New Roman" w:hAnsi="Times New Roman" w:cs="Times New Roman"/>
          <w:bCs/>
          <w:sz w:val="24"/>
          <w:szCs w:val="24"/>
        </w:rPr>
        <w:t xml:space="preserve">revealed individual differences in how </w:t>
      </w:r>
      <w:r w:rsidR="006B7E50" w:rsidRPr="008459E8">
        <w:rPr>
          <w:rFonts w:ascii="Times New Roman" w:eastAsia="Times New Roman" w:hAnsi="Times New Roman" w:cs="Times New Roman"/>
          <w:bCs/>
          <w:sz w:val="24"/>
          <w:szCs w:val="24"/>
        </w:rPr>
        <w:t>children</w:t>
      </w:r>
      <w:r w:rsidR="0017204D" w:rsidRPr="008459E8">
        <w:rPr>
          <w:rFonts w:ascii="Times New Roman" w:eastAsia="Times New Roman" w:hAnsi="Times New Roman" w:cs="Times New Roman"/>
          <w:bCs/>
          <w:sz w:val="24"/>
          <w:szCs w:val="24"/>
        </w:rPr>
        <w:t xml:space="preserve"> </w:t>
      </w:r>
      <w:r w:rsidR="00723B0F">
        <w:rPr>
          <w:rFonts w:ascii="Times New Roman" w:eastAsia="Times New Roman" w:hAnsi="Times New Roman" w:cs="Times New Roman"/>
          <w:bCs/>
          <w:sz w:val="24"/>
          <w:szCs w:val="24"/>
        </w:rPr>
        <w:t>tolerate delay</w:t>
      </w:r>
      <w:r w:rsidR="00547CE4">
        <w:rPr>
          <w:rFonts w:ascii="Times New Roman" w:eastAsia="Times New Roman" w:hAnsi="Times New Roman" w:cs="Times New Roman"/>
          <w:bCs/>
          <w:sz w:val="24"/>
          <w:szCs w:val="24"/>
        </w:rPr>
        <w:t xml:space="preserve"> </w:t>
      </w:r>
      <w:r w:rsidR="004A106E">
        <w:rPr>
          <w:rFonts w:ascii="Times New Roman" w:eastAsia="Times New Roman" w:hAnsi="Times New Roman" w:cs="Times New Roman"/>
          <w:bCs/>
          <w:sz w:val="24"/>
          <w:szCs w:val="24"/>
        </w:rPr>
        <w:t>and</w:t>
      </w:r>
      <w:r w:rsidR="002F471A">
        <w:rPr>
          <w:rFonts w:ascii="Times New Roman" w:eastAsia="Times New Roman" w:hAnsi="Times New Roman" w:cs="Times New Roman"/>
          <w:bCs/>
          <w:sz w:val="24"/>
          <w:szCs w:val="24"/>
        </w:rPr>
        <w:t xml:space="preserve"> </w:t>
      </w:r>
      <w:r w:rsidR="00547CE4">
        <w:rPr>
          <w:rFonts w:ascii="Times New Roman" w:eastAsia="Times New Roman" w:hAnsi="Times New Roman" w:cs="Times New Roman"/>
          <w:bCs/>
          <w:sz w:val="24"/>
          <w:szCs w:val="24"/>
        </w:rPr>
        <w:t>self-control</w:t>
      </w:r>
      <w:r w:rsidR="0008495F" w:rsidRPr="008459E8">
        <w:rPr>
          <w:rFonts w:ascii="Times New Roman" w:eastAsia="Times New Roman" w:hAnsi="Times New Roman" w:cs="Times New Roman"/>
          <w:bCs/>
          <w:sz w:val="24"/>
          <w:szCs w:val="24"/>
        </w:rPr>
        <w:t xml:space="preserve">, with some children resisting </w:t>
      </w:r>
      <w:r w:rsidR="008E5317" w:rsidRPr="008459E8">
        <w:rPr>
          <w:rFonts w:ascii="Times New Roman" w:eastAsia="Times New Roman" w:hAnsi="Times New Roman" w:cs="Times New Roman"/>
          <w:bCs/>
          <w:sz w:val="24"/>
          <w:szCs w:val="24"/>
        </w:rPr>
        <w:t>immediate</w:t>
      </w:r>
      <w:r w:rsidR="0008495F" w:rsidRPr="008459E8">
        <w:rPr>
          <w:rFonts w:ascii="Times New Roman" w:eastAsia="Times New Roman" w:hAnsi="Times New Roman" w:cs="Times New Roman"/>
          <w:bCs/>
          <w:sz w:val="24"/>
          <w:szCs w:val="24"/>
        </w:rPr>
        <w:t xml:space="preserve"> </w:t>
      </w:r>
      <w:r w:rsidR="00167529">
        <w:rPr>
          <w:rFonts w:ascii="Times New Roman" w:eastAsia="Times New Roman" w:hAnsi="Times New Roman" w:cs="Times New Roman"/>
          <w:bCs/>
          <w:sz w:val="24"/>
          <w:szCs w:val="24"/>
        </w:rPr>
        <w:t xml:space="preserve">gratification and </w:t>
      </w:r>
      <w:r w:rsidR="0008495F" w:rsidRPr="008459E8">
        <w:rPr>
          <w:rFonts w:ascii="Times New Roman" w:eastAsia="Times New Roman" w:hAnsi="Times New Roman" w:cs="Times New Roman"/>
          <w:bCs/>
          <w:sz w:val="24"/>
          <w:szCs w:val="24"/>
        </w:rPr>
        <w:t xml:space="preserve">others </w:t>
      </w:r>
      <w:r w:rsidR="009B2DFA">
        <w:rPr>
          <w:rFonts w:ascii="Times New Roman" w:eastAsia="Times New Roman" w:hAnsi="Times New Roman" w:cs="Times New Roman"/>
          <w:bCs/>
          <w:sz w:val="24"/>
          <w:szCs w:val="24"/>
        </w:rPr>
        <w:t>succumbing to</w:t>
      </w:r>
      <w:r w:rsidR="001C0135" w:rsidRPr="008459E8">
        <w:rPr>
          <w:rFonts w:ascii="Times New Roman" w:eastAsia="Times New Roman" w:hAnsi="Times New Roman" w:cs="Times New Roman"/>
          <w:bCs/>
          <w:sz w:val="24"/>
          <w:szCs w:val="24"/>
        </w:rPr>
        <w:t xml:space="preserve"> </w:t>
      </w:r>
      <w:r w:rsidR="00D02045">
        <w:rPr>
          <w:rFonts w:ascii="Times New Roman" w:eastAsia="Times New Roman" w:hAnsi="Times New Roman" w:cs="Times New Roman"/>
          <w:bCs/>
          <w:sz w:val="24"/>
          <w:szCs w:val="24"/>
        </w:rPr>
        <w:t>it</w:t>
      </w:r>
      <w:r w:rsidR="001C0135" w:rsidRPr="008459E8">
        <w:rPr>
          <w:rFonts w:ascii="Times New Roman" w:eastAsia="Times New Roman" w:hAnsi="Times New Roman" w:cs="Times New Roman"/>
          <w:bCs/>
          <w:sz w:val="24"/>
          <w:szCs w:val="24"/>
        </w:rPr>
        <w:t>.</w:t>
      </w:r>
      <w:r w:rsidR="00EC1BAF" w:rsidRPr="008459E8">
        <w:rPr>
          <w:rFonts w:ascii="Times New Roman" w:eastAsia="Times New Roman" w:hAnsi="Times New Roman" w:cs="Times New Roman"/>
          <w:bCs/>
          <w:sz w:val="24"/>
          <w:szCs w:val="24"/>
        </w:rPr>
        <w:t xml:space="preserve"> </w:t>
      </w:r>
    </w:p>
    <w:p w14:paraId="77E9A64E" w14:textId="37D45343" w:rsidR="00BC414C" w:rsidRDefault="002F16DF" w:rsidP="00FF68F0">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8459E8">
        <w:rPr>
          <w:rFonts w:ascii="Times New Roman" w:eastAsia="Times New Roman" w:hAnsi="Times New Roman" w:cs="Times New Roman"/>
          <w:bCs/>
          <w:sz w:val="24"/>
          <w:szCs w:val="24"/>
        </w:rPr>
        <w:t xml:space="preserve">Similar </w:t>
      </w:r>
      <w:r w:rsidR="00E74681">
        <w:rPr>
          <w:rFonts w:ascii="Times New Roman" w:eastAsia="Times New Roman" w:hAnsi="Times New Roman" w:cs="Times New Roman"/>
          <w:bCs/>
          <w:sz w:val="24"/>
          <w:szCs w:val="24"/>
        </w:rPr>
        <w:t>variability</w:t>
      </w:r>
      <w:r w:rsidRPr="008459E8">
        <w:rPr>
          <w:rFonts w:ascii="Times New Roman" w:eastAsia="Times New Roman" w:hAnsi="Times New Roman" w:cs="Times New Roman"/>
          <w:bCs/>
          <w:sz w:val="24"/>
          <w:szCs w:val="24"/>
        </w:rPr>
        <w:t xml:space="preserve"> </w:t>
      </w:r>
      <w:r w:rsidR="00E74681">
        <w:rPr>
          <w:rFonts w:ascii="Times New Roman" w:eastAsia="Times New Roman" w:hAnsi="Times New Roman" w:cs="Times New Roman"/>
          <w:bCs/>
          <w:sz w:val="24"/>
          <w:szCs w:val="24"/>
        </w:rPr>
        <w:t>has been</w:t>
      </w:r>
      <w:r w:rsidR="00FF36E2">
        <w:rPr>
          <w:rFonts w:ascii="Times New Roman" w:eastAsia="Times New Roman" w:hAnsi="Times New Roman" w:cs="Times New Roman"/>
          <w:bCs/>
          <w:sz w:val="24"/>
          <w:szCs w:val="24"/>
        </w:rPr>
        <w:t xml:space="preserve"> observed</w:t>
      </w:r>
      <w:r w:rsidRPr="008459E8">
        <w:rPr>
          <w:rFonts w:ascii="Times New Roman" w:eastAsia="Times New Roman" w:hAnsi="Times New Roman" w:cs="Times New Roman"/>
          <w:bCs/>
          <w:sz w:val="24"/>
          <w:szCs w:val="24"/>
        </w:rPr>
        <w:t xml:space="preserve"> in animals</w:t>
      </w:r>
      <w:r w:rsidR="00105266">
        <w:rPr>
          <w:rFonts w:ascii="Times New Roman" w:eastAsia="Times New Roman" w:hAnsi="Times New Roman" w:cs="Times New Roman"/>
          <w:bCs/>
          <w:sz w:val="24"/>
          <w:szCs w:val="24"/>
        </w:rPr>
        <w:t>.</w:t>
      </w:r>
      <w:r w:rsidRPr="008459E8">
        <w:rPr>
          <w:rFonts w:ascii="Times New Roman" w:eastAsia="Times New Roman" w:hAnsi="Times New Roman" w:cs="Times New Roman"/>
          <w:bCs/>
          <w:sz w:val="24"/>
          <w:szCs w:val="24"/>
        </w:rPr>
        <w:t xml:space="preserve"> </w:t>
      </w:r>
      <w:r w:rsidR="0011631F">
        <w:rPr>
          <w:rFonts w:ascii="Times New Roman" w:eastAsia="Times New Roman" w:hAnsi="Times New Roman" w:cs="Times New Roman"/>
          <w:bCs/>
          <w:sz w:val="24"/>
          <w:szCs w:val="24"/>
        </w:rPr>
        <w:t>I</w:t>
      </w:r>
      <w:r w:rsidR="00BC414C" w:rsidRPr="00BC414C">
        <w:rPr>
          <w:rFonts w:ascii="Times New Roman" w:eastAsia="Times New Roman" w:hAnsi="Times New Roman" w:cs="Times New Roman"/>
          <w:bCs/>
          <w:sz w:val="24"/>
          <w:szCs w:val="24"/>
        </w:rPr>
        <w:t xml:space="preserve">n </w:t>
      </w:r>
      <w:r w:rsidR="00D17ED1">
        <w:rPr>
          <w:rFonts w:ascii="Times New Roman" w:eastAsia="Times New Roman" w:hAnsi="Times New Roman" w:cs="Times New Roman"/>
          <w:bCs/>
          <w:sz w:val="24"/>
          <w:szCs w:val="24"/>
        </w:rPr>
        <w:t xml:space="preserve">natural </w:t>
      </w:r>
      <w:r w:rsidR="00BC414C" w:rsidRPr="00BC414C">
        <w:rPr>
          <w:rFonts w:ascii="Times New Roman" w:eastAsia="Times New Roman" w:hAnsi="Times New Roman" w:cs="Times New Roman"/>
          <w:bCs/>
          <w:sz w:val="24"/>
          <w:szCs w:val="24"/>
        </w:rPr>
        <w:t xml:space="preserve">foraging </w:t>
      </w:r>
      <w:r w:rsidR="00AF7AB3">
        <w:rPr>
          <w:rFonts w:ascii="Times New Roman" w:eastAsia="Times New Roman" w:hAnsi="Times New Roman" w:cs="Times New Roman"/>
          <w:bCs/>
          <w:sz w:val="24"/>
          <w:szCs w:val="24"/>
        </w:rPr>
        <w:t>scenarios</w:t>
      </w:r>
      <w:r w:rsidR="00BC414C" w:rsidRPr="00BC414C">
        <w:rPr>
          <w:rFonts w:ascii="Times New Roman" w:eastAsia="Times New Roman" w:hAnsi="Times New Roman" w:cs="Times New Roman"/>
          <w:bCs/>
          <w:sz w:val="24"/>
          <w:szCs w:val="24"/>
        </w:rPr>
        <w:t xml:space="preserve">, animals often face </w:t>
      </w:r>
      <w:r w:rsidR="00D17ED1">
        <w:rPr>
          <w:rFonts w:ascii="Times New Roman" w:eastAsia="Times New Roman" w:hAnsi="Times New Roman" w:cs="Times New Roman"/>
          <w:bCs/>
          <w:sz w:val="24"/>
          <w:szCs w:val="24"/>
        </w:rPr>
        <w:t>choices</w:t>
      </w:r>
      <w:r w:rsidR="00BC414C" w:rsidRPr="00BC414C">
        <w:rPr>
          <w:rFonts w:ascii="Times New Roman" w:eastAsia="Times New Roman" w:hAnsi="Times New Roman" w:cs="Times New Roman"/>
          <w:bCs/>
          <w:sz w:val="24"/>
          <w:szCs w:val="24"/>
        </w:rPr>
        <w:t xml:space="preserve"> between immediate but smaller food sources and delayed but more substantial ones</w:t>
      </w:r>
      <w:r w:rsidR="000C48D8">
        <w:rPr>
          <w:rFonts w:ascii="Times New Roman" w:eastAsia="Times New Roman" w:hAnsi="Times New Roman" w:cs="Times New Roman"/>
          <w:bCs/>
          <w:sz w:val="24"/>
          <w:szCs w:val="24"/>
        </w:rPr>
        <w:t>. Their preferences</w:t>
      </w:r>
      <w:r w:rsidR="00BC414C" w:rsidRPr="00BC414C">
        <w:rPr>
          <w:rFonts w:ascii="Times New Roman" w:eastAsia="Times New Roman" w:hAnsi="Times New Roman" w:cs="Times New Roman"/>
          <w:bCs/>
          <w:sz w:val="24"/>
          <w:szCs w:val="24"/>
        </w:rPr>
        <w:t xml:space="preserve"> can vary </w:t>
      </w:r>
      <w:r w:rsidR="00835F55">
        <w:rPr>
          <w:rFonts w:ascii="Times New Roman" w:eastAsia="Times New Roman" w:hAnsi="Times New Roman" w:cs="Times New Roman"/>
          <w:bCs/>
          <w:sz w:val="24"/>
          <w:szCs w:val="24"/>
        </w:rPr>
        <w:t>with</w:t>
      </w:r>
      <w:r w:rsidR="00BC414C" w:rsidRPr="00BC414C">
        <w:rPr>
          <w:rFonts w:ascii="Times New Roman" w:eastAsia="Times New Roman" w:hAnsi="Times New Roman" w:cs="Times New Roman"/>
          <w:bCs/>
          <w:sz w:val="24"/>
          <w:szCs w:val="24"/>
        </w:rPr>
        <w:t xml:space="preserve"> environmental conditions, </w:t>
      </w:r>
      <w:r w:rsidR="00835F55">
        <w:rPr>
          <w:rFonts w:ascii="Times New Roman" w:eastAsia="Times New Roman" w:hAnsi="Times New Roman" w:cs="Times New Roman"/>
          <w:bCs/>
          <w:sz w:val="24"/>
          <w:szCs w:val="24"/>
        </w:rPr>
        <w:t>prior</w:t>
      </w:r>
      <w:r w:rsidR="00835F55" w:rsidRPr="00BC414C">
        <w:rPr>
          <w:rFonts w:ascii="Times New Roman" w:eastAsia="Times New Roman" w:hAnsi="Times New Roman" w:cs="Times New Roman"/>
          <w:bCs/>
          <w:sz w:val="24"/>
          <w:szCs w:val="24"/>
        </w:rPr>
        <w:t xml:space="preserve"> </w:t>
      </w:r>
      <w:r w:rsidR="00BC414C" w:rsidRPr="00BC414C">
        <w:rPr>
          <w:rFonts w:ascii="Times New Roman" w:eastAsia="Times New Roman" w:hAnsi="Times New Roman" w:cs="Times New Roman"/>
          <w:bCs/>
          <w:sz w:val="24"/>
          <w:szCs w:val="24"/>
        </w:rPr>
        <w:t>experience</w:t>
      </w:r>
      <w:r w:rsidR="00CA4E20">
        <w:rPr>
          <w:rFonts w:ascii="Times New Roman" w:eastAsia="Times New Roman" w:hAnsi="Times New Roman" w:cs="Times New Roman"/>
          <w:bCs/>
          <w:sz w:val="24"/>
          <w:szCs w:val="24"/>
        </w:rPr>
        <w:t xml:space="preserve"> </w:t>
      </w:r>
      <w:r w:rsidR="000207E1">
        <w:rPr>
          <w:rFonts w:ascii="Times New Roman" w:eastAsia="Times New Roman" w:hAnsi="Times New Roman" w:cs="Times New Roman"/>
          <w:bCs/>
          <w:sz w:val="24"/>
          <w:szCs w:val="24"/>
        </w:rPr>
        <w:t xml:space="preserve">and individual differences </w:t>
      </w:r>
      <w:r w:rsidR="00CA4E20">
        <w:rPr>
          <w:rFonts w:ascii="Times New Roman" w:eastAsia="Times New Roman" w:hAnsi="Times New Roman" w:cs="Times New Roman"/>
          <w:bCs/>
          <w:sz w:val="24"/>
          <w:szCs w:val="24"/>
        </w:rPr>
        <w:t>(</w:t>
      </w:r>
      <w:commentRangeStart w:id="21"/>
      <w:r w:rsidR="001458B6" w:rsidRPr="001458B6">
        <w:rPr>
          <w:rFonts w:ascii="Times New Roman" w:eastAsia="Times New Roman" w:hAnsi="Times New Roman" w:cs="Times New Roman"/>
          <w:b/>
          <w:sz w:val="24"/>
          <w:szCs w:val="24"/>
        </w:rPr>
        <w:t>Trevail et al., 2019</w:t>
      </w:r>
      <w:commentRangeEnd w:id="21"/>
      <w:r w:rsidR="001458B6" w:rsidRPr="001458B6">
        <w:rPr>
          <w:rStyle w:val="CommentReference"/>
          <w:b/>
        </w:rPr>
        <w:commentReference w:id="21"/>
      </w:r>
      <w:r w:rsidR="000207E1">
        <w:rPr>
          <w:rFonts w:ascii="Times New Roman" w:eastAsia="Times New Roman" w:hAnsi="Times New Roman" w:cs="Times New Roman"/>
          <w:b/>
          <w:sz w:val="24"/>
          <w:szCs w:val="24"/>
        </w:rPr>
        <w:t xml:space="preserve">; </w:t>
      </w:r>
      <w:commentRangeStart w:id="22"/>
      <w:r w:rsidR="008B696E">
        <w:rPr>
          <w:rFonts w:ascii="Times New Roman" w:eastAsia="Times New Roman" w:hAnsi="Times New Roman" w:cs="Times New Roman"/>
          <w:b/>
          <w:sz w:val="24"/>
          <w:szCs w:val="24"/>
        </w:rPr>
        <w:t>Eccard et al., 2020</w:t>
      </w:r>
      <w:commentRangeEnd w:id="22"/>
      <w:r w:rsidR="00C33795">
        <w:rPr>
          <w:rStyle w:val="CommentReference"/>
        </w:rPr>
        <w:commentReference w:id="22"/>
      </w:r>
      <w:r w:rsidR="008B696E">
        <w:rPr>
          <w:rFonts w:ascii="Times New Roman" w:eastAsia="Times New Roman" w:hAnsi="Times New Roman" w:cs="Times New Roman"/>
          <w:b/>
          <w:sz w:val="24"/>
          <w:szCs w:val="24"/>
        </w:rPr>
        <w:t xml:space="preserve">; </w:t>
      </w:r>
      <w:commentRangeStart w:id="23"/>
      <w:r w:rsidR="0091337F">
        <w:rPr>
          <w:rFonts w:ascii="Times New Roman" w:eastAsia="Times New Roman" w:hAnsi="Times New Roman" w:cs="Times New Roman"/>
          <w:b/>
          <w:sz w:val="24"/>
          <w:szCs w:val="24"/>
        </w:rPr>
        <w:t>Walker et al., 2023</w:t>
      </w:r>
      <w:commentRangeEnd w:id="23"/>
      <w:r w:rsidR="005C780A">
        <w:rPr>
          <w:rStyle w:val="CommentReference"/>
        </w:rPr>
        <w:commentReference w:id="23"/>
      </w:r>
      <w:r w:rsidR="001458B6">
        <w:rPr>
          <w:rFonts w:ascii="Times New Roman" w:eastAsia="Times New Roman" w:hAnsi="Times New Roman" w:cs="Times New Roman"/>
          <w:bCs/>
          <w:sz w:val="24"/>
          <w:szCs w:val="24"/>
        </w:rPr>
        <w:t>)</w:t>
      </w:r>
      <w:r w:rsidR="00BC414C">
        <w:rPr>
          <w:rFonts w:ascii="Times New Roman" w:eastAsia="Times New Roman" w:hAnsi="Times New Roman" w:cs="Times New Roman"/>
          <w:bCs/>
          <w:sz w:val="24"/>
          <w:szCs w:val="24"/>
        </w:rPr>
        <w:t xml:space="preserve">. </w:t>
      </w:r>
      <w:r w:rsidR="00BC414C" w:rsidRPr="00BC414C">
        <w:rPr>
          <w:rFonts w:ascii="Times New Roman" w:eastAsia="Times New Roman" w:hAnsi="Times New Roman" w:cs="Times New Roman"/>
          <w:bCs/>
          <w:sz w:val="24"/>
          <w:szCs w:val="24"/>
        </w:rPr>
        <w:t xml:space="preserve"> </w:t>
      </w:r>
    </w:p>
    <w:p w14:paraId="6BCFA8FE" w14:textId="095B287C" w:rsidR="0048764B" w:rsidRDefault="00416A0C" w:rsidP="0048764B">
      <w:pPr>
        <w:pBdr>
          <w:top w:val="nil"/>
          <w:left w:val="nil"/>
          <w:bottom w:val="nil"/>
          <w:right w:val="nil"/>
          <w:between w:val="nil"/>
        </w:pBdr>
        <w:spacing w:after="0" w:line="480" w:lineRule="auto"/>
        <w:ind w:firstLine="720"/>
        <w:rPr>
          <w:rFonts w:ascii="Times New Roman" w:eastAsia="Times New Roman" w:hAnsi="Times New Roman" w:cs="Times New Roman"/>
          <w:bCs/>
          <w:sz w:val="24"/>
          <w:szCs w:val="24"/>
        </w:rPr>
      </w:pPr>
      <w:del w:id="24" w:author="Mark Eldridge" w:date="2025-07-24T16:54:00Z" w16du:dateUtc="2025-07-24T15:54:00Z">
        <w:r w:rsidDel="00F86018">
          <w:rPr>
            <w:rFonts w:ascii="Times New Roman" w:eastAsia="Times New Roman" w:hAnsi="Times New Roman" w:cs="Times New Roman"/>
            <w:bCs/>
            <w:sz w:val="24"/>
            <w:szCs w:val="24"/>
          </w:rPr>
          <w:delText>While</w:delText>
        </w:r>
        <w:r w:rsidR="00B11268" w:rsidRPr="00266AE3" w:rsidDel="00F86018">
          <w:rPr>
            <w:rFonts w:ascii="Times New Roman" w:eastAsia="Times New Roman" w:hAnsi="Times New Roman" w:cs="Times New Roman"/>
            <w:bCs/>
            <w:sz w:val="24"/>
            <w:szCs w:val="24"/>
          </w:rPr>
          <w:delText xml:space="preserve"> </w:delText>
        </w:r>
      </w:del>
      <w:ins w:id="25" w:author="Mark Eldridge" w:date="2025-07-24T16:54:00Z" w16du:dateUtc="2025-07-24T15:54:00Z">
        <w:r w:rsidR="00F86018">
          <w:rPr>
            <w:rFonts w:ascii="Times New Roman" w:eastAsia="Times New Roman" w:hAnsi="Times New Roman" w:cs="Times New Roman"/>
            <w:bCs/>
            <w:sz w:val="24"/>
            <w:szCs w:val="24"/>
          </w:rPr>
          <w:t>Although</w:t>
        </w:r>
        <w:r w:rsidR="00F86018" w:rsidRPr="00266AE3">
          <w:rPr>
            <w:rFonts w:ascii="Times New Roman" w:eastAsia="Times New Roman" w:hAnsi="Times New Roman" w:cs="Times New Roman"/>
            <w:bCs/>
            <w:sz w:val="24"/>
            <w:szCs w:val="24"/>
          </w:rPr>
          <w:t xml:space="preserve"> </w:t>
        </w:r>
      </w:ins>
      <w:r w:rsidR="00266AE3" w:rsidRPr="00266AE3">
        <w:rPr>
          <w:rFonts w:ascii="Times New Roman" w:eastAsia="Times New Roman" w:hAnsi="Times New Roman" w:cs="Times New Roman"/>
          <w:bCs/>
          <w:sz w:val="24"/>
          <w:szCs w:val="24"/>
        </w:rPr>
        <w:t xml:space="preserve">temporal discounting is commonly viewed as the result of general valuation processes, </w:t>
      </w:r>
      <w:r w:rsidR="003F2639">
        <w:rPr>
          <w:rFonts w:ascii="Times New Roman" w:eastAsia="Times New Roman" w:hAnsi="Times New Roman" w:cs="Times New Roman"/>
          <w:bCs/>
          <w:sz w:val="24"/>
          <w:szCs w:val="24"/>
        </w:rPr>
        <w:t xml:space="preserve">emerging evidence suggests </w:t>
      </w:r>
      <w:r w:rsidR="00266AE3" w:rsidRPr="00266AE3">
        <w:rPr>
          <w:rFonts w:ascii="Times New Roman" w:eastAsia="Times New Roman" w:hAnsi="Times New Roman" w:cs="Times New Roman"/>
          <w:bCs/>
          <w:sz w:val="24"/>
          <w:szCs w:val="24"/>
        </w:rPr>
        <w:t xml:space="preserve">these decisions </w:t>
      </w:r>
      <w:r w:rsidR="003F2639">
        <w:rPr>
          <w:rFonts w:ascii="Times New Roman" w:eastAsia="Times New Roman" w:hAnsi="Times New Roman" w:cs="Times New Roman"/>
          <w:bCs/>
          <w:sz w:val="24"/>
          <w:szCs w:val="24"/>
        </w:rPr>
        <w:t>may also</w:t>
      </w:r>
      <w:r w:rsidR="00266AE3" w:rsidRPr="00266AE3">
        <w:rPr>
          <w:rFonts w:ascii="Times New Roman" w:eastAsia="Times New Roman" w:hAnsi="Times New Roman" w:cs="Times New Roman"/>
          <w:bCs/>
          <w:sz w:val="24"/>
          <w:szCs w:val="24"/>
        </w:rPr>
        <w:t xml:space="preserve"> reflect adaptive strategies shaped by both internal states and external demands</w:t>
      </w:r>
      <w:r w:rsidR="00F70C80">
        <w:rPr>
          <w:rFonts w:ascii="Times New Roman" w:eastAsia="Times New Roman" w:hAnsi="Times New Roman" w:cs="Times New Roman"/>
          <w:bCs/>
          <w:sz w:val="24"/>
          <w:szCs w:val="24"/>
        </w:rPr>
        <w:t xml:space="preserve">, </w:t>
      </w:r>
      <w:r w:rsidR="007F7A4F" w:rsidRPr="007F7A4F">
        <w:rPr>
          <w:rFonts w:ascii="Times New Roman" w:eastAsia="Times New Roman" w:hAnsi="Times New Roman" w:cs="Times New Roman"/>
          <w:bCs/>
          <w:sz w:val="24"/>
          <w:szCs w:val="24"/>
        </w:rPr>
        <w:t xml:space="preserve">such as the timing of when a </w:t>
      </w:r>
      <w:r w:rsidR="007F7A4F" w:rsidRPr="007F7A4F">
        <w:rPr>
          <w:rFonts w:ascii="Times New Roman" w:eastAsia="Times New Roman" w:hAnsi="Times New Roman" w:cs="Times New Roman"/>
          <w:bCs/>
          <w:sz w:val="24"/>
          <w:szCs w:val="24"/>
        </w:rPr>
        <w:lastRenderedPageBreak/>
        <w:t>choice can be executed</w:t>
      </w:r>
      <w:ins w:id="26" w:author="Siyu Wang" w:date="2025-08-03T07:45:00Z" w16du:dateUtc="2025-08-03T14:45:00Z">
        <w:r w:rsidR="00CD2CF2">
          <w:rPr>
            <w:rFonts w:ascii="Times New Roman" w:eastAsia="Times New Roman" w:hAnsi="Times New Roman" w:cs="Times New Roman"/>
            <w:bCs/>
            <w:sz w:val="24"/>
            <w:szCs w:val="24"/>
          </w:rPr>
          <w:t xml:space="preserve"> (CI</w:t>
        </w:r>
      </w:ins>
      <w:ins w:id="27" w:author="Siyu Wang" w:date="2025-08-03T07:46:00Z" w16du:dateUtc="2025-08-03T14:46:00Z">
        <w:r w:rsidR="00CD2CF2">
          <w:rPr>
            <w:rFonts w:ascii="Times New Roman" w:eastAsia="Times New Roman" w:hAnsi="Times New Roman" w:cs="Times New Roman"/>
            <w:bCs/>
            <w:sz w:val="24"/>
            <w:szCs w:val="24"/>
          </w:rPr>
          <w:t>TE</w:t>
        </w:r>
      </w:ins>
      <w:ins w:id="28" w:author="Siyu Wang" w:date="2025-08-03T07:45:00Z" w16du:dateUtc="2025-08-03T14:45:00Z">
        <w:r w:rsidR="00CD2CF2">
          <w:rPr>
            <w:rFonts w:ascii="Times New Roman" w:eastAsia="Times New Roman" w:hAnsi="Times New Roman" w:cs="Times New Roman"/>
            <w:bCs/>
            <w:sz w:val="24"/>
            <w:szCs w:val="24"/>
          </w:rPr>
          <w:t>)</w:t>
        </w:r>
      </w:ins>
      <w:r w:rsidR="00093295">
        <w:rPr>
          <w:rFonts w:ascii="Times New Roman" w:eastAsia="Times New Roman" w:hAnsi="Times New Roman" w:cs="Times New Roman"/>
          <w:bCs/>
          <w:sz w:val="24"/>
          <w:szCs w:val="24"/>
        </w:rPr>
        <w:t xml:space="preserve"> and internal motivation</w:t>
      </w:r>
      <w:r w:rsidR="007F7A4F">
        <w:rPr>
          <w:rFonts w:ascii="Times New Roman" w:eastAsia="Times New Roman" w:hAnsi="Times New Roman" w:cs="Times New Roman"/>
          <w:bCs/>
          <w:sz w:val="24"/>
          <w:szCs w:val="24"/>
        </w:rPr>
        <w:t xml:space="preserve"> </w:t>
      </w:r>
      <w:r w:rsidR="008F7174">
        <w:rPr>
          <w:rFonts w:ascii="Times New Roman" w:eastAsia="Times New Roman" w:hAnsi="Times New Roman" w:cs="Times New Roman"/>
          <w:bCs/>
          <w:sz w:val="24"/>
          <w:szCs w:val="24"/>
        </w:rPr>
        <w:t>(</w:t>
      </w:r>
      <w:commentRangeStart w:id="29"/>
      <w:proofErr w:type="spellStart"/>
      <w:r w:rsidR="00093295" w:rsidRPr="00093295">
        <w:rPr>
          <w:rFonts w:ascii="Times New Roman" w:eastAsia="Times New Roman" w:hAnsi="Times New Roman" w:cs="Times New Roman"/>
          <w:b/>
          <w:bCs/>
          <w:sz w:val="24"/>
          <w:szCs w:val="24"/>
        </w:rPr>
        <w:t>Shadmehr</w:t>
      </w:r>
      <w:proofErr w:type="spellEnd"/>
      <w:r w:rsidR="00093295" w:rsidRPr="00093295">
        <w:rPr>
          <w:rFonts w:ascii="Times New Roman" w:eastAsia="Times New Roman" w:hAnsi="Times New Roman" w:cs="Times New Roman"/>
          <w:b/>
          <w:bCs/>
          <w:sz w:val="24"/>
          <w:szCs w:val="24"/>
        </w:rPr>
        <w:t xml:space="preserve"> et al., 2010</w:t>
      </w:r>
      <w:r w:rsidR="00093295">
        <w:rPr>
          <w:rFonts w:ascii="Times New Roman" w:eastAsia="Times New Roman" w:hAnsi="Times New Roman" w:cs="Times New Roman"/>
          <w:b/>
          <w:bCs/>
          <w:sz w:val="24"/>
          <w:szCs w:val="24"/>
        </w:rPr>
        <w:t xml:space="preserve">; </w:t>
      </w:r>
      <w:r w:rsidR="00D04484" w:rsidRPr="00D04484">
        <w:rPr>
          <w:rFonts w:ascii="Times New Roman" w:eastAsia="Times New Roman" w:hAnsi="Times New Roman" w:cs="Times New Roman"/>
          <w:b/>
          <w:bCs/>
          <w:sz w:val="24"/>
          <w:szCs w:val="24"/>
        </w:rPr>
        <w:t>Kable &amp; Glimcher, 2007</w:t>
      </w:r>
      <w:commentRangeEnd w:id="29"/>
      <w:r w:rsidR="00DD7518">
        <w:rPr>
          <w:rStyle w:val="CommentReference"/>
        </w:rPr>
        <w:commentReference w:id="29"/>
      </w:r>
      <w:r w:rsidR="008F7174">
        <w:rPr>
          <w:rFonts w:ascii="Times New Roman" w:eastAsia="Times New Roman" w:hAnsi="Times New Roman" w:cs="Times New Roman"/>
          <w:bCs/>
          <w:sz w:val="24"/>
          <w:szCs w:val="24"/>
        </w:rPr>
        <w:t>)</w:t>
      </w:r>
      <w:r w:rsidR="006608D9">
        <w:rPr>
          <w:rFonts w:ascii="Times New Roman" w:eastAsia="Times New Roman" w:hAnsi="Times New Roman" w:cs="Times New Roman"/>
          <w:bCs/>
          <w:sz w:val="24"/>
          <w:szCs w:val="24"/>
        </w:rPr>
        <w:t xml:space="preserve">. </w:t>
      </w:r>
      <w:r w:rsidR="00D93035" w:rsidRPr="00D93035">
        <w:rPr>
          <w:rFonts w:ascii="Times New Roman" w:eastAsia="Times New Roman" w:hAnsi="Times New Roman" w:cs="Times New Roman"/>
          <w:bCs/>
          <w:sz w:val="24"/>
          <w:szCs w:val="24"/>
        </w:rPr>
        <w:t xml:space="preserve">How such factors influence the neural computations of reward and delay remains an open </w:t>
      </w:r>
      <w:r w:rsidR="002F239C" w:rsidRPr="00D93035">
        <w:rPr>
          <w:rFonts w:ascii="Times New Roman" w:eastAsia="Times New Roman" w:hAnsi="Times New Roman" w:cs="Times New Roman"/>
          <w:bCs/>
          <w:sz w:val="24"/>
          <w:szCs w:val="24"/>
        </w:rPr>
        <w:t>question</w:t>
      </w:r>
      <w:r w:rsidR="002F239C">
        <w:rPr>
          <w:rFonts w:ascii="Times New Roman" w:eastAsia="Times New Roman" w:hAnsi="Times New Roman" w:cs="Times New Roman"/>
          <w:bCs/>
          <w:sz w:val="24"/>
          <w:szCs w:val="24"/>
        </w:rPr>
        <w:t xml:space="preserve"> and</w:t>
      </w:r>
      <w:r w:rsidR="00D93035" w:rsidRPr="00D93035">
        <w:rPr>
          <w:rFonts w:ascii="Times New Roman" w:eastAsia="Times New Roman" w:hAnsi="Times New Roman" w:cs="Times New Roman"/>
          <w:bCs/>
          <w:sz w:val="24"/>
          <w:szCs w:val="24"/>
        </w:rPr>
        <w:t xml:space="preserve"> is not necessarily consistent across individuals.</w:t>
      </w:r>
    </w:p>
    <w:p w14:paraId="615AE693" w14:textId="7D8625A6" w:rsidR="00211070" w:rsidRDefault="00660A29" w:rsidP="0048764B">
      <w:pPr>
        <w:pBdr>
          <w:top w:val="nil"/>
          <w:left w:val="nil"/>
          <w:bottom w:val="nil"/>
          <w:right w:val="nil"/>
          <w:between w:val="nil"/>
        </w:pBdr>
        <w:spacing w:after="0" w:line="480" w:lineRule="auto"/>
        <w:ind w:firstLine="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w:t>
      </w:r>
      <w:r w:rsidR="00211070" w:rsidRPr="00D96140">
        <w:rPr>
          <w:rFonts w:ascii="Times New Roman" w:eastAsia="Times New Roman" w:hAnsi="Times New Roman" w:cs="Times New Roman"/>
          <w:bCs/>
          <w:sz w:val="24"/>
          <w:szCs w:val="24"/>
        </w:rPr>
        <w:t xml:space="preserve"> dorsolateral prefrontal cortex (dlPFC) </w:t>
      </w:r>
      <w:r w:rsidR="000422AE">
        <w:rPr>
          <w:rFonts w:ascii="Times New Roman" w:eastAsia="Times New Roman" w:hAnsi="Times New Roman" w:cs="Times New Roman"/>
          <w:bCs/>
          <w:sz w:val="24"/>
          <w:szCs w:val="24"/>
        </w:rPr>
        <w:t xml:space="preserve">has been implicated </w:t>
      </w:r>
      <w:r w:rsidR="00B363C2">
        <w:rPr>
          <w:rFonts w:ascii="Times New Roman" w:eastAsia="Times New Roman" w:hAnsi="Times New Roman" w:cs="Times New Roman"/>
          <w:bCs/>
          <w:sz w:val="24"/>
          <w:szCs w:val="24"/>
        </w:rPr>
        <w:t>in</w:t>
      </w:r>
      <w:r w:rsidR="00211070" w:rsidRPr="00D96140">
        <w:rPr>
          <w:rFonts w:ascii="Times New Roman" w:eastAsia="Times New Roman" w:hAnsi="Times New Roman" w:cs="Times New Roman"/>
          <w:bCs/>
          <w:sz w:val="24"/>
          <w:szCs w:val="24"/>
        </w:rPr>
        <w:t xml:space="preserve"> value-</w:t>
      </w:r>
      <w:r w:rsidR="00211070">
        <w:rPr>
          <w:rFonts w:ascii="Times New Roman" w:eastAsia="Times New Roman" w:hAnsi="Times New Roman" w:cs="Times New Roman"/>
          <w:bCs/>
          <w:sz w:val="24"/>
          <w:szCs w:val="24"/>
        </w:rPr>
        <w:t>guided behavior</w:t>
      </w:r>
      <w:r w:rsidR="00211070" w:rsidRPr="00D96140">
        <w:rPr>
          <w:rFonts w:ascii="Times New Roman" w:eastAsia="Times New Roman" w:hAnsi="Times New Roman" w:cs="Times New Roman"/>
          <w:bCs/>
          <w:sz w:val="24"/>
          <w:szCs w:val="24"/>
        </w:rPr>
        <w:t xml:space="preserve"> </w:t>
      </w:r>
      <w:r w:rsidR="00211070">
        <w:rPr>
          <w:rFonts w:ascii="Times New Roman" w:eastAsia="Times New Roman" w:hAnsi="Times New Roman" w:cs="Times New Roman"/>
          <w:bCs/>
          <w:sz w:val="24"/>
          <w:szCs w:val="24"/>
        </w:rPr>
        <w:t xml:space="preserve">(Barraclough et al., 2004; Hutcherson et al., 2012 </w:t>
      </w:r>
      <w:commentRangeStart w:id="30"/>
      <w:r w:rsidR="00211070" w:rsidRPr="004341B6">
        <w:rPr>
          <w:rFonts w:ascii="Times New Roman" w:eastAsia="Times New Roman" w:hAnsi="Times New Roman" w:cs="Times New Roman"/>
          <w:b/>
          <w:sz w:val="24"/>
          <w:szCs w:val="24"/>
        </w:rPr>
        <w:t>ref</w:t>
      </w:r>
      <w:commentRangeEnd w:id="30"/>
      <w:r w:rsidR="00211070">
        <w:rPr>
          <w:rStyle w:val="CommentReference"/>
        </w:rPr>
        <w:commentReference w:id="30"/>
      </w:r>
      <w:r w:rsidR="00211070">
        <w:rPr>
          <w:rFonts w:ascii="Times New Roman" w:eastAsia="Times New Roman" w:hAnsi="Times New Roman" w:cs="Times New Roman"/>
          <w:bCs/>
          <w:sz w:val="24"/>
          <w:szCs w:val="24"/>
        </w:rPr>
        <w:t xml:space="preserve">) </w:t>
      </w:r>
      <w:r w:rsidR="00211070" w:rsidRPr="00D96140">
        <w:rPr>
          <w:rFonts w:ascii="Times New Roman" w:eastAsia="Times New Roman" w:hAnsi="Times New Roman" w:cs="Times New Roman"/>
          <w:bCs/>
          <w:sz w:val="24"/>
          <w:szCs w:val="24"/>
        </w:rPr>
        <w:t>and self-control</w:t>
      </w:r>
      <w:r w:rsidR="00211070">
        <w:rPr>
          <w:rFonts w:ascii="Times New Roman" w:eastAsia="Times New Roman" w:hAnsi="Times New Roman" w:cs="Times New Roman"/>
          <w:bCs/>
          <w:sz w:val="24"/>
          <w:szCs w:val="24"/>
        </w:rPr>
        <w:t xml:space="preserve"> (</w:t>
      </w:r>
      <w:commentRangeStart w:id="31"/>
      <w:r w:rsidR="00211070" w:rsidRPr="004341B6">
        <w:rPr>
          <w:rFonts w:ascii="Times New Roman" w:eastAsia="Times New Roman" w:hAnsi="Times New Roman" w:cs="Times New Roman"/>
          <w:b/>
          <w:sz w:val="24"/>
          <w:szCs w:val="24"/>
        </w:rPr>
        <w:t>ref</w:t>
      </w:r>
      <w:commentRangeEnd w:id="31"/>
      <w:r w:rsidR="00211070">
        <w:rPr>
          <w:rStyle w:val="CommentReference"/>
        </w:rPr>
        <w:commentReference w:id="31"/>
      </w:r>
      <w:r w:rsidR="00211070">
        <w:rPr>
          <w:rFonts w:ascii="Times New Roman" w:eastAsia="Times New Roman" w:hAnsi="Times New Roman" w:cs="Times New Roman"/>
          <w:bCs/>
          <w:sz w:val="24"/>
          <w:szCs w:val="24"/>
        </w:rPr>
        <w:t>)</w:t>
      </w:r>
      <w:r w:rsidR="00C857E9">
        <w:rPr>
          <w:rFonts w:ascii="Times New Roman" w:eastAsia="Times New Roman" w:hAnsi="Times New Roman" w:cs="Times New Roman"/>
          <w:bCs/>
          <w:sz w:val="24"/>
          <w:szCs w:val="24"/>
        </w:rPr>
        <w:t xml:space="preserve">. </w:t>
      </w:r>
      <w:r w:rsidR="00D372F0" w:rsidRPr="00D372F0">
        <w:rPr>
          <w:rFonts w:ascii="Times New Roman" w:eastAsia="Times New Roman" w:hAnsi="Times New Roman" w:cs="Times New Roman"/>
          <w:bCs/>
          <w:sz w:val="24"/>
          <w:szCs w:val="24"/>
        </w:rPr>
        <w:t xml:space="preserve">Neurons in this area encode reward magnitude, delay, and </w:t>
      </w:r>
      <w:r w:rsidR="006E57D8" w:rsidRPr="00D372F0">
        <w:rPr>
          <w:rFonts w:ascii="Times New Roman" w:eastAsia="Times New Roman" w:hAnsi="Times New Roman" w:cs="Times New Roman"/>
          <w:bCs/>
          <w:sz w:val="24"/>
          <w:szCs w:val="24"/>
        </w:rPr>
        <w:t>interaction</w:t>
      </w:r>
      <w:r w:rsidR="00D372F0" w:rsidRPr="00D372F0">
        <w:rPr>
          <w:rFonts w:ascii="Times New Roman" w:eastAsia="Times New Roman" w:hAnsi="Times New Roman" w:cs="Times New Roman"/>
          <w:bCs/>
          <w:sz w:val="24"/>
          <w:szCs w:val="24"/>
        </w:rPr>
        <w:t xml:space="preserve">, supporting the computation of temporally discounted value </w:t>
      </w:r>
      <w:r w:rsidR="00211070">
        <w:rPr>
          <w:rFonts w:ascii="Times New Roman" w:eastAsia="Times New Roman" w:hAnsi="Times New Roman" w:cs="Times New Roman"/>
          <w:bCs/>
          <w:sz w:val="24"/>
          <w:szCs w:val="24"/>
        </w:rPr>
        <w:t>(</w:t>
      </w:r>
      <w:commentRangeStart w:id="32"/>
      <w:r w:rsidR="00211070" w:rsidRPr="00D96140">
        <w:rPr>
          <w:rFonts w:ascii="Times New Roman" w:eastAsia="Times New Roman" w:hAnsi="Times New Roman" w:cs="Times New Roman"/>
          <w:b/>
          <w:sz w:val="24"/>
          <w:szCs w:val="24"/>
        </w:rPr>
        <w:t>ref</w:t>
      </w:r>
      <w:commentRangeEnd w:id="32"/>
      <w:r w:rsidR="00211070">
        <w:rPr>
          <w:rStyle w:val="CommentReference"/>
        </w:rPr>
        <w:commentReference w:id="32"/>
      </w:r>
      <w:r w:rsidR="00211070">
        <w:rPr>
          <w:rFonts w:ascii="Times New Roman" w:eastAsia="Times New Roman" w:hAnsi="Times New Roman" w:cs="Times New Roman"/>
          <w:bCs/>
          <w:sz w:val="24"/>
          <w:szCs w:val="24"/>
        </w:rPr>
        <w:t>)</w:t>
      </w:r>
      <w:r w:rsidR="00211070" w:rsidRPr="00D96140">
        <w:rPr>
          <w:rFonts w:ascii="Times New Roman" w:eastAsia="Times New Roman" w:hAnsi="Times New Roman" w:cs="Times New Roman"/>
          <w:bCs/>
          <w:sz w:val="24"/>
          <w:szCs w:val="24"/>
        </w:rPr>
        <w:t>.</w:t>
      </w:r>
      <w:r w:rsidR="00211070">
        <w:rPr>
          <w:rFonts w:ascii="Times New Roman" w:eastAsia="Times New Roman" w:hAnsi="Times New Roman" w:cs="Times New Roman"/>
          <w:bCs/>
          <w:sz w:val="24"/>
          <w:szCs w:val="24"/>
        </w:rPr>
        <w:t xml:space="preserve"> </w:t>
      </w:r>
    </w:p>
    <w:p w14:paraId="5DE16361" w14:textId="77777777" w:rsidR="006E57D8" w:rsidRDefault="006E57D8" w:rsidP="00506E76">
      <w:pPr>
        <w:pBdr>
          <w:top w:val="nil"/>
          <w:left w:val="nil"/>
          <w:bottom w:val="nil"/>
          <w:right w:val="nil"/>
          <w:between w:val="nil"/>
        </w:pBdr>
        <w:spacing w:after="0" w:line="480" w:lineRule="auto"/>
        <w:ind w:firstLine="360"/>
        <w:rPr>
          <w:rFonts w:ascii="Times New Roman" w:eastAsia="Times New Roman" w:hAnsi="Times New Roman" w:cs="Times New Roman"/>
          <w:sz w:val="24"/>
          <w:szCs w:val="24"/>
        </w:rPr>
      </w:pPr>
      <w:r w:rsidRPr="006E57D8">
        <w:rPr>
          <w:rFonts w:ascii="Times New Roman" w:eastAsia="Times New Roman" w:hAnsi="Times New Roman" w:cs="Times New Roman"/>
          <w:sz w:val="24"/>
          <w:szCs w:val="24"/>
        </w:rPr>
        <w:t>However, it remains unclear how these neural representations evolve during deliberation and whether they are modulated by contextual variables like the timing of choice execution.</w:t>
      </w:r>
    </w:p>
    <w:p w14:paraId="437B6B88" w14:textId="56011192" w:rsidR="00E62C95" w:rsidRDefault="0064674F" w:rsidP="00B837C3">
      <w:pPr>
        <w:spacing w:after="0" w:line="480" w:lineRule="auto"/>
        <w:rPr>
          <w:rFonts w:ascii="Times New Roman" w:eastAsia="Times New Roman" w:hAnsi="Times New Roman" w:cs="Times New Roman"/>
          <w:sz w:val="24"/>
          <w:szCs w:val="24"/>
        </w:rPr>
      </w:pPr>
      <w:r w:rsidRPr="0064674F">
        <w:rPr>
          <w:rFonts w:ascii="Times New Roman" w:eastAsia="Times New Roman" w:hAnsi="Times New Roman" w:cs="Times New Roman"/>
          <w:sz w:val="24"/>
          <w:szCs w:val="24"/>
        </w:rPr>
        <w:t xml:space="preserve">To address this, we recorded single-neuron activity in the dlPFC of two monkeys performing a temporal discounting task featuring a two-step go-signal that manipulated the timing of choice execution. We found that </w:t>
      </w:r>
      <w:del w:id="33" w:author="Mark Eldridge" w:date="2025-07-24T16:56:00Z" w16du:dateUtc="2025-07-24T15:56:00Z">
        <w:r w:rsidRPr="0064674F" w:rsidDel="00DC311F">
          <w:rPr>
            <w:rFonts w:ascii="Times New Roman" w:eastAsia="Times New Roman" w:hAnsi="Times New Roman" w:cs="Times New Roman"/>
            <w:sz w:val="24"/>
            <w:szCs w:val="24"/>
          </w:rPr>
          <w:delText xml:space="preserve">while </w:delText>
        </w:r>
      </w:del>
      <w:ins w:id="34" w:author="Mark Eldridge" w:date="2025-07-24T16:56:00Z" w16du:dateUtc="2025-07-24T15:56:00Z">
        <w:r w:rsidR="00DC311F">
          <w:rPr>
            <w:rFonts w:ascii="Times New Roman" w:eastAsia="Times New Roman" w:hAnsi="Times New Roman" w:cs="Times New Roman"/>
            <w:sz w:val="24"/>
            <w:szCs w:val="24"/>
          </w:rPr>
          <w:t>although</w:t>
        </w:r>
        <w:r w:rsidR="00DC311F" w:rsidRPr="0064674F">
          <w:rPr>
            <w:rFonts w:ascii="Times New Roman" w:eastAsia="Times New Roman" w:hAnsi="Times New Roman" w:cs="Times New Roman"/>
            <w:sz w:val="24"/>
            <w:szCs w:val="24"/>
          </w:rPr>
          <w:t xml:space="preserve"> </w:t>
        </w:r>
      </w:ins>
      <w:r w:rsidRPr="0064674F">
        <w:rPr>
          <w:rFonts w:ascii="Times New Roman" w:eastAsia="Times New Roman" w:hAnsi="Times New Roman" w:cs="Times New Roman"/>
          <w:sz w:val="24"/>
          <w:szCs w:val="24"/>
        </w:rPr>
        <w:t>the timing of choice had a significant influence on behavior and neural coding in one animal, the other animal appeared less sensitive to this manipulation. These differences were reflected in both their behavioral strategies and neural dynamics, highlighting individual variability in the integration of contextual information during temporal discounting</w:t>
      </w:r>
      <w:r w:rsidR="0022689B">
        <w:rPr>
          <w:rFonts w:ascii="Times New Roman" w:eastAsia="Times New Roman" w:hAnsi="Times New Roman" w:cs="Times New Roman"/>
          <w:sz w:val="24"/>
          <w:szCs w:val="24"/>
        </w:rPr>
        <w:t xml:space="preserve"> </w:t>
      </w:r>
      <w:r w:rsidR="00257555" w:rsidRPr="00257555">
        <w:rPr>
          <w:rFonts w:ascii="Times New Roman" w:eastAsia="Times New Roman" w:hAnsi="Times New Roman" w:cs="Times New Roman"/>
          <w:sz w:val="24"/>
          <w:szCs w:val="24"/>
        </w:rPr>
        <w:t>and pointing to distinct underlying neural mechanisms</w:t>
      </w:r>
      <w:r w:rsidRPr="0064674F">
        <w:rPr>
          <w:rFonts w:ascii="Times New Roman" w:eastAsia="Times New Roman" w:hAnsi="Times New Roman" w:cs="Times New Roman"/>
          <w:sz w:val="24"/>
          <w:szCs w:val="24"/>
        </w:rPr>
        <w:t>.</w:t>
      </w:r>
    </w:p>
    <w:p w14:paraId="3E06A917" w14:textId="77777777" w:rsidR="00E370D5" w:rsidRDefault="00E370D5" w:rsidP="00B837C3">
      <w:pPr>
        <w:spacing w:after="0" w:line="480" w:lineRule="auto"/>
        <w:rPr>
          <w:rFonts w:ascii="Times New Roman" w:eastAsia="Times New Roman" w:hAnsi="Times New Roman" w:cs="Times New Roman"/>
          <w:bCs/>
          <w:sz w:val="24"/>
          <w:szCs w:val="24"/>
        </w:rPr>
      </w:pPr>
    </w:p>
    <w:p w14:paraId="3D2696F2" w14:textId="0B9967E8" w:rsidR="005457B4" w:rsidRDefault="005457B4" w:rsidP="005457B4">
      <w:pPr>
        <w:pBdr>
          <w:top w:val="nil"/>
          <w:left w:val="nil"/>
          <w:bottom w:val="nil"/>
          <w:right w:val="nil"/>
          <w:between w:val="nil"/>
        </w:pBdr>
        <w:spacing w:after="0" w:line="48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sz w:val="24"/>
          <w:szCs w:val="24"/>
        </w:rPr>
        <w:t>Results</w:t>
      </w:r>
    </w:p>
    <w:p w14:paraId="0C7995EA" w14:textId="5D29CA91" w:rsidR="005457B4" w:rsidRPr="005E62C8" w:rsidRDefault="009A46A3" w:rsidP="005457B4">
      <w:pPr>
        <w:shd w:val="clear" w:color="auto" w:fill="FFFFFF"/>
        <w:spacing w:after="0" w:line="480" w:lineRule="auto"/>
        <w:rPr>
          <w:rFonts w:ascii="Times New Roman" w:eastAsia="Times New Roman" w:hAnsi="Times New Roman" w:cs="Times New Roman"/>
          <w:b/>
          <w:bCs/>
          <w:i/>
          <w:sz w:val="24"/>
          <w:szCs w:val="24"/>
        </w:rPr>
      </w:pPr>
      <w:r w:rsidRPr="005E62C8">
        <w:rPr>
          <w:rFonts w:ascii="Times New Roman" w:eastAsia="Times New Roman" w:hAnsi="Times New Roman" w:cs="Times New Roman"/>
          <w:b/>
          <w:bCs/>
          <w:i/>
          <w:sz w:val="24"/>
          <w:szCs w:val="24"/>
        </w:rPr>
        <w:t xml:space="preserve">1. Behavioral </w:t>
      </w:r>
      <w:r w:rsidR="000D20B8">
        <w:rPr>
          <w:rFonts w:ascii="Times New Roman" w:eastAsia="Times New Roman" w:hAnsi="Times New Roman" w:cs="Times New Roman"/>
          <w:b/>
          <w:bCs/>
          <w:i/>
          <w:sz w:val="24"/>
          <w:szCs w:val="24"/>
        </w:rPr>
        <w:t xml:space="preserve">evidence of temporal </w:t>
      </w:r>
      <w:r w:rsidR="005B722A">
        <w:rPr>
          <w:rFonts w:ascii="Times New Roman" w:eastAsia="Times New Roman" w:hAnsi="Times New Roman" w:cs="Times New Roman"/>
          <w:b/>
          <w:bCs/>
          <w:i/>
          <w:sz w:val="24"/>
          <w:szCs w:val="24"/>
        </w:rPr>
        <w:t>discounting</w:t>
      </w:r>
      <w:r w:rsidR="000D20B8">
        <w:rPr>
          <w:rFonts w:ascii="Times New Roman" w:eastAsia="Times New Roman" w:hAnsi="Times New Roman" w:cs="Times New Roman"/>
          <w:b/>
          <w:bCs/>
          <w:i/>
          <w:sz w:val="24"/>
          <w:szCs w:val="24"/>
        </w:rPr>
        <w:t xml:space="preserve">  </w:t>
      </w:r>
    </w:p>
    <w:p w14:paraId="1F09C0D2" w14:textId="010F25B9" w:rsidR="005B4A18" w:rsidRDefault="005457B4"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monkeys performed a </w:t>
      </w:r>
      <w:r w:rsidR="00845D2F">
        <w:rPr>
          <w:rFonts w:ascii="Times New Roman" w:eastAsia="Times New Roman" w:hAnsi="Times New Roman" w:cs="Times New Roman"/>
          <w:sz w:val="24"/>
          <w:szCs w:val="24"/>
        </w:rPr>
        <w:t>temporal discounting</w:t>
      </w:r>
      <w:r>
        <w:rPr>
          <w:rFonts w:ascii="Times New Roman" w:eastAsia="Times New Roman" w:hAnsi="Times New Roman" w:cs="Times New Roman"/>
          <w:sz w:val="24"/>
          <w:szCs w:val="24"/>
        </w:rPr>
        <w:t xml:space="preserve"> task (Fig. 1A; see Methods), </w:t>
      </w:r>
      <w:r w:rsidR="00A76E3A">
        <w:rPr>
          <w:rFonts w:ascii="Times New Roman" w:eastAsia="Times New Roman" w:hAnsi="Times New Roman" w:cs="Times New Roman"/>
          <w:sz w:val="24"/>
          <w:szCs w:val="24"/>
        </w:rPr>
        <w:t>where</w:t>
      </w:r>
      <w:r>
        <w:rPr>
          <w:rFonts w:ascii="Times New Roman" w:eastAsia="Times New Roman" w:hAnsi="Times New Roman" w:cs="Times New Roman"/>
          <w:sz w:val="24"/>
          <w:szCs w:val="24"/>
        </w:rPr>
        <w:t xml:space="preserve"> each of </w:t>
      </w:r>
      <w:r w:rsidR="00A76E3A">
        <w:rPr>
          <w:rFonts w:ascii="Times New Roman" w:eastAsia="Times New Roman" w:hAnsi="Times New Roman" w:cs="Times New Roman"/>
          <w:sz w:val="24"/>
          <w:szCs w:val="24"/>
        </w:rPr>
        <w:t xml:space="preserve">nine </w:t>
      </w:r>
      <w:r>
        <w:rPr>
          <w:rFonts w:ascii="Times New Roman" w:eastAsia="Times New Roman" w:hAnsi="Times New Roman" w:cs="Times New Roman"/>
          <w:sz w:val="24"/>
          <w:szCs w:val="24"/>
        </w:rPr>
        <w:t xml:space="preserve">visual cues </w:t>
      </w:r>
      <w:r w:rsidR="003B7CC5">
        <w:rPr>
          <w:rFonts w:ascii="Times New Roman" w:eastAsia="Times New Roman" w:hAnsi="Times New Roman" w:cs="Times New Roman"/>
          <w:sz w:val="24"/>
          <w:szCs w:val="24"/>
        </w:rPr>
        <w:t>represented an</w:t>
      </w:r>
      <w:r>
        <w:rPr>
          <w:rFonts w:ascii="Times New Roman" w:eastAsia="Times New Roman" w:hAnsi="Times New Roman" w:cs="Times New Roman"/>
          <w:sz w:val="24"/>
          <w:szCs w:val="24"/>
        </w:rPr>
        <w:t xml:space="preserve"> offer </w:t>
      </w:r>
      <w:r w:rsidR="003B7CC5">
        <w:rPr>
          <w:rFonts w:ascii="Times New Roman" w:eastAsia="Times New Roman" w:hAnsi="Times New Roman" w:cs="Times New Roman"/>
          <w:sz w:val="24"/>
          <w:szCs w:val="24"/>
        </w:rPr>
        <w:t xml:space="preserve">of reward </w:t>
      </w:r>
      <w:r>
        <w:rPr>
          <w:rFonts w:ascii="Times New Roman" w:eastAsia="Times New Roman" w:hAnsi="Times New Roman" w:cs="Times New Roman"/>
          <w:sz w:val="24"/>
          <w:szCs w:val="24"/>
        </w:rPr>
        <w:t xml:space="preserve">(Fig. 1B). Each offer </w:t>
      </w:r>
      <w:r w:rsidR="003B7CC5">
        <w:rPr>
          <w:rFonts w:ascii="Times New Roman" w:eastAsia="Times New Roman" w:hAnsi="Times New Roman" w:cs="Times New Roman"/>
          <w:sz w:val="24"/>
          <w:szCs w:val="24"/>
        </w:rPr>
        <w:t>combined</w:t>
      </w:r>
      <w:r>
        <w:rPr>
          <w:rFonts w:ascii="Times New Roman" w:eastAsia="Times New Roman" w:hAnsi="Times New Roman" w:cs="Times New Roman"/>
          <w:sz w:val="24"/>
          <w:szCs w:val="24"/>
        </w:rPr>
        <w:t xml:space="preserve"> reward </w:t>
      </w:r>
      <w:r w:rsidR="005E3FEC">
        <w:rPr>
          <w:rFonts w:ascii="Times New Roman" w:eastAsia="Times New Roman" w:hAnsi="Times New Roman" w:cs="Times New Roman"/>
          <w:sz w:val="24"/>
          <w:szCs w:val="24"/>
        </w:rPr>
        <w:t>magnitude</w:t>
      </w:r>
      <w:r>
        <w:rPr>
          <w:rFonts w:ascii="Times New Roman" w:eastAsia="Times New Roman" w:hAnsi="Times New Roman" w:cs="Times New Roman"/>
          <w:sz w:val="24"/>
          <w:szCs w:val="24"/>
        </w:rPr>
        <w:t xml:space="preserve"> (2, 4, or 6 drops of liquid reward) </w:t>
      </w:r>
      <w:r w:rsidR="003B7CC5">
        <w:rPr>
          <w:rFonts w:ascii="Times New Roman" w:eastAsia="Times New Roman" w:hAnsi="Times New Roman" w:cs="Times New Roman"/>
          <w:sz w:val="24"/>
          <w:szCs w:val="24"/>
        </w:rPr>
        <w:t>with</w:t>
      </w:r>
      <w:r>
        <w:rPr>
          <w:rFonts w:ascii="Times New Roman" w:eastAsia="Times New Roman" w:hAnsi="Times New Roman" w:cs="Times New Roman"/>
          <w:sz w:val="24"/>
          <w:szCs w:val="24"/>
        </w:rPr>
        <w:t xml:space="preserve"> a delay </w:t>
      </w:r>
      <w:r w:rsidR="003B7CC5">
        <w:rPr>
          <w:rFonts w:ascii="Times New Roman" w:eastAsia="Times New Roman" w:hAnsi="Times New Roman" w:cs="Times New Roman"/>
          <w:sz w:val="24"/>
          <w:szCs w:val="24"/>
        </w:rPr>
        <w:t xml:space="preserve">before delivery </w:t>
      </w:r>
      <w:r>
        <w:rPr>
          <w:rFonts w:ascii="Times New Roman" w:eastAsia="Times New Roman" w:hAnsi="Times New Roman" w:cs="Times New Roman"/>
          <w:sz w:val="24"/>
          <w:szCs w:val="24"/>
        </w:rPr>
        <w:t xml:space="preserve">(1, 5, or 10 seconds). </w:t>
      </w:r>
    </w:p>
    <w:p w14:paraId="1801E984" w14:textId="77777777" w:rsidR="002C04FE" w:rsidRDefault="002C04FE" w:rsidP="005457B4">
      <w:pPr>
        <w:shd w:val="clear" w:color="auto" w:fill="FFFFFF"/>
        <w:spacing w:after="0" w:line="480" w:lineRule="auto"/>
        <w:rPr>
          <w:rFonts w:ascii="Times New Roman" w:eastAsia="Times New Roman" w:hAnsi="Times New Roman" w:cs="Times New Roman"/>
          <w:sz w:val="24"/>
          <w:szCs w:val="24"/>
        </w:rPr>
      </w:pPr>
      <w:r w:rsidRPr="002C04FE">
        <w:rPr>
          <w:rFonts w:ascii="Times New Roman" w:eastAsia="Times New Roman" w:hAnsi="Times New Roman" w:cs="Times New Roman"/>
          <w:sz w:val="24"/>
          <w:szCs w:val="24"/>
        </w:rPr>
        <w:lastRenderedPageBreak/>
        <w:t>By varying reward and delay independently across trials in an orthogonal design, we could dissociate their individual and combined effects on both behavior and neural activity.</w:t>
      </w:r>
    </w:p>
    <w:p w14:paraId="2F78D6E0" w14:textId="741052BA" w:rsidR="005457B4" w:rsidRDefault="005E3FEC" w:rsidP="005457B4">
      <w:pPr>
        <w:shd w:val="clear" w:color="auto" w:fill="FFFFFF"/>
        <w:spacing w:after="0" w:line="480" w:lineRule="auto"/>
        <w:rPr>
          <w:rFonts w:ascii="Times New Roman" w:eastAsia="Times New Roman" w:hAnsi="Times New Roman" w:cs="Times New Roman"/>
          <w:sz w:val="24"/>
          <w:szCs w:val="24"/>
        </w:rPr>
      </w:pPr>
      <w:commentRangeStart w:id="35"/>
      <w:r>
        <w:rPr>
          <w:rFonts w:ascii="Times New Roman" w:eastAsia="Times New Roman" w:hAnsi="Times New Roman" w:cs="Times New Roman"/>
          <w:sz w:val="24"/>
          <w:szCs w:val="24"/>
        </w:rPr>
        <w:t>O</w:t>
      </w:r>
      <w:r w:rsidR="005457B4">
        <w:rPr>
          <w:rFonts w:ascii="Times New Roman" w:eastAsia="Times New Roman" w:hAnsi="Times New Roman" w:cs="Times New Roman"/>
          <w:sz w:val="24"/>
          <w:szCs w:val="24"/>
        </w:rPr>
        <w:t>n</w:t>
      </w:r>
      <w:commentRangeEnd w:id="35"/>
      <w:r w:rsidR="00847D15">
        <w:rPr>
          <w:rStyle w:val="CommentReference"/>
        </w:rPr>
        <w:commentReference w:id="35"/>
      </w:r>
      <w:r w:rsidR="005457B4">
        <w:rPr>
          <w:rFonts w:ascii="Times New Roman" w:eastAsia="Times New Roman" w:hAnsi="Times New Roman" w:cs="Times New Roman"/>
          <w:sz w:val="24"/>
          <w:szCs w:val="24"/>
        </w:rPr>
        <w:t xml:space="preserve"> each trial </w:t>
      </w:r>
      <w:r w:rsidR="000B5EE6">
        <w:rPr>
          <w:rFonts w:ascii="Times New Roman" w:eastAsia="Times New Roman" w:hAnsi="Times New Roman" w:cs="Times New Roman"/>
          <w:sz w:val="24"/>
          <w:szCs w:val="24"/>
        </w:rPr>
        <w:t xml:space="preserve">the animal viewed a cue and </w:t>
      </w:r>
      <w:proofErr w:type="spellStart"/>
      <w:r w:rsidR="005457B4">
        <w:rPr>
          <w:rFonts w:ascii="Times New Roman" w:eastAsia="Times New Roman" w:hAnsi="Times New Roman" w:cs="Times New Roman"/>
          <w:sz w:val="24"/>
          <w:szCs w:val="24"/>
        </w:rPr>
        <w:t>chose</w:t>
      </w:r>
      <w:proofErr w:type="spellEnd"/>
      <w:r w:rsidR="005457B4">
        <w:rPr>
          <w:rFonts w:ascii="Times New Roman" w:eastAsia="Times New Roman" w:hAnsi="Times New Roman" w:cs="Times New Roman"/>
          <w:sz w:val="24"/>
          <w:szCs w:val="24"/>
        </w:rPr>
        <w:t xml:space="preserve"> whether to accept or re</w:t>
      </w:r>
      <w:r w:rsidR="008566F7">
        <w:rPr>
          <w:rFonts w:ascii="Times New Roman" w:eastAsia="Times New Roman" w:hAnsi="Times New Roman" w:cs="Times New Roman"/>
          <w:sz w:val="24"/>
          <w:szCs w:val="24"/>
        </w:rPr>
        <w:t xml:space="preserve">ject </w:t>
      </w:r>
      <w:r w:rsidR="005457B4">
        <w:rPr>
          <w:rFonts w:ascii="Times New Roman" w:eastAsia="Times New Roman" w:hAnsi="Times New Roman" w:cs="Times New Roman"/>
          <w:sz w:val="24"/>
          <w:szCs w:val="24"/>
        </w:rPr>
        <w:t>the offer. If the offer was accepted, the cue-defined drops were delivered after the corresponding delay (Fig. 1A). If the offer was rejected, the monkey immediately beg</w:t>
      </w:r>
      <w:r w:rsidR="008566F7">
        <w:rPr>
          <w:rFonts w:ascii="Times New Roman" w:eastAsia="Times New Roman" w:hAnsi="Times New Roman" w:cs="Times New Roman"/>
          <w:sz w:val="24"/>
          <w:szCs w:val="24"/>
        </w:rPr>
        <w:t>a</w:t>
      </w:r>
      <w:r w:rsidR="005457B4">
        <w:rPr>
          <w:rFonts w:ascii="Times New Roman" w:eastAsia="Times New Roman" w:hAnsi="Times New Roman" w:cs="Times New Roman"/>
          <w:sz w:val="24"/>
          <w:szCs w:val="24"/>
        </w:rPr>
        <w:t>n a new trial</w:t>
      </w:r>
      <w:commentRangeStart w:id="36"/>
      <w:r w:rsidR="005457B4">
        <w:rPr>
          <w:rFonts w:ascii="Times New Roman" w:eastAsia="Times New Roman" w:hAnsi="Times New Roman" w:cs="Times New Roman"/>
          <w:sz w:val="24"/>
          <w:szCs w:val="24"/>
        </w:rPr>
        <w:t xml:space="preserve">. </w:t>
      </w:r>
      <w:ins w:id="37" w:author="Mark Eldridge" w:date="2025-07-24T16:57:00Z" w16du:dateUtc="2025-07-24T15:57:00Z">
        <w:r w:rsidR="0045271B">
          <w:rPr>
            <w:rFonts w:ascii="Times New Roman" w:eastAsia="Times New Roman" w:hAnsi="Times New Roman" w:cs="Times New Roman"/>
            <w:sz w:val="24"/>
            <w:szCs w:val="24"/>
          </w:rPr>
          <w:t>The o</w:t>
        </w:r>
      </w:ins>
      <w:ins w:id="38" w:author="Mark Eldridge" w:date="2025-07-24T16:58:00Z" w16du:dateUtc="2025-07-24T15:58:00Z">
        <w:r w:rsidR="0045271B">
          <w:rPr>
            <w:rFonts w:ascii="Times New Roman" w:eastAsia="Times New Roman" w:hAnsi="Times New Roman" w:cs="Times New Roman"/>
            <w:sz w:val="24"/>
            <w:szCs w:val="24"/>
          </w:rPr>
          <w:t xml:space="preserve">rder of the </w:t>
        </w:r>
        <w:r w:rsidR="00A960EE">
          <w:rPr>
            <w:rFonts w:ascii="Times New Roman" w:eastAsia="Times New Roman" w:hAnsi="Times New Roman" w:cs="Times New Roman"/>
            <w:sz w:val="24"/>
            <w:szCs w:val="24"/>
          </w:rPr>
          <w:t xml:space="preserve">presentation of </w:t>
        </w:r>
        <w:r w:rsidR="0045271B">
          <w:rPr>
            <w:rFonts w:ascii="Times New Roman" w:eastAsia="Times New Roman" w:hAnsi="Times New Roman" w:cs="Times New Roman"/>
            <w:sz w:val="24"/>
            <w:szCs w:val="24"/>
          </w:rPr>
          <w:t xml:space="preserve">‘accept’ and </w:t>
        </w:r>
        <w:r w:rsidR="00A960EE">
          <w:rPr>
            <w:rFonts w:ascii="Times New Roman" w:eastAsia="Times New Roman" w:hAnsi="Times New Roman" w:cs="Times New Roman"/>
            <w:sz w:val="24"/>
            <w:szCs w:val="24"/>
          </w:rPr>
          <w:t>‘reject’ choices was counterbalanced</w:t>
        </w:r>
      </w:ins>
      <w:ins w:id="39" w:author="Mark Eldridge" w:date="2025-07-24T16:59:00Z" w16du:dateUtc="2025-07-24T15:59:00Z">
        <w:r w:rsidR="00F13776">
          <w:rPr>
            <w:rFonts w:ascii="Times New Roman" w:eastAsia="Times New Roman" w:hAnsi="Times New Roman" w:cs="Times New Roman"/>
            <w:sz w:val="24"/>
            <w:szCs w:val="24"/>
          </w:rPr>
          <w:t>.</w:t>
        </w:r>
      </w:ins>
      <w:ins w:id="40" w:author="Mark Eldridge" w:date="2025-07-24T16:58:00Z" w16du:dateUtc="2025-07-24T15:58:00Z">
        <w:r w:rsidR="00A960EE">
          <w:rPr>
            <w:rFonts w:ascii="Times New Roman" w:eastAsia="Times New Roman" w:hAnsi="Times New Roman" w:cs="Times New Roman"/>
            <w:sz w:val="24"/>
            <w:szCs w:val="24"/>
          </w:rPr>
          <w:t xml:space="preserve"> </w:t>
        </w:r>
      </w:ins>
      <w:commentRangeEnd w:id="36"/>
      <w:r w:rsidR="00847D15">
        <w:rPr>
          <w:rStyle w:val="CommentReference"/>
        </w:rPr>
        <w:commentReference w:id="36"/>
      </w:r>
    </w:p>
    <w:p w14:paraId="78E3CC65" w14:textId="77777777" w:rsidR="00547CE9" w:rsidRDefault="00547CE9" w:rsidP="005457B4">
      <w:pPr>
        <w:shd w:val="clear" w:color="auto" w:fill="FFFFFF"/>
        <w:spacing w:after="0" w:line="480" w:lineRule="auto"/>
        <w:rPr>
          <w:rFonts w:ascii="Times New Roman" w:eastAsia="Times New Roman" w:hAnsi="Times New Roman" w:cs="Times New Roman"/>
          <w:sz w:val="24"/>
          <w:szCs w:val="24"/>
        </w:rPr>
      </w:pPr>
    </w:p>
    <w:p w14:paraId="6C63BA86" w14:textId="4323B757" w:rsidR="00547CE9" w:rsidRDefault="00547CE9" w:rsidP="005457B4">
      <w:pPr>
        <w:shd w:val="clear" w:color="auto" w:fill="FFFFFF"/>
        <w:spacing w:after="0" w:line="480" w:lineRule="auto"/>
        <w:rPr>
          <w:rFonts w:ascii="Times New Roman" w:eastAsia="Times New Roman" w:hAnsi="Times New Roman" w:cs="Times New Roman"/>
          <w:sz w:val="24"/>
          <w:szCs w:val="24"/>
        </w:rPr>
      </w:pPr>
      <w:commentRangeStart w:id="41"/>
      <w:r>
        <w:rPr>
          <w:noProof/>
          <w14:ligatures w14:val="standardContextual"/>
        </w:rPr>
        <w:drawing>
          <wp:inline distT="0" distB="0" distL="0" distR="0" wp14:anchorId="4C3D5707" wp14:editId="448C99D5">
            <wp:extent cx="5943600" cy="2775585"/>
            <wp:effectExtent l="0" t="0" r="0" b="5715"/>
            <wp:docPr id="18428326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32634"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2775585"/>
                    </a:xfrm>
                    <a:prstGeom prst="rect">
                      <a:avLst/>
                    </a:prstGeom>
                  </pic:spPr>
                </pic:pic>
              </a:graphicData>
            </a:graphic>
          </wp:inline>
        </w:drawing>
      </w:r>
      <w:commentRangeEnd w:id="41"/>
      <w:r w:rsidR="007E6D29">
        <w:rPr>
          <w:rStyle w:val="CommentReference"/>
        </w:rPr>
        <w:commentReference w:id="41"/>
      </w:r>
    </w:p>
    <w:p w14:paraId="5E852C89" w14:textId="77777777" w:rsidR="00547CE9" w:rsidRPr="00104667" w:rsidRDefault="00547CE9" w:rsidP="005457B4">
      <w:pPr>
        <w:shd w:val="clear" w:color="auto" w:fill="FFFFFF"/>
        <w:spacing w:after="0" w:line="480" w:lineRule="auto"/>
        <w:rPr>
          <w:rFonts w:ascii="Times New Roman" w:eastAsia="Times New Roman" w:hAnsi="Times New Roman" w:cs="Times New Roman"/>
          <w:color w:val="FF0000"/>
          <w:sz w:val="24"/>
          <w:szCs w:val="24"/>
        </w:rPr>
      </w:pPr>
    </w:p>
    <w:p w14:paraId="306E5C99" w14:textId="4EF9C92F" w:rsidR="0077284D" w:rsidRDefault="0053438B"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analyze behavior,</w:t>
      </w:r>
      <w:r w:rsidR="00BF5932">
        <w:rPr>
          <w:rFonts w:ascii="Times New Roman" w:eastAsia="Times New Roman" w:hAnsi="Times New Roman" w:cs="Times New Roman"/>
          <w:sz w:val="24"/>
          <w:szCs w:val="24"/>
        </w:rPr>
        <w:t xml:space="preserve"> we </w:t>
      </w:r>
      <w:r w:rsidR="0077284D">
        <w:rPr>
          <w:rFonts w:ascii="Times New Roman" w:eastAsia="Times New Roman" w:hAnsi="Times New Roman" w:cs="Times New Roman"/>
          <w:sz w:val="24"/>
          <w:szCs w:val="24"/>
        </w:rPr>
        <w:t>included</w:t>
      </w:r>
      <w:r w:rsidR="00BF5932">
        <w:rPr>
          <w:rFonts w:ascii="Times New Roman" w:eastAsia="Times New Roman" w:hAnsi="Times New Roman" w:cs="Times New Roman"/>
          <w:sz w:val="24"/>
          <w:szCs w:val="24"/>
        </w:rPr>
        <w:t xml:space="preserve"> data from all neural recording days (7 for </w:t>
      </w:r>
      <w:r w:rsidR="00C85243">
        <w:rPr>
          <w:rFonts w:ascii="Times New Roman" w:eastAsia="Times New Roman" w:hAnsi="Times New Roman" w:cs="Times New Roman"/>
          <w:sz w:val="24"/>
          <w:szCs w:val="24"/>
        </w:rPr>
        <w:t>M</w:t>
      </w:r>
      <w:r w:rsidR="00BF5932">
        <w:rPr>
          <w:rFonts w:ascii="Times New Roman" w:eastAsia="Times New Roman" w:hAnsi="Times New Roman" w:cs="Times New Roman"/>
          <w:sz w:val="24"/>
          <w:szCs w:val="24"/>
        </w:rPr>
        <w:t>onkey 1</w:t>
      </w:r>
      <w:r w:rsidR="00C85243">
        <w:rPr>
          <w:rFonts w:ascii="Times New Roman" w:eastAsia="Times New Roman" w:hAnsi="Times New Roman" w:cs="Times New Roman"/>
          <w:sz w:val="24"/>
          <w:szCs w:val="24"/>
        </w:rPr>
        <w:t xml:space="preserve">, </w:t>
      </w:r>
      <w:r w:rsidR="00BF5932">
        <w:rPr>
          <w:rFonts w:ascii="Times New Roman" w:eastAsia="Times New Roman" w:hAnsi="Times New Roman" w:cs="Times New Roman"/>
          <w:sz w:val="24"/>
          <w:szCs w:val="24"/>
        </w:rPr>
        <w:t xml:space="preserve">16 for </w:t>
      </w:r>
      <w:r w:rsidR="00C85243">
        <w:rPr>
          <w:rFonts w:ascii="Times New Roman" w:eastAsia="Times New Roman" w:hAnsi="Times New Roman" w:cs="Times New Roman"/>
          <w:sz w:val="24"/>
          <w:szCs w:val="24"/>
        </w:rPr>
        <w:t>M</w:t>
      </w:r>
      <w:r w:rsidR="00BF5932">
        <w:rPr>
          <w:rFonts w:ascii="Times New Roman" w:eastAsia="Times New Roman" w:hAnsi="Times New Roman" w:cs="Times New Roman"/>
          <w:sz w:val="24"/>
          <w:szCs w:val="24"/>
        </w:rPr>
        <w:t>onkey 2</w:t>
      </w:r>
      <w:r w:rsidR="001F0AC5">
        <w:rPr>
          <w:rFonts w:ascii="Times New Roman" w:eastAsia="Times New Roman" w:hAnsi="Times New Roman" w:cs="Times New Roman"/>
          <w:sz w:val="24"/>
          <w:szCs w:val="24"/>
        </w:rPr>
        <w:t>).</w:t>
      </w:r>
      <w:r w:rsidR="009C6251">
        <w:rPr>
          <w:rFonts w:ascii="Times New Roman" w:eastAsia="Times New Roman" w:hAnsi="Times New Roman" w:cs="Times New Roman"/>
          <w:sz w:val="24"/>
          <w:szCs w:val="24"/>
        </w:rPr>
        <w:t xml:space="preserve"> </w:t>
      </w:r>
      <w:commentRangeStart w:id="42"/>
      <w:r w:rsidR="00C85243" w:rsidRPr="00C85243">
        <w:rPr>
          <w:rFonts w:ascii="Times New Roman" w:eastAsia="Times New Roman" w:hAnsi="Times New Roman" w:cs="Times New Roman"/>
          <w:sz w:val="24"/>
          <w:szCs w:val="24"/>
        </w:rPr>
        <w:t>The monkeys’ choices</w:t>
      </w:r>
      <w:r w:rsidR="00C85243">
        <w:rPr>
          <w:rFonts w:ascii="Times New Roman" w:eastAsia="Times New Roman" w:hAnsi="Times New Roman" w:cs="Times New Roman"/>
          <w:sz w:val="24"/>
          <w:szCs w:val="24"/>
        </w:rPr>
        <w:t xml:space="preserve"> were modeled </w:t>
      </w:r>
      <w:r w:rsidR="00761965">
        <w:rPr>
          <w:rFonts w:ascii="Times New Roman" w:eastAsia="Times New Roman" w:hAnsi="Times New Roman" w:cs="Times New Roman"/>
          <w:sz w:val="24"/>
          <w:szCs w:val="24"/>
        </w:rPr>
        <w:t xml:space="preserve">using </w:t>
      </w:r>
      <w:r w:rsidR="0077284D">
        <w:rPr>
          <w:rFonts w:ascii="Times New Roman" w:eastAsia="Times New Roman" w:hAnsi="Times New Roman" w:cs="Times New Roman"/>
          <w:sz w:val="24"/>
          <w:szCs w:val="24"/>
        </w:rPr>
        <w:t xml:space="preserve">a standard </w:t>
      </w:r>
      <w:r w:rsidR="00761965">
        <w:rPr>
          <w:rFonts w:ascii="Times New Roman" w:eastAsia="Times New Roman" w:hAnsi="Times New Roman" w:cs="Times New Roman"/>
          <w:sz w:val="24"/>
          <w:szCs w:val="24"/>
        </w:rPr>
        <w:t xml:space="preserve">hyperbolic discounting </w:t>
      </w:r>
      <w:r w:rsidR="009C2C3F">
        <w:rPr>
          <w:rFonts w:ascii="Times New Roman" w:eastAsia="Times New Roman" w:hAnsi="Times New Roman" w:cs="Times New Roman"/>
          <w:sz w:val="24"/>
          <w:szCs w:val="24"/>
        </w:rPr>
        <w:t>function</w:t>
      </w:r>
      <w:r w:rsidR="00724C0B">
        <w:rPr>
          <w:rFonts w:ascii="Times New Roman" w:eastAsia="Times New Roman" w:hAnsi="Times New Roman" w:cs="Times New Roman"/>
          <w:sz w:val="24"/>
          <w:szCs w:val="24"/>
        </w:rPr>
        <w:t xml:space="preserve">, </w:t>
      </w:r>
      <w:r w:rsidR="00761965">
        <w:rPr>
          <w:rFonts w:ascii="Times New Roman" w:eastAsia="Times New Roman" w:hAnsi="Times New Roman" w:cs="Times New Roman"/>
          <w:sz w:val="24"/>
          <w:szCs w:val="24"/>
        </w:rPr>
        <w:t>w</w:t>
      </w:r>
      <w:r w:rsidR="0077284D">
        <w:rPr>
          <w:rFonts w:ascii="Times New Roman" w:eastAsia="Times New Roman" w:hAnsi="Times New Roman" w:cs="Times New Roman"/>
          <w:sz w:val="24"/>
          <w:szCs w:val="24"/>
        </w:rPr>
        <w:t>here</w:t>
      </w:r>
      <w:r w:rsidR="00761965">
        <w:rPr>
          <w:rFonts w:ascii="Times New Roman" w:eastAsia="Times New Roman" w:hAnsi="Times New Roman" w:cs="Times New Roman"/>
          <w:sz w:val="24"/>
          <w:szCs w:val="24"/>
        </w:rPr>
        <w:t xml:space="preserve"> the discounted value </w:t>
      </w:r>
      <w:r w:rsidR="0077284D" w:rsidRPr="0077284D">
        <w:rPr>
          <w:rFonts w:ascii="Times New Roman" w:eastAsia="Times New Roman" w:hAnsi="Times New Roman" w:cs="Times New Roman"/>
          <w:sz w:val="24"/>
          <w:szCs w:val="24"/>
        </w:rPr>
        <w:t>increase</w:t>
      </w:r>
      <w:r w:rsidR="009C2C3F">
        <w:rPr>
          <w:rFonts w:ascii="Times New Roman" w:eastAsia="Times New Roman" w:hAnsi="Times New Roman" w:cs="Times New Roman"/>
          <w:sz w:val="24"/>
          <w:szCs w:val="24"/>
        </w:rPr>
        <w:t>d</w:t>
      </w:r>
      <w:r w:rsidR="0077284D" w:rsidRPr="0077284D">
        <w:rPr>
          <w:rFonts w:ascii="Times New Roman" w:eastAsia="Times New Roman" w:hAnsi="Times New Roman" w:cs="Times New Roman"/>
          <w:sz w:val="24"/>
          <w:szCs w:val="24"/>
        </w:rPr>
        <w:t xml:space="preserve"> with </w:t>
      </w:r>
      <w:r w:rsidR="009C2C3F">
        <w:rPr>
          <w:rFonts w:ascii="Times New Roman" w:eastAsia="Times New Roman" w:hAnsi="Times New Roman" w:cs="Times New Roman"/>
          <w:sz w:val="24"/>
          <w:szCs w:val="24"/>
        </w:rPr>
        <w:t xml:space="preserve">reward magnitude </w:t>
      </w:r>
      <w:r w:rsidR="0077284D" w:rsidRPr="0077284D">
        <w:rPr>
          <w:rFonts w:ascii="Times New Roman" w:eastAsia="Times New Roman" w:hAnsi="Times New Roman" w:cs="Times New Roman"/>
          <w:sz w:val="24"/>
          <w:szCs w:val="24"/>
        </w:rPr>
        <w:t>and decrease</w:t>
      </w:r>
      <w:ins w:id="43" w:author="Mark Eldridge" w:date="2025-07-24T16:59:00Z" w16du:dateUtc="2025-07-24T15:59:00Z">
        <w:r w:rsidR="00D638B2">
          <w:rPr>
            <w:rFonts w:ascii="Times New Roman" w:eastAsia="Times New Roman" w:hAnsi="Times New Roman" w:cs="Times New Roman"/>
            <w:sz w:val="24"/>
            <w:szCs w:val="24"/>
          </w:rPr>
          <w:t>d</w:t>
        </w:r>
      </w:ins>
      <w:del w:id="44" w:author="Mark Eldridge" w:date="2025-07-24T16:59:00Z" w16du:dateUtc="2025-07-24T15:59:00Z">
        <w:r w:rsidR="0077284D" w:rsidRPr="0077284D" w:rsidDel="00D638B2">
          <w:rPr>
            <w:rFonts w:ascii="Times New Roman" w:eastAsia="Times New Roman" w:hAnsi="Times New Roman" w:cs="Times New Roman"/>
            <w:sz w:val="24"/>
            <w:szCs w:val="24"/>
          </w:rPr>
          <w:delText>s</w:delText>
        </w:r>
      </w:del>
      <w:r w:rsidR="0077284D" w:rsidRPr="0077284D">
        <w:rPr>
          <w:rFonts w:ascii="Times New Roman" w:eastAsia="Times New Roman" w:hAnsi="Times New Roman" w:cs="Times New Roman"/>
          <w:sz w:val="24"/>
          <w:szCs w:val="24"/>
        </w:rPr>
        <w:t xml:space="preserve"> with longer delays (see </w:t>
      </w:r>
      <w:r w:rsidR="0077284D" w:rsidRPr="00523274">
        <w:rPr>
          <w:rFonts w:ascii="Times New Roman" w:eastAsia="Times New Roman" w:hAnsi="Times New Roman" w:cs="Times New Roman"/>
          <w:sz w:val="24"/>
          <w:szCs w:val="24"/>
        </w:rPr>
        <w:t>Methods</w:t>
      </w:r>
      <w:r w:rsidR="0077284D" w:rsidRPr="0077284D">
        <w:rPr>
          <w:rFonts w:ascii="Times New Roman" w:eastAsia="Times New Roman" w:hAnsi="Times New Roman" w:cs="Times New Roman"/>
          <w:sz w:val="24"/>
          <w:szCs w:val="24"/>
        </w:rPr>
        <w:t>).</w:t>
      </w:r>
    </w:p>
    <w:p w14:paraId="38FFE93C" w14:textId="1B42F075" w:rsidR="00761965" w:rsidRDefault="005A5CA5"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sidR="00761965">
        <w:rPr>
          <w:rFonts w:ascii="Times New Roman" w:eastAsia="Times New Roman" w:hAnsi="Times New Roman" w:cs="Times New Roman"/>
          <w:sz w:val="24"/>
          <w:szCs w:val="24"/>
        </w:rPr>
        <w:t xml:space="preserve"> </w:t>
      </w:r>
      <w:r w:rsidR="001652D4">
        <w:rPr>
          <w:rFonts w:ascii="Times New Roman" w:eastAsia="Times New Roman" w:hAnsi="Times New Roman" w:cs="Times New Roman"/>
          <w:sz w:val="24"/>
          <w:szCs w:val="24"/>
        </w:rPr>
        <w:t>acceptance</w:t>
      </w:r>
      <w:r w:rsidR="00761965">
        <w:rPr>
          <w:rFonts w:ascii="Times New Roman" w:eastAsia="Times New Roman" w:hAnsi="Times New Roman" w:cs="Times New Roman"/>
          <w:sz w:val="24"/>
          <w:szCs w:val="24"/>
        </w:rPr>
        <w:t xml:space="preserve"> probability </w:t>
      </w:r>
      <w:r>
        <w:rPr>
          <w:rFonts w:ascii="Times New Roman" w:eastAsia="Times New Roman" w:hAnsi="Times New Roman" w:cs="Times New Roman"/>
          <w:sz w:val="24"/>
          <w:szCs w:val="24"/>
        </w:rPr>
        <w:t>was fitted with a</w:t>
      </w:r>
      <w:r w:rsidR="0077284D" w:rsidRPr="003E1090">
        <w:rPr>
          <w:rFonts w:ascii="Times New Roman" w:eastAsia="Times New Roman" w:hAnsi="Times New Roman" w:cs="Times New Roman"/>
          <w:sz w:val="24"/>
          <w:szCs w:val="24"/>
        </w:rPr>
        <w:t xml:space="preserve"> </w:t>
      </w:r>
      <w:r w:rsidR="0077284D">
        <w:rPr>
          <w:rFonts w:ascii="Times New Roman" w:eastAsia="Times New Roman" w:hAnsi="Times New Roman" w:cs="Times New Roman"/>
          <w:sz w:val="24"/>
          <w:szCs w:val="24"/>
        </w:rPr>
        <w:t>logistic sigmoid</w:t>
      </w:r>
      <w:r w:rsidR="0077284D" w:rsidRPr="0077284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capturing </w:t>
      </w:r>
      <w:r w:rsidR="0077284D" w:rsidRPr="0077284D">
        <w:rPr>
          <w:rFonts w:ascii="Times New Roman" w:eastAsia="Times New Roman" w:hAnsi="Times New Roman" w:cs="Times New Roman"/>
          <w:sz w:val="24"/>
          <w:szCs w:val="24"/>
        </w:rPr>
        <w:t xml:space="preserve">a smooth transition </w:t>
      </w:r>
      <w:r>
        <w:rPr>
          <w:rFonts w:ascii="Times New Roman" w:eastAsia="Times New Roman" w:hAnsi="Times New Roman" w:cs="Times New Roman"/>
          <w:sz w:val="24"/>
          <w:szCs w:val="24"/>
        </w:rPr>
        <w:t xml:space="preserve">from </w:t>
      </w:r>
      <w:r w:rsidR="0077284D" w:rsidRPr="0077284D">
        <w:rPr>
          <w:rFonts w:ascii="Times New Roman" w:eastAsia="Times New Roman" w:hAnsi="Times New Roman" w:cs="Times New Roman"/>
          <w:sz w:val="24"/>
          <w:szCs w:val="24"/>
        </w:rPr>
        <w:t xml:space="preserve">rejection </w:t>
      </w:r>
      <w:r>
        <w:rPr>
          <w:rFonts w:ascii="Times New Roman" w:eastAsia="Times New Roman" w:hAnsi="Times New Roman" w:cs="Times New Roman"/>
          <w:sz w:val="24"/>
          <w:szCs w:val="24"/>
        </w:rPr>
        <w:t>to</w:t>
      </w:r>
      <w:r w:rsidR="0077284D" w:rsidRPr="0077284D">
        <w:rPr>
          <w:rFonts w:ascii="Times New Roman" w:eastAsia="Times New Roman" w:hAnsi="Times New Roman" w:cs="Times New Roman"/>
          <w:sz w:val="24"/>
          <w:szCs w:val="24"/>
        </w:rPr>
        <w:t xml:space="preserve"> acceptance as </w:t>
      </w:r>
      <w:r w:rsidR="00A92E35">
        <w:rPr>
          <w:rFonts w:ascii="Times New Roman" w:eastAsia="Times New Roman" w:hAnsi="Times New Roman" w:cs="Times New Roman"/>
          <w:sz w:val="24"/>
          <w:szCs w:val="24"/>
        </w:rPr>
        <w:t xml:space="preserve">discounted value </w:t>
      </w:r>
      <w:r w:rsidR="009F27F2">
        <w:rPr>
          <w:rFonts w:ascii="Times New Roman" w:eastAsia="Times New Roman" w:hAnsi="Times New Roman" w:cs="Times New Roman"/>
          <w:sz w:val="24"/>
          <w:szCs w:val="24"/>
        </w:rPr>
        <w:t xml:space="preserve">rose </w:t>
      </w:r>
      <w:r w:rsidR="00761965">
        <w:rPr>
          <w:rFonts w:ascii="Times New Roman" w:eastAsia="Times New Roman" w:hAnsi="Times New Roman" w:cs="Times New Roman"/>
          <w:sz w:val="24"/>
          <w:szCs w:val="24"/>
        </w:rPr>
        <w:t>(black curves in Fig. 2</w:t>
      </w:r>
      <w:r w:rsidR="00724C0B">
        <w:rPr>
          <w:rFonts w:ascii="Times New Roman" w:eastAsia="Times New Roman" w:hAnsi="Times New Roman" w:cs="Times New Roman"/>
          <w:sz w:val="24"/>
          <w:szCs w:val="24"/>
        </w:rPr>
        <w:t>A-</w:t>
      </w:r>
      <w:r w:rsidR="00761965">
        <w:rPr>
          <w:rFonts w:ascii="Times New Roman" w:eastAsia="Times New Roman" w:hAnsi="Times New Roman" w:cs="Times New Roman"/>
          <w:sz w:val="24"/>
          <w:szCs w:val="24"/>
        </w:rPr>
        <w:t>B</w:t>
      </w:r>
      <w:r w:rsidR="0077284D">
        <w:rPr>
          <w:rFonts w:ascii="Times New Roman" w:eastAsia="Times New Roman" w:hAnsi="Times New Roman" w:cs="Times New Roman"/>
          <w:sz w:val="24"/>
          <w:szCs w:val="24"/>
        </w:rPr>
        <w:t xml:space="preserve">; </w:t>
      </w:r>
      <w:r w:rsidR="003E1090">
        <w:rPr>
          <w:rFonts w:ascii="Times New Roman" w:eastAsia="Times New Roman" w:hAnsi="Times New Roman" w:cs="Times New Roman"/>
          <w:sz w:val="24"/>
          <w:szCs w:val="24"/>
        </w:rPr>
        <w:t>see Methods).</w:t>
      </w:r>
      <w:commentRangeEnd w:id="42"/>
      <w:r w:rsidR="00E324BA">
        <w:rPr>
          <w:rStyle w:val="CommentReference"/>
        </w:rPr>
        <w:commentReference w:id="42"/>
      </w:r>
    </w:p>
    <w:p w14:paraId="1D27C2DE" w14:textId="28F64795" w:rsidR="001C32FC" w:rsidRDefault="001B4E25"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As expected, </w:t>
      </w:r>
      <w:r w:rsidR="009F27F2">
        <w:rPr>
          <w:rFonts w:ascii="Times New Roman" w:eastAsia="Times New Roman" w:hAnsi="Times New Roman" w:cs="Times New Roman"/>
          <w:sz w:val="24"/>
          <w:szCs w:val="24"/>
        </w:rPr>
        <w:t>both animals were more likely to</w:t>
      </w:r>
      <w:r w:rsidR="005457B4">
        <w:rPr>
          <w:rFonts w:ascii="Times New Roman" w:eastAsia="Times New Roman" w:hAnsi="Times New Roman" w:cs="Times New Roman"/>
          <w:sz w:val="24"/>
          <w:szCs w:val="24"/>
        </w:rPr>
        <w:t xml:space="preserve"> accept </w:t>
      </w:r>
      <w:r w:rsidR="00A35D2B" w:rsidRPr="00A35D2B">
        <w:rPr>
          <w:rFonts w:ascii="Times New Roman" w:eastAsia="Times New Roman" w:hAnsi="Times New Roman" w:cs="Times New Roman"/>
          <w:sz w:val="24"/>
          <w:szCs w:val="24"/>
        </w:rPr>
        <w:t xml:space="preserve">larger, more immediate rewards </w:t>
      </w:r>
      <w:r>
        <w:rPr>
          <w:rFonts w:ascii="Times New Roman" w:eastAsia="Times New Roman" w:hAnsi="Times New Roman" w:cs="Times New Roman"/>
          <w:sz w:val="24"/>
          <w:szCs w:val="24"/>
        </w:rPr>
        <w:t>and l</w:t>
      </w:r>
      <w:r w:rsidR="009F27F2">
        <w:rPr>
          <w:rFonts w:ascii="Times New Roman" w:eastAsia="Times New Roman" w:hAnsi="Times New Roman" w:cs="Times New Roman"/>
          <w:sz w:val="24"/>
          <w:szCs w:val="24"/>
        </w:rPr>
        <w:t xml:space="preserve">ess likely to accept </w:t>
      </w:r>
      <w:r w:rsidR="00A35D2B" w:rsidRPr="00A35D2B">
        <w:rPr>
          <w:rFonts w:ascii="Times New Roman" w:eastAsia="Times New Roman" w:hAnsi="Times New Roman" w:cs="Times New Roman"/>
          <w:sz w:val="24"/>
          <w:szCs w:val="24"/>
        </w:rPr>
        <w:t>smaller, delayed ones</w:t>
      </w:r>
      <w:r w:rsidR="00547CE9">
        <w:rPr>
          <w:rFonts w:ascii="Times New Roman" w:eastAsia="Times New Roman" w:hAnsi="Times New Roman" w:cs="Times New Roman"/>
          <w:sz w:val="24"/>
          <w:szCs w:val="24"/>
        </w:rPr>
        <w:t xml:space="preserve"> </w:t>
      </w:r>
      <w:r w:rsidR="005457B4">
        <w:rPr>
          <w:rFonts w:ascii="Times New Roman" w:eastAsia="Times New Roman" w:hAnsi="Times New Roman" w:cs="Times New Roman"/>
          <w:sz w:val="24"/>
          <w:szCs w:val="24"/>
        </w:rPr>
        <w:t>(Fig. 2A-B)</w:t>
      </w:r>
      <w:r w:rsidR="002716DF">
        <w:rPr>
          <w:rFonts w:ascii="Times New Roman" w:eastAsia="Times New Roman" w:hAnsi="Times New Roman" w:cs="Times New Roman"/>
          <w:sz w:val="24"/>
          <w:szCs w:val="24"/>
        </w:rPr>
        <w:t xml:space="preserve">. </w:t>
      </w:r>
    </w:p>
    <w:p w14:paraId="63B604FB" w14:textId="6661DB14" w:rsidR="00C33457" w:rsidRDefault="00C33457" w:rsidP="000816C0">
      <w:pPr>
        <w:shd w:val="clear" w:color="auto" w:fill="FFFFFF"/>
        <w:spacing w:after="0" w:line="480" w:lineRule="auto"/>
        <w:jc w:val="center"/>
        <w:rPr>
          <w:rFonts w:ascii="Times New Roman" w:eastAsia="Times New Roman" w:hAnsi="Times New Roman" w:cs="Times New Roman"/>
          <w:sz w:val="24"/>
          <w:szCs w:val="24"/>
        </w:rPr>
      </w:pPr>
      <w:commentRangeStart w:id="45"/>
      <w:r>
        <w:rPr>
          <w:rFonts w:ascii="Times New Roman" w:eastAsia="Times New Roman" w:hAnsi="Times New Roman" w:cs="Times New Roman"/>
          <w:noProof/>
          <w:sz w:val="24"/>
          <w:szCs w:val="24"/>
        </w:rPr>
        <w:drawing>
          <wp:inline distT="0" distB="0" distL="0" distR="0" wp14:anchorId="531E6FF9" wp14:editId="51BA77E7">
            <wp:extent cx="4599305" cy="2360930"/>
            <wp:effectExtent l="0" t="0" r="0" b="1270"/>
            <wp:docPr id="942875797" name="Picture 5"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74849" name="Picture 5" descr="A comparison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9305" cy="2360930"/>
                    </a:xfrm>
                    <a:prstGeom prst="rect">
                      <a:avLst/>
                    </a:prstGeom>
                    <a:noFill/>
                    <a:ln>
                      <a:noFill/>
                    </a:ln>
                  </pic:spPr>
                </pic:pic>
              </a:graphicData>
            </a:graphic>
          </wp:inline>
        </w:drawing>
      </w:r>
      <w:commentRangeEnd w:id="45"/>
      <w:r w:rsidR="0052137B">
        <w:rPr>
          <w:rStyle w:val="CommentReference"/>
        </w:rPr>
        <w:commentReference w:id="45"/>
      </w:r>
    </w:p>
    <w:p w14:paraId="09B511E6" w14:textId="77777777" w:rsidR="004F70C1" w:rsidRDefault="004F70C1" w:rsidP="005457B4">
      <w:pPr>
        <w:shd w:val="clear" w:color="auto" w:fill="FFFFFF"/>
        <w:spacing w:after="0" w:line="480" w:lineRule="auto"/>
        <w:rPr>
          <w:rFonts w:ascii="Times New Roman" w:eastAsia="Times New Roman" w:hAnsi="Times New Roman" w:cs="Times New Roman"/>
          <w:sz w:val="24"/>
          <w:szCs w:val="24"/>
        </w:rPr>
      </w:pPr>
    </w:p>
    <w:p w14:paraId="7CA77EBD" w14:textId="61A17660" w:rsidR="004F70C1" w:rsidRPr="00D435B8" w:rsidRDefault="009A46A3" w:rsidP="004F70C1">
      <w:pPr>
        <w:shd w:val="clear" w:color="auto" w:fill="FFFFFF"/>
        <w:spacing w:after="0" w:line="480" w:lineRule="auto"/>
        <w:rPr>
          <w:rFonts w:ascii="Times New Roman" w:eastAsia="Times New Roman" w:hAnsi="Times New Roman" w:cs="Times New Roman"/>
          <w:b/>
          <w:bCs/>
          <w:i/>
          <w:iCs/>
          <w:sz w:val="24"/>
          <w:szCs w:val="24"/>
        </w:rPr>
      </w:pPr>
      <w:r w:rsidRPr="00D435B8">
        <w:rPr>
          <w:rFonts w:ascii="Times New Roman" w:eastAsia="Times New Roman" w:hAnsi="Times New Roman" w:cs="Times New Roman"/>
          <w:b/>
          <w:bCs/>
          <w:i/>
          <w:iCs/>
          <w:sz w:val="24"/>
          <w:szCs w:val="24"/>
        </w:rPr>
        <w:t xml:space="preserve">2. </w:t>
      </w:r>
      <w:r w:rsidR="0003552E" w:rsidRPr="00D435B8">
        <w:rPr>
          <w:rFonts w:ascii="Times New Roman" w:eastAsia="Times New Roman" w:hAnsi="Times New Roman" w:cs="Times New Roman"/>
          <w:b/>
          <w:bCs/>
          <w:i/>
          <w:iCs/>
          <w:sz w:val="24"/>
          <w:szCs w:val="24"/>
        </w:rPr>
        <w:t xml:space="preserve">dlPFC neurons </w:t>
      </w:r>
      <w:r w:rsidR="005B722A">
        <w:rPr>
          <w:rFonts w:ascii="Times New Roman" w:eastAsia="Times New Roman" w:hAnsi="Times New Roman" w:cs="Times New Roman"/>
          <w:b/>
          <w:bCs/>
          <w:i/>
          <w:iCs/>
          <w:sz w:val="24"/>
          <w:szCs w:val="24"/>
        </w:rPr>
        <w:t>encode offer</w:t>
      </w:r>
      <w:r w:rsidR="0003552E" w:rsidRPr="00D435B8">
        <w:rPr>
          <w:rFonts w:ascii="Times New Roman" w:eastAsia="Times New Roman" w:hAnsi="Times New Roman" w:cs="Times New Roman"/>
          <w:b/>
          <w:bCs/>
          <w:i/>
          <w:iCs/>
          <w:sz w:val="24"/>
          <w:szCs w:val="24"/>
        </w:rPr>
        <w:t xml:space="preserve"> value but not choice </w:t>
      </w:r>
    </w:p>
    <w:p w14:paraId="55FD3959" w14:textId="17C4D8DB" w:rsidR="00430BD4" w:rsidRDefault="000504AF" w:rsidP="004F70C1">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sidR="004F70C1">
        <w:rPr>
          <w:rFonts w:ascii="Times New Roman" w:eastAsia="Times New Roman" w:hAnsi="Times New Roman" w:cs="Times New Roman"/>
          <w:sz w:val="24"/>
          <w:szCs w:val="24"/>
        </w:rPr>
        <w:t xml:space="preserve"> recorded the activity of 170 neurons from the dlPFC</w:t>
      </w:r>
      <w:r w:rsidR="00430BD4">
        <w:rPr>
          <w:rFonts w:ascii="Times New Roman" w:eastAsia="Times New Roman" w:hAnsi="Times New Roman" w:cs="Times New Roman"/>
          <w:sz w:val="24"/>
          <w:szCs w:val="24"/>
        </w:rPr>
        <w:t xml:space="preserve">, specifically from the lower bank of the principal sulcus </w:t>
      </w:r>
      <w:r w:rsidR="004F70C1">
        <w:rPr>
          <w:rFonts w:ascii="Times New Roman" w:eastAsia="Times New Roman" w:hAnsi="Times New Roman" w:cs="Times New Roman"/>
          <w:sz w:val="24"/>
          <w:szCs w:val="24"/>
        </w:rPr>
        <w:t>(107 neurons in Monkey 1 and 63 neurons in Monkey 2</w:t>
      </w:r>
      <w:r w:rsidR="00430BD4">
        <w:rPr>
          <w:rFonts w:ascii="Times New Roman" w:eastAsia="Times New Roman" w:hAnsi="Times New Roman" w:cs="Times New Roman"/>
          <w:sz w:val="24"/>
          <w:szCs w:val="24"/>
        </w:rPr>
        <w:t xml:space="preserve">; </w:t>
      </w:r>
      <w:r w:rsidR="004F70C1">
        <w:rPr>
          <w:rFonts w:ascii="Times New Roman" w:eastAsia="Times New Roman" w:hAnsi="Times New Roman" w:cs="Times New Roman"/>
          <w:sz w:val="24"/>
          <w:szCs w:val="24"/>
        </w:rPr>
        <w:t xml:space="preserve">Fig. </w:t>
      </w:r>
      <w:r w:rsidR="0052137B">
        <w:rPr>
          <w:rFonts w:ascii="Times New Roman" w:eastAsia="Times New Roman" w:hAnsi="Times New Roman" w:cs="Times New Roman"/>
          <w:sz w:val="24"/>
          <w:szCs w:val="24"/>
        </w:rPr>
        <w:t>3</w:t>
      </w:r>
      <w:r w:rsidR="004F70C1">
        <w:rPr>
          <w:rFonts w:ascii="Times New Roman" w:eastAsia="Times New Roman" w:hAnsi="Times New Roman" w:cs="Times New Roman"/>
          <w:sz w:val="24"/>
          <w:szCs w:val="24"/>
        </w:rPr>
        <w:t>A)</w:t>
      </w:r>
      <w:r w:rsidR="00430BD4">
        <w:rPr>
          <w:rFonts w:ascii="Times New Roman" w:eastAsia="Times New Roman" w:hAnsi="Times New Roman" w:cs="Times New Roman"/>
          <w:sz w:val="24"/>
          <w:szCs w:val="24"/>
        </w:rPr>
        <w:t>, while the animals performed the task</w:t>
      </w:r>
      <w:r w:rsidR="004F70C1">
        <w:rPr>
          <w:rFonts w:ascii="Times New Roman" w:eastAsia="Times New Roman" w:hAnsi="Times New Roman" w:cs="Times New Roman"/>
          <w:sz w:val="24"/>
          <w:szCs w:val="24"/>
        </w:rPr>
        <w:t xml:space="preserve">. </w:t>
      </w:r>
    </w:p>
    <w:p w14:paraId="40B61D6F" w14:textId="25CBCC41" w:rsidR="004F70C1" w:rsidRDefault="004F70C1" w:rsidP="004F70C1">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Soon after </w:t>
      </w:r>
      <w:del w:id="46" w:author="Mark Eldridge" w:date="2025-07-24T17:02:00Z" w16du:dateUtc="2025-07-24T16:02:00Z">
        <w:r w:rsidDel="00FE41F2">
          <w:rPr>
            <w:rFonts w:ascii="Times New Roman" w:eastAsia="Times New Roman" w:hAnsi="Times New Roman" w:cs="Times New Roman"/>
            <w:sz w:val="24"/>
            <w:szCs w:val="24"/>
          </w:rPr>
          <w:delText xml:space="preserve">the </w:delText>
        </w:r>
      </w:del>
      <w:r>
        <w:rPr>
          <w:rFonts w:ascii="Times New Roman" w:eastAsia="Times New Roman" w:hAnsi="Times New Roman" w:cs="Times New Roman"/>
          <w:sz w:val="24"/>
          <w:szCs w:val="24"/>
        </w:rPr>
        <w:t xml:space="preserve">offer </w:t>
      </w:r>
      <w:del w:id="47" w:author="Mark Eldridge" w:date="2025-07-24T17:02:00Z" w16du:dateUtc="2025-07-24T16:02:00Z">
        <w:r w:rsidR="00610F6E" w:rsidDel="00FE41F2">
          <w:rPr>
            <w:rFonts w:ascii="Times New Roman" w:eastAsia="Times New Roman" w:hAnsi="Times New Roman" w:cs="Times New Roman"/>
            <w:sz w:val="24"/>
            <w:szCs w:val="24"/>
          </w:rPr>
          <w:delText xml:space="preserve">was </w:delText>
        </w:r>
      </w:del>
      <w:r w:rsidR="00610F6E">
        <w:rPr>
          <w:rFonts w:ascii="Times New Roman" w:eastAsia="Times New Roman" w:hAnsi="Times New Roman" w:cs="Times New Roman"/>
          <w:sz w:val="24"/>
          <w:szCs w:val="24"/>
        </w:rPr>
        <w:t>onset</w:t>
      </w:r>
      <w:r>
        <w:rPr>
          <w:rFonts w:ascii="Times New Roman" w:eastAsia="Times New Roman" w:hAnsi="Times New Roman" w:cs="Times New Roman"/>
          <w:sz w:val="24"/>
          <w:szCs w:val="24"/>
        </w:rPr>
        <w:t xml:space="preserve">, the </w:t>
      </w:r>
      <w:r w:rsidR="00D91AEA">
        <w:rPr>
          <w:rFonts w:ascii="Times New Roman" w:eastAsia="Times New Roman" w:hAnsi="Times New Roman" w:cs="Times New Roman"/>
          <w:sz w:val="24"/>
          <w:szCs w:val="24"/>
        </w:rPr>
        <w:t>firing rate</w:t>
      </w:r>
      <w:ins w:id="48" w:author="Mark Eldridge" w:date="2025-07-24T17:02:00Z" w16du:dateUtc="2025-07-24T16:02:00Z">
        <w:r w:rsidR="005D42DF">
          <w:rPr>
            <w:rFonts w:ascii="Times New Roman" w:eastAsia="Times New Roman" w:hAnsi="Times New Roman" w:cs="Times New Roman"/>
            <w:sz w:val="24"/>
            <w:szCs w:val="24"/>
          </w:rPr>
          <w:t>s</w:t>
        </w:r>
      </w:ins>
      <w:r w:rsidR="00D91AEA">
        <w:rPr>
          <w:rFonts w:ascii="Times New Roman" w:eastAsia="Times New Roman" w:hAnsi="Times New Roman" w:cs="Times New Roman"/>
          <w:sz w:val="24"/>
          <w:szCs w:val="24"/>
        </w:rPr>
        <w:t xml:space="preserve"> of </w:t>
      </w:r>
      <w:r w:rsidR="00D91AEA" w:rsidRPr="0010625D">
        <w:rPr>
          <w:rFonts w:ascii="Times New Roman" w:eastAsia="Times New Roman" w:hAnsi="Times New Roman" w:cs="Times New Roman"/>
          <w:sz w:val="24"/>
          <w:szCs w:val="24"/>
        </w:rPr>
        <w:t>1</w:t>
      </w:r>
      <w:r w:rsidR="00D91AEA">
        <w:rPr>
          <w:rFonts w:ascii="Times New Roman" w:eastAsia="Times New Roman" w:hAnsi="Times New Roman" w:cs="Times New Roman"/>
          <w:sz w:val="24"/>
          <w:szCs w:val="24"/>
        </w:rPr>
        <w:t>21 out of 170 neurons</w:t>
      </w:r>
      <w:r>
        <w:rPr>
          <w:rFonts w:ascii="Times New Roman" w:eastAsia="Times New Roman" w:hAnsi="Times New Roman" w:cs="Times New Roman"/>
          <w:sz w:val="24"/>
          <w:szCs w:val="24"/>
        </w:rPr>
        <w:t xml:space="preserve"> w</w:t>
      </w:r>
      <w:r w:rsidR="00D91AEA">
        <w:rPr>
          <w:rFonts w:ascii="Times New Roman" w:eastAsia="Times New Roman" w:hAnsi="Times New Roman" w:cs="Times New Roman"/>
          <w:sz w:val="24"/>
          <w:szCs w:val="24"/>
        </w:rPr>
        <w:t>ere</w:t>
      </w:r>
      <w:r>
        <w:rPr>
          <w:rFonts w:ascii="Times New Roman" w:eastAsia="Times New Roman" w:hAnsi="Times New Roman" w:cs="Times New Roman"/>
          <w:sz w:val="24"/>
          <w:szCs w:val="24"/>
        </w:rPr>
        <w:t xml:space="preserve"> significantly modulated by reward magnitude and/or delay </w:t>
      </w:r>
      <w:r w:rsidRPr="0010625D">
        <w:rPr>
          <w:rFonts w:ascii="Times New Roman" w:eastAsia="Times New Roman" w:hAnsi="Times New Roman" w:cs="Times New Roman"/>
          <w:sz w:val="24"/>
          <w:szCs w:val="24"/>
        </w:rPr>
        <w:t>(</w:t>
      </w:r>
      <w:r>
        <w:rPr>
          <w:rFonts w:ascii="Times New Roman" w:eastAsia="Times New Roman" w:hAnsi="Times New Roman" w:cs="Times New Roman"/>
          <w:sz w:val="24"/>
          <w:szCs w:val="24"/>
        </w:rPr>
        <w:t>2</w:t>
      </w:r>
      <w:r w:rsidRPr="0010625D">
        <w:rPr>
          <w:rFonts w:ascii="Times New Roman" w:eastAsia="Times New Roman" w:hAnsi="Times New Roman" w:cs="Times New Roman"/>
          <w:sz w:val="24"/>
          <w:szCs w:val="24"/>
        </w:rPr>
        <w:t xml:space="preserve">-way ANOVA, p &lt; 0.05; Fig. </w:t>
      </w:r>
      <w:r w:rsidR="0052137B">
        <w:rPr>
          <w:rFonts w:ascii="Times New Roman" w:eastAsia="Times New Roman" w:hAnsi="Times New Roman" w:cs="Times New Roman"/>
          <w:sz w:val="24"/>
          <w:szCs w:val="24"/>
        </w:rPr>
        <w:t>3</w:t>
      </w:r>
      <w:r w:rsidRPr="0010625D">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r w:rsidR="00506915">
        <w:rPr>
          <w:rFonts w:ascii="Times New Roman" w:eastAsia="Times New Roman" w:hAnsi="Times New Roman" w:cs="Times New Roman"/>
          <w:sz w:val="24"/>
          <w:szCs w:val="24"/>
        </w:rPr>
        <w:t>S</w:t>
      </w:r>
      <w:r>
        <w:rPr>
          <w:rFonts w:ascii="Times New Roman" w:eastAsia="Times New Roman" w:hAnsi="Times New Roman" w:cs="Times New Roman"/>
          <w:sz w:val="24"/>
          <w:szCs w:val="24"/>
        </w:rPr>
        <w:t>liding window ANOVA analysis showed that t</w:t>
      </w:r>
      <w:r>
        <w:rPr>
          <w:rFonts w:ascii="Times New Roman" w:eastAsia="Times New Roman" w:hAnsi="Times New Roman" w:cs="Times New Roman"/>
          <w:color w:val="000000"/>
          <w:sz w:val="24"/>
          <w:szCs w:val="24"/>
        </w:rPr>
        <w:t xml:space="preserve">he proportion of neurons modulated by each factor began to increase after the cue appeared on the screen (Fig. </w:t>
      </w:r>
      <w:r w:rsidR="0052137B">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 xml:space="preserve">C-D). </w:t>
      </w:r>
    </w:p>
    <w:p w14:paraId="25940012" w14:textId="77777777" w:rsidR="004F70C1" w:rsidRDefault="004F70C1" w:rsidP="004F70C1">
      <w:pPr>
        <w:shd w:val="clear" w:color="auto" w:fill="FFFFFF"/>
        <w:spacing w:after="0" w:line="480" w:lineRule="auto"/>
        <w:jc w:val="center"/>
        <w:rPr>
          <w:rFonts w:ascii="Times New Roman" w:eastAsia="Times New Roman" w:hAnsi="Times New Roman" w:cs="Times New Roman"/>
          <w:color w:val="000000"/>
          <w:sz w:val="24"/>
          <w:szCs w:val="24"/>
        </w:rPr>
      </w:pPr>
      <w:commentRangeStart w:id="49"/>
      <w:r>
        <w:rPr>
          <w:rFonts w:ascii="Times New Roman" w:eastAsia="Times New Roman" w:hAnsi="Times New Roman" w:cs="Times New Roman"/>
          <w:noProof/>
          <w:color w:val="000000"/>
          <w:sz w:val="24"/>
          <w:szCs w:val="24"/>
        </w:rPr>
        <w:lastRenderedPageBreak/>
        <w:drawing>
          <wp:inline distT="0" distB="0" distL="0" distR="0" wp14:anchorId="60894BC3" wp14:editId="03BB1701">
            <wp:extent cx="3028205" cy="2934269"/>
            <wp:effectExtent l="0" t="0" r="1270" b="0"/>
            <wp:docPr id="842665714" name="Picture 7" descr="A collage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65714" name="Picture 7" descr="A collage of graphs and chart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0263" cy="2994402"/>
                    </a:xfrm>
                    <a:prstGeom prst="rect">
                      <a:avLst/>
                    </a:prstGeom>
                    <a:noFill/>
                    <a:ln>
                      <a:noFill/>
                    </a:ln>
                  </pic:spPr>
                </pic:pic>
              </a:graphicData>
            </a:graphic>
          </wp:inline>
        </w:drawing>
      </w:r>
      <w:commentRangeEnd w:id="49"/>
      <w:r>
        <w:rPr>
          <w:rStyle w:val="CommentReference"/>
        </w:rPr>
        <w:commentReference w:id="49"/>
      </w:r>
    </w:p>
    <w:p w14:paraId="39D376B9" w14:textId="77777777" w:rsidR="004F70C1" w:rsidRPr="006206CE" w:rsidRDefault="004F70C1" w:rsidP="004F70C1">
      <w:pPr>
        <w:shd w:val="clear" w:color="auto" w:fill="FFFFFF"/>
        <w:spacing w:after="0" w:line="480" w:lineRule="auto"/>
        <w:rPr>
          <w:rFonts w:ascii="Times New Roman" w:eastAsia="Times New Roman" w:hAnsi="Times New Roman" w:cs="Times New Roman"/>
          <w:color w:val="000000"/>
          <w:sz w:val="24"/>
          <w:szCs w:val="24"/>
        </w:rPr>
      </w:pPr>
      <w:r w:rsidRPr="006206CE">
        <w:rPr>
          <w:rFonts w:ascii="Times New Roman" w:eastAsia="Times New Roman" w:hAnsi="Times New Roman" w:cs="Times New Roman"/>
          <w:color w:val="000000"/>
          <w:sz w:val="24"/>
          <w:szCs w:val="24"/>
        </w:rPr>
        <w:t>To quantify the strength of encoding for each variable (reward magnitude, delay, and their interaction), we used omega squared (ω²), a measure of effect size that captures the proportion of variance in neural activity explained by each factor (see Methods).</w:t>
      </w:r>
    </w:p>
    <w:p w14:paraId="15454F9B" w14:textId="77777777" w:rsidR="0028361D" w:rsidRDefault="0028361D" w:rsidP="0028361D">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found </w:t>
      </w:r>
      <w:r w:rsidRPr="0028361D">
        <w:rPr>
          <w:rFonts w:ascii="Times New Roman" w:eastAsia="Times New Roman" w:hAnsi="Times New Roman" w:cs="Times New Roman"/>
          <w:color w:val="000000"/>
          <w:sz w:val="24"/>
          <w:szCs w:val="24"/>
        </w:rPr>
        <w:t xml:space="preserve">that </w:t>
      </w:r>
      <w:commentRangeStart w:id="50"/>
      <w:r w:rsidRPr="0028361D">
        <w:rPr>
          <w:rFonts w:ascii="Times New Roman" w:eastAsia="Times New Roman" w:hAnsi="Times New Roman" w:cs="Times New Roman"/>
          <w:color w:val="000000"/>
          <w:sz w:val="24"/>
          <w:szCs w:val="24"/>
        </w:rPr>
        <w:t>modulation by reward appeared earlier and stronger than modulation by delay</w:t>
      </w:r>
      <w:commentRangeEnd w:id="50"/>
      <w:r w:rsidR="002A0404">
        <w:rPr>
          <w:rStyle w:val="CommentReference"/>
        </w:rPr>
        <w:commentReference w:id="50"/>
      </w:r>
      <w:r w:rsidRPr="0028361D">
        <w:rPr>
          <w:rFonts w:ascii="Times New Roman" w:eastAsia="Times New Roman" w:hAnsi="Times New Roman" w:cs="Times New Roman"/>
          <w:color w:val="000000"/>
          <w:sz w:val="24"/>
          <w:szCs w:val="24"/>
        </w:rPr>
        <w:t xml:space="preserve">, particularly in Monkey 1 during the first 500 </w:t>
      </w:r>
      <w:proofErr w:type="spellStart"/>
      <w:r w:rsidRPr="0028361D">
        <w:rPr>
          <w:rFonts w:ascii="Times New Roman" w:eastAsia="Times New Roman" w:hAnsi="Times New Roman" w:cs="Times New Roman"/>
          <w:color w:val="000000"/>
          <w:sz w:val="24"/>
          <w:szCs w:val="24"/>
        </w:rPr>
        <w:t>ms</w:t>
      </w:r>
      <w:proofErr w:type="spellEnd"/>
      <w:r w:rsidRPr="0028361D">
        <w:rPr>
          <w:rFonts w:ascii="Times New Roman" w:eastAsia="Times New Roman" w:hAnsi="Times New Roman" w:cs="Times New Roman"/>
          <w:color w:val="000000"/>
          <w:sz w:val="24"/>
          <w:szCs w:val="24"/>
        </w:rPr>
        <w:t xml:space="preserve"> of the offer period, whereas in Monkey 2 the delay signal was relatively more prominent (Fig. S1A-B). </w:t>
      </w:r>
    </w:p>
    <w:p w14:paraId="1C5AAE3D" w14:textId="77777777" w:rsidR="0028361D" w:rsidRDefault="0028361D" w:rsidP="0028361D">
      <w:pPr>
        <w:shd w:val="clear" w:color="auto" w:fill="FFFFFF"/>
        <w:spacing w:after="0" w:line="480" w:lineRule="auto"/>
        <w:rPr>
          <w:rFonts w:ascii="Times New Roman" w:eastAsia="Times New Roman" w:hAnsi="Times New Roman" w:cs="Times New Roman"/>
          <w:color w:val="000000"/>
          <w:sz w:val="24"/>
          <w:szCs w:val="24"/>
        </w:rPr>
      </w:pPr>
    </w:p>
    <w:p w14:paraId="0F72D7A3" w14:textId="040D821D" w:rsidR="004F70C1" w:rsidRDefault="004F70C1" w:rsidP="004F70C1">
      <w:pPr>
        <w:shd w:val="clear" w:color="auto" w:fill="FFFFFF"/>
        <w:spacing w:after="0" w:line="480" w:lineRule="auto"/>
        <w:jc w:val="center"/>
        <w:rPr>
          <w:rFonts w:ascii="Times New Roman" w:eastAsia="Times New Roman" w:hAnsi="Times New Roman" w:cs="Times New Roman"/>
          <w:color w:val="000000"/>
          <w:sz w:val="24"/>
          <w:szCs w:val="24"/>
        </w:rPr>
      </w:pPr>
      <w:commentRangeStart w:id="51"/>
      <w:r>
        <w:rPr>
          <w:rFonts w:ascii="Times New Roman" w:eastAsia="Times New Roman" w:hAnsi="Times New Roman" w:cs="Times New Roman"/>
          <w:noProof/>
          <w:color w:val="000000"/>
          <w:sz w:val="24"/>
          <w:szCs w:val="24"/>
        </w:rPr>
        <w:drawing>
          <wp:inline distT="0" distB="0" distL="0" distR="0" wp14:anchorId="5A8D5519" wp14:editId="28A5BA13">
            <wp:extent cx="3379996" cy="1753737"/>
            <wp:effectExtent l="0" t="0" r="0" b="0"/>
            <wp:docPr id="1060020161" name="Picture 8" descr="A comparison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20161" name="Picture 8" descr="A comparison of graphs and diagram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84073" cy="1755853"/>
                    </a:xfrm>
                    <a:prstGeom prst="rect">
                      <a:avLst/>
                    </a:prstGeom>
                    <a:noFill/>
                    <a:ln>
                      <a:noFill/>
                    </a:ln>
                  </pic:spPr>
                </pic:pic>
              </a:graphicData>
            </a:graphic>
          </wp:inline>
        </w:drawing>
      </w:r>
      <w:commentRangeEnd w:id="51"/>
      <w:r>
        <w:rPr>
          <w:rStyle w:val="CommentReference"/>
        </w:rPr>
        <w:commentReference w:id="51"/>
      </w:r>
    </w:p>
    <w:p w14:paraId="2B6D399A" w14:textId="0DA15861" w:rsidR="00A35890" w:rsidRDefault="00144D42" w:rsidP="004F70C1">
      <w:pPr>
        <w:shd w:val="clear" w:color="auto" w:fill="FFFFFF"/>
        <w:spacing w:after="0" w:line="480" w:lineRule="auto"/>
        <w:ind w:firstLine="426"/>
        <w:rPr>
          <w:rFonts w:ascii="Times New Roman" w:eastAsia="Times New Roman" w:hAnsi="Times New Roman" w:cs="Times New Roman"/>
          <w:color w:val="000000"/>
          <w:sz w:val="24"/>
          <w:szCs w:val="24"/>
        </w:rPr>
      </w:pPr>
      <w:commentRangeStart w:id="52"/>
      <w:r>
        <w:rPr>
          <w:rFonts w:ascii="Times New Roman" w:eastAsia="Times New Roman" w:hAnsi="Times New Roman" w:cs="Times New Roman"/>
          <w:color w:val="000000"/>
          <w:sz w:val="24"/>
          <w:szCs w:val="24"/>
        </w:rPr>
        <w:t>Importantly, w</w:t>
      </w:r>
      <w:r w:rsidR="008942F5" w:rsidRPr="008942F5">
        <w:rPr>
          <w:rFonts w:ascii="Times New Roman" w:eastAsia="Times New Roman" w:hAnsi="Times New Roman" w:cs="Times New Roman"/>
          <w:color w:val="000000"/>
          <w:sz w:val="24"/>
          <w:szCs w:val="24"/>
        </w:rPr>
        <w:t xml:space="preserve">e found no evidence </w:t>
      </w:r>
      <w:r>
        <w:rPr>
          <w:rFonts w:ascii="Times New Roman" w:eastAsia="Times New Roman" w:hAnsi="Times New Roman" w:cs="Times New Roman"/>
          <w:color w:val="000000"/>
          <w:sz w:val="24"/>
          <w:szCs w:val="24"/>
        </w:rPr>
        <w:t>that neural</w:t>
      </w:r>
      <w:r w:rsidR="008942F5" w:rsidRPr="008942F5">
        <w:rPr>
          <w:rFonts w:ascii="Times New Roman" w:eastAsia="Times New Roman" w:hAnsi="Times New Roman" w:cs="Times New Roman"/>
          <w:color w:val="000000"/>
          <w:sz w:val="24"/>
          <w:szCs w:val="24"/>
        </w:rPr>
        <w:t xml:space="preserve"> activity </w:t>
      </w:r>
      <w:r>
        <w:rPr>
          <w:rFonts w:ascii="Times New Roman" w:eastAsia="Times New Roman" w:hAnsi="Times New Roman" w:cs="Times New Roman"/>
          <w:color w:val="000000"/>
          <w:sz w:val="24"/>
          <w:szCs w:val="24"/>
        </w:rPr>
        <w:t>during the offer period</w:t>
      </w:r>
      <w:r w:rsidR="00743F67">
        <w:rPr>
          <w:rFonts w:ascii="Times New Roman" w:eastAsia="Times New Roman" w:hAnsi="Times New Roman" w:cs="Times New Roman"/>
          <w:color w:val="000000"/>
          <w:sz w:val="24"/>
          <w:szCs w:val="24"/>
        </w:rPr>
        <w:t xml:space="preserve"> (first 750 </w:t>
      </w:r>
      <w:proofErr w:type="spellStart"/>
      <w:r w:rsidR="00743F67">
        <w:rPr>
          <w:rFonts w:ascii="Times New Roman" w:eastAsia="Times New Roman" w:hAnsi="Times New Roman" w:cs="Times New Roman"/>
          <w:color w:val="000000"/>
          <w:sz w:val="24"/>
          <w:szCs w:val="24"/>
        </w:rPr>
        <w:t>ms</w:t>
      </w:r>
      <w:proofErr w:type="spellEnd"/>
      <w:r w:rsidR="00743F67">
        <w:rPr>
          <w:rFonts w:ascii="Times New Roman" w:eastAsia="Times New Roman" w:hAnsi="Times New Roman" w:cs="Times New Roman"/>
          <w:color w:val="000000"/>
          <w:sz w:val="24"/>
          <w:szCs w:val="24"/>
        </w:rPr>
        <w:t xml:space="preserve">) </w:t>
      </w:r>
      <w:r w:rsidR="00743F67" w:rsidRPr="00743F67">
        <w:rPr>
          <w:rFonts w:ascii="Times New Roman" w:eastAsia="Times New Roman" w:hAnsi="Times New Roman" w:cs="Times New Roman"/>
          <w:color w:val="000000"/>
          <w:sz w:val="24"/>
          <w:szCs w:val="24"/>
        </w:rPr>
        <w:t>encoded the upcoming choice outcome (accept vs. reject) in either animal (Fig. 4C-D).</w:t>
      </w:r>
      <w:commentRangeEnd w:id="52"/>
      <w:r w:rsidR="001B7DC9">
        <w:rPr>
          <w:rStyle w:val="CommentReference"/>
        </w:rPr>
        <w:commentReference w:id="52"/>
      </w:r>
    </w:p>
    <w:p w14:paraId="7B938436" w14:textId="38793B94" w:rsidR="0051506A" w:rsidRDefault="0051506A" w:rsidP="004F70C1">
      <w:pPr>
        <w:shd w:val="clear" w:color="auto" w:fill="FFFFFF"/>
        <w:spacing w:after="0" w:line="480" w:lineRule="auto"/>
        <w:ind w:firstLine="426"/>
        <w:rPr>
          <w:rFonts w:ascii="Times New Roman" w:eastAsia="Times New Roman" w:hAnsi="Times New Roman" w:cs="Times New Roman"/>
          <w:sz w:val="24"/>
          <w:szCs w:val="24"/>
        </w:rPr>
      </w:pPr>
      <w:del w:id="53" w:author="Mark Eldridge" w:date="2025-07-24T17:14:00Z" w16du:dateUtc="2025-07-24T16:14:00Z">
        <w:r w:rsidRPr="0051506A" w:rsidDel="00727550">
          <w:rPr>
            <w:rFonts w:ascii="Times New Roman" w:eastAsia="Times New Roman" w:hAnsi="Times New Roman" w:cs="Times New Roman"/>
            <w:color w:val="000000"/>
            <w:sz w:val="24"/>
            <w:szCs w:val="24"/>
          </w:rPr>
          <w:lastRenderedPageBreak/>
          <w:delText xml:space="preserve">This was confirmed </w:delText>
        </w:r>
        <w:commentRangeStart w:id="54"/>
        <w:r w:rsidRPr="0051506A" w:rsidDel="00727550">
          <w:rPr>
            <w:rFonts w:ascii="Times New Roman" w:eastAsia="Times New Roman" w:hAnsi="Times New Roman" w:cs="Times New Roman"/>
            <w:color w:val="000000"/>
            <w:sz w:val="24"/>
            <w:szCs w:val="24"/>
          </w:rPr>
          <w:delText xml:space="preserve">by </w:delText>
        </w:r>
      </w:del>
      <w:ins w:id="55" w:author="Mark Eldridge" w:date="2025-07-24T17:14:00Z" w16du:dateUtc="2025-07-24T16:14:00Z">
        <w:r w:rsidR="00727550">
          <w:rPr>
            <w:rFonts w:ascii="Times New Roman" w:eastAsia="Times New Roman" w:hAnsi="Times New Roman" w:cs="Times New Roman"/>
            <w:color w:val="000000"/>
            <w:sz w:val="24"/>
            <w:szCs w:val="24"/>
          </w:rPr>
          <w:t>C</w:t>
        </w:r>
      </w:ins>
      <w:del w:id="56" w:author="Mark Eldridge" w:date="2025-07-24T17:14:00Z" w16du:dateUtc="2025-07-24T16:14:00Z">
        <w:r w:rsidRPr="0051506A" w:rsidDel="00727550">
          <w:rPr>
            <w:rFonts w:ascii="Times New Roman" w:eastAsia="Times New Roman" w:hAnsi="Times New Roman" w:cs="Times New Roman"/>
            <w:color w:val="000000"/>
            <w:sz w:val="24"/>
            <w:szCs w:val="24"/>
          </w:rPr>
          <w:delText>c</w:delText>
        </w:r>
      </w:del>
      <w:r w:rsidRPr="0051506A">
        <w:rPr>
          <w:rFonts w:ascii="Times New Roman" w:eastAsia="Times New Roman" w:hAnsi="Times New Roman" w:cs="Times New Roman"/>
          <w:color w:val="000000"/>
          <w:sz w:val="24"/>
          <w:szCs w:val="24"/>
        </w:rPr>
        <w:t>ell-by-cell analyses</w:t>
      </w:r>
      <w:ins w:id="57" w:author="Mark Eldridge" w:date="2025-07-24T17:14:00Z" w16du:dateUtc="2025-07-24T16:14:00Z">
        <w:r w:rsidR="00932AE6">
          <w:rPr>
            <w:rFonts w:ascii="Times New Roman" w:eastAsia="Times New Roman" w:hAnsi="Times New Roman" w:cs="Times New Roman"/>
            <w:color w:val="000000"/>
            <w:sz w:val="24"/>
            <w:szCs w:val="24"/>
          </w:rPr>
          <w:t xml:space="preserve"> </w:t>
        </w:r>
      </w:ins>
      <w:commentRangeEnd w:id="54"/>
      <w:r w:rsidR="00BD3A75">
        <w:rPr>
          <w:rStyle w:val="CommentReference"/>
        </w:rPr>
        <w:commentReference w:id="54"/>
      </w:r>
      <w:ins w:id="58" w:author="Mark Eldridge" w:date="2025-07-24T17:14:00Z" w16du:dateUtc="2025-07-24T16:14:00Z">
        <w:r w:rsidR="00932AE6">
          <w:rPr>
            <w:rFonts w:ascii="Times New Roman" w:eastAsia="Times New Roman" w:hAnsi="Times New Roman" w:cs="Times New Roman"/>
            <w:color w:val="000000"/>
            <w:sz w:val="24"/>
            <w:szCs w:val="24"/>
          </w:rPr>
          <w:t>confirmed</w:t>
        </w:r>
      </w:ins>
      <w:del w:id="59" w:author="Mark Eldridge" w:date="2025-07-24T17:14:00Z" w16du:dateUtc="2025-07-24T16:14:00Z">
        <w:r w:rsidRPr="0051506A" w:rsidDel="00932AE6">
          <w:rPr>
            <w:rFonts w:ascii="Times New Roman" w:eastAsia="Times New Roman" w:hAnsi="Times New Roman" w:cs="Times New Roman"/>
            <w:color w:val="000000"/>
            <w:sz w:val="24"/>
            <w:szCs w:val="24"/>
          </w:rPr>
          <w:delText xml:space="preserve"> showing</w:delText>
        </w:r>
      </w:del>
      <w:r w:rsidRPr="0051506A">
        <w:rPr>
          <w:rFonts w:ascii="Times New Roman" w:eastAsia="Times New Roman" w:hAnsi="Times New Roman" w:cs="Times New Roman"/>
          <w:color w:val="000000"/>
          <w:sz w:val="24"/>
          <w:szCs w:val="24"/>
        </w:rPr>
        <w:t xml:space="preserve"> that spike counts</w:t>
      </w:r>
      <w:ins w:id="60" w:author="Mark Eldridge" w:date="2025-07-24T17:14:00Z" w16du:dateUtc="2025-07-24T16:14:00Z">
        <w:r w:rsidR="00727550">
          <w:rPr>
            <w:rFonts w:ascii="Times New Roman" w:eastAsia="Times New Roman" w:hAnsi="Times New Roman" w:cs="Times New Roman"/>
            <w:color w:val="000000"/>
            <w:sz w:val="24"/>
            <w:szCs w:val="24"/>
          </w:rPr>
          <w:t xml:space="preserve"> during the offer period</w:t>
        </w:r>
      </w:ins>
      <w:r w:rsidRPr="0051506A">
        <w:rPr>
          <w:rFonts w:ascii="Times New Roman" w:eastAsia="Times New Roman" w:hAnsi="Times New Roman" w:cs="Times New Roman"/>
          <w:color w:val="000000"/>
          <w:sz w:val="24"/>
          <w:szCs w:val="24"/>
        </w:rPr>
        <w:t xml:space="preserve"> did not differ significantly between accepted and rejected offers</w:t>
      </w:r>
      <w:r w:rsidR="00910E3D">
        <w:rPr>
          <w:rFonts w:ascii="Times New Roman" w:eastAsia="Times New Roman" w:hAnsi="Times New Roman" w:cs="Times New Roman"/>
          <w:color w:val="000000"/>
          <w:sz w:val="24"/>
          <w:szCs w:val="24"/>
        </w:rPr>
        <w:t xml:space="preserve"> </w:t>
      </w:r>
      <w:r w:rsidR="00910E3D" w:rsidRPr="00F50C2D">
        <w:rPr>
          <w:rFonts w:ascii="Times New Roman" w:eastAsia="Times New Roman" w:hAnsi="Times New Roman" w:cs="Times New Roman"/>
          <w:sz w:val="24"/>
          <w:szCs w:val="24"/>
        </w:rPr>
        <w:t>(</w:t>
      </w:r>
      <w:r w:rsidR="00910E3D" w:rsidRPr="00CE0314">
        <w:rPr>
          <w:rFonts w:ascii="Times New Roman" w:eastAsia="Times New Roman" w:hAnsi="Times New Roman" w:cs="Times New Roman"/>
          <w:sz w:val="24"/>
          <w:szCs w:val="24"/>
        </w:rPr>
        <w:t>N = 770;</w:t>
      </w:r>
      <w:r w:rsidR="00910E3D">
        <w:rPr>
          <w:rFonts w:ascii="Times New Roman" w:eastAsia="Times New Roman" w:hAnsi="Times New Roman" w:cs="Times New Roman"/>
          <w:sz w:val="24"/>
          <w:szCs w:val="24"/>
        </w:rPr>
        <w:t xml:space="preserve"> 35/598 for monkey 1 and 8/172 for monkey 2;</w:t>
      </w:r>
      <w:r w:rsidR="00910E3D" w:rsidRPr="004E70EB">
        <w:rPr>
          <w:rFonts w:ascii="Times New Roman" w:eastAsia="Times New Roman" w:hAnsi="Times New Roman" w:cs="Times New Roman"/>
          <w:sz w:val="24"/>
          <w:szCs w:val="24"/>
        </w:rPr>
        <w:t xml:space="preserve"> </w:t>
      </w:r>
      <w:r w:rsidR="00910E3D" w:rsidRPr="00F50C2D">
        <w:rPr>
          <w:rFonts w:ascii="Times New Roman" w:eastAsia="Times New Roman" w:hAnsi="Times New Roman" w:cs="Times New Roman"/>
          <w:sz w:val="24"/>
          <w:szCs w:val="24"/>
        </w:rPr>
        <w:t>1-way ANOVA</w:t>
      </w:r>
      <w:r w:rsidR="00910E3D">
        <w:rPr>
          <w:rFonts w:ascii="Times New Roman" w:eastAsia="Times New Roman" w:hAnsi="Times New Roman" w:cs="Times New Roman"/>
          <w:sz w:val="24"/>
          <w:szCs w:val="24"/>
        </w:rPr>
        <w:t>s</w:t>
      </w:r>
      <w:r w:rsidR="00910E3D" w:rsidRPr="00F50C2D">
        <w:rPr>
          <w:rFonts w:ascii="Times New Roman" w:eastAsia="Times New Roman" w:hAnsi="Times New Roman" w:cs="Times New Roman"/>
          <w:sz w:val="24"/>
          <w:szCs w:val="24"/>
        </w:rPr>
        <w:t xml:space="preserve"> (p &lt; 0.05</w:t>
      </w:r>
      <w:r w:rsidR="00910E3D">
        <w:rPr>
          <w:rFonts w:ascii="Times New Roman" w:eastAsia="Times New Roman" w:hAnsi="Times New Roman" w:cs="Times New Roman"/>
          <w:sz w:val="24"/>
          <w:szCs w:val="24"/>
        </w:rPr>
        <w:t>)</w:t>
      </w:r>
      <w:r w:rsidR="003E2BB3">
        <w:rPr>
          <w:rFonts w:ascii="Times New Roman" w:eastAsia="Times New Roman" w:hAnsi="Times New Roman" w:cs="Times New Roman"/>
          <w:color w:val="000000"/>
          <w:sz w:val="24"/>
          <w:szCs w:val="24"/>
        </w:rPr>
        <w:t xml:space="preserve">; Fig. S2A) </w:t>
      </w:r>
      <w:r w:rsidRPr="0051506A">
        <w:rPr>
          <w:rFonts w:ascii="Times New Roman" w:eastAsia="Times New Roman" w:hAnsi="Times New Roman" w:cs="Times New Roman"/>
          <w:color w:val="000000"/>
          <w:sz w:val="24"/>
          <w:szCs w:val="24"/>
        </w:rPr>
        <w:t xml:space="preserve"> nor between early and late action initiations following go-signals </w:t>
      </w:r>
      <w:r w:rsidR="00910E3D" w:rsidRPr="00F50C2D">
        <w:rPr>
          <w:rFonts w:ascii="Times New Roman" w:eastAsia="Times New Roman" w:hAnsi="Times New Roman" w:cs="Times New Roman"/>
          <w:sz w:val="24"/>
          <w:szCs w:val="24"/>
        </w:rPr>
        <w:t>(N = 1</w:t>
      </w:r>
      <w:r w:rsidR="00910E3D">
        <w:rPr>
          <w:rFonts w:ascii="Times New Roman" w:eastAsia="Times New Roman" w:hAnsi="Times New Roman" w:cs="Times New Roman"/>
          <w:sz w:val="24"/>
          <w:szCs w:val="24"/>
        </w:rPr>
        <w:t>195</w:t>
      </w:r>
      <w:r w:rsidR="00910E3D" w:rsidRPr="00F50C2D">
        <w:rPr>
          <w:rFonts w:ascii="Times New Roman" w:eastAsia="Times New Roman" w:hAnsi="Times New Roman" w:cs="Times New Roman"/>
          <w:sz w:val="24"/>
          <w:szCs w:val="24"/>
        </w:rPr>
        <w:t xml:space="preserve">; </w:t>
      </w:r>
      <w:r w:rsidR="00910E3D">
        <w:rPr>
          <w:rFonts w:ascii="Times New Roman" w:eastAsia="Times New Roman" w:hAnsi="Times New Roman" w:cs="Times New Roman"/>
          <w:sz w:val="24"/>
          <w:szCs w:val="24"/>
        </w:rPr>
        <w:t xml:space="preserve">53/903 for monkey 1 and 16/292 for monkey 2; </w:t>
      </w:r>
      <w:r w:rsidR="003E2BB3" w:rsidRPr="00F50C2D">
        <w:rPr>
          <w:rFonts w:ascii="Times New Roman" w:eastAsia="Times New Roman" w:hAnsi="Times New Roman" w:cs="Times New Roman"/>
          <w:sz w:val="24"/>
          <w:szCs w:val="24"/>
        </w:rPr>
        <w:t>1-way ANOVA</w:t>
      </w:r>
      <w:r w:rsidR="003E2BB3">
        <w:rPr>
          <w:rFonts w:ascii="Times New Roman" w:eastAsia="Times New Roman" w:hAnsi="Times New Roman" w:cs="Times New Roman"/>
          <w:sz w:val="24"/>
          <w:szCs w:val="24"/>
        </w:rPr>
        <w:t>s</w:t>
      </w:r>
      <w:r w:rsidR="003E2BB3" w:rsidRPr="00F50C2D">
        <w:rPr>
          <w:rFonts w:ascii="Times New Roman" w:eastAsia="Times New Roman" w:hAnsi="Times New Roman" w:cs="Times New Roman"/>
          <w:sz w:val="24"/>
          <w:szCs w:val="24"/>
        </w:rPr>
        <w:t xml:space="preserve"> (p &lt; 0.05</w:t>
      </w:r>
      <w:r w:rsidR="003E2BB3">
        <w:rPr>
          <w:rFonts w:ascii="Times New Roman" w:eastAsia="Times New Roman" w:hAnsi="Times New Roman" w:cs="Times New Roman"/>
          <w:sz w:val="24"/>
          <w:szCs w:val="24"/>
        </w:rPr>
        <w:t>)</w:t>
      </w:r>
      <w:r w:rsidR="003E2BB3">
        <w:rPr>
          <w:rFonts w:ascii="Times New Roman" w:eastAsia="Times New Roman" w:hAnsi="Times New Roman" w:cs="Times New Roman"/>
          <w:color w:val="000000"/>
          <w:sz w:val="24"/>
          <w:szCs w:val="24"/>
        </w:rPr>
        <w:t xml:space="preserve">; </w:t>
      </w:r>
      <w:r w:rsidR="00910E3D" w:rsidRPr="00F50C2D">
        <w:rPr>
          <w:rFonts w:ascii="Times New Roman" w:eastAsia="Times New Roman" w:hAnsi="Times New Roman" w:cs="Times New Roman"/>
          <w:sz w:val="24"/>
          <w:szCs w:val="24"/>
        </w:rPr>
        <w:t xml:space="preserve">Fig. </w:t>
      </w:r>
      <w:r w:rsidR="00910E3D" w:rsidRPr="00EE58EC">
        <w:rPr>
          <w:rFonts w:ascii="Times New Roman" w:eastAsia="Times New Roman" w:hAnsi="Times New Roman" w:cs="Times New Roman"/>
          <w:sz w:val="24"/>
          <w:szCs w:val="24"/>
        </w:rPr>
        <w:t>S</w:t>
      </w:r>
      <w:r w:rsidR="00910E3D">
        <w:rPr>
          <w:rFonts w:ascii="Times New Roman" w:eastAsia="Times New Roman" w:hAnsi="Times New Roman" w:cs="Times New Roman"/>
          <w:sz w:val="24"/>
          <w:szCs w:val="24"/>
        </w:rPr>
        <w:t>2</w:t>
      </w:r>
      <w:r w:rsidR="00910E3D" w:rsidRPr="00EE58EC">
        <w:rPr>
          <w:rFonts w:ascii="Times New Roman" w:eastAsia="Times New Roman" w:hAnsi="Times New Roman" w:cs="Times New Roman"/>
          <w:sz w:val="24"/>
          <w:szCs w:val="24"/>
        </w:rPr>
        <w:t>B)</w:t>
      </w:r>
      <w:r w:rsidR="003E2BB3">
        <w:rPr>
          <w:rFonts w:ascii="Times New Roman" w:eastAsia="Times New Roman" w:hAnsi="Times New Roman" w:cs="Times New Roman"/>
          <w:sz w:val="24"/>
          <w:szCs w:val="24"/>
        </w:rPr>
        <w:t xml:space="preserve">. </w:t>
      </w:r>
    </w:p>
    <w:p w14:paraId="2E67D80D" w14:textId="065ADC20" w:rsidR="00C07521" w:rsidRDefault="00C07521" w:rsidP="004F70C1">
      <w:pPr>
        <w:shd w:val="clear" w:color="auto" w:fill="FFFFFF"/>
        <w:spacing w:after="0" w:line="480" w:lineRule="auto"/>
        <w:ind w:firstLine="426"/>
        <w:rPr>
          <w:rFonts w:ascii="Times New Roman" w:eastAsia="Times New Roman" w:hAnsi="Times New Roman" w:cs="Times New Roman"/>
          <w:sz w:val="24"/>
          <w:szCs w:val="24"/>
        </w:rPr>
      </w:pPr>
      <w:r w:rsidRPr="00C07521">
        <w:rPr>
          <w:rFonts w:ascii="Times New Roman" w:eastAsia="Times New Roman" w:hAnsi="Times New Roman" w:cs="Times New Roman"/>
          <w:sz w:val="24"/>
          <w:szCs w:val="24"/>
        </w:rPr>
        <w:t>These results indicate that dlPFC neurons encode the value attributes of the offer (reward and delay) during evaluation, but do not represent the animal’s commitment to a choice at this stage.</w:t>
      </w:r>
    </w:p>
    <w:p w14:paraId="4C91DAC0" w14:textId="77777777" w:rsidR="004F70C1" w:rsidRDefault="004F70C1" w:rsidP="004F70C1">
      <w:pPr>
        <w:shd w:val="clear" w:color="auto" w:fill="FFFFFF"/>
        <w:spacing w:after="0" w:line="480" w:lineRule="auto"/>
        <w:rPr>
          <w:rFonts w:ascii="Times New Roman" w:eastAsia="Times New Roman" w:hAnsi="Times New Roman" w:cs="Times New Roman"/>
          <w:sz w:val="24"/>
          <w:szCs w:val="24"/>
        </w:rPr>
      </w:pPr>
    </w:p>
    <w:p w14:paraId="1281DAF5" w14:textId="0CF5F68C" w:rsidR="004F70C1" w:rsidRDefault="004F70C1" w:rsidP="004F70C1">
      <w:pPr>
        <w:shd w:val="clear" w:color="auto" w:fill="FFFFFF"/>
        <w:spacing w:after="0" w:line="480" w:lineRule="auto"/>
        <w:rPr>
          <w:rFonts w:ascii="Times New Roman" w:eastAsia="Times New Roman" w:hAnsi="Times New Roman" w:cs="Times New Roman"/>
          <w:color w:val="000000"/>
          <w:sz w:val="24"/>
          <w:szCs w:val="24"/>
        </w:rPr>
      </w:pPr>
      <w:commentRangeStart w:id="61"/>
      <w:r w:rsidRPr="00290FFF">
        <w:rPr>
          <w:rFonts w:ascii="Times New Roman" w:eastAsia="Times New Roman" w:hAnsi="Times New Roman" w:cs="Times New Roman"/>
          <w:noProof/>
          <w:sz w:val="24"/>
          <w:szCs w:val="24"/>
        </w:rPr>
        <w:drawing>
          <wp:inline distT="0" distB="0" distL="0" distR="0" wp14:anchorId="4560034C" wp14:editId="0F6B6755">
            <wp:extent cx="5943600" cy="1945005"/>
            <wp:effectExtent l="0" t="0" r="0" b="0"/>
            <wp:docPr id="399970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945005"/>
                    </a:xfrm>
                    <a:prstGeom prst="rect">
                      <a:avLst/>
                    </a:prstGeom>
                    <a:noFill/>
                    <a:ln>
                      <a:noFill/>
                    </a:ln>
                  </pic:spPr>
                </pic:pic>
              </a:graphicData>
            </a:graphic>
          </wp:inline>
        </w:drawing>
      </w:r>
      <w:commentRangeEnd w:id="61"/>
      <w:r>
        <w:rPr>
          <w:rStyle w:val="CommentReference"/>
        </w:rPr>
        <w:commentReference w:id="61"/>
      </w:r>
    </w:p>
    <w:p w14:paraId="71719878" w14:textId="77777777" w:rsidR="00F24036" w:rsidRDefault="00F24036" w:rsidP="00C22A68">
      <w:pPr>
        <w:spacing w:after="160" w:line="480" w:lineRule="auto"/>
        <w:rPr>
          <w:rFonts w:ascii="Times New Roman" w:eastAsia="Times New Roman" w:hAnsi="Times New Roman" w:cs="Times New Roman"/>
          <w:b/>
          <w:bCs/>
          <w:i/>
          <w:iCs/>
          <w:color w:val="000000"/>
          <w:sz w:val="24"/>
          <w:szCs w:val="24"/>
        </w:rPr>
      </w:pPr>
    </w:p>
    <w:p w14:paraId="3C630A76" w14:textId="78A51DB5" w:rsidR="00BC7007" w:rsidRDefault="00EF58DF" w:rsidP="00F24036">
      <w:pPr>
        <w:spacing w:after="0" w:line="480" w:lineRule="auto"/>
        <w:rPr>
          <w:rFonts w:ascii="Times New Roman" w:eastAsia="Times New Roman" w:hAnsi="Times New Roman" w:cs="Times New Roman"/>
          <w:b/>
          <w:bCs/>
          <w:i/>
          <w:iCs/>
          <w:color w:val="000000"/>
          <w:sz w:val="24"/>
          <w:szCs w:val="24"/>
        </w:rPr>
      </w:pPr>
      <w:r w:rsidRPr="00EF58DF">
        <w:rPr>
          <w:rFonts w:ascii="Times New Roman" w:eastAsia="Times New Roman" w:hAnsi="Times New Roman" w:cs="Times New Roman"/>
          <w:b/>
          <w:bCs/>
          <w:i/>
          <w:iCs/>
          <w:color w:val="000000"/>
          <w:sz w:val="24"/>
          <w:szCs w:val="24"/>
        </w:rPr>
        <w:t>3. Inverse encoding of reward magnitude and delay in dlPFC neurons</w:t>
      </w:r>
    </w:p>
    <w:p w14:paraId="6AE28F7B" w14:textId="4C25F1DA" w:rsidR="00836A42" w:rsidRPr="00836A42" w:rsidRDefault="00836A42" w:rsidP="00F24036">
      <w:pPr>
        <w:spacing w:after="0" w:line="480" w:lineRule="auto"/>
        <w:rPr>
          <w:rFonts w:ascii="Times New Roman" w:eastAsia="Times New Roman" w:hAnsi="Times New Roman" w:cs="Times New Roman"/>
          <w:color w:val="000000"/>
          <w:sz w:val="24"/>
          <w:szCs w:val="24"/>
        </w:rPr>
      </w:pPr>
      <w:del w:id="62" w:author="Mark Eldridge" w:date="2025-07-24T17:16:00Z" w16du:dateUtc="2025-07-24T16:16:00Z">
        <w:r w:rsidRPr="00836A42" w:rsidDel="007D7740">
          <w:rPr>
            <w:rFonts w:ascii="Times New Roman" w:eastAsia="Times New Roman" w:hAnsi="Times New Roman" w:cs="Times New Roman"/>
            <w:color w:val="000000"/>
            <w:sz w:val="24"/>
            <w:szCs w:val="24"/>
          </w:rPr>
          <w:delText xml:space="preserve">Notably, </w:delText>
        </w:r>
      </w:del>
      <w:ins w:id="63" w:author="Mark Eldridge" w:date="2025-07-24T17:16:00Z" w16du:dateUtc="2025-07-24T16:16:00Z">
        <w:r w:rsidR="007D7740">
          <w:rPr>
            <w:rFonts w:ascii="Times New Roman" w:eastAsia="Times New Roman" w:hAnsi="Times New Roman" w:cs="Times New Roman"/>
            <w:color w:val="000000"/>
            <w:sz w:val="24"/>
            <w:szCs w:val="24"/>
          </w:rPr>
          <w:t>I</w:t>
        </w:r>
      </w:ins>
      <w:del w:id="64" w:author="Mark Eldridge" w:date="2025-07-24T17:16:00Z" w16du:dateUtc="2025-07-24T16:16:00Z">
        <w:r w:rsidRPr="00836A42" w:rsidDel="007D7740">
          <w:rPr>
            <w:rFonts w:ascii="Times New Roman" w:eastAsia="Times New Roman" w:hAnsi="Times New Roman" w:cs="Times New Roman"/>
            <w:color w:val="000000"/>
            <w:sz w:val="24"/>
            <w:szCs w:val="24"/>
          </w:rPr>
          <w:delText>i</w:delText>
        </w:r>
      </w:del>
      <w:r w:rsidRPr="00836A42">
        <w:rPr>
          <w:rFonts w:ascii="Times New Roman" w:eastAsia="Times New Roman" w:hAnsi="Times New Roman" w:cs="Times New Roman"/>
          <w:color w:val="000000"/>
          <w:sz w:val="24"/>
          <w:szCs w:val="24"/>
        </w:rPr>
        <w:t xml:space="preserve">n both animals, </w:t>
      </w:r>
      <w:proofErr w:type="spellStart"/>
      <w:r w:rsidRPr="00836A42">
        <w:rPr>
          <w:rFonts w:ascii="Times New Roman" w:eastAsia="Times New Roman" w:hAnsi="Times New Roman" w:cs="Times New Roman"/>
          <w:color w:val="000000"/>
          <w:sz w:val="24"/>
          <w:szCs w:val="24"/>
        </w:rPr>
        <w:t>dlPFC</w:t>
      </w:r>
      <w:proofErr w:type="spellEnd"/>
      <w:r w:rsidRPr="00836A42">
        <w:rPr>
          <w:rFonts w:ascii="Times New Roman" w:eastAsia="Times New Roman" w:hAnsi="Times New Roman" w:cs="Times New Roman"/>
          <w:color w:val="000000"/>
          <w:sz w:val="24"/>
          <w:szCs w:val="24"/>
        </w:rPr>
        <w:t xml:space="preserve"> neurons exhibited an inverse correlation between reward magnitude and delay encoding, consistent with temporal discounting.</w:t>
      </w:r>
      <w:r w:rsidRPr="00836A42">
        <w:t xml:space="preserve"> </w:t>
      </w:r>
      <w:r w:rsidRPr="00836A42">
        <w:rPr>
          <w:rFonts w:ascii="Times New Roman" w:eastAsia="Times New Roman" w:hAnsi="Times New Roman" w:cs="Times New Roman"/>
          <w:color w:val="000000"/>
          <w:sz w:val="24"/>
          <w:szCs w:val="24"/>
        </w:rPr>
        <w:t xml:space="preserve">This relationship became particularly evident after 750 </w:t>
      </w:r>
      <w:proofErr w:type="spellStart"/>
      <w:r w:rsidRPr="00836A42">
        <w:rPr>
          <w:rFonts w:ascii="Times New Roman" w:eastAsia="Times New Roman" w:hAnsi="Times New Roman" w:cs="Times New Roman"/>
          <w:color w:val="000000"/>
          <w:sz w:val="24"/>
          <w:szCs w:val="24"/>
        </w:rPr>
        <w:t>ms</w:t>
      </w:r>
      <w:proofErr w:type="spellEnd"/>
      <w:r w:rsidRPr="00836A42">
        <w:rPr>
          <w:rFonts w:ascii="Times New Roman" w:eastAsia="Times New Roman" w:hAnsi="Times New Roman" w:cs="Times New Roman"/>
          <w:color w:val="000000"/>
          <w:sz w:val="24"/>
          <w:szCs w:val="24"/>
        </w:rPr>
        <w:t xml:space="preserve"> from cue onset, a time point corresponding to the earliest possible appearance of the first go-signal (</w:t>
      </w:r>
      <w:commentRangeStart w:id="65"/>
      <w:r w:rsidRPr="00836A42">
        <w:rPr>
          <w:rFonts w:ascii="Times New Roman" w:eastAsia="Times New Roman" w:hAnsi="Times New Roman" w:cs="Times New Roman"/>
          <w:color w:val="000000"/>
          <w:sz w:val="24"/>
          <w:szCs w:val="24"/>
        </w:rPr>
        <w:t>Fig. 4A-B</w:t>
      </w:r>
      <w:commentRangeEnd w:id="65"/>
      <w:r w:rsidR="005F65D9">
        <w:rPr>
          <w:rStyle w:val="CommentReference"/>
        </w:rPr>
        <w:commentReference w:id="65"/>
      </w:r>
      <w:r w:rsidRPr="00836A42">
        <w:rPr>
          <w:rFonts w:ascii="Times New Roman" w:eastAsia="Times New Roman" w:hAnsi="Times New Roman" w:cs="Times New Roman"/>
          <w:color w:val="000000"/>
          <w:sz w:val="24"/>
          <w:szCs w:val="24"/>
        </w:rPr>
        <w:t>).</w:t>
      </w:r>
    </w:p>
    <w:p w14:paraId="368A8CAD" w14:textId="1A75087A" w:rsidR="000823B6" w:rsidRDefault="00836A42" w:rsidP="00383DA0">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w:t>
      </w:r>
      <w:r w:rsidR="00DD3DD8" w:rsidRPr="00DD3DD8">
        <w:rPr>
          <w:rFonts w:ascii="Times New Roman" w:eastAsia="Times New Roman" w:hAnsi="Times New Roman" w:cs="Times New Roman"/>
          <w:color w:val="000000"/>
          <w:sz w:val="24"/>
          <w:szCs w:val="24"/>
        </w:rPr>
        <w:t xml:space="preserve"> Monkey 1</w:t>
      </w:r>
      <w:r w:rsidR="004A45E8">
        <w:rPr>
          <w:rFonts w:ascii="Times New Roman" w:eastAsia="Times New Roman" w:hAnsi="Times New Roman" w:cs="Times New Roman"/>
          <w:color w:val="000000"/>
          <w:sz w:val="24"/>
          <w:szCs w:val="24"/>
        </w:rPr>
        <w:t>, a</w:t>
      </w:r>
      <w:r w:rsidR="001578DC">
        <w:rPr>
          <w:rFonts w:ascii="Times New Roman" w:eastAsia="Times New Roman" w:hAnsi="Times New Roman" w:cs="Times New Roman"/>
          <w:color w:val="000000"/>
          <w:sz w:val="24"/>
          <w:szCs w:val="24"/>
        </w:rPr>
        <w:t xml:space="preserve"> </w:t>
      </w:r>
      <w:r w:rsidR="004A45E8" w:rsidRPr="00DD3DD8">
        <w:rPr>
          <w:rFonts w:ascii="Times New Roman" w:eastAsia="Times New Roman" w:hAnsi="Times New Roman" w:cs="Times New Roman"/>
          <w:color w:val="000000"/>
          <w:sz w:val="24"/>
          <w:szCs w:val="24"/>
        </w:rPr>
        <w:t xml:space="preserve">significant </w:t>
      </w:r>
      <w:r w:rsidR="00DD3DD8" w:rsidRPr="00DD3DD8">
        <w:rPr>
          <w:rFonts w:ascii="Times New Roman" w:eastAsia="Times New Roman" w:hAnsi="Times New Roman" w:cs="Times New Roman"/>
          <w:color w:val="000000"/>
          <w:sz w:val="24"/>
          <w:szCs w:val="24"/>
        </w:rPr>
        <w:t xml:space="preserve">negative correlation </w:t>
      </w:r>
      <w:r w:rsidR="004A45E8">
        <w:rPr>
          <w:rFonts w:ascii="Times New Roman" w:eastAsia="Times New Roman" w:hAnsi="Times New Roman" w:cs="Times New Roman"/>
          <w:color w:val="000000"/>
          <w:sz w:val="24"/>
          <w:szCs w:val="24"/>
        </w:rPr>
        <w:t>emerged within the first</w:t>
      </w:r>
      <w:r w:rsidR="00DD3DD8" w:rsidRPr="00DD3DD8">
        <w:rPr>
          <w:rFonts w:ascii="Times New Roman" w:eastAsia="Times New Roman" w:hAnsi="Times New Roman" w:cs="Times New Roman"/>
          <w:color w:val="000000"/>
          <w:sz w:val="24"/>
          <w:szCs w:val="24"/>
        </w:rPr>
        <w:t xml:space="preserve"> 250 </w:t>
      </w:r>
      <w:proofErr w:type="spellStart"/>
      <w:r w:rsidR="00DD3DD8" w:rsidRPr="00DD3DD8">
        <w:rPr>
          <w:rFonts w:ascii="Times New Roman" w:eastAsia="Times New Roman" w:hAnsi="Times New Roman" w:cs="Times New Roman"/>
          <w:color w:val="000000"/>
          <w:sz w:val="24"/>
          <w:szCs w:val="24"/>
        </w:rPr>
        <w:t>ms</w:t>
      </w:r>
      <w:proofErr w:type="spellEnd"/>
      <w:r w:rsidR="00DD3DD8" w:rsidRPr="00DD3DD8">
        <w:rPr>
          <w:rFonts w:ascii="Times New Roman" w:eastAsia="Times New Roman" w:hAnsi="Times New Roman" w:cs="Times New Roman"/>
          <w:color w:val="000000"/>
          <w:sz w:val="24"/>
          <w:szCs w:val="24"/>
        </w:rPr>
        <w:t xml:space="preserve"> </w:t>
      </w:r>
      <w:r w:rsidR="004A45E8">
        <w:rPr>
          <w:rFonts w:ascii="Times New Roman" w:eastAsia="Times New Roman" w:hAnsi="Times New Roman" w:cs="Times New Roman"/>
          <w:color w:val="000000"/>
          <w:sz w:val="24"/>
          <w:szCs w:val="24"/>
        </w:rPr>
        <w:t>of the offer perio</w:t>
      </w:r>
      <w:r w:rsidR="001130FE">
        <w:rPr>
          <w:rFonts w:ascii="Times New Roman" w:eastAsia="Times New Roman" w:hAnsi="Times New Roman" w:cs="Times New Roman"/>
          <w:color w:val="000000"/>
          <w:sz w:val="24"/>
          <w:szCs w:val="24"/>
        </w:rPr>
        <w:t xml:space="preserve">d and </w:t>
      </w:r>
      <w:r w:rsidR="00DD3DD8" w:rsidRPr="00DD3DD8">
        <w:rPr>
          <w:rFonts w:ascii="Times New Roman" w:eastAsia="Times New Roman" w:hAnsi="Times New Roman" w:cs="Times New Roman"/>
          <w:color w:val="000000"/>
          <w:sz w:val="24"/>
          <w:szCs w:val="24"/>
        </w:rPr>
        <w:t>persisted throughout cue p</w:t>
      </w:r>
      <w:r w:rsidR="001130FE">
        <w:rPr>
          <w:rFonts w:ascii="Times New Roman" w:eastAsia="Times New Roman" w:hAnsi="Times New Roman" w:cs="Times New Roman"/>
          <w:color w:val="000000"/>
          <w:sz w:val="24"/>
          <w:szCs w:val="24"/>
        </w:rPr>
        <w:t>resentation. In</w:t>
      </w:r>
      <w:r w:rsidR="0075393D">
        <w:rPr>
          <w:rFonts w:ascii="Times New Roman" w:eastAsia="Times New Roman" w:hAnsi="Times New Roman" w:cs="Times New Roman"/>
          <w:color w:val="000000"/>
          <w:sz w:val="24"/>
          <w:szCs w:val="24"/>
        </w:rPr>
        <w:t xml:space="preserve"> </w:t>
      </w:r>
      <w:r w:rsidR="00DD3DD8" w:rsidRPr="00DD3DD8">
        <w:rPr>
          <w:rFonts w:ascii="Times New Roman" w:eastAsia="Times New Roman" w:hAnsi="Times New Roman" w:cs="Times New Roman"/>
          <w:color w:val="000000"/>
          <w:sz w:val="24"/>
          <w:szCs w:val="24"/>
        </w:rPr>
        <w:t xml:space="preserve">Monkey 2 </w:t>
      </w:r>
      <w:r w:rsidR="001130FE">
        <w:rPr>
          <w:rFonts w:ascii="Times New Roman" w:eastAsia="Times New Roman" w:hAnsi="Times New Roman" w:cs="Times New Roman"/>
          <w:color w:val="000000"/>
          <w:sz w:val="24"/>
          <w:szCs w:val="24"/>
        </w:rPr>
        <w:t>there was a</w:t>
      </w:r>
      <w:r w:rsidR="00DD3DD8" w:rsidRPr="00DD3DD8">
        <w:rPr>
          <w:rFonts w:ascii="Times New Roman" w:eastAsia="Times New Roman" w:hAnsi="Times New Roman" w:cs="Times New Roman"/>
          <w:color w:val="000000"/>
          <w:sz w:val="24"/>
          <w:szCs w:val="24"/>
        </w:rPr>
        <w:t xml:space="preserve"> </w:t>
      </w:r>
      <w:r w:rsidR="0075393D">
        <w:rPr>
          <w:rFonts w:ascii="Times New Roman" w:eastAsia="Times New Roman" w:hAnsi="Times New Roman" w:cs="Times New Roman"/>
          <w:color w:val="000000"/>
          <w:sz w:val="24"/>
          <w:szCs w:val="24"/>
        </w:rPr>
        <w:t xml:space="preserve">similar </w:t>
      </w:r>
      <w:r w:rsidR="00DD3DD8" w:rsidRPr="00DD3DD8">
        <w:rPr>
          <w:rFonts w:ascii="Times New Roman" w:eastAsia="Times New Roman" w:hAnsi="Times New Roman" w:cs="Times New Roman"/>
          <w:color w:val="000000"/>
          <w:sz w:val="24"/>
          <w:szCs w:val="24"/>
        </w:rPr>
        <w:t xml:space="preserve">trend </w:t>
      </w:r>
      <w:r w:rsidR="000823B6" w:rsidRPr="00DD3DD8">
        <w:rPr>
          <w:rFonts w:ascii="Times New Roman" w:eastAsia="Times New Roman" w:hAnsi="Times New Roman" w:cs="Times New Roman"/>
          <w:color w:val="000000"/>
          <w:sz w:val="24"/>
          <w:szCs w:val="24"/>
        </w:rPr>
        <w:t xml:space="preserve">during </w:t>
      </w:r>
      <w:r w:rsidR="000823B6" w:rsidRPr="00DD3DD8">
        <w:rPr>
          <w:rFonts w:ascii="Times New Roman" w:eastAsia="Times New Roman" w:hAnsi="Times New Roman" w:cs="Times New Roman"/>
          <w:color w:val="000000"/>
          <w:sz w:val="24"/>
          <w:szCs w:val="24"/>
        </w:rPr>
        <w:lastRenderedPageBreak/>
        <w:t xml:space="preserve">the first 750 </w:t>
      </w:r>
      <w:proofErr w:type="spellStart"/>
      <w:r w:rsidR="000823B6" w:rsidRPr="00DD3DD8">
        <w:rPr>
          <w:rFonts w:ascii="Times New Roman" w:eastAsia="Times New Roman" w:hAnsi="Times New Roman" w:cs="Times New Roman"/>
          <w:color w:val="000000"/>
          <w:sz w:val="24"/>
          <w:szCs w:val="24"/>
        </w:rPr>
        <w:t>ms</w:t>
      </w:r>
      <w:proofErr w:type="spellEnd"/>
      <w:r w:rsidR="000823B6">
        <w:rPr>
          <w:rFonts w:ascii="Times New Roman" w:eastAsia="Times New Roman" w:hAnsi="Times New Roman" w:cs="Times New Roman"/>
          <w:color w:val="000000"/>
          <w:sz w:val="24"/>
          <w:szCs w:val="24"/>
        </w:rPr>
        <w:t xml:space="preserve">, </w:t>
      </w:r>
      <w:r w:rsidR="00D115F5" w:rsidRPr="00D115F5">
        <w:rPr>
          <w:rFonts w:ascii="Times New Roman" w:eastAsia="Times New Roman" w:hAnsi="Times New Roman" w:cs="Times New Roman"/>
          <w:color w:val="000000"/>
          <w:sz w:val="24"/>
          <w:szCs w:val="24"/>
        </w:rPr>
        <w:t xml:space="preserve">but it was weaker and did not reach statistical significance </w:t>
      </w:r>
      <w:r w:rsidR="00DD3DD8" w:rsidRPr="00DD3DD8">
        <w:rPr>
          <w:rFonts w:ascii="Times New Roman" w:eastAsia="Times New Roman" w:hAnsi="Times New Roman" w:cs="Times New Roman"/>
          <w:color w:val="000000"/>
          <w:sz w:val="24"/>
          <w:szCs w:val="24"/>
        </w:rPr>
        <w:t>(Fig. S</w:t>
      </w:r>
      <w:r w:rsidR="00352CAD">
        <w:rPr>
          <w:rFonts w:ascii="Times New Roman" w:eastAsia="Times New Roman" w:hAnsi="Times New Roman" w:cs="Times New Roman"/>
          <w:color w:val="000000"/>
          <w:sz w:val="24"/>
          <w:szCs w:val="24"/>
        </w:rPr>
        <w:t>3</w:t>
      </w:r>
      <w:r w:rsidR="00DD3DD8" w:rsidRPr="00DD3DD8">
        <w:rPr>
          <w:rFonts w:ascii="Times New Roman" w:eastAsia="Times New Roman" w:hAnsi="Times New Roman" w:cs="Times New Roman"/>
          <w:color w:val="000000"/>
          <w:sz w:val="24"/>
          <w:szCs w:val="24"/>
        </w:rPr>
        <w:t>B–D and G–I).</w:t>
      </w:r>
      <w:r w:rsidR="00CB2E84">
        <w:rPr>
          <w:rFonts w:ascii="Times New Roman" w:eastAsia="Times New Roman" w:hAnsi="Times New Roman" w:cs="Times New Roman"/>
          <w:color w:val="000000"/>
          <w:sz w:val="24"/>
          <w:szCs w:val="24"/>
        </w:rPr>
        <w:t xml:space="preserve"> </w:t>
      </w:r>
    </w:p>
    <w:p w14:paraId="177A3B95" w14:textId="1838D048" w:rsidR="006263DD" w:rsidRDefault="006263DD" w:rsidP="00383DA0">
      <w:pPr>
        <w:shd w:val="clear" w:color="auto" w:fill="FFFFFF"/>
        <w:spacing w:after="0" w:line="480" w:lineRule="auto"/>
        <w:rPr>
          <w:rFonts w:ascii="Times New Roman" w:eastAsia="Times New Roman" w:hAnsi="Times New Roman" w:cs="Times New Roman"/>
          <w:color w:val="000000"/>
          <w:sz w:val="24"/>
          <w:szCs w:val="24"/>
        </w:rPr>
      </w:pPr>
      <w:r w:rsidRPr="006263DD">
        <w:rPr>
          <w:rFonts w:ascii="Times New Roman" w:eastAsia="Times New Roman" w:hAnsi="Times New Roman" w:cs="Times New Roman"/>
          <w:color w:val="000000"/>
          <w:sz w:val="24"/>
          <w:szCs w:val="24"/>
        </w:rPr>
        <w:t xml:space="preserve">In the 250 </w:t>
      </w:r>
      <w:proofErr w:type="spellStart"/>
      <w:r w:rsidRPr="006263DD">
        <w:rPr>
          <w:rFonts w:ascii="Times New Roman" w:eastAsia="Times New Roman" w:hAnsi="Times New Roman" w:cs="Times New Roman"/>
          <w:color w:val="000000"/>
          <w:sz w:val="24"/>
          <w:szCs w:val="24"/>
        </w:rPr>
        <w:t>ms</w:t>
      </w:r>
      <w:proofErr w:type="spellEnd"/>
      <w:r w:rsidRPr="006263DD">
        <w:rPr>
          <w:rFonts w:ascii="Times New Roman" w:eastAsia="Times New Roman" w:hAnsi="Times New Roman" w:cs="Times New Roman"/>
          <w:color w:val="000000"/>
          <w:sz w:val="24"/>
          <w:szCs w:val="24"/>
        </w:rPr>
        <w:t xml:space="preserve"> preceding cue onset, no significant correlation between reward magnitude and delay encoding was observed, </w:t>
      </w:r>
      <w:commentRangeStart w:id="66"/>
      <w:commentRangeStart w:id="67"/>
      <w:r w:rsidRPr="006263DD">
        <w:rPr>
          <w:rFonts w:ascii="Times New Roman" w:eastAsia="Times New Roman" w:hAnsi="Times New Roman" w:cs="Times New Roman"/>
          <w:color w:val="000000"/>
          <w:sz w:val="24"/>
          <w:szCs w:val="24"/>
        </w:rPr>
        <w:t>and the trend was positive</w:t>
      </w:r>
      <w:r w:rsidR="00C363D1">
        <w:rPr>
          <w:rFonts w:ascii="Times New Roman" w:eastAsia="Times New Roman" w:hAnsi="Times New Roman" w:cs="Times New Roman"/>
          <w:color w:val="000000"/>
          <w:sz w:val="24"/>
          <w:szCs w:val="24"/>
        </w:rPr>
        <w:t xml:space="preserve"> </w:t>
      </w:r>
      <w:commentRangeEnd w:id="66"/>
      <w:r w:rsidR="003A5607">
        <w:rPr>
          <w:rStyle w:val="CommentReference"/>
        </w:rPr>
        <w:commentReference w:id="66"/>
      </w:r>
      <w:commentRangeEnd w:id="67"/>
      <w:r w:rsidR="00983163">
        <w:rPr>
          <w:rStyle w:val="CommentReference"/>
        </w:rPr>
        <w:commentReference w:id="67"/>
      </w:r>
      <w:commentRangeStart w:id="68"/>
      <w:commentRangeStart w:id="69"/>
      <w:commentRangeStart w:id="70"/>
      <w:r w:rsidR="00C363D1">
        <w:rPr>
          <w:rFonts w:ascii="Times New Roman" w:eastAsia="Times New Roman" w:hAnsi="Times New Roman" w:cs="Times New Roman"/>
          <w:color w:val="000000"/>
          <w:sz w:val="24"/>
          <w:szCs w:val="24"/>
        </w:rPr>
        <w:t>(Fig S3 A&amp;E)</w:t>
      </w:r>
      <w:r w:rsidRPr="006263DD">
        <w:rPr>
          <w:rFonts w:ascii="Times New Roman" w:eastAsia="Times New Roman" w:hAnsi="Times New Roman" w:cs="Times New Roman"/>
          <w:color w:val="000000"/>
          <w:sz w:val="24"/>
          <w:szCs w:val="24"/>
        </w:rPr>
        <w:t>.</w:t>
      </w:r>
      <w:commentRangeEnd w:id="68"/>
      <w:r w:rsidR="00C363D1">
        <w:rPr>
          <w:rStyle w:val="CommentReference"/>
        </w:rPr>
        <w:commentReference w:id="68"/>
      </w:r>
      <w:commentRangeEnd w:id="69"/>
      <w:r w:rsidR="000736DF">
        <w:rPr>
          <w:rStyle w:val="CommentReference"/>
        </w:rPr>
        <w:commentReference w:id="69"/>
      </w:r>
      <w:commentRangeEnd w:id="70"/>
      <w:r w:rsidR="00DD0B3C">
        <w:rPr>
          <w:rStyle w:val="CommentReference"/>
        </w:rPr>
        <w:commentReference w:id="70"/>
      </w:r>
    </w:p>
    <w:p w14:paraId="5E837958" w14:textId="06588B55" w:rsidR="00732805" w:rsidRPr="00B603DB" w:rsidRDefault="00660937" w:rsidP="008B72ED">
      <w:pPr>
        <w:pBdr>
          <w:top w:val="nil"/>
          <w:left w:val="nil"/>
          <w:bottom w:val="nil"/>
          <w:right w:val="nil"/>
          <w:between w:val="nil"/>
        </w:pBdr>
        <w:spacing w:after="0" w:line="480" w:lineRule="auto"/>
        <w:rPr>
          <w:rFonts w:ascii="Times New Roman" w:hAnsi="Times New Roman" w:cs="Times New Roman"/>
          <w:bCs/>
          <w:sz w:val="24"/>
          <w:szCs w:val="24"/>
          <w:highlight w:val="yellow"/>
        </w:rPr>
      </w:pPr>
      <w:r>
        <w:rPr>
          <w:rFonts w:ascii="Times New Roman" w:eastAsia="Times New Roman" w:hAnsi="Times New Roman" w:cs="Times New Roman"/>
          <w:noProof/>
          <w:color w:val="000000"/>
          <w:sz w:val="24"/>
          <w:szCs w:val="24"/>
        </w:rPr>
        <w:drawing>
          <wp:anchor distT="0" distB="0" distL="114300" distR="114300" simplePos="0" relativeHeight="251659264" behindDoc="0" locked="0" layoutInCell="1" allowOverlap="1" wp14:anchorId="5610556B" wp14:editId="04CF2854">
            <wp:simplePos x="0" y="0"/>
            <wp:positionH relativeFrom="margin">
              <wp:align>center</wp:align>
            </wp:positionH>
            <wp:positionV relativeFrom="paragraph">
              <wp:posOffset>4169</wp:posOffset>
            </wp:positionV>
            <wp:extent cx="4250690" cy="2230120"/>
            <wp:effectExtent l="0" t="0" r="0" b="0"/>
            <wp:wrapSquare wrapText="bothSides"/>
            <wp:docPr id="689981686" name="Picture 1" descr="A comparison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81686" name="Picture 1" descr="A comparison of a line graph&#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50690" cy="2230120"/>
                    </a:xfrm>
                    <a:prstGeom prst="rect">
                      <a:avLst/>
                    </a:prstGeom>
                    <a:noFill/>
                    <a:ln>
                      <a:noFill/>
                    </a:ln>
                  </pic:spPr>
                </pic:pic>
              </a:graphicData>
            </a:graphic>
          </wp:anchor>
        </w:drawing>
      </w:r>
    </w:p>
    <w:p w14:paraId="4C846BAC" w14:textId="5506F101" w:rsidR="008B72ED" w:rsidRDefault="00352CAD" w:rsidP="004F70C1">
      <w:pPr>
        <w:shd w:val="clear" w:color="auto" w:fill="FFFFFF"/>
        <w:spacing w:after="0" w:line="480" w:lineRule="auto"/>
        <w:rPr>
          <w:rFonts w:ascii="Times New Roman" w:eastAsia="Times New Roman" w:hAnsi="Times New Roman" w:cs="Times New Roman"/>
          <w:color w:val="000000"/>
          <w:sz w:val="24"/>
          <w:szCs w:val="24"/>
        </w:rPr>
      </w:pPr>
      <w:commentRangeStart w:id="71"/>
      <w:commentRangeEnd w:id="71"/>
      <w:r>
        <w:rPr>
          <w:rStyle w:val="CommentReference"/>
        </w:rPr>
        <w:commentReference w:id="71"/>
      </w:r>
    </w:p>
    <w:p w14:paraId="22218863" w14:textId="0AFA1692" w:rsidR="00C77210" w:rsidRDefault="00C77210" w:rsidP="004F70C1">
      <w:pPr>
        <w:shd w:val="clear" w:color="auto" w:fill="FFFFFF"/>
        <w:spacing w:after="0" w:line="480" w:lineRule="auto"/>
        <w:rPr>
          <w:rFonts w:ascii="Times New Roman" w:eastAsia="Times New Roman" w:hAnsi="Times New Roman" w:cs="Times New Roman"/>
          <w:color w:val="000000"/>
          <w:sz w:val="24"/>
          <w:szCs w:val="24"/>
        </w:rPr>
      </w:pPr>
    </w:p>
    <w:p w14:paraId="160C7CF6" w14:textId="0DC07457"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229C24B1" w14:textId="34E99DA0"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588C38FC" w14:textId="77777777"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27A073DC" w14:textId="5D2596F8"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1B70F209" w14:textId="061D9831" w:rsidR="003C0ECC" w:rsidRDefault="00717172" w:rsidP="005457B4">
      <w:pPr>
        <w:shd w:val="clear" w:color="auto" w:fill="FFFFFF"/>
        <w:spacing w:after="0" w:line="480" w:lineRule="auto"/>
        <w:rPr>
          <w:rFonts w:ascii="Times New Roman" w:eastAsia="Times New Roman" w:hAnsi="Times New Roman" w:cs="Times New Roman"/>
          <w:sz w:val="24"/>
          <w:szCs w:val="24"/>
        </w:rPr>
      </w:pPr>
      <w:r w:rsidRPr="006E28A7">
        <w:rPr>
          <w:rFonts w:ascii="Times New Roman" w:eastAsia="Times New Roman" w:hAnsi="Times New Roman" w:cs="Times New Roman"/>
          <w:noProof/>
          <w:color w:val="000000"/>
          <w:sz w:val="24"/>
          <w:szCs w:val="24"/>
        </w:rPr>
        <mc:AlternateContent>
          <mc:Choice Requires="wpg">
            <w:drawing>
              <wp:anchor distT="0" distB="0" distL="114300" distR="114300" simplePos="0" relativeHeight="251660288" behindDoc="0" locked="0" layoutInCell="1" allowOverlap="1" wp14:anchorId="00D7FC95" wp14:editId="5B284C73">
                <wp:simplePos x="0" y="0"/>
                <wp:positionH relativeFrom="column">
                  <wp:posOffset>477079</wp:posOffset>
                </wp:positionH>
                <wp:positionV relativeFrom="paragraph">
                  <wp:posOffset>88735</wp:posOffset>
                </wp:positionV>
                <wp:extent cx="5367020" cy="2901950"/>
                <wp:effectExtent l="0" t="0" r="5080" b="0"/>
                <wp:wrapSquare wrapText="bothSides"/>
                <wp:docPr id="649914584" name="Group 28"/>
                <wp:cNvGraphicFramePr/>
                <a:graphic xmlns:a="http://schemas.openxmlformats.org/drawingml/2006/main">
                  <a:graphicData uri="http://schemas.microsoft.com/office/word/2010/wordprocessingGroup">
                    <wpg:wgp>
                      <wpg:cNvGrpSpPr/>
                      <wpg:grpSpPr>
                        <a:xfrm>
                          <a:off x="0" y="0"/>
                          <a:ext cx="5367020" cy="2901950"/>
                          <a:chOff x="0" y="0"/>
                          <a:chExt cx="12477369" cy="5776355"/>
                        </a:xfrm>
                      </wpg:grpSpPr>
                      <wpg:grpSp>
                        <wpg:cNvPr id="360273766" name="Group 360273766"/>
                        <wpg:cNvGrpSpPr/>
                        <wpg:grpSpPr>
                          <a:xfrm>
                            <a:off x="0" y="0"/>
                            <a:ext cx="10073114" cy="5776355"/>
                            <a:chOff x="0" y="0"/>
                            <a:chExt cx="10073114" cy="5776355"/>
                          </a:xfrm>
                        </wpg:grpSpPr>
                        <pic:pic xmlns:pic="http://schemas.openxmlformats.org/drawingml/2006/picture">
                          <pic:nvPicPr>
                            <pic:cNvPr id="868565946" name="Picture 868565946"/>
                            <pic:cNvPicPr>
                              <a:picLocks noChangeAspect="1"/>
                            </pic:cNvPicPr>
                          </pic:nvPicPr>
                          <pic:blipFill>
                            <a:blip r:embed="rId19"/>
                            <a:stretch>
                              <a:fillRect/>
                            </a:stretch>
                          </pic:blipFill>
                          <pic:spPr>
                            <a:xfrm>
                              <a:off x="0" y="410767"/>
                              <a:ext cx="2351043" cy="2478016"/>
                            </a:xfrm>
                            <a:prstGeom prst="rect">
                              <a:avLst/>
                            </a:prstGeom>
                          </pic:spPr>
                        </pic:pic>
                        <pic:pic xmlns:pic="http://schemas.openxmlformats.org/drawingml/2006/picture">
                          <pic:nvPicPr>
                            <pic:cNvPr id="1009780552" name="Picture 1009780552"/>
                            <pic:cNvPicPr>
                              <a:picLocks noChangeAspect="1"/>
                            </pic:cNvPicPr>
                          </pic:nvPicPr>
                          <pic:blipFill>
                            <a:blip r:embed="rId20"/>
                            <a:stretch>
                              <a:fillRect/>
                            </a:stretch>
                          </pic:blipFill>
                          <pic:spPr>
                            <a:xfrm>
                              <a:off x="0" y="3601438"/>
                              <a:ext cx="2384044" cy="2174917"/>
                            </a:xfrm>
                            <a:prstGeom prst="rect">
                              <a:avLst/>
                            </a:prstGeom>
                          </pic:spPr>
                        </pic:pic>
                        <pic:pic xmlns:pic="http://schemas.openxmlformats.org/drawingml/2006/picture">
                          <pic:nvPicPr>
                            <pic:cNvPr id="517463866" name="Picture 517463866"/>
                            <pic:cNvPicPr>
                              <a:picLocks noChangeAspect="1"/>
                            </pic:cNvPicPr>
                          </pic:nvPicPr>
                          <pic:blipFill>
                            <a:blip r:embed="rId21"/>
                            <a:stretch>
                              <a:fillRect/>
                            </a:stretch>
                          </pic:blipFill>
                          <pic:spPr>
                            <a:xfrm>
                              <a:off x="2468614" y="369332"/>
                              <a:ext cx="2436163" cy="2519451"/>
                            </a:xfrm>
                            <a:prstGeom prst="rect">
                              <a:avLst/>
                            </a:prstGeom>
                          </pic:spPr>
                        </pic:pic>
                        <pic:pic xmlns:pic="http://schemas.openxmlformats.org/drawingml/2006/picture">
                          <pic:nvPicPr>
                            <pic:cNvPr id="1746305744" name="Picture 1746305744"/>
                            <pic:cNvPicPr>
                              <a:picLocks noChangeAspect="1"/>
                            </pic:cNvPicPr>
                          </pic:nvPicPr>
                          <pic:blipFill>
                            <a:blip r:embed="rId22"/>
                            <a:stretch>
                              <a:fillRect/>
                            </a:stretch>
                          </pic:blipFill>
                          <pic:spPr>
                            <a:xfrm>
                              <a:off x="2468614" y="3420272"/>
                              <a:ext cx="2244543" cy="2336627"/>
                            </a:xfrm>
                            <a:prstGeom prst="rect">
                              <a:avLst/>
                            </a:prstGeom>
                          </pic:spPr>
                        </pic:pic>
                        <pic:pic xmlns:pic="http://schemas.openxmlformats.org/drawingml/2006/picture">
                          <pic:nvPicPr>
                            <pic:cNvPr id="1288435345" name="Picture 1288435345"/>
                            <pic:cNvPicPr>
                              <a:picLocks noChangeAspect="1"/>
                            </pic:cNvPicPr>
                          </pic:nvPicPr>
                          <pic:blipFill>
                            <a:blip r:embed="rId23"/>
                            <a:stretch>
                              <a:fillRect/>
                            </a:stretch>
                          </pic:blipFill>
                          <pic:spPr>
                            <a:xfrm>
                              <a:off x="4966409" y="354472"/>
                              <a:ext cx="2440695" cy="2549170"/>
                            </a:xfrm>
                            <a:prstGeom prst="rect">
                              <a:avLst/>
                            </a:prstGeom>
                          </pic:spPr>
                        </pic:pic>
                        <pic:pic xmlns:pic="http://schemas.openxmlformats.org/drawingml/2006/picture">
                          <pic:nvPicPr>
                            <pic:cNvPr id="15947348" name="Picture 15947348"/>
                            <pic:cNvPicPr>
                              <a:picLocks noChangeAspect="1"/>
                            </pic:cNvPicPr>
                          </pic:nvPicPr>
                          <pic:blipFill>
                            <a:blip r:embed="rId24"/>
                            <a:stretch>
                              <a:fillRect/>
                            </a:stretch>
                          </pic:blipFill>
                          <pic:spPr>
                            <a:xfrm>
                              <a:off x="5144653" y="3420271"/>
                              <a:ext cx="2289263" cy="2336627"/>
                            </a:xfrm>
                            <a:prstGeom prst="rect">
                              <a:avLst/>
                            </a:prstGeom>
                          </pic:spPr>
                        </pic:pic>
                        <pic:pic xmlns:pic="http://schemas.openxmlformats.org/drawingml/2006/picture">
                          <pic:nvPicPr>
                            <pic:cNvPr id="1938572324" name="Picture 1938572324"/>
                            <pic:cNvPicPr>
                              <a:picLocks noChangeAspect="1"/>
                            </pic:cNvPicPr>
                          </pic:nvPicPr>
                          <pic:blipFill>
                            <a:blip r:embed="rId25"/>
                            <a:stretch>
                              <a:fillRect/>
                            </a:stretch>
                          </pic:blipFill>
                          <pic:spPr>
                            <a:xfrm>
                              <a:off x="7407104" y="356482"/>
                              <a:ext cx="2419834" cy="2549170"/>
                            </a:xfrm>
                            <a:prstGeom prst="rect">
                              <a:avLst/>
                            </a:prstGeom>
                          </pic:spPr>
                        </pic:pic>
                        <pic:pic xmlns:pic="http://schemas.openxmlformats.org/drawingml/2006/picture">
                          <pic:nvPicPr>
                            <pic:cNvPr id="1277811915" name="Picture 1277811915"/>
                            <pic:cNvPicPr>
                              <a:picLocks noChangeAspect="1"/>
                            </pic:cNvPicPr>
                          </pic:nvPicPr>
                          <pic:blipFill>
                            <a:blip r:embed="rId26"/>
                            <a:stretch>
                              <a:fillRect/>
                            </a:stretch>
                          </pic:blipFill>
                          <pic:spPr>
                            <a:xfrm>
                              <a:off x="7762280" y="3363111"/>
                              <a:ext cx="2310834" cy="2393787"/>
                            </a:xfrm>
                            <a:prstGeom prst="rect">
                              <a:avLst/>
                            </a:prstGeom>
                          </pic:spPr>
                        </pic:pic>
                        <wps:wsp>
                          <wps:cNvPr id="874390767" name="TextBox 19"/>
                          <wps:cNvSpPr txBox="1"/>
                          <wps:spPr>
                            <a:xfrm>
                              <a:off x="894536" y="54919"/>
                              <a:ext cx="1167130" cy="539115"/>
                            </a:xfrm>
                            <a:prstGeom prst="rect">
                              <a:avLst/>
                            </a:prstGeom>
                            <a:noFill/>
                          </wps:spPr>
                          <wps:txbx>
                            <w:txbxContent>
                              <w:p w14:paraId="22BEDF24"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-250:0 ms</w:t>
                                </w:r>
                              </w:p>
                            </w:txbxContent>
                          </wps:txbx>
                          <wps:bodyPr wrap="square" rtlCol="0">
                            <a:noAutofit/>
                          </wps:bodyPr>
                        </wps:wsp>
                        <wps:wsp>
                          <wps:cNvPr id="364936031" name="TextBox 20"/>
                          <wps:cNvSpPr txBox="1"/>
                          <wps:spPr>
                            <a:xfrm>
                              <a:off x="3280408" y="54901"/>
                              <a:ext cx="1624033" cy="539114"/>
                            </a:xfrm>
                            <a:prstGeom prst="rect">
                              <a:avLst/>
                            </a:prstGeom>
                            <a:noFill/>
                          </wps:spPr>
                          <wps:txbx>
                            <w:txbxContent>
                              <w:p w14:paraId="338B6AD8"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75:250ms</w:t>
                                </w:r>
                              </w:p>
                            </w:txbxContent>
                          </wps:txbx>
                          <wps:bodyPr wrap="square" rtlCol="0">
                            <a:noAutofit/>
                          </wps:bodyPr>
                        </wps:wsp>
                        <wps:wsp>
                          <wps:cNvPr id="976810670" name="TextBox 21"/>
                          <wps:cNvSpPr txBox="1"/>
                          <wps:spPr>
                            <a:xfrm>
                              <a:off x="5687222" y="0"/>
                              <a:ext cx="1369514" cy="539114"/>
                            </a:xfrm>
                            <a:prstGeom prst="rect">
                              <a:avLst/>
                            </a:prstGeom>
                            <a:noFill/>
                          </wps:spPr>
                          <wps:txbx>
                            <w:txbxContent>
                              <w:p w14:paraId="2D577152"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250:500 ms</w:t>
                                </w:r>
                              </w:p>
                            </w:txbxContent>
                          </wps:txbx>
                          <wps:bodyPr wrap="square" rtlCol="0">
                            <a:noAutofit/>
                          </wps:bodyPr>
                        </wps:wsp>
                        <wps:wsp>
                          <wps:cNvPr id="1699067940" name="TextBox 22"/>
                          <wps:cNvSpPr txBox="1"/>
                          <wps:spPr>
                            <a:xfrm>
                              <a:off x="8265073" y="7362"/>
                              <a:ext cx="1333500" cy="539115"/>
                            </a:xfrm>
                            <a:prstGeom prst="rect">
                              <a:avLst/>
                            </a:prstGeom>
                            <a:noFill/>
                          </wps:spPr>
                          <wps:txbx>
                            <w:txbxContent>
                              <w:p w14:paraId="227F8557"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500:750 ms</w:t>
                                </w:r>
                              </w:p>
                            </w:txbxContent>
                          </wps:txbx>
                          <wps:bodyPr wrap="square" rtlCol="0">
                            <a:noAutofit/>
                          </wps:bodyPr>
                        </wps:wsp>
                      </wpg:grpSp>
                      <pic:pic xmlns:pic="http://schemas.openxmlformats.org/drawingml/2006/picture">
                        <pic:nvPicPr>
                          <pic:cNvPr id="2003411902" name="Picture 2003411902"/>
                          <pic:cNvPicPr>
                            <a:picLocks noChangeAspect="1"/>
                          </pic:cNvPicPr>
                        </pic:nvPicPr>
                        <pic:blipFill>
                          <a:blip r:embed="rId27"/>
                          <a:stretch>
                            <a:fillRect/>
                          </a:stretch>
                        </pic:blipFill>
                        <pic:spPr>
                          <a:xfrm>
                            <a:off x="9904454" y="444065"/>
                            <a:ext cx="2572915" cy="2494247"/>
                          </a:xfrm>
                          <a:prstGeom prst="rect">
                            <a:avLst/>
                          </a:prstGeom>
                        </pic:spPr>
                      </pic:pic>
                      <pic:pic xmlns:pic="http://schemas.openxmlformats.org/drawingml/2006/picture">
                        <pic:nvPicPr>
                          <pic:cNvPr id="538812969" name="Picture 538812969"/>
                          <pic:cNvPicPr>
                            <a:picLocks noChangeAspect="1"/>
                          </pic:cNvPicPr>
                        </pic:nvPicPr>
                        <pic:blipFill>
                          <a:blip r:embed="rId28"/>
                          <a:stretch>
                            <a:fillRect/>
                          </a:stretch>
                        </pic:blipFill>
                        <pic:spPr>
                          <a:xfrm>
                            <a:off x="10188197" y="3581981"/>
                            <a:ext cx="2289172" cy="2174917"/>
                          </a:xfrm>
                          <a:prstGeom prst="rect">
                            <a:avLst/>
                          </a:prstGeom>
                        </pic:spPr>
                      </pic:pic>
                    </wpg:wgp>
                  </a:graphicData>
                </a:graphic>
              </wp:anchor>
            </w:drawing>
          </mc:Choice>
          <mc:Fallback>
            <w:pict>
              <v:group w14:anchorId="00D7FC95" id="Group 28" o:spid="_x0000_s1026" style="position:absolute;margin-left:37.55pt;margin-top:7pt;width:422.6pt;height:228.5pt;z-index:251660288" coordsize="124773,57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">
                <v:group id="Group 360273766" o:spid="_x0000_s1027" style="position:absolute;width:100731;height:57763" coordsize="100731,57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68565946" o:spid="_x0000_s1028" type="#_x0000_t75" style="position:absolute;top:4107;width:23510;height:24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">
                    <v:imagedata r:id="rId29" o:title=""/>
                  </v:shape>
                  <v:shape id="Picture 1009780552" o:spid="_x0000_s1029" type="#_x0000_t75" style="position:absolute;top:36014;width:23840;height:2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">
                    <v:imagedata r:id="rId30" o:title=""/>
                  </v:shape>
                  <v:shape id="Picture 517463866" o:spid="_x0000_s1030" type="#_x0000_t75" style="position:absolute;left:24686;top:3693;width:24361;height:25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">
                    <v:imagedata r:id="rId31" o:title=""/>
                  </v:shape>
                  <v:shape id="Picture 1746305744" o:spid="_x0000_s1031" type="#_x0000_t75" style="position:absolute;left:24686;top:34202;width:22445;height:23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">
                    <v:imagedata r:id="rId32" o:title=""/>
                  </v:shape>
                  <v:shape id="Picture 1288435345" o:spid="_x0000_s1032" type="#_x0000_t75" style="position:absolute;left:49664;top:3544;width:24407;height:25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">
                    <v:imagedata r:id="rId33" o:title=""/>
                  </v:shape>
                  <v:shape id="Picture 15947348" o:spid="_x0000_s1033" type="#_x0000_t75" style="position:absolute;left:51446;top:34202;width:22893;height:23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">
                    <v:imagedata r:id="rId34" o:title=""/>
                  </v:shape>
                  <v:shape id="Picture 1938572324" o:spid="_x0000_s1034" type="#_x0000_t75" style="position:absolute;left:74071;top:3564;width:24198;height:25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">
                    <v:imagedata r:id="rId35" o:title=""/>
                  </v:shape>
                  <v:shape id="Picture 1277811915" o:spid="_x0000_s1035" type="#_x0000_t75" style="position:absolute;left:77622;top:33631;width:23109;height:2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">
                    <v:imagedata r:id="rId36" o:title=""/>
                  </v:shape>
                  <v:shapetype id="_x0000_t202" coordsize="21600,21600" o:spt="202" path="m,l,21600r21600,l21600,xe">
                    <v:stroke joinstyle="miter"/>
                    <v:path gradientshapeok="t" o:connecttype="rect"/>
                  </v:shapetype>
                  <v:shape id="TextBox 19" o:spid="_x0000_s1036" type="#_x0000_t202" style="position:absolute;left:8945;top:549;width:11671;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" filled="f" stroked="f">
                    <v:textbox>
                      <w:txbxContent>
                        <w:p w14:paraId="22BEDF24"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-250:0 ms</w:t>
                          </w:r>
                        </w:p>
                      </w:txbxContent>
                    </v:textbox>
                  </v:shape>
                  <v:shape id="TextBox 20" o:spid="_x0000_s1037" type="#_x0000_t202" style="position:absolute;left:32804;top:549;width:16240;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" filled="f" stroked="f">
                    <v:textbox>
                      <w:txbxContent>
                        <w:p w14:paraId="338B6AD8"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75:250ms</w:t>
                          </w:r>
                        </w:p>
                      </w:txbxContent>
                    </v:textbox>
                  </v:shape>
                  <v:shape id="TextBox 21" o:spid="_x0000_s1038" type="#_x0000_t202" style="position:absolute;left:56872;width:13695;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" filled="f" stroked="f">
                    <v:textbox>
                      <w:txbxContent>
                        <w:p w14:paraId="2D577152"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250:500 </w:t>
                          </w:r>
                          <w:r w:rsidRPr="006E28A7">
                            <w:rPr>
                              <w:rFonts w:asciiTheme="minorHAnsi" w:hAnsi="Aptos" w:cstheme="minorBidi"/>
                              <w:color w:val="000000" w:themeColor="text1"/>
                              <w:kern w:val="24"/>
                              <w:sz w:val="18"/>
                              <w:szCs w:val="18"/>
                            </w:rPr>
                            <w:t>ms</w:t>
                          </w:r>
                        </w:p>
                      </w:txbxContent>
                    </v:textbox>
                  </v:shape>
                  <v:shape id="TextBox 22" o:spid="_x0000_s1039" type="#_x0000_t202" style="position:absolute;left:82650;top:73;width:13335;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" filled="f" stroked="f">
                    <v:textbox>
                      <w:txbxContent>
                        <w:p w14:paraId="227F8557" w14:textId="77777777" w:rsidR="00732805" w:rsidRPr="006E28A7" w:rsidRDefault="00732805" w:rsidP="00732805">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500:750 </w:t>
                          </w:r>
                          <w:r w:rsidRPr="006E28A7">
                            <w:rPr>
                              <w:rFonts w:asciiTheme="minorHAnsi" w:hAnsi="Aptos" w:cstheme="minorBidi"/>
                              <w:color w:val="000000" w:themeColor="text1"/>
                              <w:kern w:val="24"/>
                              <w:sz w:val="18"/>
                              <w:szCs w:val="18"/>
                            </w:rPr>
                            <w:t>ms</w:t>
                          </w:r>
                        </w:p>
                      </w:txbxContent>
                    </v:textbox>
                  </v:shape>
                </v:group>
                <v:shape id="Picture 2003411902" o:spid="_x0000_s1040" type="#_x0000_t75" style="position:absolute;left:99044;top:4440;width:25729;height:24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">
                  <v:imagedata r:id="rId37" o:title=""/>
                </v:shape>
                <v:shape id="Picture 538812969" o:spid="_x0000_s1041" type="#_x0000_t75" style="position:absolute;left:101881;top:35819;width:22892;height:2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">
                  <v:imagedata r:id="rId38" o:title=""/>
                </v:shape>
                <w10:wrap type="square"/>
              </v:group>
            </w:pict>
          </mc:Fallback>
        </mc:AlternateContent>
      </w:r>
      <w:commentRangeStart w:id="72"/>
      <w:commentRangeStart w:id="73"/>
      <w:commentRangeEnd w:id="72"/>
      <w:r w:rsidR="000501FB">
        <w:rPr>
          <w:rStyle w:val="CommentReference"/>
        </w:rPr>
        <w:commentReference w:id="72"/>
      </w:r>
      <w:commentRangeEnd w:id="73"/>
      <w:r w:rsidR="00DD0B3C">
        <w:rPr>
          <w:rStyle w:val="CommentReference"/>
        </w:rPr>
        <w:commentReference w:id="73"/>
      </w:r>
    </w:p>
    <w:p w14:paraId="46F67F1B" w14:textId="00AB321E" w:rsidR="003C0ECC" w:rsidRDefault="003C0ECC" w:rsidP="005457B4">
      <w:pPr>
        <w:shd w:val="clear" w:color="auto" w:fill="FFFFFF"/>
        <w:spacing w:after="0" w:line="480" w:lineRule="auto"/>
        <w:rPr>
          <w:rFonts w:ascii="Times New Roman" w:eastAsia="Times New Roman" w:hAnsi="Times New Roman" w:cs="Times New Roman"/>
          <w:sz w:val="24"/>
          <w:szCs w:val="24"/>
        </w:rPr>
      </w:pPr>
    </w:p>
    <w:p w14:paraId="253F405B" w14:textId="77777777" w:rsidR="00A5106E" w:rsidRDefault="00A5106E" w:rsidP="005457B4">
      <w:pPr>
        <w:shd w:val="clear" w:color="auto" w:fill="FFFFFF"/>
        <w:spacing w:after="0" w:line="480" w:lineRule="auto"/>
        <w:rPr>
          <w:rFonts w:ascii="Times New Roman" w:eastAsia="Times New Roman" w:hAnsi="Times New Roman" w:cs="Times New Roman"/>
          <w:sz w:val="24"/>
          <w:szCs w:val="24"/>
        </w:rPr>
      </w:pPr>
    </w:p>
    <w:p w14:paraId="758AAE10"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3783D2CE"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0B1C7877"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46610EE5"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58DFED46"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56FAF097"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5AA211B9"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7C8FE7DB"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2C3C8C80" w14:textId="77777777" w:rsidR="00717172" w:rsidRDefault="00717172" w:rsidP="005457B4">
      <w:pPr>
        <w:shd w:val="clear" w:color="auto" w:fill="FFFFFF"/>
        <w:spacing w:after="0" w:line="480" w:lineRule="auto"/>
        <w:rPr>
          <w:rFonts w:ascii="Times New Roman" w:eastAsia="Times New Roman" w:hAnsi="Times New Roman" w:cs="Times New Roman"/>
          <w:sz w:val="24"/>
          <w:szCs w:val="24"/>
        </w:rPr>
      </w:pPr>
    </w:p>
    <w:p w14:paraId="20FD210A" w14:textId="4A18B56C" w:rsidR="00E133A8" w:rsidRPr="00126BBA" w:rsidRDefault="00126BBA" w:rsidP="005457B4">
      <w:pPr>
        <w:shd w:val="clear" w:color="auto" w:fill="FFFFFF"/>
        <w:spacing w:after="0" w:line="480" w:lineRule="auto"/>
        <w:rPr>
          <w:rFonts w:ascii="Times New Roman" w:hAnsi="Times New Roman" w:cs="Times New Roman"/>
          <w:b/>
          <w:bCs/>
          <w:i/>
          <w:iCs/>
          <w:sz w:val="24"/>
          <w:szCs w:val="24"/>
        </w:rPr>
      </w:pPr>
      <w:r w:rsidRPr="00126BBA">
        <w:rPr>
          <w:rFonts w:ascii="Times New Roman" w:eastAsia="Times New Roman" w:hAnsi="Times New Roman" w:cs="Times New Roman"/>
          <w:b/>
          <w:bCs/>
          <w:sz w:val="24"/>
          <w:szCs w:val="24"/>
        </w:rPr>
        <w:lastRenderedPageBreak/>
        <w:t>3</w:t>
      </w:r>
      <w:r w:rsidR="00D12732" w:rsidRPr="00126BBA">
        <w:rPr>
          <w:rFonts w:ascii="Times New Roman" w:eastAsia="Times New Roman" w:hAnsi="Times New Roman" w:cs="Times New Roman"/>
          <w:b/>
          <w:bCs/>
          <w:sz w:val="24"/>
          <w:szCs w:val="24"/>
        </w:rPr>
        <w:t xml:space="preserve">. </w:t>
      </w:r>
      <w:r w:rsidR="005110AC">
        <w:rPr>
          <w:rFonts w:ascii="Times New Roman" w:hAnsi="Times New Roman" w:cs="Times New Roman"/>
          <w:b/>
          <w:bCs/>
          <w:i/>
          <w:iCs/>
          <w:sz w:val="24"/>
          <w:szCs w:val="24"/>
        </w:rPr>
        <w:t>G</w:t>
      </w:r>
      <w:r w:rsidR="00EC5E70" w:rsidRPr="00126BBA">
        <w:rPr>
          <w:rFonts w:ascii="Times New Roman" w:hAnsi="Times New Roman" w:cs="Times New Roman"/>
          <w:b/>
          <w:bCs/>
          <w:i/>
          <w:iCs/>
          <w:sz w:val="24"/>
          <w:szCs w:val="24"/>
        </w:rPr>
        <w:t>o-signal</w:t>
      </w:r>
      <w:r w:rsidR="005110AC">
        <w:rPr>
          <w:rFonts w:ascii="Times New Roman" w:hAnsi="Times New Roman" w:cs="Times New Roman"/>
          <w:b/>
          <w:bCs/>
          <w:i/>
          <w:iCs/>
          <w:sz w:val="24"/>
          <w:szCs w:val="24"/>
        </w:rPr>
        <w:t>s affect behavior</w:t>
      </w:r>
    </w:p>
    <w:p w14:paraId="24B89BC8" w14:textId="0384A37B" w:rsidR="00C66C8A" w:rsidRDefault="00475EBC" w:rsidP="001C23F6">
      <w:pPr>
        <w:shd w:val="clear" w:color="auto" w:fill="FFFFFF"/>
        <w:spacing w:after="0" w:line="480" w:lineRule="auto"/>
        <w:rPr>
          <w:rFonts w:ascii="Times New Roman" w:eastAsia="Times New Roman" w:hAnsi="Times New Roman" w:cs="Times New Roman"/>
          <w:sz w:val="24"/>
          <w:szCs w:val="24"/>
        </w:rPr>
      </w:pPr>
      <w:commentRangeStart w:id="74"/>
      <w:r w:rsidRPr="00475EBC">
        <w:rPr>
          <w:rFonts w:ascii="Times New Roman" w:eastAsia="Times New Roman" w:hAnsi="Times New Roman" w:cs="Times New Roman"/>
          <w:sz w:val="24"/>
          <w:szCs w:val="24"/>
        </w:rPr>
        <w:t xml:space="preserve">Our task design included two potential go-signals </w:t>
      </w:r>
      <w:commentRangeEnd w:id="74"/>
      <w:r w:rsidR="00D721A9">
        <w:rPr>
          <w:rStyle w:val="CommentReference"/>
        </w:rPr>
        <w:commentReference w:id="74"/>
      </w:r>
      <w:r w:rsidRPr="00475EBC">
        <w:rPr>
          <w:rFonts w:ascii="Times New Roman" w:eastAsia="Times New Roman" w:hAnsi="Times New Roman" w:cs="Times New Roman"/>
          <w:sz w:val="24"/>
          <w:szCs w:val="24"/>
        </w:rPr>
        <w:t>(yellow</w:t>
      </w:r>
      <w:ins w:id="75" w:author="Mark Eldridge" w:date="2025-07-24T17:23:00Z" w16du:dateUtc="2025-07-24T16:23:00Z">
        <w:r w:rsidR="005B2EB7">
          <w:rPr>
            <w:rFonts w:ascii="Times New Roman" w:eastAsia="Times New Roman" w:hAnsi="Times New Roman" w:cs="Times New Roman"/>
            <w:sz w:val="24"/>
            <w:szCs w:val="24"/>
          </w:rPr>
          <w:t xml:space="preserve"> – ‘reject’,</w:t>
        </w:r>
      </w:ins>
      <w:r w:rsidRPr="00475EBC">
        <w:rPr>
          <w:rFonts w:ascii="Times New Roman" w:eastAsia="Times New Roman" w:hAnsi="Times New Roman" w:cs="Times New Roman"/>
          <w:sz w:val="24"/>
          <w:szCs w:val="24"/>
        </w:rPr>
        <w:t xml:space="preserve"> and purple</w:t>
      </w:r>
      <w:ins w:id="76" w:author="Mark Eldridge" w:date="2025-07-24T17:23:00Z" w16du:dateUtc="2025-07-24T16:23:00Z">
        <w:r w:rsidR="005B2EB7">
          <w:rPr>
            <w:rFonts w:ascii="Times New Roman" w:eastAsia="Times New Roman" w:hAnsi="Times New Roman" w:cs="Times New Roman"/>
            <w:sz w:val="24"/>
            <w:szCs w:val="24"/>
          </w:rPr>
          <w:t xml:space="preserve"> – ‘accept’</w:t>
        </w:r>
      </w:ins>
      <w:r w:rsidRPr="00475EBC">
        <w:rPr>
          <w:rFonts w:ascii="Times New Roman" w:eastAsia="Times New Roman" w:hAnsi="Times New Roman" w:cs="Times New Roman"/>
          <w:sz w:val="24"/>
          <w:szCs w:val="24"/>
        </w:rPr>
        <w:t xml:space="preserve">), </w:t>
      </w:r>
      <w:del w:id="77" w:author="Mark Eldridge" w:date="2025-07-24T17:23:00Z" w16du:dateUtc="2025-07-24T16:23:00Z">
        <w:r w:rsidRPr="00475EBC" w:rsidDel="005B2EB7">
          <w:rPr>
            <w:rFonts w:ascii="Times New Roman" w:eastAsia="Times New Roman" w:hAnsi="Times New Roman" w:cs="Times New Roman"/>
            <w:sz w:val="24"/>
            <w:szCs w:val="24"/>
          </w:rPr>
          <w:delText xml:space="preserve">whose </w:delText>
        </w:r>
      </w:del>
      <w:ins w:id="78" w:author="Mark Eldridge" w:date="2025-07-24T17:23:00Z" w16du:dateUtc="2025-07-24T16:23:00Z">
        <w:r w:rsidR="005B2EB7">
          <w:rPr>
            <w:rFonts w:ascii="Times New Roman" w:eastAsia="Times New Roman" w:hAnsi="Times New Roman" w:cs="Times New Roman"/>
            <w:sz w:val="24"/>
            <w:szCs w:val="24"/>
          </w:rPr>
          <w:t>the</w:t>
        </w:r>
        <w:r w:rsidR="005B2EB7" w:rsidRPr="00475EBC">
          <w:rPr>
            <w:rFonts w:ascii="Times New Roman" w:eastAsia="Times New Roman" w:hAnsi="Times New Roman" w:cs="Times New Roman"/>
            <w:sz w:val="24"/>
            <w:szCs w:val="24"/>
          </w:rPr>
          <w:t xml:space="preserve"> </w:t>
        </w:r>
      </w:ins>
      <w:r w:rsidRPr="00475EBC">
        <w:rPr>
          <w:rFonts w:ascii="Times New Roman" w:eastAsia="Times New Roman" w:hAnsi="Times New Roman" w:cs="Times New Roman"/>
          <w:sz w:val="24"/>
          <w:szCs w:val="24"/>
        </w:rPr>
        <w:t xml:space="preserve">order of appearance </w:t>
      </w:r>
      <w:ins w:id="79" w:author="Mark Eldridge" w:date="2025-07-24T17:23:00Z" w16du:dateUtc="2025-07-24T16:23:00Z">
        <w:r w:rsidR="0057697F">
          <w:rPr>
            <w:rFonts w:ascii="Times New Roman" w:eastAsia="Times New Roman" w:hAnsi="Times New Roman" w:cs="Times New Roman"/>
            <w:sz w:val="24"/>
            <w:szCs w:val="24"/>
          </w:rPr>
          <w:t xml:space="preserve">of which </w:t>
        </w:r>
      </w:ins>
      <w:r w:rsidRPr="00475EBC">
        <w:rPr>
          <w:rFonts w:ascii="Times New Roman" w:eastAsia="Times New Roman" w:hAnsi="Times New Roman" w:cs="Times New Roman"/>
          <w:sz w:val="24"/>
          <w:szCs w:val="24"/>
        </w:rPr>
        <w:t xml:space="preserve">varied </w:t>
      </w:r>
      <w:r w:rsidR="00116526">
        <w:rPr>
          <w:rFonts w:ascii="Times New Roman" w:eastAsia="Times New Roman" w:hAnsi="Times New Roman" w:cs="Times New Roman"/>
          <w:sz w:val="24"/>
          <w:szCs w:val="24"/>
        </w:rPr>
        <w:t xml:space="preserve">randomly </w:t>
      </w:r>
      <w:r w:rsidRPr="00475EBC">
        <w:rPr>
          <w:rFonts w:ascii="Times New Roman" w:eastAsia="Times New Roman" w:hAnsi="Times New Roman" w:cs="Times New Roman"/>
          <w:sz w:val="24"/>
          <w:szCs w:val="24"/>
        </w:rPr>
        <w:t>across trials. To accept an offer, the animal could only act when the purple signal appeared; if the yellow signal came first, it had to wait for the purple one to act. Conversely, to reject an offer, the animal had to wait for the yellow signal if the purple one appeared first</w:t>
      </w:r>
      <w:r>
        <w:rPr>
          <w:rFonts w:ascii="Times New Roman" w:eastAsia="Times New Roman" w:hAnsi="Times New Roman" w:cs="Times New Roman"/>
          <w:sz w:val="24"/>
          <w:szCs w:val="24"/>
        </w:rPr>
        <w:t xml:space="preserve">. </w:t>
      </w:r>
    </w:p>
    <w:p w14:paraId="0507E604" w14:textId="77777777" w:rsidR="006C718D" w:rsidRDefault="00C66C8A" w:rsidP="001C23F6">
      <w:pPr>
        <w:shd w:val="clear" w:color="auto" w:fill="FFFFFF"/>
        <w:spacing w:after="0" w:line="480" w:lineRule="auto"/>
        <w:rPr>
          <w:rFonts w:ascii="Times New Roman" w:hAnsi="Times New Roman" w:cs="Times New Roman"/>
          <w:bCs/>
          <w:sz w:val="24"/>
          <w:szCs w:val="24"/>
        </w:rPr>
      </w:pPr>
      <w:commentRangeStart w:id="80"/>
      <w:r>
        <w:rPr>
          <w:rFonts w:ascii="Times New Roman" w:hAnsi="Times New Roman" w:cs="Times New Roman"/>
          <w:bCs/>
          <w:sz w:val="24"/>
          <w:szCs w:val="24"/>
        </w:rPr>
        <w:t>This</w:t>
      </w:r>
      <w:r w:rsidR="009C754F" w:rsidRPr="00FD7AD5">
        <w:rPr>
          <w:rFonts w:ascii="Times New Roman" w:hAnsi="Times New Roman" w:cs="Times New Roman"/>
          <w:bCs/>
          <w:sz w:val="24"/>
          <w:szCs w:val="24"/>
        </w:rPr>
        <w:t xml:space="preserve"> two-step go-signal design enabled us to </w:t>
      </w:r>
      <w:r>
        <w:rPr>
          <w:rFonts w:ascii="Times New Roman" w:hAnsi="Times New Roman" w:cs="Times New Roman"/>
          <w:bCs/>
          <w:sz w:val="24"/>
          <w:szCs w:val="24"/>
        </w:rPr>
        <w:t>test</w:t>
      </w:r>
      <w:r w:rsidR="009C754F" w:rsidRPr="00FD7AD5">
        <w:rPr>
          <w:rFonts w:ascii="Times New Roman" w:hAnsi="Times New Roman" w:cs="Times New Roman"/>
          <w:bCs/>
          <w:sz w:val="24"/>
          <w:szCs w:val="24"/>
        </w:rPr>
        <w:t xml:space="preserve"> whether changing the order of the go-signals influenced the animal’s willingness to accept an offer, </w:t>
      </w:r>
      <w:commentRangeEnd w:id="80"/>
      <w:r w:rsidR="00D721A9">
        <w:rPr>
          <w:rStyle w:val="CommentReference"/>
        </w:rPr>
        <w:commentReference w:id="80"/>
      </w:r>
      <w:r w:rsidR="00DE4E2F" w:rsidRPr="00DE4E2F">
        <w:rPr>
          <w:rFonts w:ascii="Times New Roman" w:hAnsi="Times New Roman" w:cs="Times New Roman"/>
          <w:bCs/>
          <w:sz w:val="24"/>
          <w:szCs w:val="24"/>
        </w:rPr>
        <w:t>as it effectively determined when they were permitted to act.</w:t>
      </w:r>
      <w:r w:rsidR="00DE4E2F">
        <w:rPr>
          <w:rFonts w:ascii="Times New Roman" w:hAnsi="Times New Roman" w:cs="Times New Roman"/>
          <w:bCs/>
          <w:sz w:val="24"/>
          <w:szCs w:val="24"/>
        </w:rPr>
        <w:t xml:space="preserve"> </w:t>
      </w:r>
    </w:p>
    <w:p w14:paraId="6F1E0A1F" w14:textId="00AE61BC" w:rsidR="00132FE2" w:rsidRPr="001714D8" w:rsidRDefault="002A28E3" w:rsidP="00527D05">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sidR="00F3235B">
        <w:rPr>
          <w:rFonts w:ascii="Times New Roman" w:eastAsia="Times New Roman" w:hAnsi="Times New Roman" w:cs="Times New Roman"/>
          <w:sz w:val="24"/>
          <w:szCs w:val="24"/>
        </w:rPr>
        <w:t xml:space="preserve"> hypothesi</w:t>
      </w:r>
      <w:r w:rsidR="00CA69EC">
        <w:rPr>
          <w:rFonts w:ascii="Times New Roman" w:eastAsia="Times New Roman" w:hAnsi="Times New Roman" w:cs="Times New Roman"/>
          <w:sz w:val="24"/>
          <w:szCs w:val="24"/>
        </w:rPr>
        <w:t xml:space="preserve">zed that </w:t>
      </w:r>
      <w:r>
        <w:rPr>
          <w:rFonts w:ascii="Times New Roman" w:eastAsia="Times New Roman" w:hAnsi="Times New Roman" w:cs="Times New Roman"/>
          <w:sz w:val="24"/>
          <w:szCs w:val="24"/>
        </w:rPr>
        <w:t>if the yellow signal appeared first</w:t>
      </w:r>
      <w:r w:rsidR="009A5F61">
        <w:rPr>
          <w:rFonts w:ascii="Times New Roman" w:eastAsia="Times New Roman" w:hAnsi="Times New Roman" w:cs="Times New Roman"/>
          <w:sz w:val="24"/>
          <w:szCs w:val="24"/>
        </w:rPr>
        <w:t xml:space="preserve">, delaying the opportunity to act for acceptance, </w:t>
      </w:r>
      <w:r w:rsidR="00CA69EC">
        <w:rPr>
          <w:rFonts w:ascii="Times New Roman" w:eastAsia="Times New Roman" w:hAnsi="Times New Roman" w:cs="Times New Roman"/>
          <w:sz w:val="24"/>
          <w:szCs w:val="24"/>
        </w:rPr>
        <w:t xml:space="preserve">the </w:t>
      </w:r>
      <w:r w:rsidR="000F105A">
        <w:rPr>
          <w:rFonts w:ascii="Times New Roman" w:eastAsia="Times New Roman" w:hAnsi="Times New Roman" w:cs="Times New Roman"/>
          <w:sz w:val="24"/>
          <w:szCs w:val="24"/>
        </w:rPr>
        <w:t xml:space="preserve">perceived </w:t>
      </w:r>
      <w:r w:rsidR="00CA69EC">
        <w:rPr>
          <w:rFonts w:ascii="Times New Roman" w:eastAsia="Times New Roman" w:hAnsi="Times New Roman" w:cs="Times New Roman"/>
          <w:sz w:val="24"/>
          <w:szCs w:val="24"/>
        </w:rPr>
        <w:t>value of the offer might decrease</w:t>
      </w:r>
      <w:r w:rsidR="00571029">
        <w:rPr>
          <w:rFonts w:ascii="Times New Roman" w:eastAsia="Times New Roman" w:hAnsi="Times New Roman" w:cs="Times New Roman"/>
          <w:sz w:val="24"/>
          <w:szCs w:val="24"/>
        </w:rPr>
        <w:t xml:space="preserve">, </w:t>
      </w:r>
      <w:r w:rsidR="00D928B8">
        <w:rPr>
          <w:rFonts w:ascii="Times New Roman" w:eastAsia="Times New Roman" w:hAnsi="Times New Roman" w:cs="Times New Roman"/>
          <w:sz w:val="24"/>
          <w:szCs w:val="24"/>
        </w:rPr>
        <w:t xml:space="preserve">leading to lower acceptance rates (Fig. </w:t>
      </w:r>
      <w:r w:rsidR="000501FB">
        <w:rPr>
          <w:rFonts w:ascii="Times New Roman" w:eastAsia="Times New Roman" w:hAnsi="Times New Roman" w:cs="Times New Roman"/>
          <w:sz w:val="24"/>
          <w:szCs w:val="24"/>
        </w:rPr>
        <w:t>5</w:t>
      </w:r>
      <w:r w:rsidR="00D928B8">
        <w:rPr>
          <w:rFonts w:ascii="Times New Roman" w:eastAsia="Times New Roman" w:hAnsi="Times New Roman" w:cs="Times New Roman"/>
          <w:sz w:val="24"/>
          <w:szCs w:val="24"/>
        </w:rPr>
        <w:t xml:space="preserve">). </w:t>
      </w:r>
      <w:r w:rsidR="001714D8">
        <w:rPr>
          <w:rFonts w:ascii="Times New Roman" w:eastAsia="Times New Roman" w:hAnsi="Times New Roman" w:cs="Times New Roman"/>
          <w:sz w:val="24"/>
          <w:szCs w:val="24"/>
        </w:rPr>
        <w:t xml:space="preserve">Consistent with this hypothesis, </w:t>
      </w:r>
      <w:r w:rsidR="00571029" w:rsidRPr="00D3557E">
        <w:rPr>
          <w:rFonts w:ascii="Times New Roman" w:eastAsia="Times New Roman" w:hAnsi="Times New Roman" w:cs="Times New Roman"/>
          <w:sz w:val="24"/>
          <w:szCs w:val="24"/>
        </w:rPr>
        <w:t>f</w:t>
      </w:r>
      <w:r w:rsidR="00571029" w:rsidRPr="00C226A8">
        <w:rPr>
          <w:rFonts w:ascii="Times New Roman" w:eastAsia="Times New Roman" w:hAnsi="Times New Roman" w:cs="Times New Roman"/>
          <w:sz w:val="24"/>
          <w:szCs w:val="24"/>
        </w:rPr>
        <w:t>or highly valuable offers</w:t>
      </w:r>
      <w:r w:rsidR="00571029">
        <w:rPr>
          <w:rFonts w:ascii="Times New Roman" w:eastAsia="Times New Roman" w:hAnsi="Times New Roman" w:cs="Times New Roman"/>
          <w:sz w:val="24"/>
          <w:szCs w:val="24"/>
        </w:rPr>
        <w:t xml:space="preserve">, </w:t>
      </w:r>
      <w:r w:rsidR="00D928B8">
        <w:rPr>
          <w:rFonts w:ascii="Times New Roman" w:eastAsia="Times New Roman" w:hAnsi="Times New Roman" w:cs="Times New Roman"/>
          <w:sz w:val="24"/>
          <w:szCs w:val="24"/>
        </w:rPr>
        <w:t>a</w:t>
      </w:r>
      <w:r w:rsidR="00D3557E" w:rsidRPr="00D3557E">
        <w:rPr>
          <w:rFonts w:ascii="Times New Roman" w:eastAsia="Times New Roman" w:hAnsi="Times New Roman" w:cs="Times New Roman"/>
          <w:sz w:val="24"/>
          <w:szCs w:val="24"/>
        </w:rPr>
        <w:t>cceptance rates did not differ significantly between yellow-first and purple-first trials.</w:t>
      </w:r>
      <w:r w:rsidR="001D20DB">
        <w:rPr>
          <w:rFonts w:ascii="Times New Roman" w:eastAsia="Times New Roman" w:hAnsi="Times New Roman" w:cs="Times New Roman"/>
          <w:sz w:val="24"/>
          <w:szCs w:val="24"/>
        </w:rPr>
        <w:t xml:space="preserve"> </w:t>
      </w:r>
      <w:r w:rsidR="00C226A8">
        <w:rPr>
          <w:rFonts w:ascii="Times New Roman" w:eastAsia="Times New Roman" w:hAnsi="Times New Roman" w:cs="Times New Roman"/>
          <w:sz w:val="24"/>
          <w:szCs w:val="24"/>
        </w:rPr>
        <w:t xml:space="preserve">However, for </w:t>
      </w:r>
      <w:r w:rsidR="00D70C50" w:rsidRPr="00D70C50">
        <w:rPr>
          <w:rFonts w:ascii="Times New Roman" w:eastAsia="Times New Roman" w:hAnsi="Times New Roman" w:cs="Times New Roman"/>
          <w:sz w:val="24"/>
          <w:szCs w:val="24"/>
        </w:rPr>
        <w:t>less valuable offers, acceptance rates were significantly lower when the yellow go-signal was presented first</w:t>
      </w:r>
      <w:r w:rsidR="00655F29">
        <w:rPr>
          <w:rFonts w:ascii="Times New Roman" w:eastAsia="Times New Roman" w:hAnsi="Times New Roman" w:cs="Times New Roman"/>
          <w:sz w:val="24"/>
          <w:szCs w:val="24"/>
        </w:rPr>
        <w:t xml:space="preserve">. </w:t>
      </w:r>
      <w:commentRangeStart w:id="81"/>
      <w:r w:rsidR="00655F29">
        <w:rPr>
          <w:rFonts w:ascii="Times New Roman" w:eastAsia="Times New Roman" w:hAnsi="Times New Roman" w:cs="Times New Roman"/>
          <w:sz w:val="24"/>
          <w:szCs w:val="24"/>
        </w:rPr>
        <w:t xml:space="preserve">This effect differed between animals: </w:t>
      </w:r>
      <w:r w:rsidR="0097238C">
        <w:rPr>
          <w:rFonts w:ascii="Times New Roman" w:eastAsia="Times New Roman" w:hAnsi="Times New Roman" w:cs="Times New Roman"/>
          <w:bCs/>
          <w:sz w:val="24"/>
          <w:szCs w:val="24"/>
        </w:rPr>
        <w:t>M</w:t>
      </w:r>
      <w:r w:rsidR="00406065" w:rsidRPr="008459E8">
        <w:rPr>
          <w:rFonts w:ascii="Times New Roman" w:eastAsia="Times New Roman" w:hAnsi="Times New Roman" w:cs="Times New Roman"/>
          <w:bCs/>
          <w:sz w:val="24"/>
          <w:szCs w:val="24"/>
        </w:rPr>
        <w:t xml:space="preserve">onkey 1 consistently rejected </w:t>
      </w:r>
      <w:r w:rsidR="00F847BC" w:rsidRPr="00F847BC">
        <w:rPr>
          <w:rFonts w:ascii="Times New Roman" w:eastAsia="Times New Roman" w:hAnsi="Times New Roman" w:cs="Times New Roman"/>
          <w:bCs/>
          <w:sz w:val="24"/>
          <w:szCs w:val="24"/>
        </w:rPr>
        <w:t>these low-value offers when delayed by the yellow signal</w:t>
      </w:r>
      <w:r w:rsidR="00406065">
        <w:rPr>
          <w:rFonts w:ascii="Times New Roman" w:eastAsia="Times New Roman" w:hAnsi="Times New Roman" w:cs="Times New Roman"/>
          <w:bCs/>
          <w:sz w:val="24"/>
          <w:szCs w:val="24"/>
        </w:rPr>
        <w:t>,</w:t>
      </w:r>
      <w:r w:rsidR="00406065" w:rsidRPr="008459E8">
        <w:rPr>
          <w:rFonts w:ascii="Times New Roman" w:eastAsia="Times New Roman" w:hAnsi="Times New Roman" w:cs="Times New Roman"/>
          <w:bCs/>
          <w:sz w:val="24"/>
          <w:szCs w:val="24"/>
        </w:rPr>
        <w:t xml:space="preserve"> </w:t>
      </w:r>
      <w:r w:rsidR="00C92197">
        <w:rPr>
          <w:rFonts w:ascii="Times New Roman" w:eastAsia="Times New Roman" w:hAnsi="Times New Roman" w:cs="Times New Roman"/>
          <w:bCs/>
          <w:sz w:val="24"/>
          <w:szCs w:val="24"/>
        </w:rPr>
        <w:t xml:space="preserve">whereas </w:t>
      </w:r>
      <w:r w:rsidR="001751D5">
        <w:rPr>
          <w:rFonts w:ascii="Times New Roman" w:eastAsia="Times New Roman" w:hAnsi="Times New Roman" w:cs="Times New Roman"/>
          <w:bCs/>
          <w:sz w:val="24"/>
          <w:szCs w:val="24"/>
        </w:rPr>
        <w:t>Monkey</w:t>
      </w:r>
      <w:r w:rsidR="00406065" w:rsidRPr="008459E8">
        <w:rPr>
          <w:rFonts w:ascii="Times New Roman" w:eastAsia="Times New Roman" w:hAnsi="Times New Roman" w:cs="Times New Roman"/>
          <w:bCs/>
          <w:sz w:val="24"/>
          <w:szCs w:val="24"/>
        </w:rPr>
        <w:t xml:space="preserve"> 2</w:t>
      </w:r>
      <w:r w:rsidR="00F847BC">
        <w:rPr>
          <w:rFonts w:ascii="Times New Roman" w:eastAsia="Times New Roman" w:hAnsi="Times New Roman" w:cs="Times New Roman"/>
          <w:bCs/>
          <w:sz w:val="24"/>
          <w:szCs w:val="24"/>
        </w:rPr>
        <w:t xml:space="preserve"> </w:t>
      </w:r>
      <w:r w:rsidR="00C92197">
        <w:rPr>
          <w:rFonts w:ascii="Times New Roman" w:eastAsia="Times New Roman" w:hAnsi="Times New Roman" w:cs="Times New Roman"/>
          <w:bCs/>
          <w:sz w:val="24"/>
          <w:szCs w:val="24"/>
        </w:rPr>
        <w:t xml:space="preserve">was more likely to </w:t>
      </w:r>
      <w:r w:rsidR="00406065" w:rsidRPr="00D1565A">
        <w:rPr>
          <w:rFonts w:ascii="Times New Roman" w:eastAsia="Times New Roman" w:hAnsi="Times New Roman" w:cs="Times New Roman"/>
          <w:bCs/>
          <w:sz w:val="24"/>
          <w:szCs w:val="24"/>
        </w:rPr>
        <w:t>accept them</w:t>
      </w:r>
      <w:commentRangeEnd w:id="81"/>
      <w:r w:rsidR="000F6264">
        <w:rPr>
          <w:rStyle w:val="CommentReference"/>
        </w:rPr>
        <w:commentReference w:id="81"/>
      </w:r>
      <w:r w:rsidR="00406065" w:rsidRPr="00D1565A">
        <w:rPr>
          <w:rFonts w:ascii="Times New Roman" w:eastAsia="Times New Roman" w:hAnsi="Times New Roman" w:cs="Times New Roman"/>
          <w:bCs/>
          <w:sz w:val="24"/>
          <w:szCs w:val="24"/>
        </w:rPr>
        <w:t xml:space="preserve"> </w:t>
      </w:r>
      <w:r w:rsidR="00406065">
        <w:rPr>
          <w:rFonts w:ascii="Times New Roman" w:eastAsia="Times New Roman" w:hAnsi="Times New Roman" w:cs="Times New Roman"/>
          <w:bCs/>
          <w:sz w:val="24"/>
          <w:szCs w:val="24"/>
        </w:rPr>
        <w:t>(</w:t>
      </w:r>
      <w:commentRangeStart w:id="82"/>
      <w:commentRangeStart w:id="83"/>
      <w:r w:rsidR="00406065">
        <w:rPr>
          <w:rFonts w:ascii="Times New Roman" w:eastAsia="Times New Roman" w:hAnsi="Times New Roman" w:cs="Times New Roman"/>
          <w:bCs/>
          <w:sz w:val="24"/>
          <w:szCs w:val="24"/>
        </w:rPr>
        <w:t xml:space="preserve">Fig. </w:t>
      </w:r>
      <w:r w:rsidR="000501FB">
        <w:rPr>
          <w:rFonts w:ascii="Times New Roman" w:eastAsia="Times New Roman" w:hAnsi="Times New Roman" w:cs="Times New Roman"/>
          <w:bCs/>
          <w:sz w:val="24"/>
          <w:szCs w:val="24"/>
        </w:rPr>
        <w:t>5A-B</w:t>
      </w:r>
      <w:commentRangeEnd w:id="82"/>
      <w:r w:rsidR="00866379">
        <w:rPr>
          <w:rStyle w:val="CommentReference"/>
        </w:rPr>
        <w:commentReference w:id="82"/>
      </w:r>
      <w:commentRangeEnd w:id="83"/>
      <w:r w:rsidR="00D721A9">
        <w:rPr>
          <w:rStyle w:val="CommentReference"/>
        </w:rPr>
        <w:commentReference w:id="83"/>
      </w:r>
      <w:r w:rsidR="00406065">
        <w:rPr>
          <w:rFonts w:ascii="Times New Roman" w:eastAsia="Times New Roman" w:hAnsi="Times New Roman" w:cs="Times New Roman"/>
          <w:bCs/>
          <w:sz w:val="24"/>
          <w:szCs w:val="24"/>
        </w:rPr>
        <w:t>).</w:t>
      </w:r>
      <w:r w:rsidR="00406065" w:rsidRPr="00D1565A">
        <w:rPr>
          <w:rFonts w:ascii="Times New Roman" w:eastAsia="Times New Roman" w:hAnsi="Times New Roman" w:cs="Times New Roman"/>
          <w:bCs/>
          <w:sz w:val="24"/>
          <w:szCs w:val="24"/>
        </w:rPr>
        <w:t xml:space="preserve"> </w:t>
      </w:r>
    </w:p>
    <w:p w14:paraId="3E3BF9A7" w14:textId="36A31402" w:rsidR="00643FC2" w:rsidRDefault="00643FC2" w:rsidP="00643FC2">
      <w:pPr>
        <w:shd w:val="clear" w:color="auto" w:fill="FFFFFF"/>
        <w:spacing w:after="0" w:line="480" w:lineRule="auto"/>
        <w:jc w:val="center"/>
        <w:rPr>
          <w:rFonts w:ascii="Times New Roman" w:eastAsia="Times New Roman" w:hAnsi="Times New Roman" w:cs="Times New Roman"/>
          <w:bCs/>
          <w:sz w:val="24"/>
          <w:szCs w:val="24"/>
        </w:rPr>
      </w:pPr>
      <w:commentRangeStart w:id="84"/>
      <w:r>
        <w:rPr>
          <w:rFonts w:ascii="Times New Roman" w:eastAsia="Times New Roman" w:hAnsi="Times New Roman" w:cs="Times New Roman"/>
          <w:noProof/>
          <w:sz w:val="24"/>
          <w:szCs w:val="24"/>
        </w:rPr>
        <w:lastRenderedPageBreak/>
        <w:drawing>
          <wp:inline distT="0" distB="0" distL="0" distR="0" wp14:anchorId="294369E5" wp14:editId="4FFD10BE">
            <wp:extent cx="3446060" cy="3936804"/>
            <wp:effectExtent l="0" t="0" r="2540" b="6985"/>
            <wp:docPr id="33456099" name="Picture 6"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6099" name="Picture 6" descr="A graph of different colored bars&#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46060" cy="3936804"/>
                    </a:xfrm>
                    <a:prstGeom prst="rect">
                      <a:avLst/>
                    </a:prstGeom>
                    <a:noFill/>
                    <a:ln>
                      <a:noFill/>
                    </a:ln>
                  </pic:spPr>
                </pic:pic>
              </a:graphicData>
            </a:graphic>
          </wp:inline>
        </w:drawing>
      </w:r>
      <w:commentRangeEnd w:id="84"/>
      <w:r w:rsidR="000B2AE6">
        <w:rPr>
          <w:rStyle w:val="CommentReference"/>
        </w:rPr>
        <w:commentReference w:id="84"/>
      </w:r>
    </w:p>
    <w:p w14:paraId="4F2B3440" w14:textId="22A001F0" w:rsidR="0030121A" w:rsidRPr="0072454D" w:rsidRDefault="00ED3B3D" w:rsidP="00527D05">
      <w:pPr>
        <w:shd w:val="clear" w:color="auto" w:fill="FFFFFF"/>
        <w:spacing w:after="0" w:line="480" w:lineRule="auto"/>
        <w:rPr>
          <w:rFonts w:ascii="Times New Roman" w:eastAsia="Times New Roman" w:hAnsi="Times New Roman" w:cs="Times New Roman"/>
          <w:bCs/>
          <w:sz w:val="24"/>
          <w:szCs w:val="24"/>
        </w:rPr>
      </w:pPr>
      <w:del w:id="85" w:author="Mark Eldridge" w:date="2025-07-24T17:28:00Z" w16du:dateUtc="2025-07-24T16:28:00Z">
        <w:r w:rsidDel="00D02491">
          <w:rPr>
            <w:rFonts w:ascii="Times New Roman" w:eastAsia="Times New Roman" w:hAnsi="Times New Roman" w:cs="Times New Roman"/>
            <w:bCs/>
            <w:sz w:val="24"/>
            <w:szCs w:val="24"/>
          </w:rPr>
          <w:delText>Interestingly</w:delText>
        </w:r>
        <w:r w:rsidR="001751D5" w:rsidDel="00D02491">
          <w:rPr>
            <w:rFonts w:ascii="Times New Roman" w:eastAsia="Times New Roman" w:hAnsi="Times New Roman" w:cs="Times New Roman"/>
            <w:bCs/>
            <w:sz w:val="24"/>
            <w:szCs w:val="24"/>
          </w:rPr>
          <w:delText>, b</w:delText>
        </w:r>
      </w:del>
      <w:ins w:id="86" w:author="Mark Eldridge" w:date="2025-07-24T17:28:00Z" w16du:dateUtc="2025-07-24T16:28:00Z">
        <w:r w:rsidR="00D02491">
          <w:rPr>
            <w:rFonts w:ascii="Times New Roman" w:eastAsia="Times New Roman" w:hAnsi="Times New Roman" w:cs="Times New Roman"/>
            <w:bCs/>
            <w:sz w:val="24"/>
            <w:szCs w:val="24"/>
          </w:rPr>
          <w:t>B</w:t>
        </w:r>
      </w:ins>
      <w:r w:rsidR="00406065" w:rsidRPr="00B837C3">
        <w:rPr>
          <w:rFonts w:ascii="Times New Roman" w:eastAsia="Times New Roman" w:hAnsi="Times New Roman" w:cs="Times New Roman"/>
          <w:bCs/>
          <w:sz w:val="24"/>
          <w:szCs w:val="24"/>
        </w:rPr>
        <w:t xml:space="preserve">oth animals </w:t>
      </w:r>
      <w:r w:rsidR="00DF3737">
        <w:rPr>
          <w:rFonts w:ascii="Times New Roman" w:eastAsia="Times New Roman" w:hAnsi="Times New Roman" w:cs="Times New Roman"/>
          <w:bCs/>
          <w:sz w:val="24"/>
          <w:szCs w:val="24"/>
        </w:rPr>
        <w:t xml:space="preserve">showed a </w:t>
      </w:r>
      <w:r w:rsidR="001C7CC5">
        <w:rPr>
          <w:rFonts w:ascii="Times New Roman" w:eastAsia="Times New Roman" w:hAnsi="Times New Roman" w:cs="Times New Roman"/>
          <w:bCs/>
          <w:sz w:val="24"/>
          <w:szCs w:val="24"/>
        </w:rPr>
        <w:t xml:space="preserve">general </w:t>
      </w:r>
      <w:r w:rsidR="00DF3737">
        <w:rPr>
          <w:rFonts w:ascii="Times New Roman" w:eastAsia="Times New Roman" w:hAnsi="Times New Roman" w:cs="Times New Roman"/>
          <w:bCs/>
          <w:sz w:val="24"/>
          <w:szCs w:val="24"/>
        </w:rPr>
        <w:t xml:space="preserve">preference </w:t>
      </w:r>
      <w:r w:rsidR="001C7CC5">
        <w:rPr>
          <w:rFonts w:ascii="Times New Roman" w:eastAsia="Times New Roman" w:hAnsi="Times New Roman" w:cs="Times New Roman"/>
          <w:bCs/>
          <w:sz w:val="24"/>
          <w:szCs w:val="24"/>
        </w:rPr>
        <w:t>for accepting when the purple signal appeared first, suggesting</w:t>
      </w:r>
      <w:r w:rsidR="001C7CC5" w:rsidRPr="00B837C3">
        <w:rPr>
          <w:rFonts w:ascii="Times New Roman" w:eastAsia="Times New Roman" w:hAnsi="Times New Roman" w:cs="Times New Roman"/>
          <w:bCs/>
          <w:sz w:val="24"/>
          <w:szCs w:val="24"/>
        </w:rPr>
        <w:t xml:space="preserve"> </w:t>
      </w:r>
      <w:r w:rsidR="00406065" w:rsidRPr="00B837C3">
        <w:rPr>
          <w:rFonts w:ascii="Times New Roman" w:eastAsia="Times New Roman" w:hAnsi="Times New Roman" w:cs="Times New Roman"/>
          <w:bCs/>
          <w:sz w:val="24"/>
          <w:szCs w:val="24"/>
        </w:rPr>
        <w:t xml:space="preserve">an intrinsic motivational asymmetry tied to the </w:t>
      </w:r>
      <w:r w:rsidR="00781E8E">
        <w:rPr>
          <w:rFonts w:ascii="Times New Roman" w:eastAsia="Times New Roman" w:hAnsi="Times New Roman" w:cs="Times New Roman"/>
          <w:bCs/>
          <w:sz w:val="24"/>
          <w:szCs w:val="24"/>
        </w:rPr>
        <w:t xml:space="preserve">meaning of the </w:t>
      </w:r>
      <w:r w:rsidR="00406065" w:rsidRPr="00B837C3">
        <w:rPr>
          <w:rFonts w:ascii="Times New Roman" w:eastAsia="Times New Roman" w:hAnsi="Times New Roman" w:cs="Times New Roman"/>
          <w:bCs/>
          <w:sz w:val="24"/>
          <w:szCs w:val="24"/>
        </w:rPr>
        <w:t xml:space="preserve">signal. </w:t>
      </w:r>
      <w:r w:rsidR="0072454D" w:rsidRPr="0072454D">
        <w:rPr>
          <w:rFonts w:ascii="Times New Roman" w:eastAsia="Times New Roman" w:hAnsi="Times New Roman" w:cs="Times New Roman"/>
          <w:bCs/>
          <w:sz w:val="24"/>
          <w:szCs w:val="24"/>
        </w:rPr>
        <w:t>However, the two animals appeared to interpret the go-signal differently. One possibility is that the go-signal was processed in terms of its temporal aspect, effectively becoming part of the temporal discounting computation. Alternatively, it may have been treated merely as an additional visual cue, required to trigger the choice but not integrated into the</w:t>
      </w:r>
      <w:r w:rsidR="00C62D67">
        <w:rPr>
          <w:rFonts w:ascii="Times New Roman" w:eastAsia="Times New Roman" w:hAnsi="Times New Roman" w:cs="Times New Roman"/>
          <w:bCs/>
          <w:sz w:val="24"/>
          <w:szCs w:val="24"/>
        </w:rPr>
        <w:t xml:space="preserve"> </w:t>
      </w:r>
      <w:del w:id="87" w:author="Mark Eldridge" w:date="2025-07-24T17:28:00Z" w16du:dateUtc="2025-07-24T16:28:00Z">
        <w:r w:rsidR="00C62D67" w:rsidDel="00674234">
          <w:rPr>
            <w:rFonts w:ascii="Times New Roman" w:eastAsia="Times New Roman" w:hAnsi="Times New Roman" w:cs="Times New Roman"/>
            <w:bCs/>
            <w:sz w:val="24"/>
            <w:szCs w:val="24"/>
          </w:rPr>
          <w:delText>pure</w:delText>
        </w:r>
        <w:r w:rsidR="0072454D" w:rsidRPr="0072454D" w:rsidDel="00674234">
          <w:rPr>
            <w:rFonts w:ascii="Times New Roman" w:eastAsia="Times New Roman" w:hAnsi="Times New Roman" w:cs="Times New Roman"/>
            <w:bCs/>
            <w:sz w:val="24"/>
            <w:szCs w:val="24"/>
          </w:rPr>
          <w:delText xml:space="preserve"> </w:delText>
        </w:r>
      </w:del>
      <w:r w:rsidR="0072454D" w:rsidRPr="0072454D">
        <w:rPr>
          <w:rFonts w:ascii="Times New Roman" w:eastAsia="Times New Roman" w:hAnsi="Times New Roman" w:cs="Times New Roman"/>
          <w:bCs/>
          <w:sz w:val="24"/>
          <w:szCs w:val="24"/>
        </w:rPr>
        <w:t>valuation process.</w:t>
      </w:r>
    </w:p>
    <w:p w14:paraId="5FD10681" w14:textId="2068B7AD" w:rsidR="00FD35A8" w:rsidRDefault="00C13793" w:rsidP="00DA02F3">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r w:rsidR="009D35C3">
        <w:rPr>
          <w:rFonts w:ascii="Times New Roman" w:eastAsia="Times New Roman" w:hAnsi="Times New Roman" w:cs="Times New Roman"/>
          <w:sz w:val="24"/>
          <w:szCs w:val="24"/>
        </w:rPr>
        <w:t>test these possibilities</w:t>
      </w:r>
      <w:r w:rsidR="006A3BF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we </w:t>
      </w:r>
      <w:r w:rsidR="00E6793D">
        <w:rPr>
          <w:rFonts w:ascii="Times New Roman" w:eastAsia="Times New Roman" w:hAnsi="Times New Roman" w:cs="Times New Roman"/>
          <w:sz w:val="24"/>
          <w:szCs w:val="24"/>
        </w:rPr>
        <w:t>compare</w:t>
      </w:r>
      <w:r w:rsidR="00AF19F1">
        <w:rPr>
          <w:rFonts w:ascii="Times New Roman" w:eastAsia="Times New Roman" w:hAnsi="Times New Roman" w:cs="Times New Roman"/>
          <w:sz w:val="24"/>
          <w:szCs w:val="24"/>
        </w:rPr>
        <w:t>d</w:t>
      </w:r>
      <w:r w:rsidR="00E6793D">
        <w:rPr>
          <w:rFonts w:ascii="Times New Roman" w:eastAsia="Times New Roman" w:hAnsi="Times New Roman" w:cs="Times New Roman"/>
          <w:sz w:val="24"/>
          <w:szCs w:val="24"/>
        </w:rPr>
        <w:t xml:space="preserve"> t</w:t>
      </w:r>
      <w:r w:rsidR="000D0C40">
        <w:rPr>
          <w:rFonts w:ascii="Times New Roman" w:eastAsia="Times New Roman" w:hAnsi="Times New Roman" w:cs="Times New Roman"/>
          <w:sz w:val="24"/>
          <w:szCs w:val="24"/>
        </w:rPr>
        <w:t>hree</w:t>
      </w:r>
      <w:r w:rsidR="00E6793D">
        <w:rPr>
          <w:rFonts w:ascii="Times New Roman" w:eastAsia="Times New Roman" w:hAnsi="Times New Roman" w:cs="Times New Roman"/>
          <w:sz w:val="24"/>
          <w:szCs w:val="24"/>
        </w:rPr>
        <w:t xml:space="preserve"> </w:t>
      </w:r>
      <w:r w:rsidR="009D35C3">
        <w:rPr>
          <w:rFonts w:ascii="Times New Roman" w:eastAsia="Times New Roman" w:hAnsi="Times New Roman" w:cs="Times New Roman"/>
          <w:sz w:val="24"/>
          <w:szCs w:val="24"/>
        </w:rPr>
        <w:t xml:space="preserve">behavioral </w:t>
      </w:r>
      <w:r w:rsidR="00E6793D">
        <w:rPr>
          <w:rFonts w:ascii="Times New Roman" w:eastAsia="Times New Roman" w:hAnsi="Times New Roman" w:cs="Times New Roman"/>
          <w:sz w:val="24"/>
          <w:szCs w:val="24"/>
        </w:rPr>
        <w:t xml:space="preserve">models. </w:t>
      </w:r>
      <w:r w:rsidR="000D0C40">
        <w:rPr>
          <w:rFonts w:ascii="Times New Roman" w:eastAsia="Times New Roman" w:hAnsi="Times New Roman" w:cs="Times New Roman"/>
          <w:sz w:val="24"/>
          <w:szCs w:val="24"/>
        </w:rPr>
        <w:t xml:space="preserve">The base model </w:t>
      </w:r>
      <w:r w:rsidR="002E04B3">
        <w:rPr>
          <w:rFonts w:ascii="Times New Roman" w:eastAsia="Times New Roman" w:hAnsi="Times New Roman" w:cs="Times New Roman"/>
          <w:sz w:val="24"/>
          <w:szCs w:val="24"/>
        </w:rPr>
        <w:t>consider</w:t>
      </w:r>
      <w:r w:rsidR="00D51B82">
        <w:rPr>
          <w:rFonts w:ascii="Times New Roman" w:eastAsia="Times New Roman" w:hAnsi="Times New Roman" w:cs="Times New Roman"/>
          <w:sz w:val="24"/>
          <w:szCs w:val="24"/>
        </w:rPr>
        <w:t>ed only</w:t>
      </w:r>
      <w:r w:rsidR="002E04B3">
        <w:rPr>
          <w:rFonts w:ascii="Times New Roman" w:eastAsia="Times New Roman" w:hAnsi="Times New Roman" w:cs="Times New Roman"/>
          <w:sz w:val="24"/>
          <w:szCs w:val="24"/>
        </w:rPr>
        <w:t xml:space="preserve"> </w:t>
      </w:r>
      <w:r w:rsidR="0073466E">
        <w:rPr>
          <w:rFonts w:ascii="Times New Roman" w:eastAsia="Times New Roman" w:hAnsi="Times New Roman" w:cs="Times New Roman"/>
          <w:sz w:val="24"/>
          <w:szCs w:val="24"/>
        </w:rPr>
        <w:t xml:space="preserve">the offer </w:t>
      </w:r>
      <w:r w:rsidR="00CA4308">
        <w:rPr>
          <w:rFonts w:ascii="Times New Roman" w:eastAsia="Times New Roman" w:hAnsi="Times New Roman" w:cs="Times New Roman"/>
          <w:sz w:val="24"/>
          <w:szCs w:val="24"/>
        </w:rPr>
        <w:t xml:space="preserve">attributes </w:t>
      </w:r>
      <w:r w:rsidR="0073466E">
        <w:rPr>
          <w:rFonts w:ascii="Times New Roman" w:eastAsia="Times New Roman" w:hAnsi="Times New Roman" w:cs="Times New Roman"/>
          <w:sz w:val="24"/>
          <w:szCs w:val="24"/>
        </w:rPr>
        <w:t>(reward magnitude and delay</w:t>
      </w:r>
      <w:r w:rsidR="00082AE1">
        <w:rPr>
          <w:rFonts w:ascii="Times New Roman" w:eastAsia="Times New Roman" w:hAnsi="Times New Roman" w:cs="Times New Roman"/>
          <w:sz w:val="24"/>
          <w:szCs w:val="24"/>
        </w:rPr>
        <w:t>; see Methods for details</w:t>
      </w:r>
      <w:r w:rsidR="0073466E">
        <w:rPr>
          <w:rFonts w:ascii="Times New Roman" w:eastAsia="Times New Roman" w:hAnsi="Times New Roman" w:cs="Times New Roman"/>
          <w:sz w:val="24"/>
          <w:szCs w:val="24"/>
        </w:rPr>
        <w:t>)</w:t>
      </w:r>
      <w:r w:rsidR="008C59D8">
        <w:rPr>
          <w:rFonts w:ascii="Times New Roman" w:eastAsia="Times New Roman" w:hAnsi="Times New Roman" w:cs="Times New Roman"/>
          <w:sz w:val="24"/>
          <w:szCs w:val="24"/>
        </w:rPr>
        <w:t>,</w:t>
      </w:r>
      <w:r w:rsidR="00FD35A8">
        <w:rPr>
          <w:rFonts w:ascii="Times New Roman" w:eastAsia="Times New Roman" w:hAnsi="Times New Roman" w:cs="Times New Roman"/>
          <w:sz w:val="24"/>
          <w:szCs w:val="24"/>
        </w:rPr>
        <w:t xml:space="preserve"> </w:t>
      </w:r>
      <w:r w:rsidR="008C59D8">
        <w:rPr>
          <w:rFonts w:ascii="Times New Roman" w:eastAsia="Times New Roman" w:hAnsi="Times New Roman" w:cs="Times New Roman"/>
          <w:sz w:val="24"/>
          <w:szCs w:val="24"/>
        </w:rPr>
        <w:t>ignoring</w:t>
      </w:r>
      <w:r w:rsidR="00FD35A8">
        <w:rPr>
          <w:rFonts w:ascii="Times New Roman" w:eastAsia="Times New Roman" w:hAnsi="Times New Roman" w:cs="Times New Roman"/>
          <w:sz w:val="24"/>
          <w:szCs w:val="24"/>
        </w:rPr>
        <w:t xml:space="preserve"> the color</w:t>
      </w:r>
      <w:r w:rsidR="00B71059">
        <w:rPr>
          <w:rFonts w:ascii="Times New Roman" w:eastAsia="Times New Roman" w:hAnsi="Times New Roman" w:cs="Times New Roman"/>
          <w:sz w:val="24"/>
          <w:szCs w:val="24"/>
        </w:rPr>
        <w:t xml:space="preserve"> and</w:t>
      </w:r>
      <w:r w:rsidR="00FD35A8">
        <w:rPr>
          <w:rFonts w:ascii="Times New Roman" w:eastAsia="Times New Roman" w:hAnsi="Times New Roman" w:cs="Times New Roman"/>
          <w:sz w:val="24"/>
          <w:szCs w:val="24"/>
        </w:rPr>
        <w:t xml:space="preserve"> the order</w:t>
      </w:r>
      <w:r w:rsidR="00B71059" w:rsidRPr="00B71059">
        <w:rPr>
          <w:rFonts w:ascii="Times New Roman" w:eastAsia="Times New Roman" w:hAnsi="Times New Roman" w:cs="Times New Roman"/>
          <w:sz w:val="24"/>
          <w:szCs w:val="24"/>
        </w:rPr>
        <w:t xml:space="preserve"> </w:t>
      </w:r>
      <w:r w:rsidR="00B71059">
        <w:rPr>
          <w:rFonts w:ascii="Times New Roman" w:eastAsia="Times New Roman" w:hAnsi="Times New Roman" w:cs="Times New Roman"/>
          <w:sz w:val="24"/>
          <w:szCs w:val="24"/>
        </w:rPr>
        <w:t>of the go-signals</w:t>
      </w:r>
      <w:r w:rsidR="0073466E">
        <w:rPr>
          <w:rFonts w:ascii="Times New Roman" w:eastAsia="Times New Roman" w:hAnsi="Times New Roman" w:cs="Times New Roman"/>
          <w:sz w:val="24"/>
          <w:szCs w:val="24"/>
        </w:rPr>
        <w:t>.</w:t>
      </w:r>
      <w:r w:rsidR="00FD35A8">
        <w:rPr>
          <w:rFonts w:ascii="Times New Roman" w:eastAsia="Times New Roman" w:hAnsi="Times New Roman" w:cs="Times New Roman"/>
          <w:sz w:val="24"/>
          <w:szCs w:val="24"/>
        </w:rPr>
        <w:t xml:space="preserve"> This is the classic temporal discounting model, </w:t>
      </w:r>
      <w:r w:rsidR="002F10F2">
        <w:rPr>
          <w:rFonts w:ascii="Times New Roman" w:eastAsia="Times New Roman" w:hAnsi="Times New Roman" w:cs="Times New Roman"/>
          <w:sz w:val="24"/>
          <w:szCs w:val="24"/>
        </w:rPr>
        <w:t>where</w:t>
      </w:r>
      <w:ins w:id="88" w:author="Mark Eldridge" w:date="2025-07-24T17:29:00Z" w16du:dateUtc="2025-07-24T16:29:00Z">
        <w:r w:rsidR="00674234">
          <w:rPr>
            <w:rFonts w:ascii="Times New Roman" w:eastAsia="Times New Roman" w:hAnsi="Times New Roman" w:cs="Times New Roman"/>
            <w:sz w:val="24"/>
            <w:szCs w:val="24"/>
          </w:rPr>
          <w:t>by</w:t>
        </w:r>
      </w:ins>
      <w:r w:rsidR="00FD35A8">
        <w:rPr>
          <w:rFonts w:ascii="Times New Roman" w:eastAsia="Times New Roman" w:hAnsi="Times New Roman" w:cs="Times New Roman"/>
          <w:sz w:val="24"/>
          <w:szCs w:val="24"/>
        </w:rPr>
        <w:t xml:space="preserve"> value </w:t>
      </w:r>
      <w:r w:rsidR="00DA02F3">
        <w:rPr>
          <w:rFonts w:ascii="Times New Roman" w:eastAsia="Times New Roman" w:hAnsi="Times New Roman" w:cs="Times New Roman"/>
          <w:sz w:val="24"/>
          <w:szCs w:val="24"/>
        </w:rPr>
        <w:t>depends</w:t>
      </w:r>
      <w:r w:rsidR="00FD35A8">
        <w:rPr>
          <w:rFonts w:ascii="Times New Roman" w:eastAsia="Times New Roman" w:hAnsi="Times New Roman" w:cs="Times New Roman"/>
          <w:sz w:val="24"/>
          <w:szCs w:val="24"/>
        </w:rPr>
        <w:t xml:space="preserve"> </w:t>
      </w:r>
      <w:r w:rsidR="00C23322">
        <w:rPr>
          <w:rFonts w:ascii="Times New Roman" w:eastAsia="Times New Roman" w:hAnsi="Times New Roman" w:cs="Times New Roman"/>
          <w:sz w:val="24"/>
          <w:szCs w:val="24"/>
        </w:rPr>
        <w:t xml:space="preserve">solely </w:t>
      </w:r>
      <w:r w:rsidR="00FD35A8">
        <w:rPr>
          <w:rFonts w:ascii="Times New Roman" w:eastAsia="Times New Roman" w:hAnsi="Times New Roman" w:cs="Times New Roman"/>
          <w:sz w:val="24"/>
          <w:szCs w:val="24"/>
        </w:rPr>
        <w:t>on reward magnitu</w:t>
      </w:r>
      <w:r w:rsidR="00DA02F3">
        <w:rPr>
          <w:rFonts w:ascii="Times New Roman" w:eastAsia="Times New Roman" w:hAnsi="Times New Roman" w:cs="Times New Roman"/>
          <w:sz w:val="24"/>
          <w:szCs w:val="24"/>
        </w:rPr>
        <w:t xml:space="preserve">de and </w:t>
      </w:r>
      <w:r w:rsidR="00A71C91">
        <w:rPr>
          <w:rFonts w:ascii="Times New Roman" w:eastAsia="Times New Roman" w:hAnsi="Times New Roman" w:cs="Times New Roman"/>
          <w:sz w:val="24"/>
          <w:szCs w:val="24"/>
        </w:rPr>
        <w:t xml:space="preserve">delivery </w:t>
      </w:r>
      <w:r w:rsidR="00C23322">
        <w:rPr>
          <w:rFonts w:ascii="Times New Roman" w:eastAsia="Times New Roman" w:hAnsi="Times New Roman" w:cs="Times New Roman"/>
          <w:sz w:val="24"/>
          <w:szCs w:val="24"/>
        </w:rPr>
        <w:t>delay</w:t>
      </w:r>
      <w:r w:rsidR="00A71C91">
        <w:rPr>
          <w:rFonts w:ascii="Times New Roman" w:eastAsia="Times New Roman" w:hAnsi="Times New Roman" w:cs="Times New Roman"/>
          <w:sz w:val="24"/>
          <w:szCs w:val="24"/>
        </w:rPr>
        <w:t xml:space="preserve">. </w:t>
      </w:r>
    </w:p>
    <w:p w14:paraId="11BEBD87" w14:textId="4DA458F1" w:rsidR="00DF2FA2" w:rsidRDefault="0073466E" w:rsidP="001C23F6">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The </w:t>
      </w:r>
      <w:r w:rsidR="007D235E">
        <w:rPr>
          <w:rFonts w:ascii="Times New Roman" w:eastAsia="Times New Roman" w:hAnsi="Times New Roman" w:cs="Times New Roman"/>
          <w:sz w:val="24"/>
          <w:szCs w:val="24"/>
        </w:rPr>
        <w:t xml:space="preserve">full temporal discounting model </w:t>
      </w:r>
      <w:r w:rsidR="00AA3B10">
        <w:rPr>
          <w:rFonts w:ascii="Times New Roman" w:eastAsia="Times New Roman" w:hAnsi="Times New Roman" w:cs="Times New Roman"/>
          <w:sz w:val="24"/>
          <w:szCs w:val="24"/>
        </w:rPr>
        <w:t>added</w:t>
      </w:r>
      <w:r w:rsidR="00E6793D">
        <w:rPr>
          <w:rFonts w:ascii="Times New Roman" w:eastAsia="Times New Roman" w:hAnsi="Times New Roman" w:cs="Times New Roman"/>
          <w:sz w:val="24"/>
          <w:szCs w:val="24"/>
        </w:rPr>
        <w:t xml:space="preserve"> </w:t>
      </w:r>
      <w:r w:rsidR="00360FAE">
        <w:rPr>
          <w:rFonts w:ascii="Times New Roman" w:eastAsia="Times New Roman" w:hAnsi="Times New Roman" w:cs="Times New Roman"/>
          <w:sz w:val="24"/>
          <w:szCs w:val="24"/>
        </w:rPr>
        <w:t xml:space="preserve">an </w:t>
      </w:r>
      <w:r w:rsidR="00AA3B10">
        <w:rPr>
          <w:rFonts w:ascii="Times New Roman" w:eastAsia="Times New Roman" w:hAnsi="Times New Roman" w:cs="Times New Roman"/>
          <w:sz w:val="24"/>
          <w:szCs w:val="24"/>
        </w:rPr>
        <w:t xml:space="preserve">extra </w:t>
      </w:r>
      <w:r w:rsidR="00593696">
        <w:rPr>
          <w:rFonts w:ascii="Times New Roman" w:eastAsia="Times New Roman" w:hAnsi="Times New Roman" w:cs="Times New Roman"/>
          <w:sz w:val="24"/>
          <w:szCs w:val="24"/>
        </w:rPr>
        <w:t>cost of waiting</w:t>
      </w:r>
      <w:r w:rsidR="00407FD3">
        <w:rPr>
          <w:rFonts w:ascii="Times New Roman" w:eastAsia="Times New Roman" w:hAnsi="Times New Roman" w:cs="Times New Roman"/>
          <w:sz w:val="24"/>
          <w:szCs w:val="24"/>
        </w:rPr>
        <w:t>,</w:t>
      </w:r>
      <w:r w:rsidR="00AA3B10">
        <w:rPr>
          <w:rFonts w:ascii="Times New Roman" w:eastAsia="Times New Roman" w:hAnsi="Times New Roman" w:cs="Times New Roman"/>
          <w:sz w:val="24"/>
          <w:szCs w:val="24"/>
        </w:rPr>
        <w:t xml:space="preserve"> assuming that </w:t>
      </w:r>
      <w:r w:rsidR="006F2DD0">
        <w:rPr>
          <w:rFonts w:ascii="Times New Roman" w:eastAsia="Times New Roman" w:hAnsi="Times New Roman" w:cs="Times New Roman"/>
          <w:sz w:val="24"/>
          <w:szCs w:val="24"/>
        </w:rPr>
        <w:t>the total delay</w:t>
      </w:r>
      <w:r w:rsidR="00407FD3">
        <w:rPr>
          <w:rFonts w:ascii="Times New Roman" w:eastAsia="Times New Roman" w:hAnsi="Times New Roman" w:cs="Times New Roman"/>
          <w:sz w:val="24"/>
          <w:szCs w:val="24"/>
        </w:rPr>
        <w:t>,</w:t>
      </w:r>
      <w:r w:rsidR="006F2DD0">
        <w:rPr>
          <w:rFonts w:ascii="Times New Roman" w:eastAsia="Times New Roman" w:hAnsi="Times New Roman" w:cs="Times New Roman"/>
          <w:sz w:val="24"/>
          <w:szCs w:val="24"/>
        </w:rPr>
        <w:t xml:space="preserve"> </w:t>
      </w:r>
      <w:r w:rsidR="00DF2FA2">
        <w:rPr>
          <w:rFonts w:ascii="Times New Roman" w:eastAsia="Times New Roman" w:hAnsi="Times New Roman" w:cs="Times New Roman"/>
          <w:sz w:val="24"/>
          <w:szCs w:val="24"/>
        </w:rPr>
        <w:t>including the wait imposed by the go-signal order</w:t>
      </w:r>
      <w:r w:rsidR="00407FD3">
        <w:rPr>
          <w:rFonts w:ascii="Times New Roman" w:eastAsia="Times New Roman" w:hAnsi="Times New Roman" w:cs="Times New Roman"/>
          <w:sz w:val="24"/>
          <w:szCs w:val="24"/>
        </w:rPr>
        <w:t>,</w:t>
      </w:r>
      <w:r w:rsidR="00DF2FA2">
        <w:rPr>
          <w:rFonts w:ascii="Times New Roman" w:eastAsia="Times New Roman" w:hAnsi="Times New Roman" w:cs="Times New Roman"/>
          <w:sz w:val="24"/>
          <w:szCs w:val="24"/>
        </w:rPr>
        <w:t xml:space="preserve"> </w:t>
      </w:r>
      <w:r w:rsidR="00EC6EE1">
        <w:rPr>
          <w:rFonts w:ascii="Times New Roman" w:eastAsia="Times New Roman" w:hAnsi="Times New Roman" w:cs="Times New Roman"/>
          <w:sz w:val="24"/>
          <w:szCs w:val="24"/>
        </w:rPr>
        <w:t xml:space="preserve">affected </w:t>
      </w:r>
      <w:r w:rsidR="00DF2FA2">
        <w:rPr>
          <w:rFonts w:ascii="Times New Roman" w:eastAsia="Times New Roman" w:hAnsi="Times New Roman" w:cs="Times New Roman"/>
          <w:sz w:val="24"/>
          <w:szCs w:val="24"/>
        </w:rPr>
        <w:t xml:space="preserve">the decision. </w:t>
      </w:r>
    </w:p>
    <w:p w14:paraId="50B5703F" w14:textId="31B9014C" w:rsidR="00F1357A" w:rsidRDefault="00DF2FA2" w:rsidP="001C23F6">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Finally, </w:t>
      </w:r>
      <w:r w:rsidR="007400B6">
        <w:rPr>
          <w:rFonts w:ascii="Times New Roman" w:eastAsia="Times New Roman" w:hAnsi="Times New Roman" w:cs="Times New Roman"/>
          <w:sz w:val="24"/>
          <w:szCs w:val="24"/>
        </w:rPr>
        <w:t xml:space="preserve">the </w:t>
      </w:r>
      <w:r w:rsidR="007D235E">
        <w:rPr>
          <w:rFonts w:ascii="Times New Roman" w:eastAsia="Times New Roman" w:hAnsi="Times New Roman" w:cs="Times New Roman"/>
          <w:sz w:val="24"/>
          <w:szCs w:val="24"/>
        </w:rPr>
        <w:t xml:space="preserve">bias </w:t>
      </w:r>
      <w:r w:rsidR="00715485">
        <w:rPr>
          <w:rFonts w:ascii="Times New Roman" w:eastAsia="Times New Roman" w:hAnsi="Times New Roman" w:cs="Times New Roman"/>
          <w:sz w:val="24"/>
          <w:szCs w:val="24"/>
        </w:rPr>
        <w:t>model</w:t>
      </w:r>
      <w:r w:rsidR="00E6793D">
        <w:rPr>
          <w:rFonts w:ascii="Times New Roman" w:eastAsia="Times New Roman" w:hAnsi="Times New Roman" w:cs="Times New Roman"/>
          <w:sz w:val="24"/>
          <w:szCs w:val="24"/>
        </w:rPr>
        <w:t xml:space="preserve"> </w:t>
      </w:r>
      <w:r w:rsidR="00715485">
        <w:rPr>
          <w:rFonts w:ascii="Times New Roman" w:eastAsia="Times New Roman" w:hAnsi="Times New Roman" w:cs="Times New Roman"/>
          <w:sz w:val="24"/>
          <w:szCs w:val="24"/>
        </w:rPr>
        <w:t xml:space="preserve">treated </w:t>
      </w:r>
      <w:r w:rsidR="00E6793D">
        <w:rPr>
          <w:rFonts w:ascii="Times New Roman" w:eastAsia="Times New Roman" w:hAnsi="Times New Roman" w:cs="Times New Roman"/>
          <w:sz w:val="24"/>
          <w:szCs w:val="24"/>
        </w:rPr>
        <w:t>the go-signal</w:t>
      </w:r>
      <w:r w:rsidR="00142AE5">
        <w:rPr>
          <w:rFonts w:ascii="Times New Roman" w:eastAsia="Times New Roman" w:hAnsi="Times New Roman" w:cs="Times New Roman"/>
          <w:sz w:val="24"/>
          <w:szCs w:val="24"/>
        </w:rPr>
        <w:t xml:space="preserve"> color</w:t>
      </w:r>
      <w:r w:rsidR="00204442">
        <w:rPr>
          <w:rFonts w:ascii="Times New Roman" w:eastAsia="Times New Roman" w:hAnsi="Times New Roman" w:cs="Times New Roman"/>
          <w:sz w:val="24"/>
          <w:szCs w:val="24"/>
        </w:rPr>
        <w:t xml:space="preserve"> as a learned cue, </w:t>
      </w:r>
      <w:r w:rsidR="00E6793D">
        <w:rPr>
          <w:rFonts w:ascii="Times New Roman" w:eastAsia="Times New Roman" w:hAnsi="Times New Roman" w:cs="Times New Roman"/>
          <w:sz w:val="24"/>
          <w:szCs w:val="24"/>
        </w:rPr>
        <w:t>assuming</w:t>
      </w:r>
      <w:r w:rsidR="00715485">
        <w:rPr>
          <w:rFonts w:ascii="Times New Roman" w:eastAsia="Times New Roman" w:hAnsi="Times New Roman" w:cs="Times New Roman"/>
          <w:sz w:val="24"/>
          <w:szCs w:val="24"/>
        </w:rPr>
        <w:t xml:space="preserve"> </w:t>
      </w:r>
      <w:r w:rsidR="009A64E1">
        <w:rPr>
          <w:rFonts w:ascii="Times New Roman" w:eastAsia="Times New Roman" w:hAnsi="Times New Roman" w:cs="Times New Roman"/>
          <w:sz w:val="24"/>
          <w:szCs w:val="24"/>
        </w:rPr>
        <w:t xml:space="preserve">choices </w:t>
      </w:r>
      <w:r w:rsidR="00204F72">
        <w:rPr>
          <w:rFonts w:ascii="Times New Roman" w:eastAsia="Times New Roman" w:hAnsi="Times New Roman" w:cs="Times New Roman"/>
          <w:sz w:val="24"/>
          <w:szCs w:val="24"/>
        </w:rPr>
        <w:t xml:space="preserve">were shaped by signal-associated </w:t>
      </w:r>
      <w:r w:rsidR="00354DB5">
        <w:rPr>
          <w:rFonts w:ascii="Times New Roman" w:eastAsia="Times New Roman" w:hAnsi="Times New Roman" w:cs="Times New Roman"/>
          <w:sz w:val="24"/>
          <w:szCs w:val="24"/>
        </w:rPr>
        <w:t xml:space="preserve">preferences </w:t>
      </w:r>
      <w:r w:rsidR="00204F72">
        <w:rPr>
          <w:rFonts w:ascii="Times New Roman" w:eastAsia="Times New Roman" w:hAnsi="Times New Roman" w:cs="Times New Roman"/>
          <w:sz w:val="24"/>
          <w:szCs w:val="24"/>
        </w:rPr>
        <w:t xml:space="preserve">rather than </w:t>
      </w:r>
      <w:r w:rsidR="00354DB5">
        <w:rPr>
          <w:rFonts w:ascii="Times New Roman" w:eastAsia="Times New Roman" w:hAnsi="Times New Roman" w:cs="Times New Roman"/>
          <w:sz w:val="24"/>
          <w:szCs w:val="24"/>
        </w:rPr>
        <w:t xml:space="preserve">by additional </w:t>
      </w:r>
      <w:r w:rsidR="00204F72">
        <w:rPr>
          <w:rFonts w:ascii="Times New Roman" w:eastAsia="Times New Roman" w:hAnsi="Times New Roman" w:cs="Times New Roman"/>
          <w:sz w:val="24"/>
          <w:szCs w:val="24"/>
        </w:rPr>
        <w:t xml:space="preserve">temporal costs (see Methods). </w:t>
      </w:r>
    </w:p>
    <w:p w14:paraId="10EC5AD3" w14:textId="079B5C57" w:rsidR="000530E0" w:rsidRDefault="00F33C9A" w:rsidP="001C23F6">
      <w:pPr>
        <w:shd w:val="clear" w:color="auto" w:fill="FFFFFF"/>
        <w:spacing w:after="0" w:line="480" w:lineRule="auto"/>
        <w:rPr>
          <w:rFonts w:ascii="Times New Roman" w:eastAsia="Times New Roman" w:hAnsi="Times New Roman" w:cs="Times New Roman"/>
          <w:sz w:val="24"/>
          <w:szCs w:val="24"/>
        </w:rPr>
      </w:pPr>
      <w:commentRangeStart w:id="89"/>
      <w:commentRangeStart w:id="90"/>
      <w:r>
        <w:rPr>
          <w:rFonts w:ascii="Times New Roman" w:eastAsia="Times New Roman" w:hAnsi="Times New Roman" w:cs="Times New Roman"/>
          <w:sz w:val="24"/>
          <w:szCs w:val="24"/>
        </w:rPr>
        <w:t xml:space="preserve">Model comparison revealed that </w:t>
      </w:r>
      <w:r w:rsidR="000530E0" w:rsidRPr="000530E0">
        <w:rPr>
          <w:rFonts w:ascii="Times New Roman" w:eastAsia="Times New Roman" w:hAnsi="Times New Roman" w:cs="Times New Roman"/>
          <w:sz w:val="24"/>
          <w:szCs w:val="24"/>
        </w:rPr>
        <w:t>Monkey 1</w:t>
      </w:r>
      <w:r w:rsidR="001902F1">
        <w:rPr>
          <w:rFonts w:ascii="Times New Roman" w:eastAsia="Times New Roman" w:hAnsi="Times New Roman" w:cs="Times New Roman"/>
          <w:sz w:val="24"/>
          <w:szCs w:val="24"/>
        </w:rPr>
        <w:t>’s behavior</w:t>
      </w:r>
      <w:r w:rsidR="000530E0" w:rsidRPr="000530E0">
        <w:rPr>
          <w:rFonts w:ascii="Times New Roman" w:eastAsia="Times New Roman" w:hAnsi="Times New Roman" w:cs="Times New Roman"/>
          <w:sz w:val="24"/>
          <w:szCs w:val="24"/>
        </w:rPr>
        <w:t xml:space="preserve"> </w:t>
      </w:r>
      <w:r w:rsidR="001902F1">
        <w:rPr>
          <w:rFonts w:ascii="Times New Roman" w:eastAsia="Times New Roman" w:hAnsi="Times New Roman" w:cs="Times New Roman"/>
          <w:sz w:val="24"/>
          <w:szCs w:val="24"/>
        </w:rPr>
        <w:t>wa</w:t>
      </w:r>
      <w:r w:rsidR="000530E0" w:rsidRPr="000530E0">
        <w:rPr>
          <w:rFonts w:ascii="Times New Roman" w:eastAsia="Times New Roman" w:hAnsi="Times New Roman" w:cs="Times New Roman"/>
          <w:sz w:val="24"/>
          <w:szCs w:val="24"/>
        </w:rPr>
        <w:t xml:space="preserve">s best explained by </w:t>
      </w:r>
      <w:r w:rsidR="00303D8C">
        <w:rPr>
          <w:rFonts w:ascii="Times New Roman" w:eastAsia="Times New Roman" w:hAnsi="Times New Roman" w:cs="Times New Roman"/>
          <w:sz w:val="24"/>
          <w:szCs w:val="24"/>
        </w:rPr>
        <w:t>the</w:t>
      </w:r>
      <w:r w:rsidR="000530E0" w:rsidRPr="000530E0">
        <w:rPr>
          <w:rFonts w:ascii="Times New Roman" w:eastAsia="Times New Roman" w:hAnsi="Times New Roman" w:cs="Times New Roman"/>
          <w:sz w:val="24"/>
          <w:szCs w:val="24"/>
        </w:rPr>
        <w:t xml:space="preserve"> full temporal discounting model</w:t>
      </w:r>
      <w:r w:rsidR="00A53FEF">
        <w:rPr>
          <w:rFonts w:ascii="Times New Roman" w:eastAsia="Times New Roman" w:hAnsi="Times New Roman" w:cs="Times New Roman"/>
          <w:sz w:val="24"/>
          <w:szCs w:val="24"/>
        </w:rPr>
        <w:t xml:space="preserve"> (Fig. </w:t>
      </w:r>
      <w:r w:rsidR="00C52090">
        <w:rPr>
          <w:rFonts w:ascii="Times New Roman" w:eastAsia="Times New Roman" w:hAnsi="Times New Roman" w:cs="Times New Roman"/>
          <w:sz w:val="24"/>
          <w:szCs w:val="24"/>
        </w:rPr>
        <w:t>6</w:t>
      </w:r>
      <w:r w:rsidR="003744CA">
        <w:rPr>
          <w:rFonts w:ascii="Times New Roman" w:eastAsia="Times New Roman" w:hAnsi="Times New Roman" w:cs="Times New Roman"/>
          <w:sz w:val="24"/>
          <w:szCs w:val="24"/>
        </w:rPr>
        <w:t>A</w:t>
      </w:r>
      <w:r w:rsidR="00A53FEF">
        <w:rPr>
          <w:rFonts w:ascii="Times New Roman" w:eastAsia="Times New Roman" w:hAnsi="Times New Roman" w:cs="Times New Roman"/>
          <w:sz w:val="24"/>
          <w:szCs w:val="24"/>
        </w:rPr>
        <w:t>&amp;</w:t>
      </w:r>
      <w:r w:rsidR="003744CA">
        <w:rPr>
          <w:rFonts w:ascii="Times New Roman" w:eastAsia="Times New Roman" w:hAnsi="Times New Roman" w:cs="Times New Roman"/>
          <w:sz w:val="24"/>
          <w:szCs w:val="24"/>
        </w:rPr>
        <w:t>C</w:t>
      </w:r>
      <w:r w:rsidR="00A53FEF">
        <w:rPr>
          <w:rFonts w:ascii="Times New Roman" w:eastAsia="Times New Roman" w:hAnsi="Times New Roman" w:cs="Times New Roman"/>
          <w:sz w:val="24"/>
          <w:szCs w:val="24"/>
        </w:rPr>
        <w:t>)</w:t>
      </w:r>
      <w:r w:rsidR="001902F1">
        <w:rPr>
          <w:rFonts w:ascii="Times New Roman" w:eastAsia="Times New Roman" w:hAnsi="Times New Roman" w:cs="Times New Roman"/>
          <w:sz w:val="24"/>
          <w:szCs w:val="24"/>
        </w:rPr>
        <w:t>, suggesting integration of both offer and go-signal timing into value computation</w:t>
      </w:r>
      <w:r w:rsidR="007D2626">
        <w:rPr>
          <w:rFonts w:ascii="Times New Roman" w:eastAsia="Times New Roman" w:hAnsi="Times New Roman" w:cs="Times New Roman"/>
          <w:sz w:val="24"/>
          <w:szCs w:val="24"/>
        </w:rPr>
        <w:t>s</w:t>
      </w:r>
      <w:r w:rsidR="00ED3B3D">
        <w:rPr>
          <w:rFonts w:ascii="Times New Roman" w:eastAsia="Times New Roman" w:hAnsi="Times New Roman" w:cs="Times New Roman"/>
          <w:sz w:val="24"/>
          <w:szCs w:val="24"/>
        </w:rPr>
        <w:t>.</w:t>
      </w:r>
      <w:r w:rsidR="00DE6D8B">
        <w:rPr>
          <w:rFonts w:ascii="Times New Roman" w:eastAsia="Times New Roman" w:hAnsi="Times New Roman" w:cs="Times New Roman"/>
          <w:color w:val="FF0000"/>
          <w:sz w:val="24"/>
          <w:szCs w:val="24"/>
        </w:rPr>
        <w:t xml:space="preserve"> </w:t>
      </w:r>
      <w:r w:rsidR="004F66BA">
        <w:rPr>
          <w:rFonts w:ascii="Times New Roman" w:eastAsia="Times New Roman" w:hAnsi="Times New Roman" w:cs="Times New Roman"/>
          <w:sz w:val="24"/>
          <w:szCs w:val="24"/>
        </w:rPr>
        <w:t xml:space="preserve">In contrast, </w:t>
      </w:r>
      <w:r w:rsidR="000530E0" w:rsidRPr="000530E0">
        <w:rPr>
          <w:rFonts w:ascii="Times New Roman" w:eastAsia="Times New Roman" w:hAnsi="Times New Roman" w:cs="Times New Roman"/>
          <w:sz w:val="24"/>
          <w:szCs w:val="24"/>
        </w:rPr>
        <w:t>Monkey 2</w:t>
      </w:r>
      <w:r w:rsidR="009E12C6">
        <w:rPr>
          <w:rFonts w:ascii="Times New Roman" w:eastAsia="Times New Roman" w:hAnsi="Times New Roman" w:cs="Times New Roman"/>
          <w:sz w:val="24"/>
          <w:szCs w:val="24"/>
        </w:rPr>
        <w:t>’s behavior</w:t>
      </w:r>
      <w:r w:rsidR="000530E0">
        <w:rPr>
          <w:rFonts w:ascii="Times New Roman" w:eastAsia="Times New Roman" w:hAnsi="Times New Roman" w:cs="Times New Roman"/>
          <w:sz w:val="24"/>
          <w:szCs w:val="24"/>
        </w:rPr>
        <w:t xml:space="preserve"> </w:t>
      </w:r>
      <w:r w:rsidR="009E12C6">
        <w:rPr>
          <w:rFonts w:ascii="Times New Roman" w:eastAsia="Times New Roman" w:hAnsi="Times New Roman" w:cs="Times New Roman"/>
          <w:sz w:val="24"/>
          <w:szCs w:val="24"/>
        </w:rPr>
        <w:t>fit the</w:t>
      </w:r>
      <w:r w:rsidR="00811E90">
        <w:rPr>
          <w:rFonts w:ascii="Times New Roman" w:eastAsia="Times New Roman" w:hAnsi="Times New Roman" w:cs="Times New Roman"/>
          <w:sz w:val="24"/>
          <w:szCs w:val="24"/>
        </w:rPr>
        <w:t xml:space="preserve"> </w:t>
      </w:r>
      <w:r w:rsidR="00303D8C">
        <w:rPr>
          <w:rFonts w:ascii="Times New Roman" w:eastAsia="Times New Roman" w:hAnsi="Times New Roman" w:cs="Times New Roman"/>
          <w:sz w:val="24"/>
          <w:szCs w:val="24"/>
        </w:rPr>
        <w:t>bias</w:t>
      </w:r>
      <w:r w:rsidR="000530E0" w:rsidRPr="000530E0">
        <w:rPr>
          <w:rFonts w:ascii="Times New Roman" w:eastAsia="Times New Roman" w:hAnsi="Times New Roman" w:cs="Times New Roman"/>
          <w:sz w:val="24"/>
          <w:szCs w:val="24"/>
        </w:rPr>
        <w:t xml:space="preserve"> </w:t>
      </w:r>
      <w:r w:rsidR="003744CA" w:rsidRPr="000530E0">
        <w:rPr>
          <w:rFonts w:ascii="Times New Roman" w:eastAsia="Times New Roman" w:hAnsi="Times New Roman" w:cs="Times New Roman"/>
          <w:sz w:val="24"/>
          <w:szCs w:val="24"/>
        </w:rPr>
        <w:t>model</w:t>
      </w:r>
      <w:r w:rsidR="003744CA">
        <w:rPr>
          <w:rFonts w:ascii="Times New Roman" w:eastAsia="Times New Roman" w:hAnsi="Times New Roman" w:cs="Times New Roman"/>
          <w:sz w:val="24"/>
          <w:szCs w:val="24"/>
        </w:rPr>
        <w:t xml:space="preserve"> (</w:t>
      </w:r>
      <w:r w:rsidR="00A570EC">
        <w:rPr>
          <w:rFonts w:ascii="Times New Roman" w:eastAsia="Times New Roman" w:hAnsi="Times New Roman" w:cs="Times New Roman"/>
          <w:sz w:val="24"/>
          <w:szCs w:val="24"/>
        </w:rPr>
        <w:t xml:space="preserve">Fig. </w:t>
      </w:r>
      <w:r w:rsidR="000B2AE6">
        <w:rPr>
          <w:rFonts w:ascii="Times New Roman" w:eastAsia="Times New Roman" w:hAnsi="Times New Roman" w:cs="Times New Roman"/>
          <w:sz w:val="24"/>
          <w:szCs w:val="24"/>
        </w:rPr>
        <w:t>6</w:t>
      </w:r>
      <w:r w:rsidR="003744CA">
        <w:rPr>
          <w:rFonts w:ascii="Times New Roman" w:eastAsia="Times New Roman" w:hAnsi="Times New Roman" w:cs="Times New Roman"/>
          <w:sz w:val="24"/>
          <w:szCs w:val="24"/>
        </w:rPr>
        <w:t>B</w:t>
      </w:r>
      <w:r w:rsidR="004E5786">
        <w:rPr>
          <w:rFonts w:ascii="Times New Roman" w:eastAsia="Times New Roman" w:hAnsi="Times New Roman" w:cs="Times New Roman"/>
          <w:sz w:val="24"/>
          <w:szCs w:val="24"/>
        </w:rPr>
        <w:t>&amp;</w:t>
      </w:r>
      <w:r w:rsidR="003744CA">
        <w:rPr>
          <w:rFonts w:ascii="Times New Roman" w:eastAsia="Times New Roman" w:hAnsi="Times New Roman" w:cs="Times New Roman"/>
          <w:sz w:val="24"/>
          <w:szCs w:val="24"/>
        </w:rPr>
        <w:t>D</w:t>
      </w:r>
      <w:r w:rsidR="000530E0" w:rsidRPr="000530E0">
        <w:rPr>
          <w:rFonts w:ascii="Times New Roman" w:eastAsia="Times New Roman" w:hAnsi="Times New Roman" w:cs="Times New Roman"/>
          <w:sz w:val="24"/>
          <w:szCs w:val="24"/>
        </w:rPr>
        <w:t>)</w:t>
      </w:r>
      <w:r w:rsidR="009E12C6">
        <w:rPr>
          <w:rFonts w:ascii="Times New Roman" w:eastAsia="Times New Roman" w:hAnsi="Times New Roman" w:cs="Times New Roman"/>
          <w:sz w:val="24"/>
          <w:szCs w:val="24"/>
        </w:rPr>
        <w:t>, reflecting a strong preferen</w:t>
      </w:r>
      <w:r w:rsidR="006A3BF2">
        <w:rPr>
          <w:rFonts w:ascii="Times New Roman" w:eastAsia="Times New Roman" w:hAnsi="Times New Roman" w:cs="Times New Roman"/>
          <w:sz w:val="24"/>
          <w:szCs w:val="24"/>
        </w:rPr>
        <w:t xml:space="preserve">ce for the purple signal independent of </w:t>
      </w:r>
      <w:r w:rsidR="00283859">
        <w:rPr>
          <w:rFonts w:ascii="Times New Roman" w:eastAsia="Times New Roman" w:hAnsi="Times New Roman" w:cs="Times New Roman"/>
          <w:sz w:val="24"/>
          <w:szCs w:val="24"/>
        </w:rPr>
        <w:t xml:space="preserve">any </w:t>
      </w:r>
      <w:r w:rsidR="006A3BF2">
        <w:rPr>
          <w:rFonts w:ascii="Times New Roman" w:eastAsia="Times New Roman" w:hAnsi="Times New Roman" w:cs="Times New Roman"/>
          <w:sz w:val="24"/>
          <w:szCs w:val="24"/>
        </w:rPr>
        <w:t>waiting cost.</w:t>
      </w:r>
      <w:r w:rsidR="00A92DA7">
        <w:rPr>
          <w:rFonts w:ascii="Times New Roman" w:eastAsia="Times New Roman" w:hAnsi="Times New Roman" w:cs="Times New Roman"/>
          <w:sz w:val="24"/>
          <w:szCs w:val="24"/>
        </w:rPr>
        <w:t xml:space="preserve"> </w:t>
      </w:r>
      <w:commentRangeEnd w:id="89"/>
      <w:r w:rsidR="00F0537D">
        <w:rPr>
          <w:rStyle w:val="CommentReference"/>
        </w:rPr>
        <w:commentReference w:id="89"/>
      </w:r>
      <w:commentRangeEnd w:id="90"/>
      <w:r w:rsidR="00D721A9">
        <w:rPr>
          <w:rStyle w:val="CommentReference"/>
        </w:rPr>
        <w:commentReference w:id="90"/>
      </w:r>
    </w:p>
    <w:p w14:paraId="00F1CB48" w14:textId="77777777" w:rsidR="0088424A" w:rsidRDefault="0088424A" w:rsidP="005457B4">
      <w:pPr>
        <w:shd w:val="clear" w:color="auto" w:fill="FFFFFF"/>
        <w:spacing w:after="0" w:line="480" w:lineRule="auto"/>
        <w:rPr>
          <w:rFonts w:ascii="Times New Roman" w:eastAsia="Times New Roman" w:hAnsi="Times New Roman" w:cs="Times New Roman"/>
          <w:i/>
          <w:sz w:val="24"/>
          <w:szCs w:val="24"/>
        </w:rPr>
      </w:pPr>
    </w:p>
    <w:p w14:paraId="48283BF3" w14:textId="7C4A5E3B" w:rsidR="00413780" w:rsidRPr="00314E2C" w:rsidRDefault="00E133A8" w:rsidP="00956E97">
      <w:pPr>
        <w:shd w:val="clear" w:color="auto" w:fill="FFFFFF"/>
        <w:spacing w:after="0" w:line="480" w:lineRule="auto"/>
        <w:rPr>
          <w:rFonts w:ascii="Times New Roman" w:eastAsia="Times New Roman" w:hAnsi="Times New Roman" w:cs="Times New Roman"/>
          <w:b/>
          <w:i/>
          <w:iCs/>
          <w:sz w:val="24"/>
          <w:szCs w:val="24"/>
        </w:rPr>
      </w:pPr>
      <w:r w:rsidRPr="00314E2C">
        <w:rPr>
          <w:rFonts w:ascii="Times New Roman" w:eastAsia="Times New Roman" w:hAnsi="Times New Roman" w:cs="Times New Roman"/>
          <w:b/>
          <w:i/>
          <w:iCs/>
          <w:sz w:val="24"/>
          <w:szCs w:val="24"/>
        </w:rPr>
        <w:t xml:space="preserve">4. </w:t>
      </w:r>
      <w:r w:rsidR="00EF6259" w:rsidRPr="00EF6259">
        <w:rPr>
          <w:rFonts w:ascii="Times New Roman" w:eastAsia="Times New Roman" w:hAnsi="Times New Roman" w:cs="Times New Roman"/>
          <w:b/>
          <w:i/>
          <w:iCs/>
          <w:sz w:val="24"/>
          <w:szCs w:val="24"/>
        </w:rPr>
        <w:t>Neural signatures of go-signal timing and value integration</w:t>
      </w:r>
    </w:p>
    <w:p w14:paraId="6D1CA248" w14:textId="2177B9FB" w:rsidR="00413780" w:rsidRPr="005D1BEE" w:rsidRDefault="00413780" w:rsidP="00413780">
      <w:pPr>
        <w:pBdr>
          <w:top w:val="nil"/>
          <w:left w:val="nil"/>
          <w:bottom w:val="nil"/>
          <w:right w:val="nil"/>
          <w:between w:val="nil"/>
        </w:pBdr>
        <w:spacing w:after="0" w:line="480" w:lineRule="auto"/>
        <w:rPr>
          <w:rFonts w:ascii="Times New Roman" w:hAnsi="Times New Roman" w:cs="Times New Roman"/>
          <w:sz w:val="24"/>
          <w:szCs w:val="24"/>
        </w:rPr>
      </w:pPr>
      <w:r>
        <w:rPr>
          <w:rFonts w:ascii="Times New Roman" w:hAnsi="Times New Roman" w:cs="Times New Roman"/>
          <w:bCs/>
          <w:sz w:val="24"/>
          <w:szCs w:val="24"/>
        </w:rPr>
        <w:t xml:space="preserve">The two-step go-signal design </w:t>
      </w:r>
      <w:r w:rsidR="000B600B">
        <w:rPr>
          <w:rFonts w:ascii="Times New Roman" w:hAnsi="Times New Roman" w:cs="Times New Roman"/>
          <w:bCs/>
          <w:sz w:val="24"/>
          <w:szCs w:val="24"/>
        </w:rPr>
        <w:t>provided an</w:t>
      </w:r>
      <w:r w:rsidR="003400B0">
        <w:rPr>
          <w:rFonts w:ascii="Times New Roman" w:hAnsi="Times New Roman" w:cs="Times New Roman"/>
          <w:bCs/>
          <w:sz w:val="24"/>
          <w:szCs w:val="24"/>
        </w:rPr>
        <w:t xml:space="preserve"> opportunity </w:t>
      </w:r>
      <w:r w:rsidRPr="005D1BEE">
        <w:rPr>
          <w:rFonts w:ascii="Times New Roman" w:hAnsi="Times New Roman" w:cs="Times New Roman"/>
          <w:bCs/>
          <w:sz w:val="24"/>
          <w:szCs w:val="24"/>
        </w:rPr>
        <w:t xml:space="preserve">to </w:t>
      </w:r>
      <w:r w:rsidR="003400B0">
        <w:rPr>
          <w:rFonts w:ascii="Times New Roman" w:hAnsi="Times New Roman" w:cs="Times New Roman"/>
          <w:bCs/>
          <w:sz w:val="24"/>
          <w:szCs w:val="24"/>
        </w:rPr>
        <w:t>test</w:t>
      </w:r>
      <w:r w:rsidR="003400B0" w:rsidRPr="005D1BEE">
        <w:rPr>
          <w:rFonts w:ascii="Times New Roman" w:hAnsi="Times New Roman" w:cs="Times New Roman"/>
          <w:bCs/>
          <w:sz w:val="24"/>
          <w:szCs w:val="24"/>
        </w:rPr>
        <w:t xml:space="preserve"> </w:t>
      </w:r>
      <w:r w:rsidRPr="005D1BEE">
        <w:rPr>
          <w:rFonts w:ascii="Times New Roman" w:hAnsi="Times New Roman" w:cs="Times New Roman"/>
          <w:bCs/>
          <w:sz w:val="24"/>
          <w:szCs w:val="24"/>
        </w:rPr>
        <w:t xml:space="preserve">how </w:t>
      </w:r>
      <w:r w:rsidR="003400B0">
        <w:rPr>
          <w:rFonts w:ascii="Times New Roman" w:hAnsi="Times New Roman" w:cs="Times New Roman"/>
          <w:bCs/>
          <w:sz w:val="24"/>
          <w:szCs w:val="24"/>
        </w:rPr>
        <w:t xml:space="preserve">the timing </w:t>
      </w:r>
      <w:r w:rsidR="00C275AC">
        <w:rPr>
          <w:rFonts w:ascii="Times New Roman" w:hAnsi="Times New Roman" w:cs="Times New Roman"/>
          <w:bCs/>
          <w:sz w:val="24"/>
          <w:szCs w:val="24"/>
        </w:rPr>
        <w:t xml:space="preserve">of </w:t>
      </w:r>
      <w:r w:rsidR="003400B0">
        <w:rPr>
          <w:rFonts w:ascii="Times New Roman" w:hAnsi="Times New Roman" w:cs="Times New Roman"/>
          <w:bCs/>
          <w:sz w:val="24"/>
          <w:szCs w:val="24"/>
        </w:rPr>
        <w:t>when a choice c</w:t>
      </w:r>
      <w:r w:rsidR="00C275AC">
        <w:rPr>
          <w:rFonts w:ascii="Times New Roman" w:hAnsi="Times New Roman" w:cs="Times New Roman"/>
          <w:bCs/>
          <w:sz w:val="24"/>
          <w:szCs w:val="24"/>
        </w:rPr>
        <w:t xml:space="preserve">ould </w:t>
      </w:r>
      <w:r w:rsidR="003400B0">
        <w:rPr>
          <w:rFonts w:ascii="Times New Roman" w:hAnsi="Times New Roman" w:cs="Times New Roman"/>
          <w:bCs/>
          <w:sz w:val="24"/>
          <w:szCs w:val="24"/>
        </w:rPr>
        <w:t>be made interacts with the integration of reward and delay in shaping value signals in dlPFC</w:t>
      </w:r>
      <w:r w:rsidR="001454FD">
        <w:rPr>
          <w:rFonts w:ascii="Times New Roman" w:hAnsi="Times New Roman" w:cs="Times New Roman"/>
          <w:bCs/>
          <w:sz w:val="24"/>
          <w:szCs w:val="24"/>
        </w:rPr>
        <w:t xml:space="preserve"> neural activity</w:t>
      </w:r>
      <w:r w:rsidR="003400B0">
        <w:rPr>
          <w:rFonts w:ascii="Times New Roman" w:hAnsi="Times New Roman" w:cs="Times New Roman"/>
          <w:bCs/>
          <w:sz w:val="24"/>
          <w:szCs w:val="24"/>
        </w:rPr>
        <w:t xml:space="preserve">. </w:t>
      </w:r>
    </w:p>
    <w:p w14:paraId="27206963" w14:textId="77777777" w:rsidR="005B3F80" w:rsidRDefault="00956E97" w:rsidP="00956E97">
      <w:pPr>
        <w:shd w:val="clear" w:color="auto" w:fill="FFFFFF"/>
        <w:spacing w:after="0" w:line="480" w:lineRule="auto"/>
        <w:rPr>
          <w:rFonts w:ascii="Times New Roman" w:eastAsia="Times New Roman" w:hAnsi="Times New Roman" w:cs="Times New Roman"/>
          <w:sz w:val="24"/>
          <w:szCs w:val="24"/>
        </w:rPr>
      </w:pPr>
      <w:r w:rsidRPr="002E7BB2">
        <w:rPr>
          <w:rFonts w:ascii="Times New Roman" w:eastAsia="Times New Roman" w:hAnsi="Times New Roman" w:cs="Times New Roman"/>
          <w:sz w:val="24"/>
          <w:szCs w:val="24"/>
        </w:rPr>
        <w:t>We</w:t>
      </w:r>
      <w:r>
        <w:rPr>
          <w:rFonts w:ascii="Times New Roman" w:eastAsia="Times New Roman" w:hAnsi="Times New Roman" w:cs="Times New Roman"/>
          <w:sz w:val="24"/>
          <w:szCs w:val="24"/>
        </w:rPr>
        <w:t xml:space="preserve"> investigated</w:t>
      </w:r>
      <w:r w:rsidRPr="002E7BB2">
        <w:rPr>
          <w:rFonts w:ascii="Times New Roman" w:eastAsia="Times New Roman" w:hAnsi="Times New Roman" w:cs="Times New Roman"/>
          <w:sz w:val="24"/>
          <w:szCs w:val="24"/>
        </w:rPr>
        <w:t xml:space="preserve"> how</w:t>
      </w:r>
      <w:r>
        <w:rPr>
          <w:rFonts w:ascii="Times New Roman" w:eastAsia="Times New Roman" w:hAnsi="Times New Roman" w:cs="Times New Roman"/>
          <w:sz w:val="24"/>
          <w:szCs w:val="24"/>
        </w:rPr>
        <w:t xml:space="preserve"> the</w:t>
      </w:r>
      <w:r w:rsidR="007D1689">
        <w:rPr>
          <w:rFonts w:ascii="Times New Roman" w:eastAsia="Times New Roman" w:hAnsi="Times New Roman" w:cs="Times New Roman"/>
          <w:sz w:val="24"/>
          <w:szCs w:val="24"/>
        </w:rPr>
        <w:t xml:space="preserve"> neural</w:t>
      </w:r>
      <w:r>
        <w:rPr>
          <w:rFonts w:ascii="Times New Roman" w:eastAsia="Times New Roman" w:hAnsi="Times New Roman" w:cs="Times New Roman"/>
          <w:sz w:val="24"/>
          <w:szCs w:val="24"/>
        </w:rPr>
        <w:t xml:space="preserve"> encoding of</w:t>
      </w:r>
      <w:r w:rsidRPr="002E7BB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reward magnitude and delay </w:t>
      </w:r>
      <w:r w:rsidRPr="002E7BB2">
        <w:rPr>
          <w:rFonts w:ascii="Times New Roman" w:eastAsia="Times New Roman" w:hAnsi="Times New Roman" w:cs="Times New Roman"/>
          <w:sz w:val="24"/>
          <w:szCs w:val="24"/>
        </w:rPr>
        <w:t>change</w:t>
      </w:r>
      <w:r>
        <w:rPr>
          <w:rFonts w:ascii="Times New Roman" w:eastAsia="Times New Roman" w:hAnsi="Times New Roman" w:cs="Times New Roman"/>
          <w:sz w:val="24"/>
          <w:szCs w:val="24"/>
        </w:rPr>
        <w:t xml:space="preserve">d when the </w:t>
      </w:r>
      <w:r w:rsidRPr="002E7BB2">
        <w:rPr>
          <w:rFonts w:ascii="Times New Roman" w:eastAsia="Times New Roman" w:hAnsi="Times New Roman" w:cs="Times New Roman"/>
          <w:sz w:val="24"/>
          <w:szCs w:val="24"/>
        </w:rPr>
        <w:t>go-signal</w:t>
      </w:r>
      <w:r>
        <w:rPr>
          <w:rFonts w:ascii="Times New Roman" w:eastAsia="Times New Roman" w:hAnsi="Times New Roman" w:cs="Times New Roman"/>
          <w:sz w:val="24"/>
          <w:szCs w:val="24"/>
        </w:rPr>
        <w:t xml:space="preserve">s were also considered. </w:t>
      </w:r>
    </w:p>
    <w:p w14:paraId="1D25F664" w14:textId="7DBAE235" w:rsidR="00956E97" w:rsidRDefault="00956E97" w:rsidP="00956E97">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Monkey 1, we found that </w:t>
      </w:r>
      <w:r w:rsidR="00802839">
        <w:rPr>
          <w:rFonts w:ascii="Times New Roman" w:eastAsia="Times New Roman" w:hAnsi="Times New Roman" w:cs="Times New Roman"/>
          <w:sz w:val="24"/>
          <w:szCs w:val="24"/>
        </w:rPr>
        <w:t>the reward</w:t>
      </w:r>
      <w:r>
        <w:rPr>
          <w:rFonts w:ascii="Times New Roman" w:eastAsia="Times New Roman" w:hAnsi="Times New Roman" w:cs="Times New Roman"/>
          <w:sz w:val="24"/>
          <w:szCs w:val="24"/>
        </w:rPr>
        <w:t xml:space="preserve"> magnitude </w:t>
      </w:r>
      <w:r w:rsidR="00EA0B36">
        <w:rPr>
          <w:rFonts w:ascii="Times New Roman" w:eastAsia="Times New Roman" w:hAnsi="Times New Roman" w:cs="Times New Roman"/>
          <w:sz w:val="24"/>
          <w:szCs w:val="24"/>
        </w:rPr>
        <w:t xml:space="preserve">encoding </w:t>
      </w:r>
      <w:r w:rsidR="00841A1C">
        <w:rPr>
          <w:rFonts w:ascii="Times New Roman" w:eastAsia="Times New Roman" w:hAnsi="Times New Roman" w:cs="Times New Roman"/>
          <w:sz w:val="24"/>
          <w:szCs w:val="24"/>
        </w:rPr>
        <w:t xml:space="preserve">was </w:t>
      </w:r>
      <w:commentRangeStart w:id="91"/>
      <w:r w:rsidR="00841A1C">
        <w:rPr>
          <w:rFonts w:ascii="Times New Roman" w:eastAsia="Times New Roman" w:hAnsi="Times New Roman" w:cs="Times New Roman"/>
          <w:sz w:val="24"/>
          <w:szCs w:val="24"/>
        </w:rPr>
        <w:t xml:space="preserve">positively linearly correlated with the </w:t>
      </w:r>
      <w:r>
        <w:rPr>
          <w:rFonts w:ascii="Times New Roman" w:eastAsia="Times New Roman" w:hAnsi="Times New Roman" w:cs="Times New Roman"/>
          <w:sz w:val="24"/>
          <w:szCs w:val="24"/>
        </w:rPr>
        <w:t xml:space="preserve">encoding </w:t>
      </w:r>
      <w:r w:rsidR="00841A1C">
        <w:rPr>
          <w:rFonts w:ascii="Times New Roman" w:eastAsia="Times New Roman" w:hAnsi="Times New Roman" w:cs="Times New Roman"/>
          <w:sz w:val="24"/>
          <w:szCs w:val="24"/>
        </w:rPr>
        <w:t xml:space="preserve">of the </w:t>
      </w:r>
      <w:r w:rsidR="00802839">
        <w:rPr>
          <w:rFonts w:ascii="Times New Roman" w:eastAsia="Times New Roman" w:hAnsi="Times New Roman" w:cs="Times New Roman"/>
          <w:sz w:val="24"/>
          <w:szCs w:val="24"/>
        </w:rPr>
        <w:t>first go-signal</w:t>
      </w:r>
      <w:commentRangeEnd w:id="91"/>
      <w:r w:rsidR="00BF2D3B">
        <w:rPr>
          <w:rStyle w:val="CommentReference"/>
        </w:rPr>
        <w:commentReference w:id="91"/>
      </w:r>
      <w:r w:rsidR="0080283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(Fig. </w:t>
      </w:r>
      <w:r w:rsidR="000B2AE6">
        <w:rPr>
          <w:rFonts w:ascii="Times New Roman" w:eastAsia="Times New Roman" w:hAnsi="Times New Roman" w:cs="Times New Roman"/>
          <w:sz w:val="24"/>
          <w:szCs w:val="24"/>
        </w:rPr>
        <w:t>7</w:t>
      </w:r>
      <w:r>
        <w:rPr>
          <w:rFonts w:ascii="Times New Roman" w:eastAsia="Times New Roman" w:hAnsi="Times New Roman" w:cs="Times New Roman"/>
          <w:sz w:val="24"/>
          <w:szCs w:val="24"/>
        </w:rPr>
        <w:t>A)</w:t>
      </w:r>
      <w:r w:rsidR="00802839">
        <w:rPr>
          <w:rFonts w:ascii="Times New Roman" w:eastAsia="Times New Roman" w:hAnsi="Times New Roman" w:cs="Times New Roman"/>
          <w:sz w:val="24"/>
          <w:szCs w:val="24"/>
        </w:rPr>
        <w:t xml:space="preserve">. </w:t>
      </w:r>
      <w:r w:rsidR="00B72CB2" w:rsidRPr="00B72CB2">
        <w:rPr>
          <w:rFonts w:ascii="Times New Roman" w:eastAsia="Times New Roman" w:hAnsi="Times New Roman" w:cs="Times New Roman"/>
          <w:sz w:val="24"/>
          <w:szCs w:val="24"/>
        </w:rPr>
        <w:t>This suggests that the neural representation of reward magnitude was stronger when the animal had to wait longer before being allowed to act to accept an offer.</w:t>
      </w:r>
      <w:r w:rsidR="00B72CB2">
        <w:rPr>
          <w:rFonts w:ascii="Times New Roman" w:eastAsia="Times New Roman" w:hAnsi="Times New Roman" w:cs="Times New Roman"/>
          <w:sz w:val="24"/>
          <w:szCs w:val="24"/>
        </w:rPr>
        <w:t xml:space="preserve"> </w:t>
      </w:r>
      <w:r w:rsidRPr="00270387">
        <w:rPr>
          <w:rFonts w:ascii="Times New Roman" w:eastAsia="Times New Roman" w:hAnsi="Times New Roman" w:cs="Times New Roman"/>
          <w:sz w:val="24"/>
          <w:szCs w:val="24"/>
        </w:rPr>
        <w:t xml:space="preserve">In contrast, delay encoding </w:t>
      </w:r>
      <w:r w:rsidR="00B72CB2">
        <w:rPr>
          <w:rFonts w:ascii="Times New Roman" w:eastAsia="Times New Roman" w:hAnsi="Times New Roman" w:cs="Times New Roman"/>
          <w:sz w:val="24"/>
          <w:szCs w:val="24"/>
        </w:rPr>
        <w:t xml:space="preserve">negatively linearly correlated with the </w:t>
      </w:r>
      <w:r w:rsidR="00115FD7">
        <w:rPr>
          <w:rFonts w:ascii="Times New Roman" w:eastAsia="Times New Roman" w:hAnsi="Times New Roman" w:cs="Times New Roman"/>
          <w:sz w:val="24"/>
          <w:szCs w:val="24"/>
        </w:rPr>
        <w:t xml:space="preserve">first go-signal </w:t>
      </w:r>
      <w:r w:rsidR="00B72CB2">
        <w:rPr>
          <w:rFonts w:ascii="Times New Roman" w:eastAsia="Times New Roman" w:hAnsi="Times New Roman" w:cs="Times New Roman"/>
          <w:sz w:val="24"/>
          <w:szCs w:val="24"/>
        </w:rPr>
        <w:t>encoding</w:t>
      </w:r>
      <w:r w:rsidRPr="00270387">
        <w:rPr>
          <w:rFonts w:ascii="Times New Roman" w:eastAsia="Times New Roman" w:hAnsi="Times New Roman" w:cs="Times New Roman"/>
          <w:sz w:val="24"/>
          <w:szCs w:val="24"/>
        </w:rPr>
        <w:t xml:space="preserve">, consistent with a dynamic reweighting of value components based on anticipated wait time (Fig. </w:t>
      </w:r>
      <w:r w:rsidR="000B2AE6">
        <w:rPr>
          <w:rFonts w:ascii="Times New Roman" w:eastAsia="Times New Roman" w:hAnsi="Times New Roman" w:cs="Times New Roman"/>
          <w:sz w:val="24"/>
          <w:szCs w:val="24"/>
        </w:rPr>
        <w:t>7</w:t>
      </w:r>
      <w:r w:rsidRPr="00270387">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r w:rsidR="00193A00" w:rsidRPr="00193A00">
        <w:rPr>
          <w:rFonts w:ascii="Times New Roman" w:eastAsia="Times New Roman" w:hAnsi="Times New Roman" w:cs="Times New Roman"/>
          <w:sz w:val="24"/>
          <w:szCs w:val="24"/>
        </w:rPr>
        <w:t>In Monkey 2, no significant differences were found in neural encoding of reward magnitude or delay as a function of go-signal order (Fig. 7C-D).</w:t>
      </w:r>
      <w:del w:id="92" w:author="Mark Eldridge" w:date="2025-07-24T17:44:00Z" w16du:dateUtc="2025-07-24T16:44:00Z">
        <w:r w:rsidR="00193A00" w:rsidRPr="00193A00" w:rsidDel="00614F68">
          <w:rPr>
            <w:rFonts w:ascii="Times New Roman" w:eastAsia="Times New Roman" w:hAnsi="Times New Roman" w:cs="Times New Roman"/>
            <w:sz w:val="24"/>
            <w:szCs w:val="24"/>
          </w:rPr>
          <w:delText xml:space="preserve"> However, </w:delText>
        </w:r>
        <w:r w:rsidR="00193A00" w:rsidRPr="00193A00" w:rsidDel="00614F68">
          <w:rPr>
            <w:rFonts w:ascii="Times New Roman" w:eastAsia="Times New Roman" w:hAnsi="Times New Roman" w:cs="Times New Roman"/>
            <w:sz w:val="24"/>
            <w:szCs w:val="24"/>
          </w:rPr>
          <w:lastRenderedPageBreak/>
          <w:delText>there was a non-significant trend towards higher reward magnitude encoding when the first go-signal was yellow.</w:delText>
        </w:r>
      </w:del>
    </w:p>
    <w:p w14:paraId="47A8BA08" w14:textId="5D4E84F9" w:rsidR="00D24BE9" w:rsidRDefault="00D24BE9" w:rsidP="00D24BE9">
      <w:pPr>
        <w:shd w:val="clear" w:color="auto" w:fill="FFFFFF"/>
        <w:spacing w:after="0" w:line="480" w:lineRule="auto"/>
        <w:rPr>
          <w:rFonts w:ascii="Times New Roman" w:eastAsia="Times New Roman" w:hAnsi="Times New Roman" w:cs="Times New Roman"/>
          <w:sz w:val="24"/>
          <w:szCs w:val="24"/>
        </w:rPr>
      </w:pPr>
      <w:commentRangeStart w:id="93"/>
      <w:r w:rsidRPr="00D24BE9">
        <w:rPr>
          <w:rFonts w:ascii="Times New Roman" w:eastAsia="Times New Roman" w:hAnsi="Times New Roman" w:cs="Times New Roman"/>
          <w:sz w:val="24"/>
          <w:szCs w:val="24"/>
        </w:rPr>
        <w:t>These findings indicate that in Monkey 1, the timing</w:t>
      </w:r>
      <w:ins w:id="94" w:author="Mark Eldridge" w:date="2025-07-24T17:44:00Z" w16du:dateUtc="2025-07-24T16:44:00Z">
        <w:r w:rsidR="0041176F">
          <w:rPr>
            <w:rFonts w:ascii="Times New Roman" w:eastAsia="Times New Roman" w:hAnsi="Times New Roman" w:cs="Times New Roman"/>
            <w:sz w:val="24"/>
            <w:szCs w:val="24"/>
          </w:rPr>
          <w:t xml:space="preserve"> differenc</w:t>
        </w:r>
      </w:ins>
      <w:ins w:id="95" w:author="Mark Eldridge" w:date="2025-07-24T17:45:00Z" w16du:dateUtc="2025-07-24T16:45:00Z">
        <w:r w:rsidR="0041176F">
          <w:rPr>
            <w:rFonts w:ascii="Times New Roman" w:eastAsia="Times New Roman" w:hAnsi="Times New Roman" w:cs="Times New Roman"/>
            <w:sz w:val="24"/>
            <w:szCs w:val="24"/>
          </w:rPr>
          <w:t>es</w:t>
        </w:r>
      </w:ins>
      <w:r w:rsidRPr="00D24BE9">
        <w:rPr>
          <w:rFonts w:ascii="Times New Roman" w:eastAsia="Times New Roman" w:hAnsi="Times New Roman" w:cs="Times New Roman"/>
          <w:sz w:val="24"/>
          <w:szCs w:val="24"/>
        </w:rPr>
        <w:t xml:space="preserve"> imposed by the two-step go-signal sequence dynamically influenced the neural representation of offer value in the dlPFC, whereas in Monkey 2, such modulation was not evident.</w:t>
      </w:r>
      <w:commentRangeEnd w:id="93"/>
      <w:r w:rsidR="00945E80">
        <w:rPr>
          <w:rStyle w:val="CommentReference"/>
        </w:rPr>
        <w:commentReference w:id="93"/>
      </w:r>
    </w:p>
    <w:p w14:paraId="7731AC37" w14:textId="77777777" w:rsidR="00D24BE9" w:rsidRDefault="00D24BE9" w:rsidP="00956E97">
      <w:pPr>
        <w:shd w:val="clear" w:color="auto" w:fill="FFFFFF"/>
        <w:spacing w:after="0" w:line="480" w:lineRule="auto"/>
        <w:rPr>
          <w:rFonts w:ascii="Times New Roman" w:eastAsia="Times New Roman" w:hAnsi="Times New Roman" w:cs="Times New Roman"/>
          <w:sz w:val="24"/>
          <w:szCs w:val="24"/>
        </w:rPr>
      </w:pPr>
    </w:p>
    <w:p w14:paraId="546A1C00" w14:textId="77777777" w:rsidR="00956E97" w:rsidRDefault="00956E97" w:rsidP="00956E97">
      <w:pPr>
        <w:shd w:val="clear" w:color="auto" w:fill="FFFFFF"/>
        <w:spacing w:after="0" w:line="480" w:lineRule="auto"/>
        <w:jc w:val="center"/>
        <w:rPr>
          <w:rFonts w:ascii="Times New Roman" w:eastAsia="Times New Roman" w:hAnsi="Times New Roman" w:cs="Times New Roman"/>
          <w:sz w:val="24"/>
          <w:szCs w:val="24"/>
        </w:rPr>
      </w:pPr>
      <w:commentRangeStart w:id="96"/>
      <w:r>
        <w:rPr>
          <w:rFonts w:ascii="Times New Roman" w:eastAsia="Times New Roman" w:hAnsi="Times New Roman" w:cs="Times New Roman"/>
          <w:b/>
          <w:noProof/>
          <w:sz w:val="24"/>
          <w:szCs w:val="24"/>
        </w:rPr>
        <w:drawing>
          <wp:inline distT="0" distB="0" distL="0" distR="0" wp14:anchorId="6BBE6362" wp14:editId="01F792F4">
            <wp:extent cx="2972727" cy="2845558"/>
            <wp:effectExtent l="0" t="0" r="0" b="0"/>
            <wp:docPr id="489155607" name="Picture 6" descr="A group of graphs showing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09231" name="Picture 6" descr="A group of graphs showing different numbers&#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77388" cy="2850020"/>
                    </a:xfrm>
                    <a:prstGeom prst="rect">
                      <a:avLst/>
                    </a:prstGeom>
                    <a:noFill/>
                    <a:ln>
                      <a:noFill/>
                    </a:ln>
                  </pic:spPr>
                </pic:pic>
              </a:graphicData>
            </a:graphic>
          </wp:inline>
        </w:drawing>
      </w:r>
      <w:commentRangeEnd w:id="96"/>
      <w:r w:rsidR="000B2AE6">
        <w:rPr>
          <w:rStyle w:val="CommentReference"/>
        </w:rPr>
        <w:commentReference w:id="96"/>
      </w:r>
    </w:p>
    <w:p w14:paraId="44B27873" w14:textId="77777777" w:rsidR="00D24BE9" w:rsidRDefault="00D24BE9" w:rsidP="00956E97">
      <w:pPr>
        <w:shd w:val="clear" w:color="auto" w:fill="FFFFFF"/>
        <w:spacing w:after="0" w:line="480" w:lineRule="auto"/>
        <w:rPr>
          <w:rFonts w:ascii="Times New Roman" w:eastAsia="Times New Roman" w:hAnsi="Times New Roman" w:cs="Times New Roman"/>
          <w:sz w:val="24"/>
          <w:szCs w:val="24"/>
        </w:rPr>
      </w:pPr>
    </w:p>
    <w:p w14:paraId="7EAF7CB3" w14:textId="04E447E7" w:rsidR="00836527" w:rsidRPr="00BB6479" w:rsidRDefault="00EC6313" w:rsidP="00956E97">
      <w:pPr>
        <w:shd w:val="clear" w:color="auto" w:fill="FFFFFF"/>
        <w:spacing w:after="0" w:line="480" w:lineRule="auto"/>
        <w:rPr>
          <w:rFonts w:ascii="Times New Roman" w:eastAsia="Times New Roman" w:hAnsi="Times New Roman" w:cs="Times New Roman"/>
          <w:b/>
          <w:bCs/>
          <w:sz w:val="24"/>
          <w:szCs w:val="24"/>
        </w:rPr>
      </w:pPr>
      <w:r w:rsidRPr="00BB6479">
        <w:rPr>
          <w:rFonts w:ascii="Times New Roman" w:eastAsia="Times New Roman" w:hAnsi="Times New Roman" w:cs="Times New Roman"/>
          <w:b/>
          <w:bCs/>
          <w:sz w:val="24"/>
          <w:szCs w:val="24"/>
        </w:rPr>
        <w:t xml:space="preserve">5. </w:t>
      </w:r>
      <w:r w:rsidR="00567064" w:rsidRPr="00567064">
        <w:rPr>
          <w:rFonts w:ascii="Times New Roman" w:eastAsia="Times New Roman" w:hAnsi="Times New Roman" w:cs="Times New Roman"/>
          <w:b/>
          <w:bCs/>
          <w:i/>
          <w:iCs/>
          <w:sz w:val="24"/>
          <w:szCs w:val="24"/>
        </w:rPr>
        <w:t>Different single-neuron and population value coding across monkeys</w:t>
      </w:r>
    </w:p>
    <w:p w14:paraId="45BA62F7" w14:textId="77777777" w:rsidR="00C8626B" w:rsidRDefault="00C8626B" w:rsidP="00117504">
      <w:pPr>
        <w:shd w:val="clear" w:color="auto" w:fill="FFFFFF"/>
        <w:spacing w:after="0" w:line="480" w:lineRule="auto"/>
        <w:rPr>
          <w:rFonts w:ascii="Times New Roman" w:eastAsia="Times New Roman" w:hAnsi="Times New Roman" w:cs="Times New Roman"/>
          <w:color w:val="000000"/>
          <w:sz w:val="24"/>
          <w:szCs w:val="24"/>
        </w:rPr>
      </w:pPr>
      <w:r w:rsidRPr="00C8626B">
        <w:rPr>
          <w:rFonts w:ascii="Times New Roman" w:eastAsia="Times New Roman" w:hAnsi="Times New Roman" w:cs="Times New Roman"/>
          <w:color w:val="000000"/>
          <w:sz w:val="24"/>
          <w:szCs w:val="24"/>
        </w:rPr>
        <w:t xml:space="preserve">We examined whether the monkeys’ behavioral ranking of offers from lowest to highest value was reflected in individual neuron firing rates. </w:t>
      </w:r>
    </w:p>
    <w:p w14:paraId="01B031AD" w14:textId="556BAEA3" w:rsidR="004A2448" w:rsidRDefault="004A2448" w:rsidP="00117504">
      <w:pPr>
        <w:shd w:val="clear" w:color="auto" w:fill="FFFFFF"/>
        <w:spacing w:after="0" w:line="480" w:lineRule="auto"/>
        <w:rPr>
          <w:rFonts w:ascii="Times New Roman" w:eastAsia="Times New Roman" w:hAnsi="Times New Roman" w:cs="Times New Roman"/>
          <w:color w:val="000000"/>
          <w:sz w:val="24"/>
          <w:szCs w:val="24"/>
        </w:rPr>
      </w:pPr>
      <w:r w:rsidRPr="004A2448">
        <w:rPr>
          <w:rFonts w:ascii="Times New Roman" w:eastAsia="Times New Roman" w:hAnsi="Times New Roman" w:cs="Times New Roman"/>
          <w:color w:val="000000"/>
          <w:sz w:val="24"/>
          <w:szCs w:val="24"/>
        </w:rPr>
        <w:t xml:space="preserve">Specifically, we tested </w:t>
      </w:r>
      <w:del w:id="97" w:author="Mark Eldridge" w:date="2025-07-24T17:45:00Z" w16du:dateUtc="2025-07-24T16:45:00Z">
        <w:r w:rsidRPr="004A2448" w:rsidDel="0041176F">
          <w:rPr>
            <w:rFonts w:ascii="Times New Roman" w:eastAsia="Times New Roman" w:hAnsi="Times New Roman" w:cs="Times New Roman"/>
            <w:color w:val="000000"/>
            <w:sz w:val="24"/>
            <w:szCs w:val="24"/>
          </w:rPr>
          <w:delText xml:space="preserve">if </w:delText>
        </w:r>
      </w:del>
      <w:ins w:id="98" w:author="Mark Eldridge" w:date="2025-07-24T17:45:00Z" w16du:dateUtc="2025-07-24T16:45:00Z">
        <w:r w:rsidR="0041176F">
          <w:rPr>
            <w:rFonts w:ascii="Times New Roman" w:eastAsia="Times New Roman" w:hAnsi="Times New Roman" w:cs="Times New Roman"/>
            <w:color w:val="000000"/>
            <w:sz w:val="24"/>
            <w:szCs w:val="24"/>
          </w:rPr>
          <w:t>whether</w:t>
        </w:r>
        <w:r w:rsidR="0041176F" w:rsidRPr="004A2448">
          <w:rPr>
            <w:rFonts w:ascii="Times New Roman" w:eastAsia="Times New Roman" w:hAnsi="Times New Roman" w:cs="Times New Roman"/>
            <w:color w:val="000000"/>
            <w:sz w:val="24"/>
            <w:szCs w:val="24"/>
          </w:rPr>
          <w:t xml:space="preserve"> </w:t>
        </w:r>
      </w:ins>
      <w:r w:rsidRPr="004A2448">
        <w:rPr>
          <w:rFonts w:ascii="Times New Roman" w:eastAsia="Times New Roman" w:hAnsi="Times New Roman" w:cs="Times New Roman"/>
          <w:color w:val="000000"/>
          <w:sz w:val="24"/>
          <w:szCs w:val="24"/>
        </w:rPr>
        <w:t>neurons showed linear modulation of firing rate according to the discounted value of each offer</w:t>
      </w:r>
      <w:del w:id="99" w:author="Mark Eldridge" w:date="2025-07-24T17:45:00Z" w16du:dateUtc="2025-07-24T16:45:00Z">
        <w:r w:rsidRPr="004A2448" w:rsidDel="0085547C">
          <w:rPr>
            <w:rFonts w:ascii="Times New Roman" w:eastAsia="Times New Roman" w:hAnsi="Times New Roman" w:cs="Times New Roman"/>
            <w:color w:val="000000"/>
            <w:sz w:val="24"/>
            <w:szCs w:val="24"/>
          </w:rPr>
          <w:delText xml:space="preserve"> or if their responses were more idiosyncratic</w:delText>
        </w:r>
      </w:del>
      <w:r>
        <w:rPr>
          <w:rFonts w:ascii="Times New Roman" w:eastAsia="Times New Roman" w:hAnsi="Times New Roman" w:cs="Times New Roman"/>
          <w:color w:val="000000"/>
          <w:sz w:val="24"/>
          <w:szCs w:val="24"/>
        </w:rPr>
        <w:t>.</w:t>
      </w:r>
      <w:r w:rsidR="00E32FC1" w:rsidRPr="00E32FC1">
        <w:rPr>
          <w:rFonts w:ascii="Times New Roman" w:eastAsia="Times New Roman" w:hAnsi="Times New Roman" w:cs="Times New Roman"/>
          <w:color w:val="000000"/>
          <w:sz w:val="24"/>
          <w:szCs w:val="24"/>
        </w:rPr>
        <w:t xml:space="preserve"> </w:t>
      </w:r>
    </w:p>
    <w:p w14:paraId="336EC4FC" w14:textId="3FA3BB85" w:rsidR="00BD4E2C" w:rsidRDefault="00E32FC1" w:rsidP="00117504">
      <w:pPr>
        <w:shd w:val="clear" w:color="auto" w:fill="FFFFFF"/>
        <w:spacing w:after="0" w:line="480" w:lineRule="auto"/>
        <w:rPr>
          <w:rFonts w:ascii="Times New Roman" w:eastAsia="Times New Roman" w:hAnsi="Times New Roman" w:cs="Times New Roman"/>
          <w:color w:val="000000"/>
          <w:sz w:val="24"/>
          <w:szCs w:val="24"/>
        </w:rPr>
      </w:pPr>
      <w:r w:rsidRPr="00E32FC1">
        <w:rPr>
          <w:rFonts w:ascii="Times New Roman" w:eastAsia="Times New Roman" w:hAnsi="Times New Roman" w:cs="Times New Roman"/>
          <w:color w:val="000000"/>
          <w:sz w:val="24"/>
          <w:szCs w:val="24"/>
        </w:rPr>
        <w:t xml:space="preserve">In Monkey 1, </w:t>
      </w:r>
      <w:r w:rsidR="004A2448">
        <w:rPr>
          <w:rFonts w:ascii="Times New Roman" w:eastAsia="Times New Roman" w:hAnsi="Times New Roman" w:cs="Times New Roman"/>
          <w:color w:val="000000"/>
          <w:sz w:val="24"/>
          <w:szCs w:val="24"/>
        </w:rPr>
        <w:t>only</w:t>
      </w:r>
      <w:r w:rsidRPr="00E32FC1">
        <w:rPr>
          <w:rFonts w:ascii="Times New Roman" w:eastAsia="Times New Roman" w:hAnsi="Times New Roman" w:cs="Times New Roman"/>
          <w:color w:val="000000"/>
          <w:sz w:val="24"/>
          <w:szCs w:val="24"/>
        </w:rPr>
        <w:t xml:space="preserve"> 5 out of 63</w:t>
      </w:r>
      <w:r>
        <w:rPr>
          <w:rFonts w:ascii="Times New Roman" w:eastAsia="Times New Roman" w:hAnsi="Times New Roman" w:cs="Times New Roman"/>
          <w:color w:val="000000"/>
          <w:sz w:val="24"/>
          <w:szCs w:val="24"/>
        </w:rPr>
        <w:t xml:space="preserve"> </w:t>
      </w:r>
      <w:r w:rsidRPr="00E32FC1">
        <w:rPr>
          <w:rFonts w:ascii="Times New Roman" w:eastAsia="Times New Roman" w:hAnsi="Times New Roman" w:cs="Times New Roman"/>
          <w:color w:val="000000"/>
          <w:sz w:val="24"/>
          <w:szCs w:val="24"/>
        </w:rPr>
        <w:t>neurons</w:t>
      </w:r>
      <w:r w:rsidR="003E25AB">
        <w:rPr>
          <w:rFonts w:ascii="Times New Roman" w:eastAsia="Times New Roman" w:hAnsi="Times New Roman" w:cs="Times New Roman"/>
          <w:color w:val="000000"/>
          <w:sz w:val="24"/>
          <w:szCs w:val="24"/>
        </w:rPr>
        <w:t xml:space="preserve"> </w:t>
      </w:r>
      <w:r w:rsidR="004A2448">
        <w:rPr>
          <w:rFonts w:ascii="Times New Roman" w:eastAsia="Times New Roman" w:hAnsi="Times New Roman" w:cs="Times New Roman"/>
          <w:color w:val="000000"/>
          <w:sz w:val="24"/>
          <w:szCs w:val="24"/>
        </w:rPr>
        <w:t>(8%)</w:t>
      </w:r>
      <w:r w:rsidR="003E25AB">
        <w:rPr>
          <w:rFonts w:ascii="Times New Roman" w:eastAsia="Times New Roman" w:hAnsi="Times New Roman" w:cs="Times New Roman"/>
          <w:color w:val="000000"/>
          <w:sz w:val="24"/>
          <w:szCs w:val="24"/>
        </w:rPr>
        <w:t xml:space="preserve"> </w:t>
      </w:r>
      <w:r w:rsidR="003E25AB" w:rsidRPr="003E25AB">
        <w:rPr>
          <w:rFonts w:ascii="Times New Roman" w:eastAsia="Times New Roman" w:hAnsi="Times New Roman" w:cs="Times New Roman"/>
          <w:color w:val="000000"/>
          <w:sz w:val="24"/>
          <w:szCs w:val="24"/>
        </w:rPr>
        <w:t>displayed a significant linear correlation between spike count and discounted value derived from behavior.</w:t>
      </w:r>
      <w:r>
        <w:rPr>
          <w:rFonts w:ascii="Times New Roman" w:eastAsia="Times New Roman" w:hAnsi="Times New Roman" w:cs="Times New Roman"/>
          <w:color w:val="000000"/>
          <w:sz w:val="24"/>
          <w:szCs w:val="24"/>
        </w:rPr>
        <w:t xml:space="preserve"> </w:t>
      </w:r>
      <w:r w:rsidR="003E25AB" w:rsidRPr="003E25AB">
        <w:rPr>
          <w:rFonts w:ascii="Times New Roman" w:eastAsia="Times New Roman" w:hAnsi="Times New Roman" w:cs="Times New Roman"/>
          <w:color w:val="000000"/>
          <w:sz w:val="24"/>
          <w:szCs w:val="24"/>
        </w:rPr>
        <w:t>In contrast, Monkey 2 showed a higher proportion, with 35 out of 107 neurons (33%) exhibiting such linear coding.</w:t>
      </w:r>
      <w:r w:rsidR="006761A8" w:rsidRPr="006761A8">
        <w:t xml:space="preserve"> </w:t>
      </w:r>
      <w:r w:rsidR="00AE6CD0" w:rsidRPr="00AE6CD0">
        <w:rPr>
          <w:rFonts w:ascii="Times New Roman" w:eastAsia="Times New Roman" w:hAnsi="Times New Roman" w:cs="Times New Roman"/>
          <w:color w:val="000000"/>
          <w:sz w:val="24"/>
          <w:szCs w:val="24"/>
        </w:rPr>
        <w:t xml:space="preserve">This suggests that </w:t>
      </w:r>
      <w:r w:rsidR="00AE6CD0" w:rsidRPr="00AE6CD0">
        <w:rPr>
          <w:rFonts w:ascii="Times New Roman" w:eastAsia="Times New Roman" w:hAnsi="Times New Roman" w:cs="Times New Roman"/>
          <w:color w:val="000000"/>
          <w:sz w:val="24"/>
          <w:szCs w:val="24"/>
        </w:rPr>
        <w:lastRenderedPageBreak/>
        <w:t xml:space="preserve">Monkey 2’s dlPFC neurons encode </w:t>
      </w:r>
      <w:r w:rsidR="00554A19">
        <w:rPr>
          <w:rFonts w:ascii="Times New Roman" w:eastAsia="Times New Roman" w:hAnsi="Times New Roman" w:cs="Times New Roman"/>
          <w:color w:val="000000"/>
          <w:sz w:val="24"/>
          <w:szCs w:val="24"/>
        </w:rPr>
        <w:t xml:space="preserve">the value of the </w:t>
      </w:r>
      <w:r w:rsidR="00496817" w:rsidRPr="00AE6CD0">
        <w:rPr>
          <w:rFonts w:ascii="Times New Roman" w:eastAsia="Times New Roman" w:hAnsi="Times New Roman" w:cs="Times New Roman"/>
          <w:color w:val="000000"/>
          <w:sz w:val="24"/>
          <w:szCs w:val="24"/>
        </w:rPr>
        <w:t>offer</w:t>
      </w:r>
      <w:r w:rsidR="00AE6CD0" w:rsidRPr="00AE6CD0">
        <w:rPr>
          <w:rFonts w:ascii="Times New Roman" w:eastAsia="Times New Roman" w:hAnsi="Times New Roman" w:cs="Times New Roman"/>
          <w:color w:val="000000"/>
          <w:sz w:val="24"/>
          <w:szCs w:val="24"/>
        </w:rPr>
        <w:t xml:space="preserve"> more linearly and uniformly, while Monkey 1’s neurons exhibit more heterogeneous or nonlinear patterns of value representation.</w:t>
      </w:r>
    </w:p>
    <w:p w14:paraId="5D1F2F4D" w14:textId="77777777" w:rsidR="002F2638" w:rsidRPr="001E5D5D" w:rsidRDefault="002F2638" w:rsidP="00117504">
      <w:pPr>
        <w:shd w:val="clear" w:color="auto" w:fill="FFFFFF"/>
        <w:spacing w:after="0" w:line="480" w:lineRule="auto"/>
        <w:rPr>
          <w:rFonts w:ascii="Times New Roman" w:eastAsia="Times New Roman" w:hAnsi="Times New Roman" w:cs="Times New Roman"/>
          <w:color w:val="EE0000"/>
          <w:sz w:val="24"/>
          <w:szCs w:val="24"/>
        </w:rPr>
      </w:pPr>
    </w:p>
    <w:p w14:paraId="48F997EE" w14:textId="28D13328" w:rsidR="002F2638" w:rsidRPr="001E5D5D" w:rsidRDefault="001E5D5D" w:rsidP="00117504">
      <w:pPr>
        <w:shd w:val="clear" w:color="auto" w:fill="FFFFFF"/>
        <w:spacing w:after="0" w:line="480" w:lineRule="auto"/>
        <w:rPr>
          <w:rFonts w:ascii="Times New Roman" w:eastAsia="Times New Roman" w:hAnsi="Times New Roman" w:cs="Times New Roman"/>
          <w:color w:val="EE0000"/>
          <w:sz w:val="24"/>
          <w:szCs w:val="24"/>
        </w:rPr>
      </w:pPr>
      <w:r w:rsidRPr="001E5D5D">
        <w:rPr>
          <w:rFonts w:ascii="Times New Roman" w:eastAsia="Times New Roman" w:hAnsi="Times New Roman" w:cs="Times New Roman"/>
          <w:color w:val="EE0000"/>
          <w:sz w:val="24"/>
          <w:szCs w:val="24"/>
        </w:rPr>
        <w:t>[</w:t>
      </w:r>
      <w:r w:rsidR="002F2638" w:rsidRPr="001E5D5D">
        <w:rPr>
          <w:rFonts w:ascii="Times New Roman" w:eastAsia="Times New Roman" w:hAnsi="Times New Roman" w:cs="Times New Roman"/>
          <w:color w:val="EE0000"/>
          <w:sz w:val="24"/>
          <w:szCs w:val="24"/>
        </w:rPr>
        <w:t xml:space="preserve">Here we can put figure </w:t>
      </w:r>
      <w:r w:rsidR="00EC5C60" w:rsidRPr="001E5D5D">
        <w:rPr>
          <w:rFonts w:ascii="Times New Roman" w:eastAsia="Times New Roman" w:hAnsi="Times New Roman" w:cs="Times New Roman"/>
          <w:color w:val="EE0000"/>
          <w:sz w:val="24"/>
          <w:szCs w:val="24"/>
        </w:rPr>
        <w:t xml:space="preserve">8 with two neurons showing positive and negative linear correlation </w:t>
      </w:r>
      <w:r w:rsidR="00FE3C4C" w:rsidRPr="001E5D5D">
        <w:rPr>
          <w:rFonts w:ascii="Times New Roman" w:eastAsia="Times New Roman" w:hAnsi="Times New Roman" w:cs="Times New Roman"/>
          <w:color w:val="EE0000"/>
          <w:sz w:val="24"/>
          <w:szCs w:val="24"/>
        </w:rPr>
        <w:t>e one with more idiosyncratic behavior. We can also put raster</w:t>
      </w:r>
      <w:r w:rsidR="00F80E55" w:rsidRPr="001E5D5D">
        <w:rPr>
          <w:rFonts w:ascii="Times New Roman" w:eastAsia="Times New Roman" w:hAnsi="Times New Roman" w:cs="Times New Roman"/>
          <w:color w:val="EE0000"/>
          <w:sz w:val="24"/>
          <w:szCs w:val="24"/>
        </w:rPr>
        <w:t xml:space="preserve"> plots</w:t>
      </w:r>
      <w:r w:rsidR="00FE3C4C" w:rsidRPr="001E5D5D">
        <w:rPr>
          <w:rFonts w:ascii="Times New Roman" w:eastAsia="Times New Roman" w:hAnsi="Times New Roman" w:cs="Times New Roman"/>
          <w:color w:val="EE0000"/>
          <w:sz w:val="24"/>
          <w:szCs w:val="24"/>
        </w:rPr>
        <w:t>, which I think is necessary to show</w:t>
      </w:r>
      <w:r w:rsidR="00F80E55" w:rsidRPr="001E5D5D">
        <w:rPr>
          <w:rFonts w:ascii="Times New Roman" w:eastAsia="Times New Roman" w:hAnsi="Times New Roman" w:cs="Times New Roman"/>
          <w:color w:val="EE0000"/>
          <w:sz w:val="24"/>
          <w:szCs w:val="24"/>
        </w:rPr>
        <w:t xml:space="preserve"> because we have nice neurons we can show</w:t>
      </w:r>
      <w:r w:rsidRPr="001E5D5D">
        <w:rPr>
          <w:rFonts w:ascii="Times New Roman" w:eastAsia="Times New Roman" w:hAnsi="Times New Roman" w:cs="Times New Roman"/>
          <w:color w:val="EE0000"/>
          <w:sz w:val="24"/>
          <w:szCs w:val="24"/>
        </w:rPr>
        <w:t>]</w:t>
      </w:r>
      <w:r w:rsidR="00FE3C4C" w:rsidRPr="001E5D5D">
        <w:rPr>
          <w:rFonts w:ascii="Times New Roman" w:eastAsia="Times New Roman" w:hAnsi="Times New Roman" w:cs="Times New Roman"/>
          <w:color w:val="EE0000"/>
          <w:sz w:val="24"/>
          <w:szCs w:val="24"/>
        </w:rPr>
        <w:t xml:space="preserve">. </w:t>
      </w:r>
    </w:p>
    <w:p w14:paraId="14B9847A" w14:textId="77777777" w:rsidR="002F2638" w:rsidRDefault="002F2638" w:rsidP="00117504">
      <w:pPr>
        <w:shd w:val="clear" w:color="auto" w:fill="FFFFFF"/>
        <w:spacing w:after="0" w:line="480" w:lineRule="auto"/>
        <w:rPr>
          <w:rFonts w:ascii="Times New Roman" w:eastAsia="Times New Roman" w:hAnsi="Times New Roman" w:cs="Times New Roman"/>
          <w:color w:val="000000"/>
          <w:sz w:val="24"/>
          <w:szCs w:val="24"/>
        </w:rPr>
      </w:pPr>
    </w:p>
    <w:p w14:paraId="6A718FD7" w14:textId="1C7F623A" w:rsidR="00A77723" w:rsidRDefault="00A77723" w:rsidP="00B205BA">
      <w:pPr>
        <w:shd w:val="clear" w:color="auto" w:fill="FFFFFF"/>
        <w:spacing w:after="0" w:line="480" w:lineRule="auto"/>
        <w:ind w:firstLine="720"/>
        <w:rPr>
          <w:rFonts w:ascii="Times New Roman" w:eastAsia="Times New Roman" w:hAnsi="Times New Roman" w:cs="Times New Roman"/>
          <w:color w:val="000000"/>
          <w:sz w:val="24"/>
          <w:szCs w:val="24"/>
        </w:rPr>
      </w:pPr>
      <w:r w:rsidRPr="00A77723">
        <w:rPr>
          <w:rFonts w:ascii="Times New Roman" w:eastAsia="Times New Roman" w:hAnsi="Times New Roman" w:cs="Times New Roman"/>
          <w:color w:val="000000"/>
          <w:sz w:val="24"/>
          <w:szCs w:val="24"/>
        </w:rPr>
        <w:t xml:space="preserve">To further probe how offer value was represented at the population level, we performed a dimensionality reduction analysis to visualize neural trajectories across conditions. Preliminary results revealed a striking difference between animals: in Monkey 1, trajectories corresponding to different offer values were </w:t>
      </w:r>
      <w:del w:id="100" w:author="Mark Eldridge" w:date="2025-07-24T17:58:00Z" w16du:dateUtc="2025-07-24T16:58:00Z">
        <w:r w:rsidRPr="00A77723" w:rsidDel="002F2705">
          <w:rPr>
            <w:rFonts w:ascii="Times New Roman" w:eastAsia="Times New Roman" w:hAnsi="Times New Roman" w:cs="Times New Roman"/>
            <w:color w:val="000000"/>
            <w:sz w:val="24"/>
            <w:szCs w:val="24"/>
          </w:rPr>
          <w:delText xml:space="preserve">highly </w:delText>
        </w:r>
      </w:del>
      <w:r w:rsidRPr="00A77723">
        <w:rPr>
          <w:rFonts w:ascii="Times New Roman" w:eastAsia="Times New Roman" w:hAnsi="Times New Roman" w:cs="Times New Roman"/>
          <w:color w:val="000000"/>
          <w:sz w:val="24"/>
          <w:szCs w:val="24"/>
        </w:rPr>
        <w:t>entangled, suggesting a complex, nonlinear encoding of value and choice</w:t>
      </w:r>
      <w:r w:rsidR="00E04B39">
        <w:rPr>
          <w:rFonts w:ascii="Times New Roman" w:eastAsia="Times New Roman" w:hAnsi="Times New Roman" w:cs="Times New Roman"/>
          <w:color w:val="000000"/>
          <w:sz w:val="24"/>
          <w:szCs w:val="24"/>
        </w:rPr>
        <w:t xml:space="preserve"> (Figure 9, left panels)</w:t>
      </w:r>
      <w:r w:rsidRPr="00A77723">
        <w:rPr>
          <w:rFonts w:ascii="Times New Roman" w:eastAsia="Times New Roman" w:hAnsi="Times New Roman" w:cs="Times New Roman"/>
          <w:color w:val="000000"/>
          <w:sz w:val="24"/>
          <w:szCs w:val="24"/>
        </w:rPr>
        <w:t>. In contrast, Monkey 2’s trajectories were well separated and followed a more orderly progression from low (green) to high (red) value offers, consistent with a more linear and lower-dimensional population code</w:t>
      </w:r>
      <w:r w:rsidR="00E04B39">
        <w:rPr>
          <w:rFonts w:ascii="Times New Roman" w:eastAsia="Times New Roman" w:hAnsi="Times New Roman" w:cs="Times New Roman"/>
          <w:color w:val="000000"/>
          <w:sz w:val="24"/>
          <w:szCs w:val="24"/>
        </w:rPr>
        <w:t xml:space="preserve"> (Figure 9, right panels)</w:t>
      </w:r>
      <w:r w:rsidRPr="00A77723">
        <w:rPr>
          <w:rFonts w:ascii="Times New Roman" w:eastAsia="Times New Roman" w:hAnsi="Times New Roman" w:cs="Times New Roman"/>
          <w:color w:val="000000"/>
          <w:sz w:val="24"/>
          <w:szCs w:val="24"/>
        </w:rPr>
        <w:t>.</w:t>
      </w:r>
    </w:p>
    <w:p w14:paraId="4A8736FB" w14:textId="77777777" w:rsidR="00AA7732" w:rsidRPr="00AA7732" w:rsidRDefault="00AA7732" w:rsidP="00AA7732">
      <w:pPr>
        <w:spacing w:before="100" w:beforeAutospacing="1" w:after="100" w:afterAutospacing="1" w:line="240" w:lineRule="auto"/>
        <w:rPr>
          <w:rFonts w:ascii="Times New Roman" w:eastAsia="Times New Roman" w:hAnsi="Times New Roman" w:cs="Times New Roman"/>
          <w:sz w:val="24"/>
          <w:szCs w:val="24"/>
        </w:rPr>
      </w:pPr>
      <w:commentRangeStart w:id="101"/>
      <w:r w:rsidRPr="00AA7732">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4055194B" wp14:editId="2419677D">
            <wp:simplePos x="0" y="0"/>
            <wp:positionH relativeFrom="margin">
              <wp:align>center</wp:align>
            </wp:positionH>
            <wp:positionV relativeFrom="paragraph">
              <wp:posOffset>112919</wp:posOffset>
            </wp:positionV>
            <wp:extent cx="3139523" cy="3123436"/>
            <wp:effectExtent l="0" t="0" r="3810" b="1270"/>
            <wp:wrapSquare wrapText="bothSides"/>
            <wp:docPr id="2" name="Picture 1" descr="A group of images of lines drawn on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oup of images of lines drawn on pap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39523" cy="3123436"/>
                    </a:xfrm>
                    <a:prstGeom prst="rect">
                      <a:avLst/>
                    </a:prstGeom>
                    <a:noFill/>
                    <a:ln>
                      <a:noFill/>
                    </a:ln>
                  </pic:spPr>
                </pic:pic>
              </a:graphicData>
            </a:graphic>
          </wp:anchor>
        </w:drawing>
      </w:r>
      <w:commentRangeEnd w:id="101"/>
      <w:r w:rsidR="00A5106E">
        <w:rPr>
          <w:rStyle w:val="CommentReference"/>
        </w:rPr>
        <w:commentReference w:id="101"/>
      </w:r>
    </w:p>
    <w:p w14:paraId="5A3189D2" w14:textId="77777777" w:rsidR="00163FB4" w:rsidRDefault="00163FB4"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2B7D5AD7" w14:textId="5F23407F" w:rsidR="00163FB4" w:rsidRDefault="00163FB4" w:rsidP="00B205BA">
      <w:pPr>
        <w:shd w:val="clear" w:color="auto" w:fill="FFFFFF"/>
        <w:spacing w:after="0" w:line="480" w:lineRule="auto"/>
        <w:ind w:firstLine="720"/>
        <w:rPr>
          <w:rFonts w:ascii="Times New Roman" w:eastAsia="Times New Roman" w:hAnsi="Times New Roman" w:cs="Times New Roman"/>
          <w:color w:val="000000"/>
          <w:sz w:val="24"/>
          <w:szCs w:val="24"/>
        </w:rPr>
      </w:pPr>
      <w:r>
        <w:rPr>
          <w:noProof/>
        </w:rPr>
        <mc:AlternateContent>
          <mc:Choice Requires="wps">
            <w:drawing>
              <wp:inline distT="0" distB="0" distL="0" distR="0" wp14:anchorId="1E0FFA94" wp14:editId="1D1AF614">
                <wp:extent cx="302260" cy="302260"/>
                <wp:effectExtent l="0" t="0" r="0" b="0"/>
                <wp:docPr id="436894135" name="Rectangle 5" descr="Image pre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08FA7" id="Rectangle 5" o:spid="_x0000_s1026" alt="Image previe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6C5D4B51" w14:textId="77777777" w:rsidR="002F2638" w:rsidRDefault="002F2638"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181D776A" w14:textId="77777777" w:rsidR="002F2638" w:rsidRDefault="002F2638"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2D9BAF1B" w14:textId="77777777" w:rsidR="002F2638" w:rsidRDefault="002F2638"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4085C332" w14:textId="77777777" w:rsidR="002F2638" w:rsidRDefault="002F2638" w:rsidP="00B205BA">
      <w:pPr>
        <w:shd w:val="clear" w:color="auto" w:fill="FFFFFF"/>
        <w:spacing w:after="0" w:line="480" w:lineRule="auto"/>
        <w:ind w:firstLine="720"/>
        <w:rPr>
          <w:rFonts w:ascii="Times New Roman" w:eastAsia="Times New Roman" w:hAnsi="Times New Roman" w:cs="Times New Roman"/>
          <w:color w:val="000000"/>
          <w:sz w:val="24"/>
          <w:szCs w:val="24"/>
        </w:rPr>
      </w:pPr>
    </w:p>
    <w:p w14:paraId="028B1B6A" w14:textId="77777777" w:rsidR="00E32FC1" w:rsidRDefault="00E32FC1" w:rsidP="00117504">
      <w:pPr>
        <w:shd w:val="clear" w:color="auto" w:fill="FFFFFF"/>
        <w:spacing w:after="0" w:line="480" w:lineRule="auto"/>
        <w:rPr>
          <w:rFonts w:ascii="Times New Roman" w:eastAsia="Times New Roman" w:hAnsi="Times New Roman" w:cs="Times New Roman"/>
          <w:b/>
          <w:bCs/>
          <w:color w:val="000000"/>
          <w:sz w:val="24"/>
          <w:szCs w:val="24"/>
        </w:rPr>
      </w:pPr>
    </w:p>
    <w:p w14:paraId="2A95519A" w14:textId="77777777" w:rsidR="00A5106E" w:rsidRDefault="00A5106E" w:rsidP="00117504">
      <w:pPr>
        <w:shd w:val="clear" w:color="auto" w:fill="FFFFFF"/>
        <w:spacing w:after="0" w:line="480" w:lineRule="auto"/>
        <w:rPr>
          <w:rFonts w:ascii="Times New Roman" w:eastAsia="Times New Roman" w:hAnsi="Times New Roman" w:cs="Times New Roman"/>
          <w:b/>
          <w:bCs/>
          <w:color w:val="000000"/>
          <w:sz w:val="24"/>
          <w:szCs w:val="24"/>
        </w:rPr>
      </w:pPr>
    </w:p>
    <w:p w14:paraId="4693577B" w14:textId="44648289" w:rsidR="00BD4E2C" w:rsidRPr="00825759" w:rsidRDefault="00BD4E2C" w:rsidP="00117504">
      <w:pPr>
        <w:shd w:val="clear" w:color="auto" w:fill="FFFFFF"/>
        <w:spacing w:after="0" w:line="480" w:lineRule="auto"/>
        <w:rPr>
          <w:rFonts w:ascii="Times New Roman" w:eastAsia="Times New Roman" w:hAnsi="Times New Roman" w:cs="Times New Roman"/>
          <w:b/>
          <w:bCs/>
          <w:i/>
          <w:iCs/>
          <w:color w:val="000000"/>
          <w:sz w:val="24"/>
          <w:szCs w:val="24"/>
        </w:rPr>
      </w:pPr>
      <w:r w:rsidRPr="00825759">
        <w:rPr>
          <w:rFonts w:ascii="Times New Roman" w:eastAsia="Times New Roman" w:hAnsi="Times New Roman" w:cs="Times New Roman"/>
          <w:b/>
          <w:bCs/>
          <w:i/>
          <w:iCs/>
          <w:color w:val="000000"/>
          <w:sz w:val="24"/>
          <w:szCs w:val="24"/>
        </w:rPr>
        <w:lastRenderedPageBreak/>
        <w:t xml:space="preserve">6. </w:t>
      </w:r>
      <w:r w:rsidR="001A2088" w:rsidRPr="001A2088">
        <w:rPr>
          <w:rFonts w:ascii="Times New Roman" w:eastAsia="Times New Roman" w:hAnsi="Times New Roman" w:cs="Times New Roman"/>
          <w:b/>
          <w:bCs/>
          <w:i/>
          <w:iCs/>
          <w:color w:val="000000"/>
          <w:sz w:val="24"/>
          <w:szCs w:val="24"/>
        </w:rPr>
        <w:t>Monkey 1 integrates reward and delay in neural population codes</w:t>
      </w:r>
    </w:p>
    <w:p w14:paraId="41E13F68" w14:textId="2CBED211" w:rsidR="00117504" w:rsidRDefault="00117504"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test to what degree we can decode </w:t>
      </w:r>
      <w:r w:rsidR="005A1C05">
        <w:rPr>
          <w:rFonts w:ascii="Times New Roman" w:eastAsia="Times New Roman" w:hAnsi="Times New Roman" w:cs="Times New Roman"/>
          <w:color w:val="000000"/>
          <w:sz w:val="24"/>
          <w:szCs w:val="24"/>
        </w:rPr>
        <w:t xml:space="preserve">reward magnitude </w:t>
      </w:r>
      <w:r>
        <w:rPr>
          <w:rFonts w:ascii="Times New Roman" w:eastAsia="Times New Roman" w:hAnsi="Times New Roman" w:cs="Times New Roman"/>
          <w:color w:val="000000"/>
          <w:sz w:val="24"/>
          <w:szCs w:val="24"/>
        </w:rPr>
        <w:t>and delay information from the neural population, we performed a moving window decoding analysis with cross-validation on the pseudo population (see Methods</w:t>
      </w:r>
      <w:r w:rsidR="00941EDB">
        <w:rPr>
          <w:rFonts w:ascii="Times New Roman" w:eastAsia="Times New Roman" w:hAnsi="Times New Roman" w:cs="Times New Roman"/>
          <w:color w:val="000000"/>
          <w:sz w:val="24"/>
          <w:szCs w:val="24"/>
        </w:rPr>
        <w:t xml:space="preserve"> for details</w:t>
      </w:r>
      <w:r>
        <w:rPr>
          <w:rFonts w:ascii="Times New Roman" w:eastAsia="Times New Roman" w:hAnsi="Times New Roman" w:cs="Times New Roman"/>
          <w:color w:val="000000"/>
          <w:sz w:val="24"/>
          <w:szCs w:val="24"/>
        </w:rPr>
        <w:t xml:space="preserve">). For each animal, the testing accuracy was significantly above chance for all three variables (drops, delay and their interaction). We can decode drops and delay with a peak accuracy of 80% (chance is 33%), and their interaction at above 60% (chance is 11%) (Figure </w:t>
      </w:r>
      <w:r w:rsidR="00D1245D">
        <w:rPr>
          <w:rFonts w:ascii="Times New Roman" w:eastAsia="Times New Roman" w:hAnsi="Times New Roman" w:cs="Times New Roman"/>
          <w:color w:val="000000"/>
          <w:sz w:val="24"/>
          <w:szCs w:val="24"/>
        </w:rPr>
        <w:t>10</w:t>
      </w:r>
      <w:r>
        <w:rPr>
          <w:rFonts w:ascii="Times New Roman" w:eastAsia="Times New Roman" w:hAnsi="Times New Roman" w:cs="Times New Roman"/>
          <w:color w:val="000000"/>
          <w:sz w:val="24"/>
          <w:szCs w:val="24"/>
        </w:rPr>
        <w:t>A</w:t>
      </w:r>
      <w:r w:rsidR="00D714DA">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rPr>
        <w:t xml:space="preserve">, colored lines). </w:t>
      </w:r>
    </w:p>
    <w:p w14:paraId="3DCEF129" w14:textId="10F236D3" w:rsidR="00A35AF8" w:rsidRPr="00A35AF8" w:rsidRDefault="003646CA" w:rsidP="00A35AF8">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00A35AF8" w:rsidRPr="00A35AF8">
        <w:rPr>
          <w:rFonts w:ascii="Times New Roman" w:eastAsia="Times New Roman" w:hAnsi="Times New Roman" w:cs="Times New Roman"/>
          <w:color w:val="000000"/>
          <w:sz w:val="24"/>
          <w:szCs w:val="24"/>
        </w:rPr>
        <w:t xml:space="preserve">o </w:t>
      </w:r>
      <w:r w:rsidR="003F14D9">
        <w:rPr>
          <w:rFonts w:ascii="Times New Roman" w:eastAsia="Times New Roman" w:hAnsi="Times New Roman" w:cs="Times New Roman"/>
          <w:color w:val="000000"/>
          <w:sz w:val="24"/>
          <w:szCs w:val="24"/>
        </w:rPr>
        <w:t xml:space="preserve">determine </w:t>
      </w:r>
      <w:r w:rsidR="00A35AF8" w:rsidRPr="00A35AF8">
        <w:rPr>
          <w:rFonts w:ascii="Times New Roman" w:eastAsia="Times New Roman" w:hAnsi="Times New Roman" w:cs="Times New Roman"/>
          <w:color w:val="000000"/>
          <w:sz w:val="24"/>
          <w:szCs w:val="24"/>
        </w:rPr>
        <w:t>whether the neural representation of value reflects integrated processing of reward magnitude and delay</w:t>
      </w:r>
      <w:r w:rsidR="00E05DB9">
        <w:rPr>
          <w:rFonts w:ascii="Times New Roman" w:eastAsia="Times New Roman" w:hAnsi="Times New Roman" w:cs="Times New Roman"/>
          <w:color w:val="000000"/>
          <w:sz w:val="24"/>
          <w:szCs w:val="24"/>
        </w:rPr>
        <w:t xml:space="preserve">, </w:t>
      </w:r>
      <w:r w:rsidR="00A35AF8" w:rsidRPr="00A35AF8">
        <w:rPr>
          <w:rFonts w:ascii="Times New Roman" w:eastAsia="Times New Roman" w:hAnsi="Times New Roman" w:cs="Times New Roman"/>
          <w:color w:val="000000"/>
          <w:sz w:val="24"/>
          <w:szCs w:val="24"/>
        </w:rPr>
        <w:t>or whether these features are encoded independently</w:t>
      </w:r>
      <w:r w:rsidR="00E05DB9">
        <w:rPr>
          <w:rFonts w:ascii="Times New Roman" w:eastAsia="Times New Roman" w:hAnsi="Times New Roman" w:cs="Times New Roman"/>
          <w:color w:val="000000"/>
          <w:sz w:val="24"/>
          <w:szCs w:val="24"/>
        </w:rPr>
        <w:t xml:space="preserve">, </w:t>
      </w:r>
      <w:r w:rsidR="00A35AF8" w:rsidRPr="00A35AF8">
        <w:rPr>
          <w:rFonts w:ascii="Times New Roman" w:eastAsia="Times New Roman" w:hAnsi="Times New Roman" w:cs="Times New Roman"/>
          <w:color w:val="000000"/>
          <w:sz w:val="24"/>
          <w:szCs w:val="24"/>
        </w:rPr>
        <w:t>we performed a decoding analysis on the neural population.</w:t>
      </w:r>
    </w:p>
    <w:p w14:paraId="794A5551" w14:textId="1B9D1DAA" w:rsidR="00117504" w:rsidRDefault="00A1118E"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w:t>
      </w:r>
      <w:r w:rsidR="00E05DB9">
        <w:rPr>
          <w:rFonts w:ascii="Times New Roman" w:eastAsia="Times New Roman" w:hAnsi="Times New Roman" w:cs="Times New Roman"/>
          <w:color w:val="000000"/>
          <w:sz w:val="24"/>
          <w:szCs w:val="24"/>
        </w:rPr>
        <w:t xml:space="preserve">the neural population is encoding delay and drops independently, without interacting, </w:t>
      </w:r>
      <w:r w:rsidR="00117504">
        <w:rPr>
          <w:rFonts w:ascii="Times New Roman" w:eastAsia="Times New Roman" w:hAnsi="Times New Roman" w:cs="Times New Roman"/>
          <w:color w:val="000000"/>
          <w:sz w:val="24"/>
          <w:szCs w:val="24"/>
        </w:rPr>
        <w:t>then we would expect that the ability to decode the interaction between drops and delay can be perfectly predicted by how well the networks decodes delay and drops individually. In other words, we would predict that:</w:t>
      </w:r>
    </w:p>
    <w:p w14:paraId="33B7EAC7" w14:textId="77777777" w:rsidR="00117504" w:rsidRPr="00531EEE" w:rsidRDefault="00000000" w:rsidP="00117504">
      <w:pPr>
        <w:shd w:val="clear" w:color="auto" w:fill="FFFFFF"/>
        <w:spacing w:after="0" w:line="480" w:lineRule="auto"/>
        <w:rPr>
          <w:rFonts w:ascii="Times New Roman" w:eastAsia="Times New Roman" w:hAnsi="Times New Roman" w:cs="Times New Roman"/>
          <w:color w:val="000000"/>
          <w:sz w:val="24"/>
          <w:szCs w:val="24"/>
        </w:rPr>
      </w:pPr>
      <m:oMathPara>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 = P(delay) x P(drops)</m:t>
          </m:r>
        </m:oMath>
      </m:oMathPara>
    </w:p>
    <w:p w14:paraId="31B6B2EE" w14:textId="77777777" w:rsidR="00117504" w:rsidRDefault="00117504"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Here,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interaction</m:t>
            </m:r>
          </m:e>
        </m:d>
        <m:r>
          <w:rPr>
            <w:rFonts w:ascii="Cambria Math" w:eastAsia="Times New Roman" w:hAnsi="Cambria Math" w:cs="Times New Roman"/>
            <w:color w:val="000000"/>
            <w:sz w:val="24"/>
            <w:szCs w:val="24"/>
          </w:rPr>
          <m:t>, 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delay</m:t>
            </m:r>
          </m:e>
        </m:d>
        <m:r>
          <w:rPr>
            <w:rFonts w:ascii="Cambria Math" w:eastAsia="Times New Roman" w:hAnsi="Cambria Math" w:cs="Times New Roman"/>
            <w:color w:val="000000"/>
            <w:sz w:val="24"/>
            <w:szCs w:val="24"/>
          </w:rPr>
          <m:t>,P(drops)</m:t>
        </m:r>
      </m:oMath>
      <w:r>
        <w:rPr>
          <w:rFonts w:ascii="Times New Roman" w:eastAsia="Times New Roman" w:hAnsi="Times New Roman" w:cs="Times New Roman"/>
          <w:color w:val="000000"/>
          <w:sz w:val="24"/>
          <w:szCs w:val="24"/>
        </w:rPr>
        <w:t xml:space="preserve"> are the decoding performance for each factor,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refers to the predicted decoding performance assuming independent representation of delay and drop. </w:t>
      </w:r>
    </w:p>
    <w:p w14:paraId="587E0494" w14:textId="2442057C" w:rsidR="004F3C5A" w:rsidRDefault="00117504" w:rsidP="005457B4">
      <w:pPr>
        <w:shd w:val="clear" w:color="auto" w:fill="FFFFFF"/>
        <w:spacing w:after="0" w:line="480" w:lineRule="auto"/>
        <w:rPr>
          <w:rFonts w:ascii="Times New Roman" w:eastAsia="Times New Roman" w:hAnsi="Times New Roman" w:cs="Times New Roman"/>
          <w:color w:val="000000"/>
          <w:sz w:val="24"/>
          <w:szCs w:val="24"/>
        </w:rPr>
      </w:pPr>
      <w:r w:rsidRPr="008B7927">
        <w:rPr>
          <w:rFonts w:ascii="Times New Roman" w:eastAsia="Times New Roman" w:hAnsi="Times New Roman" w:cs="Times New Roman"/>
          <w:color w:val="000000"/>
          <w:sz w:val="24"/>
          <w:szCs w:val="24"/>
        </w:rPr>
        <w:t xml:space="preserve">If the actual decoding performance </w:t>
      </w:r>
      <w:r>
        <w:rPr>
          <w:rFonts w:ascii="Times New Roman" w:eastAsia="Times New Roman" w:hAnsi="Times New Roman" w:cs="Times New Roman"/>
          <w:color w:val="000000"/>
          <w:sz w:val="24"/>
          <w:szCs w:val="24"/>
        </w:rPr>
        <w:t xml:space="preserve">is higher than the </w:t>
      </w:r>
      <w:r w:rsidRPr="008B7927">
        <w:rPr>
          <w:rFonts w:ascii="Times New Roman" w:eastAsia="Times New Roman" w:hAnsi="Times New Roman" w:cs="Times New Roman"/>
          <w:color w:val="000000"/>
          <w:sz w:val="24"/>
          <w:szCs w:val="24"/>
        </w:rPr>
        <w:t>predicted performance from the independent encoding</w:t>
      </w:r>
      <w:r w:rsidRPr="0029296A">
        <w:rPr>
          <w:rFonts w:ascii="Times New Roman" w:eastAsia="Times New Roman" w:hAnsi="Times New Roman" w:cs="Times New Roman"/>
          <w:color w:val="000000"/>
          <w:sz w:val="24"/>
          <w:szCs w:val="24"/>
        </w:rPr>
        <w:t xml:space="preserve"> </w:t>
      </w:r>
      <w:r w:rsidRPr="008B7927">
        <w:rPr>
          <w:rFonts w:ascii="Times New Roman" w:eastAsia="Times New Roman" w:hAnsi="Times New Roman" w:cs="Times New Roman"/>
          <w:color w:val="000000"/>
          <w:sz w:val="24"/>
          <w:szCs w:val="24"/>
        </w:rPr>
        <w:t>of each factor</w:t>
      </w:r>
      <w:r>
        <w:rPr>
          <w:rFonts w:ascii="Times New Roman" w:eastAsia="Times New Roman" w:hAnsi="Times New Roman" w:cs="Times New Roman"/>
          <w:color w:val="000000"/>
          <w:sz w:val="24"/>
          <w:szCs w:val="24"/>
        </w:rPr>
        <w:t>, t</w:t>
      </w:r>
      <w:r w:rsidRPr="008B7927">
        <w:rPr>
          <w:rFonts w:ascii="Times New Roman" w:eastAsia="Times New Roman" w:hAnsi="Times New Roman" w:cs="Times New Roman"/>
          <w:color w:val="000000"/>
          <w:sz w:val="24"/>
          <w:szCs w:val="24"/>
        </w:rPr>
        <w:t>his would indicate integration of the two factors in the neural representation</w:t>
      </w:r>
      <w:r>
        <w:rPr>
          <w:rFonts w:ascii="Times New Roman" w:eastAsia="Times New Roman" w:hAnsi="Times New Roman" w:cs="Times New Roman"/>
          <w:color w:val="000000"/>
          <w:sz w:val="24"/>
          <w:szCs w:val="24"/>
        </w:rPr>
        <w:t xml:space="preserve"> </w:t>
      </w:r>
      <w:r w:rsidRPr="00352B6A">
        <w:rPr>
          <w:rFonts w:ascii="Times New Roman" w:eastAsia="Times New Roman" w:hAnsi="Times New Roman" w:cs="Times New Roman"/>
          <w:color w:val="000000"/>
          <w:sz w:val="24"/>
          <w:szCs w:val="24"/>
        </w:rPr>
        <w:t>beyond just encoding them separately</w:t>
      </w:r>
      <w:r w:rsidRPr="008B792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We compare the predicted decoding performance of cue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with the actual decoding performance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cue</m:t>
            </m:r>
          </m:e>
        </m:d>
      </m:oMath>
      <w:r>
        <w:rPr>
          <w:rFonts w:ascii="Times New Roman" w:eastAsia="Times New Roman" w:hAnsi="Times New Roman" w:cs="Times New Roman"/>
          <w:color w:val="000000"/>
          <w:sz w:val="24"/>
          <w:szCs w:val="24"/>
        </w:rPr>
        <w:t xml:space="preserve">. We found </w:t>
      </w:r>
      <w:r>
        <w:rPr>
          <w:rFonts w:ascii="Times New Roman" w:eastAsia="Times New Roman" w:hAnsi="Times New Roman" w:cs="Times New Roman"/>
          <w:color w:val="000000"/>
          <w:sz w:val="24"/>
          <w:szCs w:val="24"/>
        </w:rPr>
        <w:lastRenderedPageBreak/>
        <w:t xml:space="preserve">that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cue</m:t>
            </m:r>
          </m:e>
        </m:d>
      </m:oMath>
      <w:r>
        <w:rPr>
          <w:rFonts w:ascii="Times New Roman" w:eastAsia="Times New Roman" w:hAnsi="Times New Roman" w:cs="Times New Roman"/>
          <w:color w:val="000000"/>
          <w:sz w:val="24"/>
          <w:szCs w:val="24"/>
        </w:rPr>
        <w:t xml:space="preserve"> is significantly higher than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in Monkey </w:t>
      </w:r>
      <w:r w:rsidR="00BF069A">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 from around 200ms after cue onset (Fig. </w:t>
      </w:r>
      <w:r w:rsidR="00BF10C5">
        <w:rPr>
          <w:rFonts w:ascii="Times New Roman" w:eastAsia="Times New Roman" w:hAnsi="Times New Roman" w:cs="Times New Roman"/>
          <w:color w:val="000000"/>
          <w:sz w:val="24"/>
          <w:szCs w:val="24"/>
        </w:rPr>
        <w:t>8</w:t>
      </w:r>
      <w:r w:rsidR="00D714DA">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rPr>
        <w:t xml:space="preserve">, </w:t>
      </w:r>
      <w:r w:rsidR="00BB41CC">
        <w:rPr>
          <w:rFonts w:ascii="Times New Roman" w:eastAsia="Times New Roman" w:hAnsi="Times New Roman" w:cs="Times New Roman"/>
          <w:color w:val="000000"/>
          <w:sz w:val="24"/>
          <w:szCs w:val="24"/>
        </w:rPr>
        <w:t>left</w:t>
      </w:r>
      <w:r>
        <w:rPr>
          <w:rFonts w:ascii="Times New Roman" w:eastAsia="Times New Roman" w:hAnsi="Times New Roman" w:cs="Times New Roman"/>
          <w:color w:val="000000"/>
          <w:sz w:val="24"/>
          <w:szCs w:val="24"/>
        </w:rPr>
        <w:t xml:space="preserve"> panel).</w:t>
      </w:r>
      <w:r w:rsidR="00145BA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Monkey </w:t>
      </w:r>
      <w:r w:rsidR="00BF069A">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did not show such a difference</w:t>
      </w:r>
      <w:r w:rsidR="00BB41CC">
        <w:rPr>
          <w:rFonts w:ascii="Times New Roman" w:eastAsia="Times New Roman" w:hAnsi="Times New Roman" w:cs="Times New Roman"/>
          <w:color w:val="000000"/>
          <w:sz w:val="24"/>
          <w:szCs w:val="24"/>
        </w:rPr>
        <w:t xml:space="preserve"> (Fig. </w:t>
      </w:r>
      <w:r w:rsidR="00D1245D">
        <w:rPr>
          <w:rFonts w:ascii="Times New Roman" w:eastAsia="Times New Roman" w:hAnsi="Times New Roman" w:cs="Times New Roman"/>
          <w:color w:val="000000"/>
          <w:sz w:val="24"/>
          <w:szCs w:val="24"/>
        </w:rPr>
        <w:t>10</w:t>
      </w:r>
      <w:r w:rsidR="000E0949">
        <w:rPr>
          <w:rFonts w:ascii="Times New Roman" w:eastAsia="Times New Roman" w:hAnsi="Times New Roman" w:cs="Times New Roman"/>
          <w:color w:val="000000"/>
          <w:sz w:val="24"/>
          <w:szCs w:val="24"/>
        </w:rPr>
        <w:t>C</w:t>
      </w:r>
      <w:r w:rsidR="00BB41CC">
        <w:rPr>
          <w:rFonts w:ascii="Times New Roman" w:eastAsia="Times New Roman" w:hAnsi="Times New Roman" w:cs="Times New Roman"/>
          <w:color w:val="000000"/>
          <w:sz w:val="24"/>
          <w:szCs w:val="24"/>
        </w:rPr>
        <w:t>, right panel)</w:t>
      </w:r>
      <w:r>
        <w:rPr>
          <w:rFonts w:ascii="Times New Roman" w:eastAsia="Times New Roman" w:hAnsi="Times New Roman" w:cs="Times New Roman"/>
          <w:color w:val="000000"/>
          <w:sz w:val="24"/>
          <w:szCs w:val="24"/>
        </w:rPr>
        <w:t xml:space="preserve">. </w:t>
      </w:r>
    </w:p>
    <w:p w14:paraId="0BE88D84" w14:textId="77777777" w:rsidR="00D1245D" w:rsidRDefault="00D1245D" w:rsidP="005457B4">
      <w:pPr>
        <w:shd w:val="clear" w:color="auto" w:fill="FFFFFF"/>
        <w:spacing w:after="0" w:line="480" w:lineRule="auto"/>
        <w:rPr>
          <w:rFonts w:ascii="Times New Roman" w:eastAsia="Times New Roman" w:hAnsi="Times New Roman" w:cs="Times New Roman"/>
          <w:color w:val="000000"/>
          <w:sz w:val="24"/>
          <w:szCs w:val="24"/>
        </w:rPr>
      </w:pPr>
    </w:p>
    <w:p w14:paraId="16BE88D3" w14:textId="2F3FD971" w:rsidR="008048B1" w:rsidRDefault="00D8640C" w:rsidP="0022668B">
      <w:pPr>
        <w:shd w:val="clear" w:color="auto" w:fill="FFFFFF"/>
        <w:spacing w:after="0" w:line="480" w:lineRule="auto"/>
        <w:jc w:val="center"/>
        <w:rPr>
          <w:rFonts w:ascii="Times New Roman" w:eastAsia="Times New Roman" w:hAnsi="Times New Roman" w:cs="Times New Roman"/>
          <w:b/>
          <w:sz w:val="24"/>
          <w:szCs w:val="24"/>
        </w:rPr>
      </w:pPr>
      <w:commentRangeStart w:id="102"/>
      <w:r>
        <w:rPr>
          <w:rFonts w:ascii="Times New Roman" w:eastAsia="Times New Roman" w:hAnsi="Times New Roman" w:cs="Times New Roman"/>
          <w:b/>
          <w:noProof/>
          <w:sz w:val="24"/>
          <w:szCs w:val="24"/>
        </w:rPr>
        <w:drawing>
          <wp:inline distT="0" distB="0" distL="0" distR="0" wp14:anchorId="2BBCD6F4" wp14:editId="50565659">
            <wp:extent cx="3482671" cy="4444365"/>
            <wp:effectExtent l="0" t="0" r="3810" b="0"/>
            <wp:docPr id="1160704934" name="Picture 4"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04934" name="Picture 4" descr="A graph of a number of numbers&#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554373" cy="4535866"/>
                    </a:xfrm>
                    <a:prstGeom prst="rect">
                      <a:avLst/>
                    </a:prstGeom>
                    <a:noFill/>
                    <a:ln>
                      <a:noFill/>
                    </a:ln>
                  </pic:spPr>
                </pic:pic>
              </a:graphicData>
            </a:graphic>
          </wp:inline>
        </w:drawing>
      </w:r>
      <w:commentRangeEnd w:id="102"/>
      <w:r w:rsidR="00BF10C5">
        <w:rPr>
          <w:rStyle w:val="CommentReference"/>
        </w:rPr>
        <w:commentReference w:id="102"/>
      </w:r>
    </w:p>
    <w:p w14:paraId="0C66B504" w14:textId="77777777" w:rsidR="008048B1" w:rsidRDefault="008048B1" w:rsidP="005457B4">
      <w:pPr>
        <w:shd w:val="clear" w:color="auto" w:fill="FFFFFF"/>
        <w:spacing w:after="0" w:line="480" w:lineRule="auto"/>
        <w:rPr>
          <w:rFonts w:ascii="Times New Roman" w:eastAsia="Times New Roman" w:hAnsi="Times New Roman" w:cs="Times New Roman"/>
          <w:b/>
          <w:sz w:val="24"/>
          <w:szCs w:val="24"/>
        </w:rPr>
      </w:pPr>
    </w:p>
    <w:p w14:paraId="537F8E53"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649EBDA1"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2BB84934"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59044EB6"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317E47DE" w14:textId="77777777" w:rsidR="00724803" w:rsidRDefault="00724803" w:rsidP="005457B4">
      <w:pPr>
        <w:shd w:val="clear" w:color="auto" w:fill="FFFFFF"/>
        <w:spacing w:after="0" w:line="480" w:lineRule="auto"/>
        <w:rPr>
          <w:rFonts w:ascii="Times New Roman" w:eastAsia="Times New Roman" w:hAnsi="Times New Roman" w:cs="Times New Roman"/>
          <w:b/>
          <w:sz w:val="24"/>
          <w:szCs w:val="24"/>
        </w:rPr>
      </w:pPr>
    </w:p>
    <w:p w14:paraId="5643E09F" w14:textId="77777777" w:rsidR="00BF10C5" w:rsidRDefault="00BF10C5" w:rsidP="005457B4">
      <w:pPr>
        <w:shd w:val="clear" w:color="auto" w:fill="FFFFFF"/>
        <w:spacing w:after="0" w:line="480" w:lineRule="auto"/>
        <w:rPr>
          <w:rFonts w:ascii="Times New Roman" w:eastAsia="Times New Roman" w:hAnsi="Times New Roman" w:cs="Times New Roman"/>
          <w:b/>
          <w:sz w:val="24"/>
          <w:szCs w:val="24"/>
        </w:rPr>
      </w:pPr>
    </w:p>
    <w:p w14:paraId="160E1DE4" w14:textId="77777777" w:rsidR="002B7E8B" w:rsidRDefault="002B7E8B" w:rsidP="002B7E8B">
      <w:pPr>
        <w:shd w:val="clear" w:color="auto" w:fill="FFFFFF"/>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Discussion</w:t>
      </w:r>
    </w:p>
    <w:p w14:paraId="2E9AAFD2" w14:textId="77777777" w:rsidR="00BF315E" w:rsidRDefault="005E2A2D" w:rsidP="005E2A2D">
      <w:pPr>
        <w:shd w:val="clear" w:color="auto" w:fill="FFFFFF"/>
        <w:spacing w:after="0" w:line="480" w:lineRule="auto"/>
        <w:rPr>
          <w:rFonts w:ascii="Times New Roman" w:eastAsia="Times New Roman" w:hAnsi="Times New Roman" w:cs="Times New Roman"/>
          <w:sz w:val="24"/>
          <w:szCs w:val="24"/>
        </w:rPr>
      </w:pPr>
      <w:commentRangeStart w:id="103"/>
      <w:commentRangeStart w:id="104"/>
      <w:r w:rsidRPr="005E2A2D">
        <w:rPr>
          <w:rFonts w:ascii="Times New Roman" w:eastAsia="Times New Roman" w:hAnsi="Times New Roman" w:cs="Times New Roman"/>
          <w:sz w:val="24"/>
          <w:szCs w:val="24"/>
        </w:rPr>
        <w:t xml:space="preserve">Our </w:t>
      </w:r>
      <w:commentRangeEnd w:id="103"/>
      <w:r w:rsidR="004D0CA1">
        <w:rPr>
          <w:rStyle w:val="CommentReference"/>
        </w:rPr>
        <w:commentReference w:id="103"/>
      </w:r>
      <w:commentRangeEnd w:id="104"/>
      <w:r w:rsidR="00927640">
        <w:rPr>
          <w:rStyle w:val="CommentReference"/>
        </w:rPr>
        <w:commentReference w:id="104"/>
      </w:r>
      <w:r w:rsidRPr="005E2A2D">
        <w:rPr>
          <w:rFonts w:ascii="Times New Roman" w:eastAsia="Times New Roman" w:hAnsi="Times New Roman" w:cs="Times New Roman"/>
          <w:sz w:val="24"/>
          <w:szCs w:val="24"/>
        </w:rPr>
        <w:t>results highlight that value computation in dlPFC is a dynamic</w:t>
      </w:r>
      <w:r w:rsidR="00C63916">
        <w:rPr>
          <w:rFonts w:ascii="Times New Roman" w:eastAsia="Times New Roman" w:hAnsi="Times New Roman" w:cs="Times New Roman"/>
          <w:sz w:val="24"/>
          <w:szCs w:val="24"/>
        </w:rPr>
        <w:t xml:space="preserve"> and </w:t>
      </w:r>
      <w:r w:rsidRPr="005E2A2D">
        <w:rPr>
          <w:rFonts w:ascii="Times New Roman" w:eastAsia="Times New Roman" w:hAnsi="Times New Roman" w:cs="Times New Roman"/>
          <w:sz w:val="24"/>
          <w:szCs w:val="24"/>
        </w:rPr>
        <w:t>flexible process shaped not only by offer attributes</w:t>
      </w:r>
      <w:r w:rsidR="00BF315E">
        <w:rPr>
          <w:rFonts w:ascii="Times New Roman" w:eastAsia="Times New Roman" w:hAnsi="Times New Roman" w:cs="Times New Roman"/>
          <w:sz w:val="24"/>
          <w:szCs w:val="24"/>
        </w:rPr>
        <w:t xml:space="preserve"> such as</w:t>
      </w:r>
      <w:r w:rsidR="00147AA0">
        <w:rPr>
          <w:rFonts w:ascii="Times New Roman" w:eastAsia="Times New Roman" w:hAnsi="Times New Roman" w:cs="Times New Roman"/>
          <w:sz w:val="24"/>
          <w:szCs w:val="24"/>
        </w:rPr>
        <w:t xml:space="preserve"> </w:t>
      </w:r>
      <w:r w:rsidRPr="005E2A2D">
        <w:rPr>
          <w:rFonts w:ascii="Times New Roman" w:eastAsia="Times New Roman" w:hAnsi="Times New Roman" w:cs="Times New Roman"/>
          <w:sz w:val="24"/>
          <w:szCs w:val="24"/>
        </w:rPr>
        <w:t>reward magnitude and delay</w:t>
      </w:r>
      <w:r w:rsidR="00147AA0">
        <w:rPr>
          <w:rFonts w:ascii="Times New Roman" w:eastAsia="Times New Roman" w:hAnsi="Times New Roman" w:cs="Times New Roman"/>
          <w:sz w:val="24"/>
          <w:szCs w:val="24"/>
        </w:rPr>
        <w:t xml:space="preserve">, </w:t>
      </w:r>
      <w:commentRangeStart w:id="105"/>
      <w:r w:rsidRPr="005E2A2D">
        <w:rPr>
          <w:rFonts w:ascii="Times New Roman" w:eastAsia="Times New Roman" w:hAnsi="Times New Roman" w:cs="Times New Roman"/>
          <w:sz w:val="24"/>
          <w:szCs w:val="24"/>
        </w:rPr>
        <w:t xml:space="preserve">but also by task context, such as the timing of go-signals. </w:t>
      </w:r>
      <w:commentRangeEnd w:id="105"/>
      <w:r w:rsidR="00747B88">
        <w:rPr>
          <w:rStyle w:val="CommentReference"/>
        </w:rPr>
        <w:commentReference w:id="105"/>
      </w:r>
    </w:p>
    <w:p w14:paraId="77D4105E" w14:textId="671CD652" w:rsidR="005E2A2D" w:rsidRPr="005E2A2D"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Crucially, </w:t>
      </w:r>
      <w:r w:rsidR="00A25E64">
        <w:rPr>
          <w:rFonts w:ascii="Times New Roman" w:eastAsia="Times New Roman" w:hAnsi="Times New Roman" w:cs="Times New Roman"/>
          <w:sz w:val="24"/>
          <w:szCs w:val="24"/>
        </w:rPr>
        <w:t>w</w:t>
      </w:r>
      <w:r w:rsidR="00BF315E">
        <w:rPr>
          <w:rFonts w:ascii="Times New Roman" w:eastAsia="Times New Roman" w:hAnsi="Times New Roman" w:cs="Times New Roman"/>
          <w:sz w:val="24"/>
          <w:szCs w:val="24"/>
        </w:rPr>
        <w:t xml:space="preserve">e found that </w:t>
      </w:r>
      <w:r w:rsidRPr="005E2A2D">
        <w:rPr>
          <w:rFonts w:ascii="Times New Roman" w:eastAsia="Times New Roman" w:hAnsi="Times New Roman" w:cs="Times New Roman"/>
          <w:sz w:val="24"/>
          <w:szCs w:val="24"/>
        </w:rPr>
        <w:t>these neural computations differ markedly across individuals, reflecting distinct decision strategies rather than mere noise or variability.</w:t>
      </w:r>
    </w:p>
    <w:p w14:paraId="1D84EBAC" w14:textId="1C0461B4" w:rsidR="005E2A2D" w:rsidRPr="005E2A2D"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Monkey 1 exemplifies a proactive, goal-directed strategy: neural activity showed a strong and early inverse correlation between reward and delay immediately after cue onset. This pattern </w:t>
      </w:r>
      <w:r w:rsidR="00536D32">
        <w:rPr>
          <w:rFonts w:ascii="Times New Roman" w:eastAsia="Times New Roman" w:hAnsi="Times New Roman" w:cs="Times New Roman"/>
          <w:sz w:val="24"/>
          <w:szCs w:val="24"/>
        </w:rPr>
        <w:t>suggests</w:t>
      </w:r>
      <w:r w:rsidRPr="005E2A2D">
        <w:rPr>
          <w:rFonts w:ascii="Times New Roman" w:eastAsia="Times New Roman" w:hAnsi="Times New Roman" w:cs="Times New Roman"/>
          <w:sz w:val="24"/>
          <w:szCs w:val="24"/>
        </w:rPr>
        <w:t xml:space="preserve"> an </w:t>
      </w:r>
      <w:r w:rsidR="00A734FA" w:rsidRPr="005E2A2D">
        <w:rPr>
          <w:rFonts w:ascii="Times New Roman" w:eastAsia="Times New Roman" w:hAnsi="Times New Roman" w:cs="Times New Roman"/>
          <w:sz w:val="24"/>
          <w:szCs w:val="24"/>
        </w:rPr>
        <w:t>efficient</w:t>
      </w:r>
      <w:r w:rsidRPr="005E2A2D">
        <w:rPr>
          <w:rFonts w:ascii="Times New Roman" w:eastAsia="Times New Roman" w:hAnsi="Times New Roman" w:cs="Times New Roman"/>
          <w:sz w:val="24"/>
          <w:szCs w:val="24"/>
        </w:rPr>
        <w:t xml:space="preserve"> </w:t>
      </w:r>
      <w:r w:rsidR="005257F2">
        <w:rPr>
          <w:rFonts w:ascii="Times New Roman" w:eastAsia="Times New Roman" w:hAnsi="Times New Roman" w:cs="Times New Roman"/>
          <w:sz w:val="24"/>
          <w:szCs w:val="24"/>
        </w:rPr>
        <w:t xml:space="preserve">evidence </w:t>
      </w:r>
      <w:r w:rsidRPr="005E2A2D">
        <w:rPr>
          <w:rFonts w:ascii="Times New Roman" w:eastAsia="Times New Roman" w:hAnsi="Times New Roman" w:cs="Times New Roman"/>
          <w:sz w:val="24"/>
          <w:szCs w:val="24"/>
        </w:rPr>
        <w:t xml:space="preserve">accumulation process that begins as soon as the offer is </w:t>
      </w:r>
      <w:r w:rsidR="005257F2">
        <w:rPr>
          <w:rFonts w:ascii="Times New Roman" w:eastAsia="Times New Roman" w:hAnsi="Times New Roman" w:cs="Times New Roman"/>
          <w:sz w:val="24"/>
          <w:szCs w:val="24"/>
        </w:rPr>
        <w:t>presented</w:t>
      </w:r>
      <w:r w:rsidR="00130BBA">
        <w:rPr>
          <w:rFonts w:ascii="Times New Roman" w:eastAsia="Times New Roman" w:hAnsi="Times New Roman" w:cs="Times New Roman"/>
          <w:sz w:val="24"/>
          <w:szCs w:val="24"/>
        </w:rPr>
        <w:t xml:space="preserve">, </w:t>
      </w:r>
      <w:r w:rsidR="00401461">
        <w:rPr>
          <w:rFonts w:ascii="Times New Roman" w:eastAsia="Times New Roman" w:hAnsi="Times New Roman" w:cs="Times New Roman"/>
          <w:sz w:val="24"/>
          <w:szCs w:val="24"/>
        </w:rPr>
        <w:t>s</w:t>
      </w:r>
      <w:r w:rsidR="00401461" w:rsidRPr="00401461">
        <w:rPr>
          <w:rFonts w:ascii="Times New Roman" w:eastAsia="Times New Roman" w:hAnsi="Times New Roman" w:cs="Times New Roman"/>
          <w:sz w:val="24"/>
          <w:szCs w:val="24"/>
        </w:rPr>
        <w:t>upporting model-based evaluation where future outcomes and timing contingencies are actively weighed during deliberation.</w:t>
      </w:r>
      <w:r w:rsidR="00401461">
        <w:rPr>
          <w:rFonts w:ascii="Times New Roman" w:eastAsia="Times New Roman" w:hAnsi="Times New Roman" w:cs="Times New Roman"/>
          <w:sz w:val="24"/>
          <w:szCs w:val="24"/>
        </w:rPr>
        <w:t xml:space="preserve"> </w:t>
      </w:r>
      <w:r w:rsidRPr="005E2A2D">
        <w:rPr>
          <w:rFonts w:ascii="Times New Roman" w:eastAsia="Times New Roman" w:hAnsi="Times New Roman" w:cs="Times New Roman"/>
          <w:sz w:val="24"/>
          <w:szCs w:val="24"/>
        </w:rPr>
        <w:t xml:space="preserve">The </w:t>
      </w:r>
      <w:r w:rsidR="00973417">
        <w:rPr>
          <w:rFonts w:ascii="Times New Roman" w:eastAsia="Times New Roman" w:hAnsi="Times New Roman" w:cs="Times New Roman"/>
          <w:sz w:val="24"/>
          <w:szCs w:val="24"/>
        </w:rPr>
        <w:t xml:space="preserve">integration </w:t>
      </w:r>
      <w:r w:rsidRPr="005E2A2D">
        <w:rPr>
          <w:rFonts w:ascii="Times New Roman" w:eastAsia="Times New Roman" w:hAnsi="Times New Roman" w:cs="Times New Roman"/>
          <w:sz w:val="24"/>
          <w:szCs w:val="24"/>
        </w:rPr>
        <w:t xml:space="preserve">of go-signal timing with reward and delay </w:t>
      </w:r>
      <w:r w:rsidR="00845380" w:rsidRPr="005E2A2D">
        <w:rPr>
          <w:rFonts w:ascii="Times New Roman" w:eastAsia="Times New Roman" w:hAnsi="Times New Roman" w:cs="Times New Roman"/>
          <w:sz w:val="24"/>
          <w:szCs w:val="24"/>
        </w:rPr>
        <w:t>signals</w:t>
      </w:r>
      <w:r w:rsidRPr="005E2A2D">
        <w:rPr>
          <w:rFonts w:ascii="Times New Roman" w:eastAsia="Times New Roman" w:hAnsi="Times New Roman" w:cs="Times New Roman"/>
          <w:sz w:val="24"/>
          <w:szCs w:val="24"/>
        </w:rPr>
        <w:t xml:space="preserve"> indicat</w:t>
      </w:r>
      <w:r w:rsidR="00973417">
        <w:rPr>
          <w:rFonts w:ascii="Times New Roman" w:eastAsia="Times New Roman" w:hAnsi="Times New Roman" w:cs="Times New Roman"/>
          <w:sz w:val="24"/>
          <w:szCs w:val="24"/>
        </w:rPr>
        <w:t>es</w:t>
      </w:r>
      <w:r w:rsidRPr="005E2A2D">
        <w:rPr>
          <w:rFonts w:ascii="Times New Roman" w:eastAsia="Times New Roman" w:hAnsi="Times New Roman" w:cs="Times New Roman"/>
          <w:sz w:val="24"/>
          <w:szCs w:val="24"/>
        </w:rPr>
        <w:t xml:space="preserve"> that</w:t>
      </w:r>
      <w:r w:rsidR="00973417">
        <w:rPr>
          <w:rFonts w:ascii="Times New Roman" w:eastAsia="Times New Roman" w:hAnsi="Times New Roman" w:cs="Times New Roman"/>
          <w:sz w:val="24"/>
          <w:szCs w:val="24"/>
        </w:rPr>
        <w:t xml:space="preserve"> the</w:t>
      </w:r>
      <w:r w:rsidRPr="005E2A2D">
        <w:rPr>
          <w:rFonts w:ascii="Times New Roman" w:eastAsia="Times New Roman" w:hAnsi="Times New Roman" w:cs="Times New Roman"/>
          <w:sz w:val="24"/>
          <w:szCs w:val="24"/>
        </w:rPr>
        <w:t xml:space="preserve"> dlPFC continuously combines multiple task-relevant features to </w:t>
      </w:r>
      <w:r w:rsidR="00CE33D7">
        <w:rPr>
          <w:rFonts w:ascii="Times New Roman" w:eastAsia="Times New Roman" w:hAnsi="Times New Roman" w:cs="Times New Roman"/>
          <w:sz w:val="24"/>
          <w:szCs w:val="24"/>
        </w:rPr>
        <w:t xml:space="preserve">flexibly </w:t>
      </w:r>
      <w:r w:rsidRPr="005E2A2D">
        <w:rPr>
          <w:rFonts w:ascii="Times New Roman" w:eastAsia="Times New Roman" w:hAnsi="Times New Roman" w:cs="Times New Roman"/>
          <w:sz w:val="24"/>
          <w:szCs w:val="24"/>
        </w:rPr>
        <w:t>compute valu</w:t>
      </w:r>
      <w:r w:rsidR="00CE33D7">
        <w:rPr>
          <w:rFonts w:ascii="Times New Roman" w:eastAsia="Times New Roman" w:hAnsi="Times New Roman" w:cs="Times New Roman"/>
          <w:sz w:val="24"/>
          <w:szCs w:val="24"/>
        </w:rPr>
        <w:t>e</w:t>
      </w:r>
      <w:r w:rsidRPr="005E2A2D">
        <w:rPr>
          <w:rFonts w:ascii="Times New Roman" w:eastAsia="Times New Roman" w:hAnsi="Times New Roman" w:cs="Times New Roman"/>
          <w:sz w:val="24"/>
          <w:szCs w:val="24"/>
        </w:rPr>
        <w:t xml:space="preserve">. </w:t>
      </w:r>
    </w:p>
    <w:p w14:paraId="0F51F357" w14:textId="44CDC1B2" w:rsidR="005E2A2D"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In contrast, Monkey 2 </w:t>
      </w:r>
      <w:r w:rsidR="00A46784">
        <w:rPr>
          <w:rFonts w:ascii="Times New Roman" w:eastAsia="Times New Roman" w:hAnsi="Times New Roman" w:cs="Times New Roman"/>
          <w:sz w:val="24"/>
          <w:szCs w:val="24"/>
        </w:rPr>
        <w:t>showed</w:t>
      </w:r>
      <w:r w:rsidRPr="005E2A2D">
        <w:rPr>
          <w:rFonts w:ascii="Times New Roman" w:eastAsia="Times New Roman" w:hAnsi="Times New Roman" w:cs="Times New Roman"/>
          <w:sz w:val="24"/>
          <w:szCs w:val="24"/>
        </w:rPr>
        <w:t xml:space="preserve"> a reactive strategy</w:t>
      </w:r>
      <w:r w:rsidR="006B0536">
        <w:rPr>
          <w:rFonts w:ascii="Times New Roman" w:eastAsia="Times New Roman" w:hAnsi="Times New Roman" w:cs="Times New Roman"/>
          <w:sz w:val="24"/>
          <w:szCs w:val="24"/>
        </w:rPr>
        <w:t>:</w:t>
      </w:r>
      <w:r w:rsidRPr="005E2A2D">
        <w:rPr>
          <w:rFonts w:ascii="Times New Roman" w:eastAsia="Times New Roman" w:hAnsi="Times New Roman" w:cs="Times New Roman"/>
          <w:sz w:val="24"/>
          <w:szCs w:val="24"/>
        </w:rPr>
        <w:t xml:space="preserve"> the integration of reward and dela</w:t>
      </w:r>
      <w:r w:rsidR="004C092F">
        <w:rPr>
          <w:rFonts w:ascii="Times New Roman" w:eastAsia="Times New Roman" w:hAnsi="Times New Roman" w:cs="Times New Roman"/>
          <w:sz w:val="24"/>
          <w:szCs w:val="24"/>
        </w:rPr>
        <w:t xml:space="preserve">y </w:t>
      </w:r>
      <w:r w:rsidR="006B0536">
        <w:rPr>
          <w:rFonts w:ascii="Times New Roman" w:eastAsia="Times New Roman" w:hAnsi="Times New Roman" w:cs="Times New Roman"/>
          <w:sz w:val="24"/>
          <w:szCs w:val="24"/>
        </w:rPr>
        <w:t xml:space="preserve">emerged </w:t>
      </w:r>
      <w:r w:rsidRPr="005E2A2D">
        <w:rPr>
          <w:rFonts w:ascii="Times New Roman" w:eastAsia="Times New Roman" w:hAnsi="Times New Roman" w:cs="Times New Roman"/>
          <w:sz w:val="24"/>
          <w:szCs w:val="24"/>
        </w:rPr>
        <w:t xml:space="preserve">only </w:t>
      </w:r>
      <w:r w:rsidR="006B0536">
        <w:rPr>
          <w:rFonts w:ascii="Times New Roman" w:eastAsia="Times New Roman" w:hAnsi="Times New Roman" w:cs="Times New Roman"/>
          <w:sz w:val="24"/>
          <w:szCs w:val="24"/>
        </w:rPr>
        <w:t>shortly bef</w:t>
      </w:r>
      <w:r w:rsidR="002C14D8">
        <w:rPr>
          <w:rFonts w:ascii="Times New Roman" w:eastAsia="Times New Roman" w:hAnsi="Times New Roman" w:cs="Times New Roman"/>
          <w:sz w:val="24"/>
          <w:szCs w:val="24"/>
        </w:rPr>
        <w:t>o</w:t>
      </w:r>
      <w:r w:rsidR="006B0536">
        <w:rPr>
          <w:rFonts w:ascii="Times New Roman" w:eastAsia="Times New Roman" w:hAnsi="Times New Roman" w:cs="Times New Roman"/>
          <w:sz w:val="24"/>
          <w:szCs w:val="24"/>
        </w:rPr>
        <w:t>re</w:t>
      </w:r>
      <w:r w:rsidRPr="005E2A2D">
        <w:rPr>
          <w:rFonts w:ascii="Times New Roman" w:eastAsia="Times New Roman" w:hAnsi="Times New Roman" w:cs="Times New Roman"/>
          <w:sz w:val="24"/>
          <w:szCs w:val="24"/>
        </w:rPr>
        <w:t xml:space="preserve"> the go-signal, which</w:t>
      </w:r>
      <w:ins w:id="106" w:author="Mark Eldridge" w:date="2025-07-24T18:09:00Z" w16du:dateUtc="2025-07-24T17:09:00Z">
        <w:r w:rsidR="00B96E57">
          <w:rPr>
            <w:rFonts w:ascii="Times New Roman" w:eastAsia="Times New Roman" w:hAnsi="Times New Roman" w:cs="Times New Roman"/>
            <w:sz w:val="24"/>
            <w:szCs w:val="24"/>
          </w:rPr>
          <w:t>,</w:t>
        </w:r>
      </w:ins>
      <w:r w:rsidRPr="005E2A2D">
        <w:rPr>
          <w:rFonts w:ascii="Times New Roman" w:eastAsia="Times New Roman" w:hAnsi="Times New Roman" w:cs="Times New Roman"/>
          <w:sz w:val="24"/>
          <w:szCs w:val="24"/>
        </w:rPr>
        <w:t xml:space="preserve"> from the behavioral and neural perspective </w:t>
      </w:r>
      <w:r w:rsidR="003D35D3">
        <w:rPr>
          <w:rFonts w:ascii="Times New Roman" w:eastAsia="Times New Roman" w:hAnsi="Times New Roman" w:cs="Times New Roman"/>
          <w:sz w:val="24"/>
          <w:szCs w:val="24"/>
        </w:rPr>
        <w:t>appeared</w:t>
      </w:r>
      <w:r w:rsidRPr="005E2A2D">
        <w:rPr>
          <w:rFonts w:ascii="Times New Roman" w:eastAsia="Times New Roman" w:hAnsi="Times New Roman" w:cs="Times New Roman"/>
          <w:sz w:val="24"/>
          <w:szCs w:val="24"/>
        </w:rPr>
        <w:t xml:space="preserve"> to act more </w:t>
      </w:r>
      <w:r w:rsidR="003D35D3">
        <w:rPr>
          <w:rFonts w:ascii="Times New Roman" w:eastAsia="Times New Roman" w:hAnsi="Times New Roman" w:cs="Times New Roman"/>
          <w:sz w:val="24"/>
          <w:szCs w:val="24"/>
        </w:rPr>
        <w:t xml:space="preserve">like </w:t>
      </w:r>
      <w:r w:rsidRPr="005E2A2D">
        <w:rPr>
          <w:rFonts w:ascii="Times New Roman" w:eastAsia="Times New Roman" w:hAnsi="Times New Roman" w:cs="Times New Roman"/>
          <w:sz w:val="24"/>
          <w:szCs w:val="24"/>
        </w:rPr>
        <w:t>an additional visual cue than a temporal marker. This suggests that evidence accumulation in Monkey 2 was gated by the presence of the go-signal. Consequently, dlPFC activity showed weaker coupling between value features and task timing, consistent with a stimulus-driven, model-free mode of decision-making</w:t>
      </w:r>
      <w:r w:rsidR="009B6EF7">
        <w:rPr>
          <w:rFonts w:ascii="Times New Roman" w:eastAsia="Times New Roman" w:hAnsi="Times New Roman" w:cs="Times New Roman"/>
          <w:sz w:val="24"/>
          <w:szCs w:val="24"/>
        </w:rPr>
        <w:t xml:space="preserve"> </w:t>
      </w:r>
      <w:r w:rsidRPr="005E2A2D">
        <w:rPr>
          <w:rFonts w:ascii="Times New Roman" w:eastAsia="Times New Roman" w:hAnsi="Times New Roman" w:cs="Times New Roman"/>
          <w:sz w:val="24"/>
          <w:szCs w:val="24"/>
        </w:rPr>
        <w:t>where salient cues trigger choices more reflexively.</w:t>
      </w:r>
    </w:p>
    <w:p w14:paraId="0409FFB8" w14:textId="7EBC8E1A" w:rsidR="00BE14AF" w:rsidRPr="005E2A2D" w:rsidRDefault="009B6EF7" w:rsidP="005E2A2D">
      <w:pPr>
        <w:shd w:val="clear" w:color="auto" w:fill="FFFFFF"/>
        <w:spacing w:after="0" w:line="480" w:lineRule="auto"/>
        <w:rPr>
          <w:rFonts w:ascii="Times New Roman" w:eastAsia="Times New Roman" w:hAnsi="Times New Roman" w:cs="Times New Roman"/>
          <w:sz w:val="24"/>
          <w:szCs w:val="24"/>
        </w:rPr>
      </w:pPr>
      <w:r w:rsidRPr="00353478">
        <w:rPr>
          <w:rFonts w:ascii="Times New Roman" w:eastAsia="Times New Roman" w:hAnsi="Times New Roman" w:cs="Times New Roman"/>
          <w:sz w:val="24"/>
          <w:szCs w:val="24"/>
          <w:highlight w:val="yellow"/>
        </w:rPr>
        <w:t>Although</w:t>
      </w:r>
      <w:r w:rsidR="00BE14AF" w:rsidRPr="00353478">
        <w:rPr>
          <w:rFonts w:ascii="Times New Roman" w:eastAsia="Times New Roman" w:hAnsi="Times New Roman" w:cs="Times New Roman"/>
          <w:sz w:val="24"/>
          <w:szCs w:val="24"/>
          <w:highlight w:val="yellow"/>
        </w:rPr>
        <w:t xml:space="preserve"> we d</w:t>
      </w:r>
      <w:r w:rsidRPr="00353478">
        <w:rPr>
          <w:rFonts w:ascii="Times New Roman" w:eastAsia="Times New Roman" w:hAnsi="Times New Roman" w:cs="Times New Roman"/>
          <w:sz w:val="24"/>
          <w:szCs w:val="24"/>
          <w:highlight w:val="yellow"/>
        </w:rPr>
        <w:t>id</w:t>
      </w:r>
      <w:r w:rsidR="00BE14AF" w:rsidRPr="00353478">
        <w:rPr>
          <w:rFonts w:ascii="Times New Roman" w:eastAsia="Times New Roman" w:hAnsi="Times New Roman" w:cs="Times New Roman"/>
          <w:sz w:val="24"/>
          <w:szCs w:val="24"/>
          <w:highlight w:val="yellow"/>
        </w:rPr>
        <w:t xml:space="preserve"> not explicitly </w:t>
      </w:r>
      <w:commentRangeStart w:id="107"/>
      <w:r w:rsidR="00BE14AF" w:rsidRPr="00353478">
        <w:rPr>
          <w:rFonts w:ascii="Times New Roman" w:eastAsia="Times New Roman" w:hAnsi="Times New Roman" w:cs="Times New Roman"/>
          <w:sz w:val="24"/>
          <w:szCs w:val="24"/>
          <w:highlight w:val="yellow"/>
        </w:rPr>
        <w:t>model accumulation dynamics</w:t>
      </w:r>
      <w:commentRangeEnd w:id="107"/>
      <w:r w:rsidR="00747B88">
        <w:rPr>
          <w:rStyle w:val="CommentReference"/>
        </w:rPr>
        <w:commentReference w:id="107"/>
      </w:r>
      <w:r w:rsidR="00BE14AF" w:rsidRPr="00353478">
        <w:rPr>
          <w:rFonts w:ascii="Times New Roman" w:eastAsia="Times New Roman" w:hAnsi="Times New Roman" w:cs="Times New Roman"/>
          <w:sz w:val="24"/>
          <w:szCs w:val="24"/>
          <w:highlight w:val="yellow"/>
        </w:rPr>
        <w:t xml:space="preserve">, our data align well with such computational frameworks, </w:t>
      </w:r>
      <w:r w:rsidR="00353478" w:rsidRPr="00353478">
        <w:rPr>
          <w:rFonts w:ascii="Times New Roman" w:eastAsia="Times New Roman" w:hAnsi="Times New Roman" w:cs="Times New Roman"/>
          <w:sz w:val="24"/>
          <w:szCs w:val="24"/>
          <w:highlight w:val="yellow"/>
        </w:rPr>
        <w:t>showing</w:t>
      </w:r>
      <w:r w:rsidR="00BE14AF" w:rsidRPr="00353478">
        <w:rPr>
          <w:rFonts w:ascii="Times New Roman" w:eastAsia="Times New Roman" w:hAnsi="Times New Roman" w:cs="Times New Roman"/>
          <w:sz w:val="24"/>
          <w:szCs w:val="24"/>
          <w:highlight w:val="yellow"/>
        </w:rPr>
        <w:t xml:space="preserve"> how the timing of evidence integration and its neural </w:t>
      </w:r>
      <w:r w:rsidR="00353478" w:rsidRPr="00353478">
        <w:rPr>
          <w:rFonts w:ascii="Times New Roman" w:eastAsia="Times New Roman" w:hAnsi="Times New Roman" w:cs="Times New Roman"/>
          <w:sz w:val="24"/>
          <w:szCs w:val="24"/>
          <w:highlight w:val="yellow"/>
        </w:rPr>
        <w:t>correlates</w:t>
      </w:r>
      <w:r w:rsidR="00BE14AF" w:rsidRPr="00353478">
        <w:rPr>
          <w:rFonts w:ascii="Times New Roman" w:eastAsia="Times New Roman" w:hAnsi="Times New Roman" w:cs="Times New Roman"/>
          <w:sz w:val="24"/>
          <w:szCs w:val="24"/>
          <w:highlight w:val="yellow"/>
        </w:rPr>
        <w:t xml:space="preserve"> can vary across individuals and strategies.</w:t>
      </w:r>
    </w:p>
    <w:p w14:paraId="55F0F984" w14:textId="3B994D0B" w:rsidR="005E2A2D" w:rsidRDefault="005E2A2D" w:rsidP="005E2A2D">
      <w:pPr>
        <w:shd w:val="clear" w:color="auto" w:fill="FFFFFF"/>
        <w:spacing w:after="0" w:line="480" w:lineRule="auto"/>
        <w:rPr>
          <w:rFonts w:ascii="Times New Roman" w:eastAsia="Times New Roman" w:hAnsi="Times New Roman" w:cs="Times New Roman"/>
          <w:sz w:val="24"/>
          <w:szCs w:val="24"/>
        </w:rPr>
      </w:pPr>
      <w:r w:rsidRPr="00F53956">
        <w:rPr>
          <w:rFonts w:ascii="Times New Roman" w:eastAsia="Times New Roman" w:hAnsi="Times New Roman" w:cs="Times New Roman"/>
          <w:sz w:val="24"/>
          <w:szCs w:val="24"/>
          <w:highlight w:val="yellow"/>
        </w:rPr>
        <w:lastRenderedPageBreak/>
        <w:t>These contrasting neural profiles suggest that dlPFC circuits can operate under multiple computational modes</w:t>
      </w:r>
      <w:r w:rsidR="006A5159" w:rsidRPr="00F53956">
        <w:rPr>
          <w:rFonts w:ascii="Times New Roman" w:eastAsia="Times New Roman" w:hAnsi="Times New Roman" w:cs="Times New Roman"/>
          <w:sz w:val="24"/>
          <w:szCs w:val="24"/>
          <w:highlight w:val="yellow"/>
        </w:rPr>
        <w:t>:</w:t>
      </w:r>
      <w:r w:rsidR="009777AB" w:rsidRPr="00F53956">
        <w:rPr>
          <w:rFonts w:ascii="Times New Roman" w:eastAsia="Times New Roman" w:hAnsi="Times New Roman" w:cs="Times New Roman"/>
          <w:sz w:val="24"/>
          <w:szCs w:val="24"/>
          <w:highlight w:val="yellow"/>
        </w:rPr>
        <w:t xml:space="preserve"> </w:t>
      </w:r>
      <w:r w:rsidRPr="00F53956">
        <w:rPr>
          <w:rFonts w:ascii="Times New Roman" w:eastAsia="Times New Roman" w:hAnsi="Times New Roman" w:cs="Times New Roman"/>
          <w:sz w:val="24"/>
          <w:szCs w:val="24"/>
          <w:highlight w:val="yellow"/>
        </w:rPr>
        <w:t>proactive accumulation of evidence or reactive cue-driven responses</w:t>
      </w:r>
      <w:r w:rsidR="009777AB" w:rsidRPr="00F53956">
        <w:rPr>
          <w:rFonts w:ascii="Times New Roman" w:eastAsia="Times New Roman" w:hAnsi="Times New Roman" w:cs="Times New Roman"/>
          <w:sz w:val="24"/>
          <w:szCs w:val="24"/>
          <w:highlight w:val="yellow"/>
        </w:rPr>
        <w:t xml:space="preserve">, </w:t>
      </w:r>
      <w:r w:rsidRPr="00F53956">
        <w:rPr>
          <w:rFonts w:ascii="Times New Roman" w:eastAsia="Times New Roman" w:hAnsi="Times New Roman" w:cs="Times New Roman"/>
          <w:sz w:val="24"/>
          <w:szCs w:val="24"/>
          <w:highlight w:val="yellow"/>
        </w:rPr>
        <w:t xml:space="preserve">depending on the cognitive strategy engaged by the subject. Such flexibility may be mediated by mechanisms like </w:t>
      </w:r>
      <w:r w:rsidR="005D5D89" w:rsidRPr="00F53956">
        <w:rPr>
          <w:rFonts w:ascii="Times New Roman" w:eastAsia="Times New Roman" w:hAnsi="Times New Roman" w:cs="Times New Roman"/>
          <w:sz w:val="24"/>
          <w:szCs w:val="24"/>
          <w:highlight w:val="yellow"/>
        </w:rPr>
        <w:t xml:space="preserve">1) </w:t>
      </w:r>
      <w:r w:rsidRPr="00F53956">
        <w:rPr>
          <w:rFonts w:ascii="Times New Roman" w:eastAsia="Times New Roman" w:hAnsi="Times New Roman" w:cs="Times New Roman"/>
          <w:sz w:val="24"/>
          <w:szCs w:val="24"/>
          <w:highlight w:val="yellow"/>
        </w:rPr>
        <w:t>mixed selectivity</w:t>
      </w:r>
      <w:r w:rsidR="008C3EE5" w:rsidRPr="00F53956">
        <w:rPr>
          <w:rFonts w:ascii="Times New Roman" w:eastAsia="Times New Roman" w:hAnsi="Times New Roman" w:cs="Times New Roman"/>
          <w:sz w:val="24"/>
          <w:szCs w:val="24"/>
          <w:highlight w:val="yellow"/>
        </w:rPr>
        <w:t xml:space="preserve"> (Rigotti et al., 2013)</w:t>
      </w:r>
      <w:r w:rsidRPr="00F53956">
        <w:rPr>
          <w:rFonts w:ascii="Times New Roman" w:eastAsia="Times New Roman" w:hAnsi="Times New Roman" w:cs="Times New Roman"/>
          <w:sz w:val="24"/>
          <w:szCs w:val="24"/>
          <w:highlight w:val="yellow"/>
        </w:rPr>
        <w:t>,</w:t>
      </w:r>
      <w:r w:rsidR="0013657C" w:rsidRPr="00F53956">
        <w:rPr>
          <w:rFonts w:ascii="Times New Roman" w:eastAsia="Times New Roman" w:hAnsi="Times New Roman" w:cs="Times New Roman"/>
          <w:sz w:val="24"/>
          <w:szCs w:val="24"/>
          <w:highlight w:val="yellow"/>
        </w:rPr>
        <w:t xml:space="preserve"> the ability of</w:t>
      </w:r>
      <w:r w:rsidRPr="00F53956">
        <w:rPr>
          <w:rFonts w:ascii="Times New Roman" w:eastAsia="Times New Roman" w:hAnsi="Times New Roman" w:cs="Times New Roman"/>
          <w:sz w:val="24"/>
          <w:szCs w:val="24"/>
          <w:highlight w:val="yellow"/>
        </w:rPr>
        <w:t xml:space="preserve"> neurons to multiplex </w:t>
      </w:r>
      <w:r w:rsidR="000F69AA" w:rsidRPr="00F53956">
        <w:rPr>
          <w:rFonts w:ascii="Times New Roman" w:eastAsia="Times New Roman" w:hAnsi="Times New Roman" w:cs="Times New Roman"/>
          <w:sz w:val="24"/>
          <w:szCs w:val="24"/>
          <w:highlight w:val="yellow"/>
        </w:rPr>
        <w:t xml:space="preserve">different task-related </w:t>
      </w:r>
      <w:r w:rsidRPr="00F53956">
        <w:rPr>
          <w:rFonts w:ascii="Times New Roman" w:eastAsia="Times New Roman" w:hAnsi="Times New Roman" w:cs="Times New Roman"/>
          <w:sz w:val="24"/>
          <w:szCs w:val="24"/>
          <w:highlight w:val="yellow"/>
        </w:rPr>
        <w:t xml:space="preserve">information </w:t>
      </w:r>
      <w:r w:rsidR="000F69AA" w:rsidRPr="00F53956">
        <w:rPr>
          <w:rFonts w:ascii="Times New Roman" w:eastAsia="Times New Roman" w:hAnsi="Times New Roman" w:cs="Times New Roman"/>
          <w:sz w:val="24"/>
          <w:szCs w:val="24"/>
          <w:highlight w:val="yellow"/>
        </w:rPr>
        <w:t xml:space="preserve">like </w:t>
      </w:r>
      <w:r w:rsidRPr="00F53956">
        <w:rPr>
          <w:rFonts w:ascii="Times New Roman" w:eastAsia="Times New Roman" w:hAnsi="Times New Roman" w:cs="Times New Roman"/>
          <w:sz w:val="24"/>
          <w:szCs w:val="24"/>
          <w:highlight w:val="yellow"/>
        </w:rPr>
        <w:t>reward, delay, and context, or</w:t>
      </w:r>
      <w:r w:rsidR="005D5D89" w:rsidRPr="00F53956">
        <w:rPr>
          <w:rFonts w:ascii="Times New Roman" w:eastAsia="Times New Roman" w:hAnsi="Times New Roman" w:cs="Times New Roman"/>
          <w:sz w:val="24"/>
          <w:szCs w:val="24"/>
          <w:highlight w:val="yellow"/>
        </w:rPr>
        <w:t xml:space="preserve"> 2) </w:t>
      </w:r>
      <w:r w:rsidRPr="00F53956">
        <w:rPr>
          <w:rFonts w:ascii="Times New Roman" w:eastAsia="Times New Roman" w:hAnsi="Times New Roman" w:cs="Times New Roman"/>
          <w:sz w:val="24"/>
          <w:szCs w:val="24"/>
          <w:highlight w:val="yellow"/>
        </w:rPr>
        <w:t>by working memory gating</w:t>
      </w:r>
      <w:r w:rsidR="00B87FC7" w:rsidRPr="00F53956">
        <w:rPr>
          <w:rFonts w:ascii="Times New Roman" w:eastAsia="Times New Roman" w:hAnsi="Times New Roman" w:cs="Times New Roman"/>
          <w:sz w:val="24"/>
          <w:szCs w:val="24"/>
          <w:highlight w:val="yellow"/>
        </w:rPr>
        <w:t xml:space="preserve"> </w:t>
      </w:r>
      <w:commentRangeStart w:id="108"/>
      <w:r w:rsidR="00B87FC7" w:rsidRPr="00F53956">
        <w:rPr>
          <w:rFonts w:ascii="Times New Roman" w:eastAsia="Times New Roman" w:hAnsi="Times New Roman" w:cs="Times New Roman"/>
          <w:sz w:val="24"/>
          <w:szCs w:val="24"/>
          <w:highlight w:val="yellow"/>
        </w:rPr>
        <w:t>(Miller and Cohen, 2001)</w:t>
      </w:r>
      <w:r w:rsidRPr="00F53956">
        <w:rPr>
          <w:rFonts w:ascii="Times New Roman" w:eastAsia="Times New Roman" w:hAnsi="Times New Roman" w:cs="Times New Roman"/>
          <w:sz w:val="24"/>
          <w:szCs w:val="24"/>
          <w:highlight w:val="yellow"/>
        </w:rPr>
        <w:t xml:space="preserve"> </w:t>
      </w:r>
      <w:commentRangeEnd w:id="108"/>
      <w:r w:rsidR="00A65CC4" w:rsidRPr="00F53956">
        <w:rPr>
          <w:rStyle w:val="CommentReference"/>
          <w:highlight w:val="yellow"/>
        </w:rPr>
        <w:commentReference w:id="108"/>
      </w:r>
      <w:r w:rsidRPr="00F53956">
        <w:rPr>
          <w:rFonts w:ascii="Times New Roman" w:eastAsia="Times New Roman" w:hAnsi="Times New Roman" w:cs="Times New Roman"/>
          <w:sz w:val="24"/>
          <w:szCs w:val="24"/>
          <w:highlight w:val="yellow"/>
        </w:rPr>
        <w:t>that selectively maintains task-relevant variables during decision epochs.</w:t>
      </w:r>
    </w:p>
    <w:p w14:paraId="2BC81176" w14:textId="77777777" w:rsidR="0049732C" w:rsidRDefault="00A917EB" w:rsidP="005E2A2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support of this, we also found that </w:t>
      </w:r>
      <w:r w:rsidRPr="00A917EB">
        <w:rPr>
          <w:rFonts w:ascii="Times New Roman" w:eastAsia="Times New Roman" w:hAnsi="Times New Roman" w:cs="Times New Roman"/>
          <w:sz w:val="24"/>
          <w:szCs w:val="24"/>
        </w:rPr>
        <w:t>despite Monkey 1 show</w:t>
      </w:r>
      <w:r w:rsidR="006205DE">
        <w:rPr>
          <w:rFonts w:ascii="Times New Roman" w:eastAsia="Times New Roman" w:hAnsi="Times New Roman" w:cs="Times New Roman"/>
          <w:sz w:val="24"/>
          <w:szCs w:val="24"/>
        </w:rPr>
        <w:t>ing</w:t>
      </w:r>
      <w:r w:rsidR="00507E7A">
        <w:rPr>
          <w:rFonts w:ascii="Times New Roman" w:eastAsia="Times New Roman" w:hAnsi="Times New Roman" w:cs="Times New Roman"/>
          <w:sz w:val="24"/>
          <w:szCs w:val="24"/>
        </w:rPr>
        <w:t xml:space="preserve"> </w:t>
      </w:r>
      <w:r w:rsidRPr="00A917EB">
        <w:rPr>
          <w:rFonts w:ascii="Times New Roman" w:eastAsia="Times New Roman" w:hAnsi="Times New Roman" w:cs="Times New Roman"/>
          <w:sz w:val="24"/>
          <w:szCs w:val="24"/>
        </w:rPr>
        <w:t xml:space="preserve">an early and strong inverse correlation between reward magnitude and delay in the population, only a small fraction of neurons (8%) scaled their activity linearly with the discounted value. This suggests that value integration in Monkey 1 is distributed across the population and relies on dynamic, context-sensitive coding rather than fixed, unitary representations. </w:t>
      </w:r>
      <w:r w:rsidR="006F3C0D">
        <w:rPr>
          <w:rFonts w:ascii="Times New Roman" w:eastAsia="Times New Roman" w:hAnsi="Times New Roman" w:cs="Times New Roman"/>
          <w:sz w:val="24"/>
          <w:szCs w:val="24"/>
        </w:rPr>
        <w:t>Conversely, i</w:t>
      </w:r>
      <w:r w:rsidR="006259FC" w:rsidRPr="006259FC">
        <w:rPr>
          <w:rFonts w:ascii="Times New Roman" w:eastAsia="Times New Roman" w:hAnsi="Times New Roman" w:cs="Times New Roman"/>
          <w:sz w:val="24"/>
          <w:szCs w:val="24"/>
        </w:rPr>
        <w:t xml:space="preserve">n Monkey 2, </w:t>
      </w:r>
      <w:r w:rsidR="006F3C0D">
        <w:rPr>
          <w:rFonts w:ascii="Times New Roman" w:eastAsia="Times New Roman" w:hAnsi="Times New Roman" w:cs="Times New Roman"/>
          <w:sz w:val="24"/>
          <w:szCs w:val="24"/>
        </w:rPr>
        <w:t xml:space="preserve">a larger proportion of </w:t>
      </w:r>
      <w:r w:rsidR="006259FC" w:rsidRPr="006259FC">
        <w:rPr>
          <w:rFonts w:ascii="Times New Roman" w:eastAsia="Times New Roman" w:hAnsi="Times New Roman" w:cs="Times New Roman"/>
          <w:sz w:val="24"/>
          <w:szCs w:val="24"/>
        </w:rPr>
        <w:t>neurons</w:t>
      </w:r>
      <w:r w:rsidR="006259FC">
        <w:rPr>
          <w:rFonts w:ascii="Times New Roman" w:eastAsia="Times New Roman" w:hAnsi="Times New Roman" w:cs="Times New Roman"/>
          <w:sz w:val="24"/>
          <w:szCs w:val="24"/>
        </w:rPr>
        <w:t xml:space="preserve"> (33%)</w:t>
      </w:r>
      <w:r w:rsidR="006259FC" w:rsidRPr="006259FC">
        <w:rPr>
          <w:rFonts w:ascii="Times New Roman" w:eastAsia="Times New Roman" w:hAnsi="Times New Roman" w:cs="Times New Roman"/>
          <w:sz w:val="24"/>
          <w:szCs w:val="24"/>
        </w:rPr>
        <w:t xml:space="preserve"> directly tracked the discounted value, </w:t>
      </w:r>
      <w:r w:rsidR="00E7197F" w:rsidRPr="00E7197F">
        <w:rPr>
          <w:rFonts w:ascii="Times New Roman" w:eastAsia="Times New Roman" w:hAnsi="Times New Roman" w:cs="Times New Roman"/>
          <w:sz w:val="24"/>
          <w:szCs w:val="24"/>
        </w:rPr>
        <w:t xml:space="preserve">reflecting a more rigid and uniform representation consistent with a reactive strategy waiting for an external cue (the go-signal) to trigger action. </w:t>
      </w:r>
    </w:p>
    <w:p w14:paraId="18A11D8A" w14:textId="21F6B640" w:rsidR="005E2A2D" w:rsidRPr="005E2A2D" w:rsidRDefault="005E2A2D" w:rsidP="005E2A2D">
      <w:pPr>
        <w:shd w:val="clear" w:color="auto" w:fill="FFFFFF"/>
        <w:spacing w:after="0" w:line="480" w:lineRule="auto"/>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 xml:space="preserve">Our </w:t>
      </w:r>
      <w:r w:rsidR="0049732C">
        <w:rPr>
          <w:rFonts w:ascii="Times New Roman" w:eastAsia="Times New Roman" w:hAnsi="Times New Roman" w:cs="Times New Roman"/>
          <w:sz w:val="24"/>
          <w:szCs w:val="24"/>
        </w:rPr>
        <w:t>result</w:t>
      </w:r>
      <w:r w:rsidRPr="005E2A2D">
        <w:rPr>
          <w:rFonts w:ascii="Times New Roman" w:eastAsia="Times New Roman" w:hAnsi="Times New Roman" w:cs="Times New Roman"/>
          <w:sz w:val="24"/>
          <w:szCs w:val="24"/>
        </w:rPr>
        <w:t xml:space="preserve">s extend previous studies by adding a fine-grained temporal dimension to prefrontal value encoding, showing that the classic inverse relationship between reward and delay emerges dynamically and varies across individuals. This temporal unfolding emphasizes the role of dlPFC in maintaining context-sensitive value representations that evolve </w:t>
      </w:r>
      <w:r w:rsidR="00EC51CD">
        <w:rPr>
          <w:rFonts w:ascii="Times New Roman" w:eastAsia="Times New Roman" w:hAnsi="Times New Roman" w:cs="Times New Roman"/>
          <w:sz w:val="24"/>
          <w:szCs w:val="24"/>
        </w:rPr>
        <w:t>during decision-making.</w:t>
      </w:r>
    </w:p>
    <w:p w14:paraId="7DF00ECA" w14:textId="77777777" w:rsidR="00422987" w:rsidRDefault="00C540F2" w:rsidP="005E2A2D">
      <w:pPr>
        <w:shd w:val="clear" w:color="auto" w:fill="FFFFFF"/>
        <w:spacing w:after="0" w:line="480" w:lineRule="auto"/>
        <w:rPr>
          <w:rFonts w:ascii="Times New Roman" w:eastAsia="Times New Roman" w:hAnsi="Times New Roman" w:cs="Times New Roman"/>
          <w:sz w:val="24"/>
          <w:szCs w:val="24"/>
        </w:rPr>
      </w:pPr>
      <w:r w:rsidRPr="00C540F2">
        <w:rPr>
          <w:rFonts w:ascii="Times New Roman" w:eastAsia="Times New Roman" w:hAnsi="Times New Roman" w:cs="Times New Roman"/>
          <w:sz w:val="24"/>
          <w:szCs w:val="24"/>
        </w:rPr>
        <w:t xml:space="preserve">The pronounced individual differences observed </w:t>
      </w:r>
      <w:r w:rsidR="00107499">
        <w:rPr>
          <w:rFonts w:ascii="Times New Roman" w:eastAsia="Times New Roman" w:hAnsi="Times New Roman" w:cs="Times New Roman"/>
          <w:sz w:val="24"/>
          <w:szCs w:val="24"/>
        </w:rPr>
        <w:t>call for</w:t>
      </w:r>
      <w:r w:rsidRPr="00C540F2">
        <w:rPr>
          <w:rFonts w:ascii="Times New Roman" w:eastAsia="Times New Roman" w:hAnsi="Times New Roman" w:cs="Times New Roman"/>
          <w:sz w:val="24"/>
          <w:szCs w:val="24"/>
        </w:rPr>
        <w:t xml:space="preserve"> caution</w:t>
      </w:r>
      <w:r w:rsidR="00107499">
        <w:rPr>
          <w:rFonts w:ascii="Times New Roman" w:eastAsia="Times New Roman" w:hAnsi="Times New Roman" w:cs="Times New Roman"/>
          <w:sz w:val="24"/>
          <w:szCs w:val="24"/>
        </w:rPr>
        <w:t xml:space="preserve"> when</w:t>
      </w:r>
      <w:r w:rsidRPr="00C540F2">
        <w:rPr>
          <w:rFonts w:ascii="Times New Roman" w:eastAsia="Times New Roman" w:hAnsi="Times New Roman" w:cs="Times New Roman"/>
          <w:sz w:val="24"/>
          <w:szCs w:val="24"/>
        </w:rPr>
        <w:t xml:space="preserve"> assuming uniform neural mechanisms across subjects. </w:t>
      </w:r>
      <w:commentRangeStart w:id="109"/>
      <w:r w:rsidRPr="00C540F2">
        <w:rPr>
          <w:rFonts w:ascii="Times New Roman" w:eastAsia="Times New Roman" w:hAnsi="Times New Roman" w:cs="Times New Roman"/>
          <w:sz w:val="24"/>
          <w:szCs w:val="24"/>
        </w:rPr>
        <w:t xml:space="preserve">These findings raise </w:t>
      </w:r>
      <w:commentRangeEnd w:id="109"/>
      <w:r w:rsidR="00203C03">
        <w:rPr>
          <w:rStyle w:val="CommentReference"/>
        </w:rPr>
        <w:commentReference w:id="109"/>
      </w:r>
      <w:r w:rsidRPr="00C540F2">
        <w:rPr>
          <w:rFonts w:ascii="Times New Roman" w:eastAsia="Times New Roman" w:hAnsi="Times New Roman" w:cs="Times New Roman"/>
          <w:sz w:val="24"/>
          <w:szCs w:val="24"/>
        </w:rPr>
        <w:t xml:space="preserve">important questions about how prefrontal circuits may shift between computational modes, such as flexible integration versus rigid </w:t>
      </w:r>
      <w:r w:rsidRPr="00C540F2">
        <w:rPr>
          <w:rFonts w:ascii="Times New Roman" w:eastAsia="Times New Roman" w:hAnsi="Times New Roman" w:cs="Times New Roman"/>
          <w:sz w:val="24"/>
          <w:szCs w:val="24"/>
        </w:rPr>
        <w:lastRenderedPageBreak/>
        <w:t xml:space="preserve">stimulus-response mappings, and how these shifts might </w:t>
      </w:r>
      <w:r w:rsidR="00422987" w:rsidRPr="00C540F2">
        <w:rPr>
          <w:rFonts w:ascii="Times New Roman" w:eastAsia="Times New Roman" w:hAnsi="Times New Roman" w:cs="Times New Roman"/>
          <w:sz w:val="24"/>
          <w:szCs w:val="24"/>
        </w:rPr>
        <w:t>underline</w:t>
      </w:r>
      <w:r w:rsidRPr="00C540F2">
        <w:rPr>
          <w:rFonts w:ascii="Times New Roman" w:eastAsia="Times New Roman" w:hAnsi="Times New Roman" w:cs="Times New Roman"/>
          <w:sz w:val="24"/>
          <w:szCs w:val="24"/>
        </w:rPr>
        <w:t xml:space="preserve"> adaptive or maladaptive behavior (Daw et al., 2011; Gillan et al., 2016; Voon et al., 2015). </w:t>
      </w:r>
    </w:p>
    <w:p w14:paraId="6282C98B" w14:textId="24ACFB30" w:rsidR="00C540F2" w:rsidRDefault="00697FD9" w:rsidP="005E2A2D">
      <w:pPr>
        <w:shd w:val="clear" w:color="auto" w:fill="FFFFFF"/>
        <w:spacing w:after="0" w:line="480" w:lineRule="auto"/>
        <w:rPr>
          <w:rFonts w:ascii="Times New Roman" w:eastAsia="Times New Roman" w:hAnsi="Times New Roman" w:cs="Times New Roman"/>
          <w:sz w:val="24"/>
          <w:szCs w:val="24"/>
        </w:rPr>
      </w:pPr>
      <w:r w:rsidRPr="004D6A2E">
        <w:rPr>
          <w:rFonts w:ascii="Times New Roman" w:eastAsia="Times New Roman" w:hAnsi="Times New Roman" w:cs="Times New Roman"/>
          <w:sz w:val="24"/>
          <w:szCs w:val="24"/>
        </w:rPr>
        <w:t>V</w:t>
      </w:r>
      <w:r w:rsidR="00C540F2" w:rsidRPr="004D6A2E">
        <w:rPr>
          <w:rFonts w:ascii="Times New Roman" w:eastAsia="Times New Roman" w:hAnsi="Times New Roman" w:cs="Times New Roman"/>
          <w:sz w:val="24"/>
          <w:szCs w:val="24"/>
        </w:rPr>
        <w:t>ariability in prefrontal dopamine signaling and cognitive control can produce different balances between goal-directed and habitual strategies (Cools &amp; D’Esposito, 2011), consistent with theories proposing that the prefrontal cortex dynamically orchestrates multiple modes of decision-making depending on context and individual differences (Koechlin et al., 2003).</w:t>
      </w:r>
    </w:p>
    <w:p w14:paraId="57598B6B" w14:textId="7F5A44C6" w:rsidR="005E2A2D" w:rsidRPr="005E2A2D" w:rsidRDefault="005E2A2D" w:rsidP="000F4F3A">
      <w:pPr>
        <w:shd w:val="clear" w:color="auto" w:fill="FFFFFF"/>
        <w:spacing w:after="0" w:line="480" w:lineRule="auto"/>
        <w:ind w:firstLine="720"/>
        <w:rPr>
          <w:rFonts w:ascii="Times New Roman" w:eastAsia="Times New Roman" w:hAnsi="Times New Roman" w:cs="Times New Roman"/>
          <w:sz w:val="24"/>
          <w:szCs w:val="24"/>
        </w:rPr>
      </w:pPr>
      <w:r w:rsidRPr="005E2A2D">
        <w:rPr>
          <w:rFonts w:ascii="Times New Roman" w:eastAsia="Times New Roman" w:hAnsi="Times New Roman" w:cs="Times New Roman"/>
          <w:sz w:val="24"/>
          <w:szCs w:val="24"/>
        </w:rPr>
        <w:t>Limitations of our study include the small sample size and differences in training history: Monkey 1 had extensive task experience, wh</w:t>
      </w:r>
      <w:r w:rsidR="00675EA5">
        <w:rPr>
          <w:rFonts w:ascii="Times New Roman" w:eastAsia="Times New Roman" w:hAnsi="Times New Roman" w:cs="Times New Roman"/>
          <w:sz w:val="24"/>
          <w:szCs w:val="24"/>
        </w:rPr>
        <w:t>ereas</w:t>
      </w:r>
      <w:r w:rsidRPr="005E2A2D">
        <w:rPr>
          <w:rFonts w:ascii="Times New Roman" w:eastAsia="Times New Roman" w:hAnsi="Times New Roman" w:cs="Times New Roman"/>
          <w:sz w:val="24"/>
          <w:szCs w:val="24"/>
        </w:rPr>
        <w:t xml:space="preserve"> Monkey 2 was recorded earlier in training. Future longitudinal studies are </w:t>
      </w:r>
      <w:r w:rsidR="00D8547F">
        <w:rPr>
          <w:rFonts w:ascii="Times New Roman" w:eastAsia="Times New Roman" w:hAnsi="Times New Roman" w:cs="Times New Roman"/>
          <w:sz w:val="24"/>
          <w:szCs w:val="24"/>
        </w:rPr>
        <w:t>necessary</w:t>
      </w:r>
      <w:r w:rsidRPr="005E2A2D">
        <w:rPr>
          <w:rFonts w:ascii="Times New Roman" w:eastAsia="Times New Roman" w:hAnsi="Times New Roman" w:cs="Times New Roman"/>
          <w:sz w:val="24"/>
          <w:szCs w:val="24"/>
        </w:rPr>
        <w:t xml:space="preserve"> to determine whether these strategies </w:t>
      </w:r>
      <w:r w:rsidR="00137B79">
        <w:rPr>
          <w:rFonts w:ascii="Times New Roman" w:eastAsia="Times New Roman" w:hAnsi="Times New Roman" w:cs="Times New Roman"/>
          <w:sz w:val="24"/>
          <w:szCs w:val="24"/>
        </w:rPr>
        <w:t>represent</w:t>
      </w:r>
      <w:r w:rsidRPr="005E2A2D">
        <w:rPr>
          <w:rFonts w:ascii="Times New Roman" w:eastAsia="Times New Roman" w:hAnsi="Times New Roman" w:cs="Times New Roman"/>
          <w:sz w:val="24"/>
          <w:szCs w:val="24"/>
        </w:rPr>
        <w:t xml:space="preserve"> stable traits or dynamic adaptations to experience.</w:t>
      </w:r>
    </w:p>
    <w:p w14:paraId="2327E314" w14:textId="252DDE92" w:rsidR="001054A3" w:rsidRDefault="00A83A81" w:rsidP="005041DB">
      <w:pPr>
        <w:shd w:val="clear" w:color="auto" w:fill="FFFFFF"/>
        <w:spacing w:after="0"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bCs/>
          <w:sz w:val="24"/>
          <w:szCs w:val="24"/>
        </w:rPr>
        <w:t>In summary, o</w:t>
      </w:r>
      <w:r w:rsidR="00EB5E62" w:rsidRPr="00E9337C">
        <w:rPr>
          <w:rFonts w:ascii="Times New Roman" w:eastAsia="Times New Roman" w:hAnsi="Times New Roman" w:cs="Times New Roman"/>
          <w:bCs/>
          <w:sz w:val="24"/>
          <w:szCs w:val="24"/>
        </w:rPr>
        <w:t xml:space="preserve">ur findings demonstrate that value computation in the dlPFC is a flexible, context-dependent process shaped by individual decision strategies, </w:t>
      </w:r>
      <w:r w:rsidR="005041DB" w:rsidRPr="005041DB">
        <w:rPr>
          <w:rFonts w:ascii="Times New Roman" w:eastAsia="Times New Roman" w:hAnsi="Times New Roman" w:cs="Times New Roman"/>
          <w:bCs/>
          <w:sz w:val="24"/>
          <w:szCs w:val="24"/>
        </w:rPr>
        <w:t>underscoring the importance of considering neural variability in the study of choice behavior mechanisms.</w:t>
      </w:r>
    </w:p>
    <w:p w14:paraId="543255C3" w14:textId="77777777" w:rsidR="001054A3" w:rsidRDefault="001054A3" w:rsidP="0093769C">
      <w:pPr>
        <w:shd w:val="clear" w:color="auto" w:fill="FFFFFF"/>
        <w:spacing w:after="0" w:line="480" w:lineRule="auto"/>
        <w:rPr>
          <w:rFonts w:ascii="Times New Roman" w:eastAsia="Times New Roman" w:hAnsi="Times New Roman" w:cs="Times New Roman"/>
          <w:b/>
          <w:sz w:val="24"/>
          <w:szCs w:val="24"/>
        </w:rPr>
      </w:pPr>
    </w:p>
    <w:p w14:paraId="7359379D"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5A5FB7AA"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542D0C84"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1C037C76"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1116E82E"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49451DBC"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4036A723"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7E142945"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61A8E865" w14:textId="77777777" w:rsidR="008A78A0" w:rsidRDefault="008A78A0" w:rsidP="0093769C">
      <w:pPr>
        <w:shd w:val="clear" w:color="auto" w:fill="FFFFFF"/>
        <w:spacing w:after="0" w:line="480" w:lineRule="auto"/>
        <w:rPr>
          <w:rFonts w:ascii="Times New Roman" w:eastAsia="Times New Roman" w:hAnsi="Times New Roman" w:cs="Times New Roman"/>
          <w:b/>
          <w:sz w:val="24"/>
          <w:szCs w:val="24"/>
        </w:rPr>
      </w:pPr>
    </w:p>
    <w:p w14:paraId="6EFB4464" w14:textId="71806A00" w:rsidR="005457B4" w:rsidRPr="0093769C" w:rsidRDefault="005457B4" w:rsidP="0093769C">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lastRenderedPageBreak/>
        <w:t>Materials and Methods</w:t>
      </w:r>
    </w:p>
    <w:p w14:paraId="387B9568" w14:textId="77777777" w:rsidR="005457B4" w:rsidRDefault="005457B4" w:rsidP="005457B4">
      <w:pPr>
        <w:spacing w:after="0" w:line="480" w:lineRule="auto"/>
        <w:ind w:left="-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Subjects</w:t>
      </w:r>
    </w:p>
    <w:p w14:paraId="781F91F7"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were used. The experimental procedures followed the Institute of Laboratory Animal Research </w:t>
      </w:r>
      <w:r>
        <w:rPr>
          <w:rFonts w:ascii="Times New Roman" w:eastAsia="Times New Roman" w:hAnsi="Times New Roman" w:cs="Times New Roman"/>
          <w:i/>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58C5A5B7" w14:textId="77777777" w:rsidR="003F3DAF" w:rsidRDefault="003F3DAF" w:rsidP="005457B4">
      <w:pPr>
        <w:spacing w:after="0" w:line="480" w:lineRule="auto"/>
        <w:rPr>
          <w:rFonts w:ascii="Times New Roman" w:eastAsia="Times New Roman" w:hAnsi="Times New Roman" w:cs="Times New Roman"/>
          <w:i/>
          <w:sz w:val="24"/>
          <w:szCs w:val="24"/>
        </w:rPr>
      </w:pPr>
    </w:p>
    <w:p w14:paraId="36F6EEBF" w14:textId="27613F49"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Surgical Procedures</w:t>
      </w:r>
    </w:p>
    <w:p w14:paraId="3A31EA6E" w14:textId="55AFE039"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Surgical procedures were carried out using sterile technique under general anesthesia in a fully equipped operating room. An initial surgery was performed to place a head fixation post. In monkey one an eye coil was implanted. A second surgery was performed to implant the Utah recording arrays. We implanted one Utah array in monkey 1 and two Utah arrays in monkey 2. MR scans were obtained later, about 2-4 months after the Utah arrays were implanted to define the recording area (Fig. </w:t>
      </w:r>
      <w:r w:rsidR="009F4E05">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A, bottom panel). </w:t>
      </w:r>
    </w:p>
    <w:p w14:paraId="27FB5E05" w14:textId="77777777" w:rsidR="005457B4" w:rsidRDefault="005457B4" w:rsidP="005457B4">
      <w:pPr>
        <w:spacing w:after="0" w:line="480" w:lineRule="auto"/>
        <w:ind w:left="-5"/>
        <w:rPr>
          <w:rFonts w:ascii="Times New Roman" w:eastAsia="Times New Roman" w:hAnsi="Times New Roman" w:cs="Times New Roman"/>
          <w:sz w:val="24"/>
          <w:szCs w:val="24"/>
        </w:rPr>
      </w:pPr>
    </w:p>
    <w:p w14:paraId="7152BA68" w14:textId="77777777"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Data Collection</w:t>
      </w:r>
    </w:p>
    <w:p w14:paraId="0DC62AC2" w14:textId="28C7FB6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control stimuli presentation, reward delivery and bar touches a noncommercial software package was used (REX, </w:t>
      </w:r>
      <w:hyperlink r:id="rId43">
        <w:r>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Hays et al., 1982</w:t>
      </w:r>
      <w:r>
        <w:rPr>
          <w:rFonts w:ascii="Times New Roman" w:eastAsia="Times New Roman" w:hAnsi="Times New Roman" w:cs="Times New Roman"/>
          <w:sz w:val="24"/>
          <w:szCs w:val="24"/>
        </w:rPr>
        <w:t xml:space="preserve">). The eye position was monitored by using the Eye Position measuring system (https://staff.aist.go.jp/k.matsuda/eye/indexe.html) only for some sessions of Monkey 2. Neural activity of single units was recorded with Utah arrays (Blackrock Microsystems, Salt Lake City, USA; blackrockmicro.com). Electrical signals were captured, and single units were isolated online with TDT (Tucker-Davis Technologies, TDT, Alachua, USA; tdt.com) system for </w:t>
      </w:r>
      <w:r>
        <w:rPr>
          <w:rFonts w:ascii="Times New Roman" w:eastAsia="Times New Roman" w:hAnsi="Times New Roman" w:cs="Times New Roman"/>
          <w:sz w:val="24"/>
          <w:szCs w:val="24"/>
        </w:rPr>
        <w:lastRenderedPageBreak/>
        <w:t xml:space="preserve">Monkey 1 and with Grapevine (Ripple Neuro, Salt Lake City, USA; rippleneuro.com) for Monkey 2. Data analyses were performed in MATLAB </w:t>
      </w:r>
      <w:hyperlink r:id="rId44">
        <w:r>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xml:space="preserve">; </w:t>
      </w:r>
      <w:r w:rsidR="00CF139F">
        <w:rPr>
          <w:rFonts w:ascii="Times New Roman" w:eastAsia="Times New Roman" w:hAnsi="Times New Roman" w:cs="Times New Roman"/>
          <w:sz w:val="24"/>
          <w:szCs w:val="24"/>
        </w:rPr>
        <w:t>R2024b</w:t>
      </w:r>
      <w:hyperlink r:id="rId45">
        <w:r>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06631B70" w14:textId="77777777" w:rsidR="005457B4" w:rsidRDefault="005457B4" w:rsidP="005457B4">
      <w:pPr>
        <w:spacing w:after="0" w:line="480" w:lineRule="auto"/>
        <w:rPr>
          <w:rFonts w:ascii="Times New Roman" w:eastAsia="Times New Roman" w:hAnsi="Times New Roman" w:cs="Times New Roman"/>
          <w:sz w:val="24"/>
          <w:szCs w:val="24"/>
        </w:rPr>
      </w:pPr>
    </w:p>
    <w:p w14:paraId="23204BB1" w14:textId="0AF32B02"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Task</w:t>
      </w:r>
    </w:p>
    <w:p w14:paraId="29047B07" w14:textId="77777777" w:rsidR="005457B4" w:rsidRDefault="005457B4" w:rsidP="00605962">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the head fixed, 57 cm away from a video screen (47x30 cm; 1024x768 pixel; 120Hz) placed in front. A touch-sensitive bar was mounted on the chair at the level of the monkeys’ hands. A metal tube was positioned in front of the monkey’s lips to allow the monkey to drink when the reward was delivered.</w:t>
      </w:r>
    </w:p>
    <w:p w14:paraId="2BF07816" w14:textId="1B134610"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monkey worked in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w:t>
      </w:r>
      <w:r w:rsidR="00EC2B5E">
        <w:rPr>
          <w:rFonts w:ascii="Times New Roman" w:eastAsia="Times New Roman" w:hAnsi="Times New Roman" w:cs="Times New Roman"/>
          <w:sz w:val="24"/>
          <w:szCs w:val="24"/>
        </w:rPr>
        <w:t>intertemporal discounting</w:t>
      </w:r>
      <w:r>
        <w:rPr>
          <w:rFonts w:ascii="Times New Roman" w:eastAsia="Times New Roman" w:hAnsi="Times New Roman" w:cs="Times New Roman"/>
          <w:sz w:val="24"/>
          <w:szCs w:val="24"/>
        </w:rPr>
        <w:t xml:space="preserve"> task (Fig. 1A). To start a trial the monkey had to touch a lever, hold it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After a variable time </w:t>
      </w:r>
      <w:r>
        <w:rPr>
          <w:rFonts w:ascii="Times New Roman" w:eastAsia="Times New Roman" w:hAnsi="Times New Roman" w:cs="Times New Roman"/>
          <w:sz w:val="24"/>
          <w:szCs w:val="24"/>
          <w:highlight w:val="yellow"/>
        </w:rPr>
        <w:t xml:space="preserve">of 250 and 500 </w:t>
      </w:r>
      <w:sdt>
        <w:sdtPr>
          <w:tag w:val="goog_rdk_133"/>
          <w:id w:val="-1804373812"/>
        </w:sdtPr>
        <w:sdtContent>
          <w:commentRangeStart w:id="110"/>
        </w:sdtContent>
      </w:sdt>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w:t>
      </w:r>
      <w:commentRangeEnd w:id="110"/>
      <w:r>
        <w:commentReference w:id="110"/>
      </w:r>
      <w:r>
        <w:rPr>
          <w:rFonts w:ascii="Times New Roman" w:eastAsia="Times New Roman" w:hAnsi="Times New Roman" w:cs="Times New Roman"/>
          <w:sz w:val="24"/>
          <w:szCs w:val="24"/>
        </w:rPr>
        <w:t>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5 durations between 750 and 2000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(step size 313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Each visual cue indicated a particular offer, with the set of offers made by combining one of three reward sizes (2, 4 or 6 drops of liquid reward) with one of three delays to deliver the reward (1, 5 or 10 seconds). The monkey was required to continue to hold the bar and, if it was required, to maintain its gaze within the virtual window until the red square changed color to purple or yellow with equal probability (Fig. 1A). Either the purple or the yellow square served as a prompt to release the bar. Releasing the bar while the purple square was present indicated that the monkey was accepting the offer. Releasing the bar when the yellow square was present indicated that the monkey was refusing the offer. If the animal continued to hold the bar for the duration of the initial purple or yellow period of 1100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the color of the square would change to the alternate color, allowing the animal to accept or refuse in each trial. </w:t>
      </w:r>
    </w:p>
    <w:p w14:paraId="433BB4D7" w14:textId="77777777" w:rsidR="005457B4" w:rsidRDefault="00000000" w:rsidP="005457B4">
      <w:pPr>
        <w:spacing w:after="0" w:line="480" w:lineRule="auto"/>
        <w:ind w:left="-5"/>
        <w:rPr>
          <w:rFonts w:ascii="Times New Roman" w:eastAsia="Times New Roman" w:hAnsi="Times New Roman" w:cs="Times New Roman"/>
          <w:sz w:val="24"/>
          <w:szCs w:val="24"/>
        </w:rPr>
      </w:pPr>
      <w:sdt>
        <w:sdtPr>
          <w:tag w:val="goog_rdk_134"/>
          <w:id w:val="-789128116"/>
        </w:sdtPr>
        <w:sdtContent/>
      </w:sdt>
      <w:sdt>
        <w:sdtPr>
          <w:tag w:val="goog_rdk_135"/>
          <w:id w:val="-1161153009"/>
        </w:sdtPr>
        <w:sdtContent/>
      </w:sdt>
      <w:r w:rsidR="005457B4">
        <w:rPr>
          <w:rFonts w:ascii="Times New Roman" w:eastAsia="Times New Roman" w:hAnsi="Times New Roman" w:cs="Times New Roman"/>
          <w:sz w:val="24"/>
          <w:szCs w:val="24"/>
        </w:rPr>
        <w:t xml:space="preserve">For instance, if the animal did not release the bar during the initial purple period, it could continue to hold the bar until the yellow square replaced the initial purple spot and release the bar in the yellow period. The same thing happened if the animal did not release the bar in the initial yellow period: it could hold the bar until the purple square replaced the initial yellow square and then release the bar. </w:t>
      </w:r>
    </w:p>
    <w:p w14:paraId="64957591" w14:textId="77777777"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design we prevented the monkey from preprogramming the motor response in the cue period, since the monkey could not anticipate whether the acceptance or refusal period would be the first interval or the second.  </w:t>
      </w:r>
    </w:p>
    <w:p w14:paraId="54CC373B"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accepting the offer, the purple square turned green (feedback signal), and the drops of reward were delivered after the delay indicated in the offer. Upon refusing the offer, the cue and fixation target disappeared, and a new trial would immediately begin with a new offer.  </w:t>
      </w:r>
    </w:p>
    <w:p w14:paraId="396FC06E" w14:textId="77777777" w:rsidR="005457B4" w:rsidRDefault="005457B4" w:rsidP="005457B4">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For 12/16 sessions the eye of Monkey 2 was monitored. A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virtual window was built around the cue. The monkey was required to maintain his gaze in the virtual window from the appearance of the red spot to the appearance of the go-signal.  </w:t>
      </w:r>
    </w:p>
    <w:p w14:paraId="0F360851"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If the monkey (a) released the bar during the cue period, (b) didn’t maintain gaze in the virtual window, or (c) failed to release the bar during any of the go periods, an error was registered and an error feedback image (white rectangle with a red cross;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an error, the next trial was a correction trial, during which the offer was repeated.  </w:t>
      </w:r>
    </w:p>
    <w:p w14:paraId="23BEA514" w14:textId="77777777" w:rsidR="00BC33C8" w:rsidRDefault="00BC33C8" w:rsidP="00767CB3">
      <w:pPr>
        <w:spacing w:after="0" w:line="480" w:lineRule="auto"/>
        <w:rPr>
          <w:rFonts w:ascii="Times New Roman" w:eastAsia="Times New Roman" w:hAnsi="Times New Roman" w:cs="Times New Roman"/>
          <w:sz w:val="24"/>
          <w:szCs w:val="24"/>
        </w:rPr>
      </w:pPr>
    </w:p>
    <w:p w14:paraId="25926C1C" w14:textId="1F1D0AD7" w:rsidR="005457B4" w:rsidRDefault="005457B4" w:rsidP="00767CB3">
      <w:pPr>
        <w:spacing w:after="0" w:line="480" w:lineRule="auto"/>
        <w:rPr>
          <w:rFonts w:ascii="Times New Roman" w:eastAsia="Times New Roman" w:hAnsi="Times New Roman" w:cs="Times New Roman"/>
          <w:i/>
          <w:iCs/>
          <w:sz w:val="24"/>
          <w:szCs w:val="24"/>
        </w:rPr>
      </w:pPr>
      <w:r w:rsidRPr="00767CB3">
        <w:rPr>
          <w:rFonts w:ascii="Times New Roman" w:eastAsia="Times New Roman" w:hAnsi="Times New Roman" w:cs="Times New Roman"/>
          <w:i/>
          <w:iCs/>
          <w:sz w:val="24"/>
          <w:szCs w:val="24"/>
        </w:rPr>
        <w:t>Behavior</w:t>
      </w:r>
    </w:p>
    <w:p w14:paraId="0838F0B2" w14:textId="77777777" w:rsidR="0018466A" w:rsidRDefault="00CB5FC2" w:rsidP="00771E1C">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For the behavioral analyses, we used </w:t>
      </w:r>
      <w:r w:rsidR="00BE56DE">
        <w:rPr>
          <w:rFonts w:ascii="Times New Roman" w:eastAsia="Times New Roman" w:hAnsi="Times New Roman" w:cs="Times New Roman"/>
          <w:sz w:val="24"/>
          <w:szCs w:val="24"/>
        </w:rPr>
        <w:t>data</w:t>
      </w:r>
      <w:r>
        <w:rPr>
          <w:rFonts w:ascii="Times New Roman" w:eastAsia="Times New Roman" w:hAnsi="Times New Roman" w:cs="Times New Roman"/>
          <w:sz w:val="24"/>
          <w:szCs w:val="24"/>
        </w:rPr>
        <w:t xml:space="preserve"> from all the neural recording days (7 for monkey 1 and 16 for monkey 2).</w:t>
      </w:r>
      <w:r w:rsidR="00771E1C">
        <w:rPr>
          <w:rFonts w:ascii="Times New Roman" w:eastAsia="Times New Roman" w:hAnsi="Times New Roman" w:cs="Times New Roman"/>
          <w:i/>
          <w:iCs/>
          <w:sz w:val="24"/>
          <w:szCs w:val="24"/>
        </w:rPr>
        <w:t xml:space="preserve"> </w:t>
      </w:r>
    </w:p>
    <w:p w14:paraId="25F82DD5" w14:textId="0F569904" w:rsidR="005457B4" w:rsidRPr="00771E1C" w:rsidRDefault="005457B4" w:rsidP="00670356">
      <w:pPr>
        <w:spacing w:after="0" w:line="480" w:lineRule="auto"/>
        <w:ind w:firstLine="360"/>
        <w:rPr>
          <w:rFonts w:ascii="Times New Roman" w:eastAsia="Times New Roman" w:hAnsi="Times New Roman" w:cs="Times New Roman"/>
          <w:i/>
          <w:iCs/>
          <w:sz w:val="24"/>
          <w:szCs w:val="24"/>
        </w:rPr>
      </w:pPr>
      <w:r>
        <w:rPr>
          <w:rFonts w:ascii="Times New Roman" w:eastAsia="Times New Roman" w:hAnsi="Times New Roman" w:cs="Times New Roman"/>
          <w:sz w:val="24"/>
          <w:szCs w:val="24"/>
        </w:rPr>
        <w:lastRenderedPageBreak/>
        <w:t>The probability of accepting an offer</w:t>
      </w:r>
      <w:r w:rsidR="00767CB3">
        <w:rPr>
          <w:rFonts w:ascii="Times New Roman" w:eastAsia="Times New Roman" w:hAnsi="Times New Roman" w:cs="Times New Roman"/>
          <w:sz w:val="24"/>
          <w:szCs w:val="24"/>
        </w:rPr>
        <w:t xml:space="preserve"> was</w:t>
      </w:r>
      <w:r>
        <w:rPr>
          <w:rFonts w:ascii="Times New Roman" w:eastAsia="Times New Roman" w:hAnsi="Times New Roman" w:cs="Times New Roman"/>
          <w:sz w:val="24"/>
          <w:szCs w:val="24"/>
        </w:rPr>
        <w:t xml:space="preserve"> calculated independently for each of the 9 offers</w:t>
      </w:r>
      <w:r w:rsidR="00767CB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26389728" w14:textId="3E92C76D" w:rsidR="006971BD" w:rsidRPr="00F606B1" w:rsidRDefault="006971BD" w:rsidP="00767CB3">
      <w:pPr>
        <w:shd w:val="clear" w:color="auto" w:fill="FFFFFF"/>
        <w:spacing w:after="0" w:line="480" w:lineRule="auto"/>
        <w:rPr>
          <w:rFonts w:ascii="Times New Roman" w:eastAsia="Times New Roman" w:hAnsi="Times New Roman" w:cs="Times New Roman"/>
          <w:sz w:val="24"/>
          <w:szCs w:val="24"/>
        </w:rPr>
      </w:pPr>
      <w:r w:rsidRPr="00F606B1">
        <w:rPr>
          <w:rFonts w:ascii="Times New Roman" w:eastAsia="Times New Roman" w:hAnsi="Times New Roman" w:cs="Times New Roman"/>
          <w:sz w:val="24"/>
          <w:szCs w:val="24"/>
        </w:rPr>
        <w:t xml:space="preserve">Reinforcement learning </w:t>
      </w:r>
      <w:r w:rsidR="00F606B1" w:rsidRPr="00F606B1">
        <w:rPr>
          <w:rFonts w:ascii="Times New Roman" w:eastAsia="Times New Roman" w:hAnsi="Times New Roman" w:cs="Times New Roman"/>
          <w:sz w:val="24"/>
          <w:szCs w:val="24"/>
        </w:rPr>
        <w:t>models fit</w:t>
      </w:r>
      <w:r w:rsidRPr="00F606B1">
        <w:rPr>
          <w:rFonts w:ascii="Times New Roman" w:eastAsia="Times New Roman" w:hAnsi="Times New Roman" w:cs="Times New Roman"/>
          <w:sz w:val="24"/>
          <w:szCs w:val="24"/>
        </w:rPr>
        <w:t xml:space="preserve"> the behavior of the two monkeys separately. The probability of choosing to accept an offer is modelled </w:t>
      </w:r>
      <w:r w:rsidR="006844A9" w:rsidRPr="00F606B1">
        <w:rPr>
          <w:rFonts w:ascii="Times New Roman" w:eastAsia="Times New Roman" w:hAnsi="Times New Roman" w:cs="Times New Roman"/>
          <w:sz w:val="24"/>
          <w:szCs w:val="24"/>
        </w:rPr>
        <w:t xml:space="preserve">through a </w:t>
      </w:r>
      <w:r w:rsidR="00F606B1" w:rsidRPr="00247637">
        <w:rPr>
          <w:rFonts w:ascii="Times New Roman" w:eastAsia="Times New Roman" w:hAnsi="Times New Roman" w:cs="Times New Roman"/>
          <w:i/>
          <w:iCs/>
          <w:sz w:val="24"/>
          <w:szCs w:val="24"/>
        </w:rPr>
        <w:t>SoftMax</w:t>
      </w:r>
      <w:r w:rsidR="006844A9" w:rsidRPr="00F606B1">
        <w:rPr>
          <w:rFonts w:ascii="Times New Roman" w:eastAsia="Times New Roman" w:hAnsi="Times New Roman" w:cs="Times New Roman"/>
          <w:sz w:val="24"/>
          <w:szCs w:val="24"/>
        </w:rPr>
        <w:t xml:space="preserve"> function </w:t>
      </w:r>
      <w:r w:rsidRPr="00F606B1">
        <w:rPr>
          <w:rFonts w:ascii="Times New Roman" w:eastAsia="Times New Roman" w:hAnsi="Times New Roman" w:cs="Times New Roman"/>
          <w:sz w:val="24"/>
          <w:szCs w:val="24"/>
        </w:rPr>
        <w:t xml:space="preserve">as </w:t>
      </w:r>
    </w:p>
    <w:p w14:paraId="69BE41DB" w14:textId="63336871" w:rsidR="006971BD" w:rsidRPr="00021086" w:rsidRDefault="006971BD" w:rsidP="00767CB3">
      <w:pPr>
        <w:shd w:val="clear" w:color="auto" w:fill="FFFFFF"/>
        <w:spacing w:after="0" w:line="480" w:lineRule="auto"/>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p=</m:t>
          </m:r>
          <m:f>
            <m:fPr>
              <m:ctrlPr>
                <w:rPr>
                  <w:rFonts w:ascii="Cambria Math" w:eastAsia="Times New Roman" w:hAnsi="Cambria Math" w:cs="Times New Roman"/>
                  <w:b/>
                  <w:bCs/>
                  <w:i/>
                  <w:sz w:val="24"/>
                  <w:szCs w:val="24"/>
                </w:rPr>
              </m:ctrlPr>
            </m:fPr>
            <m:num>
              <m:r>
                <m:rPr>
                  <m:sty m:val="bi"/>
                </m:rPr>
                <w:rPr>
                  <w:rFonts w:ascii="Cambria Math" w:eastAsia="Times New Roman" w:hAnsi="Cambria Math" w:cs="Times New Roman"/>
                  <w:sz w:val="24"/>
                  <w:szCs w:val="24"/>
                </w:rPr>
                <m:t>1</m:t>
              </m:r>
            </m:num>
            <m:den>
              <m:r>
                <m:rPr>
                  <m:sty m:val="bi"/>
                </m:rPr>
                <w:rPr>
                  <w:rFonts w:ascii="Cambria Math" w:eastAsia="Times New Roman" w:hAnsi="Cambria Math" w:cs="Times New Roman"/>
                  <w:sz w:val="24"/>
                  <w:szCs w:val="24"/>
                </w:rPr>
                <m:t>1+</m:t>
              </m:r>
              <m:sSup>
                <m:sSupPr>
                  <m:ctrlPr>
                    <w:rPr>
                      <w:rFonts w:ascii="Cambria Math" w:eastAsia="Times New Roman" w:hAnsi="Cambria Math" w:cs="Times New Roman"/>
                      <w:b/>
                      <w:bCs/>
                      <w:i/>
                      <w:sz w:val="24"/>
                      <w:szCs w:val="24"/>
                    </w:rPr>
                  </m:ctrlPr>
                </m:sSupPr>
                <m:e>
                  <m:r>
                    <m:rPr>
                      <m:sty m:val="bi"/>
                    </m:rPr>
                    <w:rPr>
                      <w:rFonts w:ascii="Cambria Math" w:eastAsia="Times New Roman" w:hAnsi="Cambria Math" w:cs="Times New Roman"/>
                      <w:sz w:val="24"/>
                      <w:szCs w:val="24"/>
                    </w:rPr>
                    <m:t>e</m:t>
                  </m:r>
                </m:e>
                <m:sup>
                  <m:r>
                    <m:rPr>
                      <m:sty m:val="bi"/>
                    </m:rPr>
                    <w:rPr>
                      <w:rFonts w:ascii="Cambria Math" w:eastAsia="Times New Roman" w:hAnsi="Cambria Math" w:cs="Times New Roman"/>
                      <w:sz w:val="24"/>
                      <w:szCs w:val="24"/>
                    </w:rPr>
                    <m:t>β⋅(θ-V</m:t>
                  </m:r>
                  <m:d>
                    <m:dPr>
                      <m:ctrlPr>
                        <w:rPr>
                          <w:rFonts w:ascii="Cambria Math" w:eastAsia="Times New Roman" w:hAnsi="Cambria Math" w:cs="Times New Roman"/>
                          <w:b/>
                          <w:bCs/>
                          <w:i/>
                          <w:sz w:val="24"/>
                          <w:szCs w:val="24"/>
                        </w:rPr>
                      </m:ctrlPr>
                    </m:dPr>
                    <m:e>
                      <m:r>
                        <m:rPr>
                          <m:sty m:val="p"/>
                        </m:rPr>
                        <w:rPr>
                          <w:rFonts w:ascii="Cambria Math" w:eastAsia="Times New Roman" w:hAnsi="Cambria Math" w:cs="Times New Roman"/>
                          <w:sz w:val="24"/>
                          <w:szCs w:val="24"/>
                        </w:rPr>
                        <m:t>drop</m:t>
                      </m:r>
                      <m:r>
                        <m:rPr>
                          <m:sty m:val="bi"/>
                        </m:rP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delay</m:t>
                      </m:r>
                    </m:e>
                  </m:d>
                  <m:r>
                    <m:rPr>
                      <m:sty m:val="bi"/>
                    </m:rPr>
                    <w:rPr>
                      <w:rFonts w:ascii="Cambria Math" w:eastAsia="Times New Roman" w:hAnsi="Cambria Math" w:cs="Times New Roman"/>
                      <w:sz w:val="24"/>
                      <w:szCs w:val="24"/>
                    </w:rPr>
                    <m:t>)</m:t>
                  </m:r>
                </m:sup>
              </m:sSup>
            </m:den>
          </m:f>
        </m:oMath>
      </m:oMathPara>
    </w:p>
    <w:p w14:paraId="3D02FCA7" w14:textId="77D35D22" w:rsidR="005457B4" w:rsidRDefault="006971BD"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Here</w:t>
      </w:r>
      <w:r w:rsidR="00BD5773">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θ</m:t>
        </m:r>
      </m:oMath>
      <w:r w:rsidR="00BD5773">
        <w:rPr>
          <w:rFonts w:ascii="Times New Roman" w:eastAsia="Times New Roman" w:hAnsi="Times New Roman" w:cs="Times New Roman"/>
          <w:sz w:val="24"/>
          <w:szCs w:val="24"/>
        </w:rPr>
        <w:t xml:space="preserve"> is decision threshold, </w:t>
      </w:r>
      <m:oMath>
        <m:r>
          <w:rPr>
            <w:rFonts w:ascii="Cambria Math" w:eastAsia="Times New Roman" w:hAnsi="Cambria Math" w:cs="Times New Roman"/>
            <w:sz w:val="24"/>
            <w:szCs w:val="24"/>
          </w:rPr>
          <m:t>β</m:t>
        </m:r>
      </m:oMath>
      <w:r w:rsidR="00BD5773">
        <w:rPr>
          <w:rFonts w:ascii="Times New Roman" w:eastAsia="Times New Roman" w:hAnsi="Times New Roman" w:cs="Times New Roman"/>
          <w:sz w:val="24"/>
          <w:szCs w:val="24"/>
        </w:rPr>
        <w:t xml:space="preserve"> is the temperature term</w:t>
      </w:r>
      <w:r w:rsidR="00DA0752">
        <w:rPr>
          <w:rFonts w:ascii="Times New Roman" w:eastAsia="Times New Roman" w:hAnsi="Times New Roman" w:cs="Times New Roman"/>
          <w:sz w:val="24"/>
          <w:szCs w:val="24"/>
        </w:rPr>
        <w:t>.</w:t>
      </w:r>
    </w:p>
    <w:p w14:paraId="73CC48E6" w14:textId="174A3129" w:rsidR="006971BD" w:rsidRPr="006971BD" w:rsidRDefault="006971BD" w:rsidP="005457B4">
      <w:pPr>
        <w:spacing w:after="0" w:line="480" w:lineRule="auto"/>
        <w:ind w:left="-5"/>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V</m:t>
          </m:r>
          <m:d>
            <m:dPr>
              <m:ctrlPr>
                <w:rPr>
                  <w:rFonts w:ascii="Cambria Math" w:eastAsia="Times New Roman" w:hAnsi="Cambria Math" w:cs="Times New Roman"/>
                  <w:b/>
                  <w:bCs/>
                  <w:i/>
                  <w:sz w:val="24"/>
                  <w:szCs w:val="24"/>
                </w:rPr>
              </m:ctrlPr>
            </m:dPr>
            <m:e>
              <m:r>
                <m:rPr>
                  <m:sty m:val="p"/>
                </m:rPr>
                <w:rPr>
                  <w:rFonts w:ascii="Cambria Math" w:eastAsia="Times New Roman" w:hAnsi="Cambria Math" w:cs="Times New Roman"/>
                  <w:sz w:val="24"/>
                  <w:szCs w:val="24"/>
                </w:rPr>
                <m:t>drop</m:t>
              </m:r>
              <m:r>
                <m:rPr>
                  <m:sty m:val="bi"/>
                </m:rP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delay</m:t>
              </m:r>
            </m:e>
          </m:d>
          <m:r>
            <m:rPr>
              <m:sty m:val="bi"/>
            </m:rPr>
            <w:rPr>
              <w:rFonts w:ascii="Cambria Math" w:eastAsia="Times New Roman" w:hAnsi="Cambria Math" w:cs="Times New Roman"/>
              <w:sz w:val="24"/>
              <w:szCs w:val="24"/>
            </w:rPr>
            <m:t>=</m:t>
          </m:r>
          <m:f>
            <m:fPr>
              <m:ctrlPr>
                <w:rPr>
                  <w:rFonts w:ascii="Cambria Math" w:eastAsia="Times New Roman" w:hAnsi="Cambria Math" w:cs="Times New Roman"/>
                  <w:b/>
                  <w:bCs/>
                  <w:i/>
                  <w:sz w:val="24"/>
                  <w:szCs w:val="24"/>
                </w:rPr>
              </m:ctrlPr>
            </m:fPr>
            <m:num>
              <m:r>
                <m:rPr>
                  <m:sty m:val="p"/>
                </m:rPr>
                <w:rPr>
                  <w:rFonts w:ascii="Cambria Math" w:eastAsia="Times New Roman" w:hAnsi="Cambria Math" w:cs="Times New Roman"/>
                  <w:sz w:val="24"/>
                  <w:szCs w:val="24"/>
                </w:rPr>
                <m:t>drop</m:t>
              </m:r>
            </m:num>
            <m:den>
              <m:r>
                <m:rPr>
                  <m:sty m:val="bi"/>
                </m:rP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delay</m:t>
              </m:r>
            </m:den>
          </m:f>
        </m:oMath>
      </m:oMathPara>
    </w:p>
    <w:p w14:paraId="144CAF6A" w14:textId="57C4F638" w:rsidR="006971BD" w:rsidRDefault="00E80E14" w:rsidP="005457B4">
      <w:pPr>
        <w:spacing w:after="0" w:line="480" w:lineRule="auto"/>
        <w:ind w:left="-5"/>
        <w:rPr>
          <w:rFonts w:ascii="Times New Roman" w:eastAsia="Times New Roman" w:hAnsi="Times New Roman" w:cs="Times New Roman"/>
          <w:sz w:val="24"/>
          <w:szCs w:val="24"/>
        </w:rPr>
      </w:pPr>
      <m:oMath>
        <m:r>
          <w:rPr>
            <w:rFonts w:ascii="Cambria Math" w:eastAsia="Times New Roman" w:hAnsi="Cambria Math" w:cs="Times New Roman"/>
            <w:sz w:val="24"/>
            <w:szCs w:val="24"/>
          </w:rPr>
          <m:t>k</m:t>
        </m:r>
      </m:oMath>
      <w:r>
        <w:rPr>
          <w:rFonts w:ascii="Times New Roman" w:eastAsia="Times New Roman" w:hAnsi="Times New Roman" w:cs="Times New Roman"/>
          <w:sz w:val="24"/>
          <w:szCs w:val="24"/>
        </w:rPr>
        <w:t xml:space="preserve"> is the hyperbolic discounting factor. </w:t>
      </w:r>
      <w:r w:rsidR="005A089E">
        <w:rPr>
          <w:rFonts w:ascii="Times New Roman" w:eastAsia="Times New Roman" w:hAnsi="Times New Roman" w:cs="Times New Roman"/>
          <w:sz w:val="24"/>
          <w:szCs w:val="24"/>
        </w:rPr>
        <w:t xml:space="preserve">The free parameters </w:t>
      </w:r>
      <m:oMath>
        <m:r>
          <w:rPr>
            <w:rFonts w:ascii="Cambria Math" w:eastAsia="Times New Roman" w:hAnsi="Cambria Math" w:cs="Times New Roman"/>
            <w:sz w:val="24"/>
            <w:szCs w:val="24"/>
          </w:rPr>
          <m:t>θ, β, k</m:t>
        </m:r>
      </m:oMath>
      <w:r w:rsidR="005A089E">
        <w:rPr>
          <w:rFonts w:ascii="Times New Roman" w:eastAsia="Times New Roman" w:hAnsi="Times New Roman" w:cs="Times New Roman"/>
          <w:sz w:val="24"/>
          <w:szCs w:val="24"/>
        </w:rPr>
        <w:t xml:space="preserve"> are fit via maximum likelihood estimation. </w:t>
      </w:r>
    </w:p>
    <w:p w14:paraId="6E1234AF" w14:textId="72F3222D" w:rsidR="00CC4397" w:rsidRDefault="000431C2" w:rsidP="00CC4397">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iCs/>
          <w:sz w:val="24"/>
          <w:szCs w:val="24"/>
        </w:rPr>
        <w:t>T</w:t>
      </w:r>
      <w:r w:rsidRPr="000431C2">
        <w:rPr>
          <w:rFonts w:ascii="Times New Roman" w:eastAsia="Times New Roman" w:hAnsi="Times New Roman" w:cs="Times New Roman"/>
          <w:iCs/>
          <w:sz w:val="24"/>
          <w:szCs w:val="24"/>
        </w:rPr>
        <w:t>o test how the timing of action opportunities influences value computation</w:t>
      </w:r>
      <w:r w:rsidR="00CC4397">
        <w:rPr>
          <w:rFonts w:ascii="Times New Roman" w:eastAsia="Times New Roman" w:hAnsi="Times New Roman" w:cs="Times New Roman"/>
          <w:iCs/>
          <w:sz w:val="24"/>
          <w:szCs w:val="24"/>
        </w:rPr>
        <w:t xml:space="preserve">, </w:t>
      </w:r>
      <w:r w:rsidR="00867CCD" w:rsidRPr="00F50329">
        <w:rPr>
          <w:rFonts w:ascii="Times New Roman" w:eastAsia="Times New Roman" w:hAnsi="Times New Roman" w:cs="Times New Roman"/>
          <w:sz w:val="24"/>
          <w:szCs w:val="24"/>
        </w:rPr>
        <w:t xml:space="preserve">we compared three </w:t>
      </w:r>
      <w:r w:rsidR="00CC4397">
        <w:rPr>
          <w:rFonts w:ascii="Times New Roman" w:eastAsia="Times New Roman" w:hAnsi="Times New Roman" w:cs="Times New Roman"/>
          <w:sz w:val="24"/>
          <w:szCs w:val="24"/>
        </w:rPr>
        <w:t>models</w:t>
      </w:r>
      <w:r w:rsidR="00867CCD" w:rsidRPr="00F50329">
        <w:rPr>
          <w:rFonts w:ascii="Times New Roman" w:eastAsia="Times New Roman" w:hAnsi="Times New Roman" w:cs="Times New Roman"/>
          <w:sz w:val="24"/>
          <w:szCs w:val="24"/>
        </w:rPr>
        <w:t xml:space="preserve">. </w:t>
      </w:r>
    </w:p>
    <w:p w14:paraId="74FDF2D7" w14:textId="76111C2B" w:rsidR="00867CCD" w:rsidRPr="00D0662E" w:rsidRDefault="00867CCD" w:rsidP="00CC4397">
      <w:pPr>
        <w:shd w:val="clear" w:color="auto" w:fill="FFFFFF"/>
        <w:spacing w:after="0" w:line="480" w:lineRule="auto"/>
        <w:ind w:firstLine="360"/>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The simplest </w:t>
      </w:r>
      <w:r w:rsidR="009D4FB7" w:rsidRPr="00D0662E">
        <w:rPr>
          <w:rFonts w:ascii="Times New Roman" w:eastAsia="Times New Roman" w:hAnsi="Times New Roman" w:cs="Times New Roman"/>
          <w:sz w:val="24"/>
          <w:szCs w:val="24"/>
        </w:rPr>
        <w:t>model</w:t>
      </w:r>
      <w:r w:rsidRPr="00D0662E">
        <w:rPr>
          <w:rFonts w:ascii="Times New Roman" w:eastAsia="Times New Roman" w:hAnsi="Times New Roman" w:cs="Times New Roman"/>
          <w:sz w:val="24"/>
          <w:szCs w:val="24"/>
        </w:rPr>
        <w:t xml:space="preserve"> compute</w:t>
      </w:r>
      <w:r w:rsidR="009D4FB7" w:rsidRPr="00D0662E">
        <w:rPr>
          <w:rFonts w:ascii="Times New Roman" w:eastAsia="Times New Roman" w:hAnsi="Times New Roman" w:cs="Times New Roman"/>
          <w:sz w:val="24"/>
          <w:szCs w:val="24"/>
        </w:rPr>
        <w:t>s</w:t>
      </w:r>
      <w:r w:rsidRPr="00D0662E">
        <w:rPr>
          <w:rFonts w:ascii="Times New Roman" w:eastAsia="Times New Roman" w:hAnsi="Times New Roman" w:cs="Times New Roman"/>
          <w:sz w:val="24"/>
          <w:szCs w:val="24"/>
        </w:rPr>
        <w:t xml:space="preserve"> a temporally discounted value, </w:t>
      </w:r>
      <w:r w:rsidR="009D4FB7" w:rsidRPr="00D0662E">
        <w:rPr>
          <w:rFonts w:ascii="Times New Roman" w:eastAsia="Times New Roman" w:hAnsi="Times New Roman" w:cs="Times New Roman"/>
          <w:sz w:val="24"/>
          <w:szCs w:val="24"/>
        </w:rPr>
        <w:t xml:space="preserve">that is then compared </w:t>
      </w:r>
      <w:r w:rsidRPr="00D0662E">
        <w:rPr>
          <w:rFonts w:ascii="Times New Roman" w:eastAsia="Times New Roman" w:hAnsi="Times New Roman" w:cs="Times New Roman"/>
          <w:sz w:val="24"/>
          <w:szCs w:val="24"/>
        </w:rPr>
        <w:t xml:space="preserve">to an accept threshold </w:t>
      </w:r>
      <m:oMath>
        <m:r>
          <w:rPr>
            <w:rFonts w:ascii="Cambria Math" w:eastAsia="Times New Roman" w:hAnsi="Cambria Math" w:cs="Times New Roman"/>
            <w:sz w:val="24"/>
            <w:szCs w:val="24"/>
          </w:rPr>
          <m:t>θ</m:t>
        </m:r>
      </m:oMath>
      <w:r w:rsidRPr="00D0662E">
        <w:rPr>
          <w:rFonts w:ascii="Times New Roman" w:eastAsia="Times New Roman" w:hAnsi="Times New Roman" w:cs="Times New Roman"/>
          <w:sz w:val="24"/>
          <w:szCs w:val="24"/>
        </w:rPr>
        <w:t xml:space="preserve">. </w:t>
      </w:r>
    </w:p>
    <w:p w14:paraId="4D5A0875" w14:textId="7833C429" w:rsidR="00867CCD" w:rsidRPr="00D0662E" w:rsidRDefault="00A73114"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DV=</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m:t>
              </m:r>
            </m:num>
            <m:den>
              <m:r>
                <w:rPr>
                  <w:rFonts w:ascii="Cambria Math" w:eastAsia="Times New Roman" w:hAnsi="Cambria Math" w:cs="Times New Roman"/>
                  <w:sz w:val="24"/>
                  <w:szCs w:val="24"/>
                </w:rPr>
                <m:t>1+k⋅D</m:t>
              </m:r>
            </m:den>
          </m:f>
        </m:oMath>
      </m:oMathPara>
    </w:p>
    <w:p w14:paraId="12034F24" w14:textId="5860566C"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Here, </w:t>
      </w:r>
      <w:r w:rsidR="00111297" w:rsidRPr="00D0662E">
        <w:rPr>
          <w:rFonts w:ascii="Times New Roman" w:eastAsia="Times New Roman" w:hAnsi="Times New Roman" w:cs="Times New Roman"/>
          <w:sz w:val="24"/>
          <w:szCs w:val="24"/>
        </w:rPr>
        <w:t>D</w:t>
      </w:r>
      <w:r w:rsidRPr="00D0662E">
        <w:rPr>
          <w:rFonts w:ascii="Times New Roman" w:eastAsia="Times New Roman" w:hAnsi="Times New Roman" w:cs="Times New Roman"/>
          <w:sz w:val="24"/>
          <w:szCs w:val="24"/>
        </w:rPr>
        <w:t xml:space="preserve">V is </w:t>
      </w:r>
      <w:r w:rsidR="00111297" w:rsidRPr="00D0662E">
        <w:rPr>
          <w:rFonts w:ascii="Times New Roman" w:eastAsia="Times New Roman" w:hAnsi="Times New Roman" w:cs="Times New Roman"/>
          <w:sz w:val="24"/>
          <w:szCs w:val="24"/>
        </w:rPr>
        <w:t xml:space="preserve">the </w:t>
      </w:r>
      <w:r w:rsidRPr="00D0662E">
        <w:rPr>
          <w:rFonts w:ascii="Times New Roman" w:eastAsia="Times New Roman" w:hAnsi="Times New Roman" w:cs="Times New Roman"/>
          <w:sz w:val="24"/>
          <w:szCs w:val="24"/>
        </w:rPr>
        <w:t xml:space="preserve">discounted value, D is </w:t>
      </w:r>
      <w:r w:rsidR="00111297" w:rsidRPr="00D0662E">
        <w:rPr>
          <w:rFonts w:ascii="Times New Roman" w:eastAsia="Times New Roman" w:hAnsi="Times New Roman" w:cs="Times New Roman"/>
          <w:sz w:val="24"/>
          <w:szCs w:val="24"/>
        </w:rPr>
        <w:t xml:space="preserve">the </w:t>
      </w:r>
      <w:r w:rsidRPr="00D0662E">
        <w:rPr>
          <w:rFonts w:ascii="Times New Roman" w:eastAsia="Times New Roman" w:hAnsi="Times New Roman" w:cs="Times New Roman"/>
          <w:sz w:val="24"/>
          <w:szCs w:val="24"/>
        </w:rPr>
        <w:t xml:space="preserve">delay, R is </w:t>
      </w:r>
      <w:r w:rsidR="00111297" w:rsidRPr="00D0662E">
        <w:rPr>
          <w:rFonts w:ascii="Times New Roman" w:eastAsia="Times New Roman" w:hAnsi="Times New Roman" w:cs="Times New Roman"/>
          <w:sz w:val="24"/>
          <w:szCs w:val="24"/>
        </w:rPr>
        <w:t xml:space="preserve">the </w:t>
      </w:r>
      <w:r w:rsidRPr="00D0662E">
        <w:rPr>
          <w:rFonts w:ascii="Times New Roman" w:eastAsia="Times New Roman" w:hAnsi="Times New Roman" w:cs="Times New Roman"/>
          <w:sz w:val="24"/>
          <w:szCs w:val="24"/>
        </w:rPr>
        <w:t xml:space="preserve">reward. </w:t>
      </w:r>
    </w:p>
    <w:p w14:paraId="23FFDB5E" w14:textId="05A4B945" w:rsidR="00867CCD" w:rsidRPr="00D0662E" w:rsidRDefault="00787ECC"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Animals</w:t>
      </w:r>
      <w:r w:rsidR="00867CCD" w:rsidRPr="00D0662E">
        <w:rPr>
          <w:rFonts w:ascii="Times New Roman" w:eastAsia="Times New Roman" w:hAnsi="Times New Roman" w:cs="Times New Roman"/>
          <w:sz w:val="24"/>
          <w:szCs w:val="24"/>
        </w:rPr>
        <w:t xml:space="preserve"> </w:t>
      </w:r>
      <w:r w:rsidR="005F5C77" w:rsidRPr="00D0662E">
        <w:rPr>
          <w:rFonts w:ascii="Times New Roman" w:eastAsia="Times New Roman" w:hAnsi="Times New Roman" w:cs="Times New Roman"/>
          <w:sz w:val="24"/>
          <w:szCs w:val="24"/>
        </w:rPr>
        <w:t>will be</w:t>
      </w:r>
      <w:r w:rsidR="00867CCD" w:rsidRPr="00D0662E">
        <w:rPr>
          <w:rFonts w:ascii="Times New Roman" w:eastAsia="Times New Roman" w:hAnsi="Times New Roman" w:cs="Times New Roman"/>
          <w:sz w:val="24"/>
          <w:szCs w:val="24"/>
        </w:rPr>
        <w:t xml:space="preserve"> more likely to accept when </w:t>
      </w:r>
      <w:r w:rsidRPr="00D0662E">
        <w:rPr>
          <w:rFonts w:ascii="Times New Roman" w:eastAsia="Times New Roman" w:hAnsi="Times New Roman" w:cs="Times New Roman"/>
          <w:sz w:val="24"/>
          <w:szCs w:val="24"/>
        </w:rPr>
        <w:t>DV</w:t>
      </w:r>
      <w:r w:rsidR="00867CCD" w:rsidRPr="00D0662E">
        <w:rPr>
          <w:rFonts w:ascii="Times New Roman" w:eastAsia="Times New Roman" w:hAnsi="Times New Roman" w:cs="Times New Roman"/>
          <w:sz w:val="24"/>
          <w:szCs w:val="24"/>
        </w:rPr>
        <w:t xml:space="preserve"> is above the acceptance threshold</w:t>
      </w:r>
      <w:r w:rsidRPr="00D0662E">
        <w:rPr>
          <w:rFonts w:ascii="Times New Roman" w:eastAsia="Times New Roman" w:hAnsi="Times New Roman" w:cs="Times New Roman"/>
          <w:sz w:val="24"/>
          <w:szCs w:val="24"/>
        </w:rPr>
        <w:t xml:space="preserve"> </w:t>
      </w:r>
      <w:r w:rsidR="005F5C77" w:rsidRPr="00D0662E">
        <w:rPr>
          <w:rFonts w:ascii="Times New Roman" w:eastAsia="Times New Roman" w:hAnsi="Times New Roman" w:cs="Times New Roman"/>
          <w:sz w:val="24"/>
          <w:szCs w:val="24"/>
        </w:rPr>
        <w:t>θ</w:t>
      </w:r>
      <w:r w:rsidR="00867CCD" w:rsidRPr="00D0662E">
        <w:rPr>
          <w:rFonts w:ascii="Times New Roman" w:eastAsia="Times New Roman" w:hAnsi="Times New Roman" w:cs="Times New Roman"/>
          <w:sz w:val="24"/>
          <w:szCs w:val="24"/>
        </w:rPr>
        <w:t xml:space="preserve">, and more likely to reject otherwise. The probability of accepting an offer is modelled using the </w:t>
      </w:r>
      <w:proofErr w:type="spellStart"/>
      <w:r w:rsidR="00867CCD" w:rsidRPr="00D0662E">
        <w:rPr>
          <w:rFonts w:ascii="Times New Roman" w:eastAsia="Times New Roman" w:hAnsi="Times New Roman" w:cs="Times New Roman"/>
          <w:sz w:val="24"/>
          <w:szCs w:val="24"/>
        </w:rPr>
        <w:t>softmax</w:t>
      </w:r>
      <w:proofErr w:type="spellEnd"/>
      <w:r w:rsidR="00867CCD" w:rsidRPr="00D0662E">
        <w:rPr>
          <w:rFonts w:ascii="Times New Roman" w:eastAsia="Times New Roman" w:hAnsi="Times New Roman" w:cs="Times New Roman"/>
          <w:sz w:val="24"/>
          <w:szCs w:val="24"/>
        </w:rPr>
        <w:t xml:space="preserve"> rule with decision noise</w:t>
      </w:r>
      <w:r w:rsidR="005F5C77" w:rsidRPr="00D0662E">
        <w:rPr>
          <w:rFonts w:ascii="Times New Roman" w:eastAsia="Times New Roman" w:hAnsi="Times New Roman" w:cs="Times New Roman"/>
          <w:sz w:val="24"/>
          <w:szCs w:val="24"/>
        </w:rPr>
        <w:t xml:space="preserve"> </w:t>
      </w:r>
      <w:r w:rsidR="006C6BA8" w:rsidRPr="00D0662E">
        <w:rPr>
          <w:rFonts w:ascii="Times New Roman" w:eastAsia="Times New Roman" w:hAnsi="Times New Roman" w:cs="Times New Roman"/>
          <w:sz w:val="24"/>
          <w:szCs w:val="24"/>
        </w:rPr>
        <w:t>σ</w:t>
      </w:r>
      <w:r w:rsidR="00867CCD" w:rsidRPr="00D0662E">
        <w:rPr>
          <w:rFonts w:ascii="Times New Roman" w:eastAsia="Times New Roman" w:hAnsi="Times New Roman" w:cs="Times New Roman"/>
          <w:sz w:val="24"/>
          <w:szCs w:val="24"/>
        </w:rPr>
        <w:t>:</w:t>
      </w:r>
    </w:p>
    <w:p w14:paraId="298F5CF9"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V-θ</m:t>
                      </m:r>
                    </m:num>
                    <m:den>
                      <m:r>
                        <w:rPr>
                          <w:rFonts w:ascii="Cambria Math" w:eastAsia="Times New Roman" w:hAnsi="Cambria Math" w:cs="Times New Roman"/>
                          <w:sz w:val="24"/>
                          <w:szCs w:val="24"/>
                        </w:rPr>
                        <m:t>σ</m:t>
                      </m:r>
                    </m:den>
                  </m:f>
                </m:sup>
              </m:sSup>
            </m:den>
          </m:f>
        </m:oMath>
      </m:oMathPara>
    </w:p>
    <w:p w14:paraId="7BEE7C4B" w14:textId="3D81CD6A"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In this strategy, </w:t>
      </w:r>
      <w:r w:rsidR="006C6BA8" w:rsidRPr="00D0662E">
        <w:rPr>
          <w:rFonts w:ascii="Times New Roman" w:eastAsia="Times New Roman" w:hAnsi="Times New Roman" w:cs="Times New Roman"/>
          <w:sz w:val="24"/>
          <w:szCs w:val="24"/>
        </w:rPr>
        <w:t>animals do</w:t>
      </w:r>
      <w:r w:rsidRPr="00D0662E">
        <w:rPr>
          <w:rFonts w:ascii="Times New Roman" w:eastAsia="Times New Roman" w:hAnsi="Times New Roman" w:cs="Times New Roman"/>
          <w:sz w:val="24"/>
          <w:szCs w:val="24"/>
        </w:rPr>
        <w:t xml:space="preserve"> not pay attention to the go cue and choose solely based on the offer. </w:t>
      </w:r>
    </w:p>
    <w:p w14:paraId="6E61228F" w14:textId="643EF300" w:rsidR="00867CCD" w:rsidRPr="00D0662E" w:rsidRDefault="00867CCD" w:rsidP="00B5766F">
      <w:pPr>
        <w:shd w:val="clear" w:color="auto" w:fill="FFFFFF"/>
        <w:spacing w:after="0" w:line="480" w:lineRule="auto"/>
        <w:ind w:firstLine="360"/>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In </w:t>
      </w:r>
      <w:r w:rsidR="006C6BA8" w:rsidRPr="00D0662E">
        <w:rPr>
          <w:rFonts w:ascii="Times New Roman" w:eastAsia="Times New Roman" w:hAnsi="Times New Roman" w:cs="Times New Roman"/>
          <w:sz w:val="24"/>
          <w:szCs w:val="24"/>
        </w:rPr>
        <w:t>the second model</w:t>
      </w:r>
      <w:r w:rsidRPr="00D0662E">
        <w:rPr>
          <w:rFonts w:ascii="Times New Roman" w:eastAsia="Times New Roman" w:hAnsi="Times New Roman" w:cs="Times New Roman"/>
          <w:sz w:val="24"/>
          <w:szCs w:val="24"/>
        </w:rPr>
        <w:t>, animals adjust their discounted value estimate as well as their acceptance threshold based on the go-</w:t>
      </w:r>
      <w:r w:rsidR="00136F55" w:rsidRPr="00D0662E">
        <w:rPr>
          <w:rFonts w:ascii="Times New Roman" w:eastAsia="Times New Roman" w:hAnsi="Times New Roman" w:cs="Times New Roman"/>
          <w:sz w:val="24"/>
          <w:szCs w:val="24"/>
        </w:rPr>
        <w:t>signal</w:t>
      </w:r>
      <w:r w:rsidRPr="00D0662E">
        <w:rPr>
          <w:rFonts w:ascii="Times New Roman" w:eastAsia="Times New Roman" w:hAnsi="Times New Roman" w:cs="Times New Roman"/>
          <w:sz w:val="24"/>
          <w:szCs w:val="24"/>
        </w:rPr>
        <w:t>. If the go-</w:t>
      </w:r>
      <w:r w:rsidR="00136F55" w:rsidRPr="00D0662E">
        <w:rPr>
          <w:rFonts w:ascii="Times New Roman" w:eastAsia="Times New Roman" w:hAnsi="Times New Roman" w:cs="Times New Roman"/>
          <w:sz w:val="24"/>
          <w:szCs w:val="24"/>
        </w:rPr>
        <w:t>signal</w:t>
      </w:r>
      <w:r w:rsidRPr="00D0662E">
        <w:rPr>
          <w:rFonts w:ascii="Times New Roman" w:eastAsia="Times New Roman" w:hAnsi="Times New Roman" w:cs="Times New Roman"/>
          <w:sz w:val="24"/>
          <w:szCs w:val="24"/>
        </w:rPr>
        <w:t xml:space="preserve"> is yellow, they </w:t>
      </w:r>
      <w:proofErr w:type="gramStart"/>
      <w:r w:rsidRPr="00D0662E">
        <w:rPr>
          <w:rFonts w:ascii="Times New Roman" w:eastAsia="Times New Roman" w:hAnsi="Times New Roman" w:cs="Times New Roman"/>
          <w:sz w:val="24"/>
          <w:szCs w:val="24"/>
        </w:rPr>
        <w:t>have to</w:t>
      </w:r>
      <w:proofErr w:type="gramEnd"/>
      <w:r w:rsidRPr="00D0662E">
        <w:rPr>
          <w:rFonts w:ascii="Times New Roman" w:eastAsia="Times New Roman" w:hAnsi="Times New Roman" w:cs="Times New Roman"/>
          <w:sz w:val="24"/>
          <w:szCs w:val="24"/>
        </w:rPr>
        <w:t xml:space="preserve"> </w:t>
      </w:r>
      <w:r w:rsidR="005A7E2E" w:rsidRPr="00D0662E">
        <w:rPr>
          <w:rFonts w:ascii="Times New Roman" w:eastAsia="Times New Roman" w:hAnsi="Times New Roman" w:cs="Times New Roman"/>
          <w:sz w:val="24"/>
          <w:szCs w:val="24"/>
        </w:rPr>
        <w:t>wait for</w:t>
      </w:r>
      <w:r w:rsidRPr="00D0662E">
        <w:rPr>
          <w:rFonts w:ascii="Times New Roman" w:eastAsia="Times New Roman" w:hAnsi="Times New Roman" w:cs="Times New Roman"/>
          <w:sz w:val="24"/>
          <w:szCs w:val="24"/>
        </w:rPr>
        <w:t xml:space="preserve"> an </w:t>
      </w:r>
      <w:r w:rsidRPr="00D0662E">
        <w:rPr>
          <w:rFonts w:ascii="Times New Roman" w:eastAsia="Times New Roman" w:hAnsi="Times New Roman" w:cs="Times New Roman"/>
          <w:sz w:val="24"/>
          <w:szCs w:val="24"/>
        </w:rPr>
        <w:lastRenderedPageBreak/>
        <w:t xml:space="preserve">additional delay </w:t>
      </w:r>
      <w:proofErr w:type="spellStart"/>
      <w:r w:rsidR="005A7E2E" w:rsidRPr="00B5766F">
        <w:rPr>
          <w:rFonts w:ascii="Times New Roman" w:eastAsia="Times New Roman" w:hAnsi="Times New Roman" w:cs="Times New Roman"/>
          <w:sz w:val="24"/>
          <w:szCs w:val="24"/>
        </w:rPr>
        <w:t>Δt</w:t>
      </w:r>
      <w:proofErr w:type="spellEnd"/>
      <w:r w:rsidR="005A7E2E" w:rsidRPr="00D0662E">
        <w:rPr>
          <w:rFonts w:ascii="Times New Roman" w:eastAsia="Times New Roman" w:hAnsi="Times New Roman" w:cs="Times New Roman"/>
          <w:i/>
          <w:iCs/>
          <w:sz w:val="24"/>
          <w:szCs w:val="24"/>
        </w:rPr>
        <w:t xml:space="preserve"> </w:t>
      </w:r>
      <w:r w:rsidRPr="00D0662E">
        <w:rPr>
          <w:rFonts w:ascii="Times New Roman" w:eastAsia="Times New Roman" w:hAnsi="Times New Roman" w:cs="Times New Roman"/>
          <w:sz w:val="24"/>
          <w:szCs w:val="24"/>
        </w:rPr>
        <w:t>before they can accept the offer, as a result, effectively the value of the offer decreases to</w:t>
      </w:r>
    </w:p>
    <w:p w14:paraId="1F77B499" w14:textId="77777777" w:rsidR="00867CCD" w:rsidRPr="00D0662E" w:rsidRDefault="00000000" w:rsidP="00867CCD">
      <w:pPr>
        <w:shd w:val="clear" w:color="auto" w:fill="FFFFFF"/>
        <w:spacing w:after="0" w:line="480" w:lineRule="auto"/>
        <w:jc w:val="center"/>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m:t>
              </m:r>
            </m:num>
            <m:den>
              <m:r>
                <w:rPr>
                  <w:rFonts w:ascii="Cambria Math" w:eastAsia="Times New Roman" w:hAnsi="Cambria Math" w:cs="Times New Roman"/>
                  <w:sz w:val="24"/>
                  <w:szCs w:val="24"/>
                </w:rPr>
                <m:t>1+k⋅(D+</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4E5813BE"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Since threshold effectively reflects the average expected discounted reward during this task, the total value of choosing to accept a yellow offer becomes</w:t>
      </w:r>
    </w:p>
    <w:p w14:paraId="23FA48C6" w14:textId="77777777" w:rsidR="00867CCD" w:rsidRPr="00D0662E" w:rsidRDefault="00000000" w:rsidP="00867CCD">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oMath>
      </m:oMathPara>
    </w:p>
    <w:p w14:paraId="53C6AB38" w14:textId="4EB6D216"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Where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oMath>
      <w:r w:rsidRPr="00D0662E">
        <w:rPr>
          <w:rFonts w:ascii="Times New Roman" w:eastAsia="Times New Roman" w:hAnsi="Times New Roman" w:cs="Times New Roman"/>
          <w:sz w:val="24"/>
          <w:szCs w:val="24"/>
        </w:rPr>
        <w:t xml:space="preserve"> is the expected future reward, and is </w:t>
      </w:r>
      <w:r w:rsidR="003C562E" w:rsidRPr="00D0662E">
        <w:rPr>
          <w:rFonts w:ascii="Times New Roman" w:eastAsia="Times New Roman" w:hAnsi="Times New Roman" w:cs="Times New Roman"/>
          <w:sz w:val="24"/>
          <w:szCs w:val="24"/>
        </w:rPr>
        <w:t xml:space="preserve">θ </w:t>
      </w:r>
      <w:r w:rsidRPr="00D0662E">
        <w:rPr>
          <w:rFonts w:ascii="Times New Roman" w:eastAsia="Times New Roman" w:hAnsi="Times New Roman" w:cs="Times New Roman"/>
          <w:sz w:val="24"/>
          <w:szCs w:val="24"/>
        </w:rPr>
        <w:t xml:space="preserve">discounted by the additional waiting time </w:t>
      </w:r>
      <w:proofErr w:type="spellStart"/>
      <w:r w:rsidR="00240715" w:rsidRPr="00D0662E">
        <w:rPr>
          <w:rFonts w:ascii="Times New Roman" w:eastAsia="Times New Roman" w:hAnsi="Times New Roman" w:cs="Times New Roman"/>
          <w:sz w:val="24"/>
          <w:szCs w:val="24"/>
        </w:rPr>
        <w:t>Δt</w:t>
      </w:r>
      <w:proofErr w:type="spellEnd"/>
      <w:r w:rsidR="00240715" w:rsidRPr="00D0662E">
        <w:rPr>
          <w:rFonts w:ascii="Times New Roman" w:eastAsia="Times New Roman" w:hAnsi="Times New Roman" w:cs="Times New Roman"/>
          <w:sz w:val="24"/>
          <w:szCs w:val="24"/>
        </w:rPr>
        <w:t xml:space="preserve"> </w:t>
      </w:r>
      <w:r w:rsidRPr="00D0662E">
        <w:rPr>
          <w:rFonts w:ascii="Times New Roman" w:eastAsia="Times New Roman" w:hAnsi="Times New Roman" w:cs="Times New Roman"/>
          <w:sz w:val="24"/>
          <w:szCs w:val="24"/>
        </w:rPr>
        <w:t>plus the delay:</w:t>
      </w:r>
    </w:p>
    <w:p w14:paraId="07A374A4" w14:textId="77777777" w:rsidR="00867CCD" w:rsidRPr="00D0662E" w:rsidRDefault="00000000" w:rsidP="00867CCD">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1+k⋅(D+</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24BE5D45"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The acceptance threshold would remain at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θ</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=θ</m:t>
        </m:r>
      </m:oMath>
    </w:p>
    <w:p w14:paraId="360CE18E"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However, if the go cue is purple, we compute</w:t>
      </w:r>
    </w:p>
    <w:p w14:paraId="2735D4FC" w14:textId="77777777" w:rsidR="00867CCD" w:rsidRPr="00D0662E" w:rsidRDefault="00000000" w:rsidP="00867CCD">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purple</m:t>
              </m:r>
            </m:sup>
          </m:sSup>
        </m:oMath>
      </m:oMathPara>
    </w:p>
    <w:p w14:paraId="57389D90"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Since they can accept right away,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=V</m:t>
        </m:r>
      </m:oMath>
      <w:r w:rsidRPr="00D0662E">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D</m:t>
            </m:r>
          </m:den>
        </m:f>
      </m:oMath>
      <w:r w:rsidRPr="00D0662E">
        <w:rPr>
          <w:rFonts w:ascii="Times New Roman" w:eastAsia="Times New Roman" w:hAnsi="Times New Roman" w:cs="Times New Roman"/>
          <w:sz w:val="24"/>
          <w:szCs w:val="24"/>
        </w:rPr>
        <w:t xml:space="preserve">, </w:t>
      </w:r>
    </w:p>
    <w:p w14:paraId="32018B3C"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Rejecting is </w:t>
      </w:r>
      <w:proofErr w:type="gramStart"/>
      <w:r w:rsidRPr="00D0662E">
        <w:rPr>
          <w:rFonts w:ascii="Times New Roman" w:eastAsia="Times New Roman" w:hAnsi="Times New Roman" w:cs="Times New Roman"/>
          <w:sz w:val="24"/>
          <w:szCs w:val="24"/>
        </w:rPr>
        <w:t>actually more</w:t>
      </w:r>
      <w:proofErr w:type="gramEnd"/>
      <w:r w:rsidRPr="00D0662E">
        <w:rPr>
          <w:rFonts w:ascii="Times New Roman" w:eastAsia="Times New Roman" w:hAnsi="Times New Roman" w:cs="Times New Roman"/>
          <w:sz w:val="24"/>
          <w:szCs w:val="24"/>
        </w:rPr>
        <w:t xml:space="preserve"> expensive after purple, as animals </w:t>
      </w:r>
      <w:proofErr w:type="gramStart"/>
      <w:r w:rsidRPr="00D0662E">
        <w:rPr>
          <w:rFonts w:ascii="Times New Roman" w:eastAsia="Times New Roman" w:hAnsi="Times New Roman" w:cs="Times New Roman"/>
          <w:sz w:val="24"/>
          <w:szCs w:val="24"/>
        </w:rPr>
        <w:t>have to</w:t>
      </w:r>
      <w:proofErr w:type="gramEnd"/>
      <w:r w:rsidRPr="00D0662E">
        <w:rPr>
          <w:rFonts w:ascii="Times New Roman" w:eastAsia="Times New Roman" w:hAnsi="Times New Roman" w:cs="Times New Roman"/>
          <w:sz w:val="24"/>
          <w:szCs w:val="24"/>
        </w:rPr>
        <w:t xml:space="preserve"> wait for an additional delay to reject. The acceptance threshold here is essentially the expected discounted value of future rewards after a rejection. This would be </w:t>
      </w:r>
    </w:p>
    <w:p w14:paraId="0047422F" w14:textId="77777777" w:rsidR="00867CCD" w:rsidRPr="00B5766F" w:rsidRDefault="00000000" w:rsidP="00867CCD">
      <w:pPr>
        <w:rPr>
          <w:rFonts w:ascii="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θ</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48C2C031" w14:textId="77777777" w:rsidR="00867CCD" w:rsidRPr="00B5766F" w:rsidRDefault="00867CCD" w:rsidP="00867CCD">
      <w:pPr>
        <w:rPr>
          <w:rFonts w:ascii="Times New Roman" w:hAnsi="Times New Roman" w:cs="Times New Roman"/>
          <w:sz w:val="24"/>
          <w:szCs w:val="24"/>
        </w:rPr>
      </w:pPr>
      <w:r w:rsidRPr="00B5766F">
        <w:rPr>
          <w:rFonts w:ascii="Times New Roman" w:hAnsi="Times New Roman" w:cs="Times New Roman"/>
          <w:sz w:val="24"/>
          <w:szCs w:val="24"/>
        </w:rPr>
        <w:t xml:space="preserve">In either case, </w:t>
      </w:r>
    </w:p>
    <w:p w14:paraId="7253FDB4"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m:t>
                      </m:r>
                    </m:num>
                    <m:den>
                      <m:r>
                        <w:rPr>
                          <w:rFonts w:ascii="Cambria Math" w:eastAsia="Times New Roman" w:hAnsi="Cambria Math" w:cs="Times New Roman"/>
                          <w:sz w:val="24"/>
                          <w:szCs w:val="24"/>
                        </w:rPr>
                        <m:t>σ</m:t>
                      </m:r>
                    </m:den>
                  </m:f>
                </m:sup>
              </m:sSup>
            </m:den>
          </m:f>
        </m:oMath>
      </m:oMathPara>
    </w:p>
    <w:p w14:paraId="1B38CBD1" w14:textId="0842032A" w:rsidR="00867CCD" w:rsidRPr="00B5766F" w:rsidRDefault="005B72FF" w:rsidP="00B5766F">
      <w:pPr>
        <w:ind w:firstLine="360"/>
        <w:rPr>
          <w:rFonts w:ascii="Times New Roman" w:hAnsi="Times New Roman" w:cs="Times New Roman"/>
          <w:sz w:val="24"/>
          <w:szCs w:val="24"/>
        </w:rPr>
      </w:pPr>
      <w:r w:rsidRPr="00B5766F">
        <w:rPr>
          <w:rFonts w:ascii="Times New Roman" w:hAnsi="Times New Roman" w:cs="Times New Roman"/>
          <w:sz w:val="24"/>
          <w:szCs w:val="24"/>
        </w:rPr>
        <w:t>In the third model</w:t>
      </w:r>
      <w:r w:rsidR="00867CCD" w:rsidRPr="00B5766F">
        <w:rPr>
          <w:rFonts w:ascii="Times New Roman" w:hAnsi="Times New Roman" w:cs="Times New Roman"/>
          <w:sz w:val="24"/>
          <w:szCs w:val="24"/>
        </w:rPr>
        <w:t xml:space="preserve">, animals simply have a bias for purple or yellow. </w:t>
      </w:r>
    </w:p>
    <w:p w14:paraId="6CEFDA47"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w:lastRenderedPageBreak/>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 purple</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U-θ+β</m:t>
                      </m:r>
                    </m:num>
                    <m:den>
                      <m:r>
                        <w:rPr>
                          <w:rFonts w:ascii="Cambria Math" w:eastAsia="Times New Roman" w:hAnsi="Cambria Math" w:cs="Times New Roman"/>
                          <w:sz w:val="24"/>
                          <w:szCs w:val="24"/>
                        </w:rPr>
                        <m:t>σ</m:t>
                      </m:r>
                    </m:den>
                  </m:f>
                </m:sup>
              </m:sSup>
            </m:den>
          </m:f>
        </m:oMath>
      </m:oMathPara>
    </w:p>
    <w:p w14:paraId="4895CF54" w14:textId="77777777" w:rsidR="00867CCD" w:rsidRPr="00B5766F" w:rsidRDefault="00867CCD" w:rsidP="00867CCD">
      <w:pPr>
        <w:rPr>
          <w:rFonts w:ascii="Times New Roman" w:hAnsi="Times New Roman" w:cs="Times New Roman"/>
          <w:sz w:val="24"/>
          <w:szCs w:val="24"/>
        </w:rPr>
      </w:pPr>
      <w:r w:rsidRPr="00D0662E">
        <w:rPr>
          <w:rFonts w:ascii="Times New Roman" w:eastAsia="Times New Roman" w:hAnsi="Times New Roman" w:cs="Times New Roman"/>
          <w:sz w:val="24"/>
          <w:szCs w:val="24"/>
        </w:rPr>
        <w:t>whereas</w:t>
      </w:r>
    </w:p>
    <w:p w14:paraId="363F94F8"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 yellow</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U-θ-β</m:t>
                      </m:r>
                    </m:num>
                    <m:den>
                      <m:r>
                        <w:rPr>
                          <w:rFonts w:ascii="Cambria Math" w:eastAsia="Times New Roman" w:hAnsi="Cambria Math" w:cs="Times New Roman"/>
                          <w:sz w:val="24"/>
                          <w:szCs w:val="24"/>
                        </w:rPr>
                        <m:t>σ</m:t>
                      </m:r>
                    </m:den>
                  </m:f>
                </m:sup>
              </m:sSup>
            </m:den>
          </m:f>
        </m:oMath>
      </m:oMathPara>
    </w:p>
    <w:p w14:paraId="19E66E3D" w14:textId="77777777" w:rsidR="00364F74" w:rsidRDefault="00364F74" w:rsidP="005457B4">
      <w:pPr>
        <w:spacing w:after="0" w:line="480" w:lineRule="auto"/>
        <w:rPr>
          <w:rFonts w:ascii="Times New Roman" w:eastAsia="Times New Roman" w:hAnsi="Times New Roman" w:cs="Times New Roman"/>
          <w:i/>
          <w:sz w:val="24"/>
          <w:szCs w:val="24"/>
        </w:rPr>
      </w:pPr>
    </w:p>
    <w:p w14:paraId="36A355F4" w14:textId="3050A11D" w:rsidR="005457B4" w:rsidRDefault="007941D0"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Neural Activity</w:t>
      </w:r>
    </w:p>
    <w:p w14:paraId="33254FD4" w14:textId="49C5E93F" w:rsidR="005457B4" w:rsidRDefault="007351E1" w:rsidP="005457B4">
      <w:pPr>
        <w:spacing w:after="0" w:line="480" w:lineRule="auto"/>
        <w:rPr>
          <w:rFonts w:ascii="Times New Roman" w:eastAsia="Times New Roman" w:hAnsi="Times New Roman" w:cs="Times New Roman"/>
          <w:sz w:val="24"/>
          <w:szCs w:val="24"/>
        </w:rPr>
      </w:pPr>
      <w:r w:rsidRPr="007351E1">
        <w:rPr>
          <w:rFonts w:ascii="Times New Roman" w:eastAsia="Times New Roman" w:hAnsi="Times New Roman" w:cs="Times New Roman"/>
          <w:sz w:val="24"/>
          <w:szCs w:val="24"/>
        </w:rPr>
        <w:t xml:space="preserve">The neural activity of 170 neurons was analyzed using data from 75-750 </w:t>
      </w:r>
      <w:proofErr w:type="spellStart"/>
      <w:r w:rsidRPr="007351E1">
        <w:rPr>
          <w:rFonts w:ascii="Times New Roman" w:eastAsia="Times New Roman" w:hAnsi="Times New Roman" w:cs="Times New Roman"/>
          <w:sz w:val="24"/>
          <w:szCs w:val="24"/>
        </w:rPr>
        <w:t>ms</w:t>
      </w:r>
      <w:proofErr w:type="spellEnd"/>
      <w:r w:rsidRPr="007351E1">
        <w:rPr>
          <w:rFonts w:ascii="Times New Roman" w:eastAsia="Times New Roman" w:hAnsi="Times New Roman" w:cs="Times New Roman"/>
          <w:sz w:val="24"/>
          <w:szCs w:val="24"/>
        </w:rPr>
        <w:t xml:space="preserve"> after the appearance of the cue, labeled </w:t>
      </w:r>
      <w:r w:rsidR="004F7F17">
        <w:rPr>
          <w:rFonts w:ascii="Times New Roman" w:eastAsia="Times New Roman" w:hAnsi="Times New Roman" w:cs="Times New Roman"/>
          <w:sz w:val="24"/>
          <w:szCs w:val="24"/>
        </w:rPr>
        <w:t xml:space="preserve">as </w:t>
      </w:r>
      <w:r w:rsidRPr="007351E1">
        <w:rPr>
          <w:rFonts w:ascii="Times New Roman" w:eastAsia="Times New Roman" w:hAnsi="Times New Roman" w:cs="Times New Roman"/>
          <w:sz w:val="24"/>
          <w:szCs w:val="24"/>
        </w:rPr>
        <w:t xml:space="preserve">Offer Period. </w:t>
      </w:r>
      <w:r w:rsidR="005457B4">
        <w:rPr>
          <w:rFonts w:ascii="Times New Roman" w:eastAsia="Times New Roman" w:hAnsi="Times New Roman" w:cs="Times New Roman"/>
          <w:sz w:val="24"/>
          <w:szCs w:val="24"/>
        </w:rPr>
        <w:t xml:space="preserve">This period ended before the prompt to accept (purple </w:t>
      </w:r>
      <w:r w:rsidR="007D0780">
        <w:rPr>
          <w:rFonts w:ascii="Times New Roman" w:eastAsia="Times New Roman" w:hAnsi="Times New Roman" w:cs="Times New Roman"/>
          <w:sz w:val="24"/>
          <w:szCs w:val="24"/>
        </w:rPr>
        <w:t>go-si</w:t>
      </w:r>
      <w:r w:rsidR="00CC1615">
        <w:rPr>
          <w:rFonts w:ascii="Times New Roman" w:eastAsia="Times New Roman" w:hAnsi="Times New Roman" w:cs="Times New Roman"/>
          <w:sz w:val="24"/>
          <w:szCs w:val="24"/>
        </w:rPr>
        <w:t>g</w:t>
      </w:r>
      <w:r w:rsidR="007D0780">
        <w:rPr>
          <w:rFonts w:ascii="Times New Roman" w:eastAsia="Times New Roman" w:hAnsi="Times New Roman" w:cs="Times New Roman"/>
          <w:sz w:val="24"/>
          <w:szCs w:val="24"/>
        </w:rPr>
        <w:t>nal</w:t>
      </w:r>
      <w:r w:rsidR="005457B4">
        <w:rPr>
          <w:rFonts w:ascii="Times New Roman" w:eastAsia="Times New Roman" w:hAnsi="Times New Roman" w:cs="Times New Roman"/>
          <w:sz w:val="24"/>
          <w:szCs w:val="24"/>
        </w:rPr>
        <w:t xml:space="preserve">) or refuse (yellow </w:t>
      </w:r>
      <w:r w:rsidR="007D0780">
        <w:rPr>
          <w:rFonts w:ascii="Times New Roman" w:eastAsia="Times New Roman" w:hAnsi="Times New Roman" w:cs="Times New Roman"/>
          <w:sz w:val="24"/>
          <w:szCs w:val="24"/>
        </w:rPr>
        <w:t>go-s</w:t>
      </w:r>
      <w:r w:rsidR="005A0C3C">
        <w:rPr>
          <w:rFonts w:ascii="Times New Roman" w:eastAsia="Times New Roman" w:hAnsi="Times New Roman" w:cs="Times New Roman"/>
          <w:sz w:val="24"/>
          <w:szCs w:val="24"/>
        </w:rPr>
        <w:t>ignal</w:t>
      </w:r>
      <w:r w:rsidR="005457B4">
        <w:rPr>
          <w:rFonts w:ascii="Times New Roman" w:eastAsia="Times New Roman" w:hAnsi="Times New Roman" w:cs="Times New Roman"/>
          <w:sz w:val="24"/>
          <w:szCs w:val="24"/>
        </w:rPr>
        <w:t>) first appeared, and therefore before the monkey knew when it needed to make a movement.</w:t>
      </w:r>
    </w:p>
    <w:p w14:paraId="397437DB" w14:textId="77777777" w:rsidR="005457B4" w:rsidRDefault="005457B4" w:rsidP="005457B4">
      <w:pPr>
        <w:spacing w:after="0" w:line="480" w:lineRule="auto"/>
        <w:rPr>
          <w:rFonts w:ascii="Times New Roman" w:eastAsia="Times New Roman" w:hAnsi="Times New Roman" w:cs="Times New Roman"/>
          <w:sz w:val="24"/>
          <w:szCs w:val="24"/>
        </w:rPr>
      </w:pPr>
    </w:p>
    <w:p w14:paraId="5091A806" w14:textId="77777777" w:rsidR="00462C5F" w:rsidRDefault="00462C5F" w:rsidP="005457B4">
      <w:pPr>
        <w:spacing w:after="0" w:line="480" w:lineRule="auto"/>
        <w:rPr>
          <w:rFonts w:ascii="Times New Roman" w:eastAsia="Times New Roman" w:hAnsi="Times New Roman" w:cs="Times New Roman"/>
          <w:i/>
          <w:iCs/>
          <w:sz w:val="24"/>
          <w:szCs w:val="24"/>
        </w:rPr>
      </w:pPr>
    </w:p>
    <w:p w14:paraId="3A8F9D1B" w14:textId="76BD206B" w:rsidR="005457B4" w:rsidRPr="00A469C0" w:rsidRDefault="005457B4" w:rsidP="005457B4">
      <w:pPr>
        <w:spacing w:after="0" w:line="480" w:lineRule="auto"/>
        <w:rPr>
          <w:rFonts w:ascii="Times New Roman" w:eastAsia="Times New Roman" w:hAnsi="Times New Roman" w:cs="Times New Roman"/>
          <w:i/>
          <w:iCs/>
          <w:sz w:val="24"/>
          <w:szCs w:val="24"/>
        </w:rPr>
      </w:pPr>
      <w:r w:rsidRPr="00A469C0">
        <w:rPr>
          <w:rFonts w:ascii="Times New Roman" w:eastAsia="Times New Roman" w:hAnsi="Times New Roman" w:cs="Times New Roman"/>
          <w:i/>
          <w:iCs/>
          <w:sz w:val="24"/>
          <w:szCs w:val="24"/>
        </w:rPr>
        <w:t>1-way ANOVAs</w:t>
      </w:r>
    </w:p>
    <w:p w14:paraId="18763685" w14:textId="460F2EEF"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performed two separate 1-way ANOVAs (p &lt; 0.05) on all 170 recorded cells</w:t>
      </w:r>
      <w:r w:rsidR="00605123">
        <w:rPr>
          <w:rFonts w:ascii="Times New Roman" w:eastAsia="Times New Roman" w:hAnsi="Times New Roman" w:cs="Times New Roman"/>
          <w:sz w:val="24"/>
          <w:szCs w:val="24"/>
        </w:rPr>
        <w:t xml:space="preserve">, for each of 9 </w:t>
      </w:r>
      <w:r w:rsidR="006B3B80">
        <w:rPr>
          <w:rFonts w:ascii="Times New Roman" w:eastAsia="Times New Roman" w:hAnsi="Times New Roman" w:cs="Times New Roman"/>
          <w:sz w:val="24"/>
          <w:szCs w:val="24"/>
        </w:rPr>
        <w:t>offers</w:t>
      </w:r>
      <w:r>
        <w:rPr>
          <w:rFonts w:ascii="Times New Roman" w:eastAsia="Times New Roman" w:hAnsi="Times New Roman" w:cs="Times New Roman"/>
          <w:sz w:val="24"/>
          <w:szCs w:val="24"/>
        </w:rPr>
        <w:t xml:space="preserve">. The first </w:t>
      </w:r>
      <w:r w:rsidR="00605123">
        <w:rPr>
          <w:rFonts w:ascii="Times New Roman" w:eastAsia="Times New Roman" w:hAnsi="Times New Roman" w:cs="Times New Roman"/>
          <w:sz w:val="24"/>
          <w:szCs w:val="24"/>
        </w:rPr>
        <w:t xml:space="preserve">1-way </w:t>
      </w:r>
      <w:r>
        <w:rPr>
          <w:rFonts w:ascii="Times New Roman" w:eastAsia="Times New Roman" w:hAnsi="Times New Roman" w:cs="Times New Roman"/>
          <w:sz w:val="24"/>
          <w:szCs w:val="24"/>
        </w:rPr>
        <w:t xml:space="preserve">ANOVA was performed </w:t>
      </w:r>
      <w:r w:rsidRPr="00F50C2D">
        <w:rPr>
          <w:rFonts w:ascii="Times New Roman" w:eastAsia="Times New Roman" w:hAnsi="Times New Roman" w:cs="Times New Roman"/>
          <w:sz w:val="24"/>
          <w:szCs w:val="24"/>
        </w:rPr>
        <w:t>on each offer where the animal responded with at least 5 accepted and 5 refused trials</w:t>
      </w:r>
      <w:r>
        <w:rPr>
          <w:rFonts w:ascii="Times New Roman" w:eastAsia="Times New Roman" w:hAnsi="Times New Roman" w:cs="Times New Roman"/>
          <w:sz w:val="24"/>
          <w:szCs w:val="24"/>
        </w:rPr>
        <w:t xml:space="preserve">. </w:t>
      </w:r>
      <w:r w:rsidR="006B3B80" w:rsidRPr="006B3B80">
        <w:rPr>
          <w:rFonts w:ascii="Times New Roman" w:eastAsia="Times New Roman" w:hAnsi="Times New Roman" w:cs="Times New Roman"/>
          <w:sz w:val="24"/>
          <w:szCs w:val="24"/>
        </w:rPr>
        <w:t>In the second 1-way ANOVA, each offer was selected based on whether the animal responded by releasing the bar on at least 5 trials on the first go signal and 5 trials on the second go signal, regardless of acceptance or refusal.</w:t>
      </w:r>
    </w:p>
    <w:p w14:paraId="0A165274" w14:textId="77777777" w:rsidR="005457B4" w:rsidRDefault="005457B4" w:rsidP="005457B4">
      <w:pPr>
        <w:spacing w:after="0" w:line="480" w:lineRule="auto"/>
        <w:rPr>
          <w:rFonts w:ascii="Times New Roman" w:eastAsia="Times New Roman" w:hAnsi="Times New Roman" w:cs="Times New Roman"/>
          <w:sz w:val="24"/>
          <w:szCs w:val="24"/>
        </w:rPr>
      </w:pPr>
    </w:p>
    <w:p w14:paraId="1565E038" w14:textId="77777777"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ANOVA-sliding window Analysis</w:t>
      </w:r>
    </w:p>
    <w:p w14:paraId="16E726B1" w14:textId="5CEEE743" w:rsidR="00842AEE" w:rsidRDefault="002F06E0"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5457B4">
        <w:rPr>
          <w:rFonts w:ascii="Times New Roman" w:eastAsia="Times New Roman" w:hAnsi="Times New Roman" w:cs="Times New Roman"/>
          <w:sz w:val="24"/>
          <w:szCs w:val="24"/>
        </w:rPr>
        <w:t xml:space="preserve"> sliding window analysis was performed using the neural activity</w:t>
      </w:r>
      <w:r>
        <w:rPr>
          <w:rFonts w:ascii="Times New Roman" w:eastAsia="Times New Roman" w:hAnsi="Times New Roman" w:cs="Times New Roman"/>
          <w:sz w:val="24"/>
          <w:szCs w:val="24"/>
        </w:rPr>
        <w:t xml:space="preserve"> from all 170 recorded cells</w:t>
      </w:r>
      <w:r w:rsidR="005457B4">
        <w:rPr>
          <w:rFonts w:ascii="Times New Roman" w:eastAsia="Times New Roman" w:hAnsi="Times New Roman" w:cs="Times New Roman"/>
          <w:sz w:val="24"/>
          <w:szCs w:val="24"/>
        </w:rPr>
        <w:t xml:space="preserve">, expressed as total spike count. Starting at 500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before the cue onset to 1000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after the cue onset, 100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bins were created with a 10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interleave period. The spike count within each bin </w:t>
      </w:r>
      <w:r w:rsidR="005457B4">
        <w:rPr>
          <w:rFonts w:ascii="Times New Roman" w:eastAsia="Times New Roman" w:hAnsi="Times New Roman" w:cs="Times New Roman"/>
          <w:sz w:val="24"/>
          <w:szCs w:val="24"/>
        </w:rPr>
        <w:lastRenderedPageBreak/>
        <w:t xml:space="preserve">was used in the </w:t>
      </w:r>
      <w:r w:rsidR="00EE0ABF">
        <w:rPr>
          <w:rFonts w:ascii="Times New Roman" w:eastAsia="Times New Roman" w:hAnsi="Times New Roman" w:cs="Times New Roman"/>
          <w:sz w:val="24"/>
          <w:szCs w:val="24"/>
        </w:rPr>
        <w:t>2</w:t>
      </w:r>
      <w:r w:rsidR="005457B4">
        <w:rPr>
          <w:rFonts w:ascii="Times New Roman" w:eastAsia="Times New Roman" w:hAnsi="Times New Roman" w:cs="Times New Roman"/>
          <w:sz w:val="24"/>
          <w:szCs w:val="24"/>
        </w:rPr>
        <w:t xml:space="preserve">-way ANOVA sliding window analysis, with drops, delay, independent variables. </w:t>
      </w:r>
      <w:r w:rsidR="00842AEE">
        <w:rPr>
          <w:rFonts w:ascii="Times New Roman" w:eastAsia="Times New Roman" w:hAnsi="Times New Roman" w:cs="Times New Roman"/>
          <w:sz w:val="24"/>
          <w:szCs w:val="24"/>
        </w:rPr>
        <w:t>Choice as factor was include</w:t>
      </w:r>
      <w:r w:rsidR="00842AEE" w:rsidRPr="006830C6">
        <w:rPr>
          <w:rFonts w:ascii="Times New Roman" w:eastAsia="Times New Roman" w:hAnsi="Times New Roman" w:cs="Times New Roman"/>
          <w:sz w:val="24"/>
          <w:szCs w:val="24"/>
        </w:rPr>
        <w:t>d as</w:t>
      </w:r>
      <w:r w:rsidR="006F7F17" w:rsidRPr="006830C6">
        <w:rPr>
          <w:rFonts w:ascii="Times New Roman" w:eastAsia="Times New Roman" w:hAnsi="Times New Roman" w:cs="Times New Roman"/>
          <w:sz w:val="24"/>
          <w:szCs w:val="24"/>
        </w:rPr>
        <w:t xml:space="preserve"> an additional effect </w:t>
      </w:r>
      <w:r w:rsidR="006830C6" w:rsidRPr="006830C6">
        <w:rPr>
          <w:rFonts w:ascii="Times New Roman" w:eastAsia="Times New Roman" w:hAnsi="Times New Roman" w:cs="Times New Roman"/>
          <w:sz w:val="24"/>
          <w:szCs w:val="24"/>
        </w:rPr>
        <w:t>to test whether choice explains additional variance in firing rate, independently of drop and delay.</w:t>
      </w:r>
    </w:p>
    <w:p w14:paraId="0057810A" w14:textId="277A258F"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each bin we estimated the proportion of cells that were significantly modulated by each factor (</w:t>
      </w:r>
      <w:r w:rsidR="00215282">
        <w:rPr>
          <w:rFonts w:ascii="Times New Roman" w:eastAsia="Times New Roman" w:hAnsi="Times New Roman" w:cs="Times New Roman"/>
          <w:sz w:val="24"/>
          <w:szCs w:val="24"/>
        </w:rPr>
        <w:t>2</w:t>
      </w:r>
      <w:r>
        <w:rPr>
          <w:rFonts w:ascii="Times New Roman" w:eastAsia="Times New Roman" w:hAnsi="Times New Roman" w:cs="Times New Roman"/>
          <w:sz w:val="24"/>
          <w:szCs w:val="24"/>
        </w:rPr>
        <w:t>-way ANOVA, p &lt; 0.05).</w:t>
      </w:r>
    </w:p>
    <w:p w14:paraId="37FE150E" w14:textId="77777777" w:rsidR="005457B4" w:rsidRPr="00B81F37" w:rsidRDefault="005457B4" w:rsidP="005457B4">
      <w:pPr>
        <w:spacing w:after="0" w:line="480" w:lineRule="auto"/>
        <w:rPr>
          <w:rFonts w:ascii="Times New Roman" w:hAnsi="Times New Roman" w:cs="Times New Roman"/>
          <w:color w:val="242424"/>
          <w:sz w:val="24"/>
          <w:szCs w:val="24"/>
          <w:shd w:val="clear" w:color="auto" w:fill="FFFFFF"/>
        </w:rPr>
      </w:pPr>
      <w:r>
        <w:rPr>
          <w:rFonts w:ascii="Times New Roman" w:eastAsia="Times New Roman" w:hAnsi="Times New Roman" w:cs="Times New Roman"/>
          <w:sz w:val="24"/>
          <w:szCs w:val="24"/>
        </w:rPr>
        <w:t xml:space="preserve">Additionally, at each bin we extracted the variance explained for each factor, and for the interaction of drops and delay as </w:t>
      </w:r>
      <w:r w:rsidRPr="00B81F37">
        <w:rPr>
          <w:rFonts w:ascii="Times New Roman" w:hAnsi="Times New Roman" w:cs="Times New Roman"/>
          <w:color w:val="242424"/>
          <w:sz w:val="24"/>
          <w:szCs w:val="24"/>
          <w:shd w:val="clear" w:color="auto" w:fill="FFFFFF"/>
        </w:rPr>
        <w:t xml:space="preserve">omega </w:t>
      </w:r>
      <w:r w:rsidRPr="004260B1">
        <w:rPr>
          <w:rFonts w:ascii="Times New Roman" w:hAnsi="Times New Roman" w:cs="Times New Roman"/>
          <w:sz w:val="24"/>
          <w:szCs w:val="24"/>
          <w:shd w:val="clear" w:color="auto" w:fill="FFFFFF"/>
        </w:rPr>
        <w:t>squared (</w:t>
      </w:r>
      <w:commentRangeStart w:id="111"/>
      <w:r w:rsidRPr="004260B1">
        <w:rPr>
          <w:rFonts w:ascii="Times New Roman" w:hAnsi="Times New Roman" w:cs="Times New Roman"/>
          <w:sz w:val="24"/>
          <w:szCs w:val="24"/>
          <w:shd w:val="clear" w:color="auto" w:fill="FFFFFF"/>
        </w:rPr>
        <w:t>Olejnik and Algina, 2003</w:t>
      </w:r>
      <w:commentRangeEnd w:id="111"/>
      <w:r w:rsidR="00340928">
        <w:rPr>
          <w:rStyle w:val="CommentReference"/>
        </w:rPr>
        <w:commentReference w:id="111"/>
      </w:r>
      <w:r w:rsidRPr="004260B1">
        <w:rPr>
          <w:rFonts w:ascii="Times New Roman" w:hAnsi="Times New Roman" w:cs="Times New Roman"/>
          <w:sz w:val="24"/>
          <w:szCs w:val="24"/>
          <w:shd w:val="clear" w:color="auto" w:fill="FFFFFF"/>
        </w:rPr>
        <w:t>):</w:t>
      </w:r>
    </w:p>
    <w:p w14:paraId="297A8B50" w14:textId="77777777" w:rsidR="005457B4" w:rsidRDefault="005457B4" w:rsidP="005457B4">
      <w:pPr>
        <w:spacing w:after="0" w:line="480" w:lineRule="auto"/>
        <w:jc w:val="center"/>
        <w:rPr>
          <w:rFonts w:ascii="Times New Roman" w:hAnsi="Times New Roman" w:cs="Times New Roman"/>
          <w:b/>
          <w:bCs/>
          <w:sz w:val="24"/>
          <w:szCs w:val="24"/>
          <w:shd w:val="clear" w:color="auto" w:fill="FFFFFF"/>
          <w:vertAlign w:val="subscript"/>
        </w:rPr>
      </w:pPr>
      <w:r w:rsidRPr="004260B1">
        <w:rPr>
          <w:rFonts w:ascii="Times New Roman" w:hAnsi="Times New Roman" w:cs="Times New Roman"/>
          <w:b/>
          <w:bCs/>
          <w:sz w:val="24"/>
          <w:szCs w:val="24"/>
          <w:shd w:val="clear" w:color="auto" w:fill="FFFFFF"/>
        </w:rPr>
        <w:t>ω</w:t>
      </w:r>
      <w:r w:rsidRPr="004260B1">
        <w:rPr>
          <w:rFonts w:ascii="Times New Roman" w:hAnsi="Times New Roman" w:cs="Times New Roman"/>
          <w:b/>
          <w:bCs/>
          <w:sz w:val="24"/>
          <w:szCs w:val="24"/>
          <w:shd w:val="clear" w:color="auto" w:fill="FFFFFF"/>
          <w:vertAlign w:val="superscript"/>
        </w:rPr>
        <w:t>2</w:t>
      </w:r>
      <w:r w:rsidRPr="004260B1">
        <w:rPr>
          <w:rFonts w:ascii="Times New Roman" w:hAnsi="Times New Roman" w:cs="Times New Roman"/>
          <w:b/>
          <w:bCs/>
          <w:sz w:val="24"/>
          <w:szCs w:val="24"/>
          <w:shd w:val="clear" w:color="auto" w:fill="FFFFFF"/>
        </w:rPr>
        <w:t xml:space="preserve"> = (</w:t>
      </w:r>
      <w:proofErr w:type="spellStart"/>
      <w:r w:rsidRPr="004260B1">
        <w:rPr>
          <w:rFonts w:ascii="Times New Roman" w:hAnsi="Times New Roman" w:cs="Times New Roman"/>
          <w:b/>
          <w:bCs/>
          <w:sz w:val="24"/>
          <w:szCs w:val="24"/>
          <w:shd w:val="clear" w:color="auto" w:fill="FFFFFF"/>
        </w:rPr>
        <w:t>SS</w:t>
      </w:r>
      <w:r w:rsidRPr="004260B1">
        <w:rPr>
          <w:rFonts w:ascii="Times New Roman" w:hAnsi="Times New Roman" w:cs="Times New Roman"/>
          <w:b/>
          <w:bCs/>
          <w:sz w:val="24"/>
          <w:szCs w:val="24"/>
          <w:shd w:val="clear" w:color="auto" w:fill="FFFFFF"/>
          <w:vertAlign w:val="subscript"/>
        </w:rPr>
        <w:t>effect</w:t>
      </w:r>
      <w:proofErr w:type="spellEnd"/>
      <w:r w:rsidRPr="004260B1">
        <w:rPr>
          <w:rFonts w:ascii="Times New Roman" w:hAnsi="Times New Roman" w:cs="Times New Roman"/>
          <w:b/>
          <w:bCs/>
          <w:sz w:val="24"/>
          <w:szCs w:val="24"/>
          <w:shd w:val="clear" w:color="auto" w:fill="FFFFFF"/>
          <w:vertAlign w:val="subscript"/>
        </w:rPr>
        <w:t xml:space="preserve"> </w:t>
      </w:r>
      <w:r w:rsidRPr="004260B1">
        <w:rPr>
          <w:rFonts w:ascii="Times New Roman" w:hAnsi="Times New Roman" w:cs="Times New Roman"/>
          <w:b/>
          <w:bCs/>
          <w:sz w:val="24"/>
          <w:szCs w:val="24"/>
          <w:shd w:val="clear" w:color="auto" w:fill="FFFFFF"/>
        </w:rPr>
        <w:t>– (</w:t>
      </w:r>
      <w:proofErr w:type="spellStart"/>
      <w:r w:rsidRPr="004260B1">
        <w:rPr>
          <w:rFonts w:ascii="Times New Roman" w:hAnsi="Times New Roman" w:cs="Times New Roman"/>
          <w:b/>
          <w:bCs/>
          <w:sz w:val="24"/>
          <w:szCs w:val="24"/>
          <w:shd w:val="clear" w:color="auto" w:fill="FFFFFF"/>
        </w:rPr>
        <w:t>df</w:t>
      </w:r>
      <w:r w:rsidRPr="004260B1">
        <w:rPr>
          <w:rFonts w:ascii="Times New Roman" w:hAnsi="Times New Roman" w:cs="Times New Roman"/>
          <w:b/>
          <w:bCs/>
          <w:sz w:val="24"/>
          <w:szCs w:val="24"/>
          <w:shd w:val="clear" w:color="auto" w:fill="FFFFFF"/>
          <w:vertAlign w:val="subscript"/>
        </w:rPr>
        <w:t>effect</w:t>
      </w:r>
      <w:proofErr w:type="spellEnd"/>
      <w:r w:rsidRPr="004260B1">
        <w:rPr>
          <w:rFonts w:ascii="Times New Roman" w:hAnsi="Times New Roman" w:cs="Times New Roman"/>
          <w:b/>
          <w:bCs/>
          <w:sz w:val="24"/>
          <w:szCs w:val="24"/>
          <w:shd w:val="clear" w:color="auto" w:fill="FFFFFF"/>
        </w:rPr>
        <w:t>)(</w:t>
      </w:r>
      <w:proofErr w:type="spellStart"/>
      <w:r w:rsidRPr="004260B1">
        <w:rPr>
          <w:rFonts w:ascii="Times New Roman" w:hAnsi="Times New Roman" w:cs="Times New Roman"/>
          <w:b/>
          <w:bCs/>
          <w:sz w:val="24"/>
          <w:szCs w:val="24"/>
          <w:shd w:val="clear" w:color="auto" w:fill="FFFFFF"/>
        </w:rPr>
        <w:t>MS</w:t>
      </w:r>
      <w:r w:rsidRPr="004260B1">
        <w:rPr>
          <w:rFonts w:ascii="Times New Roman" w:hAnsi="Times New Roman" w:cs="Times New Roman"/>
          <w:b/>
          <w:bCs/>
          <w:sz w:val="24"/>
          <w:szCs w:val="24"/>
          <w:shd w:val="clear" w:color="auto" w:fill="FFFFFF"/>
          <w:vertAlign w:val="subscript"/>
        </w:rPr>
        <w:t>error</w:t>
      </w:r>
      <w:proofErr w:type="spellEnd"/>
      <w:r w:rsidRPr="004260B1">
        <w:rPr>
          <w:rFonts w:ascii="Times New Roman" w:hAnsi="Times New Roman" w:cs="Times New Roman"/>
          <w:b/>
          <w:bCs/>
          <w:sz w:val="24"/>
          <w:szCs w:val="24"/>
          <w:shd w:val="clear" w:color="auto" w:fill="FFFFFF"/>
        </w:rPr>
        <w:t xml:space="preserve">))/ </w:t>
      </w:r>
      <w:proofErr w:type="spellStart"/>
      <w:r w:rsidRPr="004260B1">
        <w:rPr>
          <w:rFonts w:ascii="Times New Roman" w:hAnsi="Times New Roman" w:cs="Times New Roman"/>
          <w:b/>
          <w:bCs/>
          <w:sz w:val="24"/>
          <w:szCs w:val="24"/>
          <w:shd w:val="clear" w:color="auto" w:fill="FFFFFF"/>
        </w:rPr>
        <w:t>MS</w:t>
      </w:r>
      <w:r w:rsidRPr="004260B1">
        <w:rPr>
          <w:rFonts w:ascii="Times New Roman" w:hAnsi="Times New Roman" w:cs="Times New Roman"/>
          <w:b/>
          <w:bCs/>
          <w:sz w:val="24"/>
          <w:szCs w:val="24"/>
          <w:shd w:val="clear" w:color="auto" w:fill="FFFFFF"/>
          <w:vertAlign w:val="subscript"/>
        </w:rPr>
        <w:t>error</w:t>
      </w:r>
      <w:proofErr w:type="spellEnd"/>
      <w:r w:rsidRPr="004260B1">
        <w:rPr>
          <w:rFonts w:ascii="Times New Roman" w:hAnsi="Times New Roman" w:cs="Times New Roman"/>
          <w:b/>
          <w:bCs/>
          <w:sz w:val="24"/>
          <w:szCs w:val="24"/>
          <w:shd w:val="clear" w:color="auto" w:fill="FFFFFF"/>
        </w:rPr>
        <w:t xml:space="preserve"> + </w:t>
      </w:r>
      <w:proofErr w:type="spellStart"/>
      <w:r w:rsidRPr="004260B1">
        <w:rPr>
          <w:rFonts w:ascii="Times New Roman" w:hAnsi="Times New Roman" w:cs="Times New Roman"/>
          <w:b/>
          <w:bCs/>
          <w:sz w:val="24"/>
          <w:szCs w:val="24"/>
          <w:shd w:val="clear" w:color="auto" w:fill="FFFFFF"/>
        </w:rPr>
        <w:t>SS</w:t>
      </w:r>
      <w:r w:rsidRPr="004260B1">
        <w:rPr>
          <w:rFonts w:ascii="Times New Roman" w:hAnsi="Times New Roman" w:cs="Times New Roman"/>
          <w:b/>
          <w:bCs/>
          <w:sz w:val="24"/>
          <w:szCs w:val="24"/>
          <w:shd w:val="clear" w:color="auto" w:fill="FFFFFF"/>
          <w:vertAlign w:val="subscript"/>
        </w:rPr>
        <w:t>total</w:t>
      </w:r>
      <w:proofErr w:type="spellEnd"/>
    </w:p>
    <w:p w14:paraId="636E34A4" w14:textId="77777777" w:rsidR="004F09A1" w:rsidRDefault="004F09A1" w:rsidP="005457B4">
      <w:pPr>
        <w:spacing w:after="0" w:line="480" w:lineRule="auto"/>
        <w:rPr>
          <w:rFonts w:ascii="Times New Roman" w:eastAsia="Times New Roman" w:hAnsi="Times New Roman" w:cs="Times New Roman"/>
          <w:iCs/>
          <w:sz w:val="24"/>
          <w:szCs w:val="24"/>
        </w:rPr>
      </w:pPr>
    </w:p>
    <w:p w14:paraId="1DFA9EA5" w14:textId="77777777" w:rsidR="00C9254B" w:rsidRPr="00C9254B" w:rsidRDefault="00C9254B" w:rsidP="00C9254B">
      <w:pPr>
        <w:spacing w:after="0" w:line="480" w:lineRule="auto"/>
        <w:rPr>
          <w:rFonts w:ascii="Times New Roman" w:eastAsia="Times New Roman" w:hAnsi="Times New Roman" w:cs="Times New Roman"/>
          <w:i/>
          <w:iCs/>
          <w:sz w:val="24"/>
          <w:szCs w:val="24"/>
        </w:rPr>
      </w:pPr>
      <w:r w:rsidRPr="00C9254B">
        <w:rPr>
          <w:rFonts w:ascii="Times New Roman" w:eastAsia="Times New Roman" w:hAnsi="Times New Roman" w:cs="Times New Roman"/>
          <w:i/>
          <w:iCs/>
          <w:sz w:val="24"/>
          <w:szCs w:val="24"/>
        </w:rPr>
        <w:t>Correlation across time</w:t>
      </w:r>
    </w:p>
    <w:p w14:paraId="32A4E0E8"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In this analysis, we only included cells that respond to at least one of the task-relevant variables (delay, drop, choice), this leaves 121 cells. </w:t>
      </w:r>
    </w:p>
    <w:p w14:paraId="7A54EA43"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To extract the population encoding dimension for drop and delay, we performed a sliding window ANOVA for each cell, and extracted the regression coefficient for drop and delay, at each time bin, for each cell. The dimension formed by the beta coefficients across cells at each time bin, is the time-dependent encoding dimension of drop or delay.</w:t>
      </w:r>
    </w:p>
    <w:p w14:paraId="26ABFF35"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Population activity that encodes delay is quantified as the population activity projected onto the dimension for delay. Population activity of drops is calculated similarly. For each factor separately, the beta-coefficients for each time bin were correlated with each other and the Pearson correlation was calculated.</w:t>
      </w:r>
    </w:p>
    <w:p w14:paraId="2F6A5944"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A significance threshold of 0.05 was used (uncorrected).</w:t>
      </w:r>
    </w:p>
    <w:p w14:paraId="43606A26" w14:textId="77777777" w:rsidR="006F5996" w:rsidRDefault="006F5996" w:rsidP="00164621">
      <w:pPr>
        <w:spacing w:after="0" w:line="480" w:lineRule="auto"/>
        <w:rPr>
          <w:rFonts w:ascii="Times New Roman" w:eastAsia="Times New Roman" w:hAnsi="Times New Roman" w:cs="Times New Roman"/>
          <w:sz w:val="24"/>
          <w:szCs w:val="24"/>
        </w:rPr>
      </w:pPr>
    </w:p>
    <w:p w14:paraId="47D42905" w14:textId="77777777" w:rsidR="00605962" w:rsidRDefault="00605962" w:rsidP="005457B4">
      <w:pPr>
        <w:spacing w:after="0" w:line="480" w:lineRule="auto"/>
        <w:rPr>
          <w:rFonts w:ascii="Times New Roman" w:eastAsia="Times New Roman" w:hAnsi="Times New Roman" w:cs="Times New Roman"/>
          <w:i/>
          <w:iCs/>
          <w:sz w:val="24"/>
          <w:szCs w:val="24"/>
        </w:rPr>
      </w:pPr>
    </w:p>
    <w:p w14:paraId="59A684B9" w14:textId="5BCC4DDE" w:rsidR="005457B4" w:rsidRPr="000B49F6" w:rsidRDefault="005457B4" w:rsidP="005457B4">
      <w:pPr>
        <w:spacing w:after="0" w:line="480" w:lineRule="auto"/>
        <w:rPr>
          <w:rFonts w:ascii="Times New Roman" w:eastAsia="Times New Roman" w:hAnsi="Times New Roman" w:cs="Times New Roman"/>
          <w:i/>
          <w:iCs/>
          <w:sz w:val="24"/>
          <w:szCs w:val="24"/>
        </w:rPr>
      </w:pPr>
      <w:r w:rsidRPr="000B49F6">
        <w:rPr>
          <w:rFonts w:ascii="Times New Roman" w:eastAsia="Times New Roman" w:hAnsi="Times New Roman" w:cs="Times New Roman"/>
          <w:i/>
          <w:iCs/>
          <w:sz w:val="24"/>
          <w:szCs w:val="24"/>
        </w:rPr>
        <w:lastRenderedPageBreak/>
        <w:t>Decoding Analysis</w:t>
      </w:r>
    </w:p>
    <w:p w14:paraId="643E8000" w14:textId="77777777"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vector machine was used as the classifier. Training and testing sets comprised of non-overlapping trials (75% of trials for training, and 25% for testing). The procedure was repeated 10 times, and the average decoding accuracy was recorded. </w:t>
      </w:r>
    </w:p>
    <w:p w14:paraId="4CC17530" w14:textId="7421C910"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Decoding of drop</w:t>
      </w:r>
      <w:r w:rsidR="0068087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delay and </w:t>
      </w:r>
      <w:r w:rsidR="0068087B">
        <w:rPr>
          <w:rFonts w:ascii="Times New Roman" w:eastAsia="Times New Roman" w:hAnsi="Times New Roman" w:cs="Times New Roman"/>
          <w:sz w:val="24"/>
          <w:szCs w:val="24"/>
        </w:rPr>
        <w:t>interaction</w:t>
      </w:r>
      <w:r>
        <w:rPr>
          <w:rFonts w:ascii="Times New Roman" w:eastAsia="Times New Roman" w:hAnsi="Times New Roman" w:cs="Times New Roman"/>
          <w:sz w:val="24"/>
          <w:szCs w:val="24"/>
        </w:rPr>
        <w:t xml:space="preserve"> were carried out separately. For each factor, decoding was done in a sliding window (step 20ms, width 100ms). </w:t>
      </w:r>
    </w:p>
    <w:p w14:paraId="34B98F93" w14:textId="77777777" w:rsidR="005457B4" w:rsidRDefault="005457B4" w:rsidP="005457B4">
      <w:pPr>
        <w:spacing w:after="0" w:line="480" w:lineRule="auto"/>
        <w:rPr>
          <w:rFonts w:ascii="Times New Roman" w:eastAsia="Times New Roman" w:hAnsi="Times New Roman" w:cs="Times New Roman"/>
          <w:sz w:val="24"/>
          <w:szCs w:val="24"/>
        </w:rPr>
      </w:pPr>
    </w:p>
    <w:p w14:paraId="74A55330" w14:textId="77777777" w:rsidR="00885F92" w:rsidRDefault="00885F92" w:rsidP="005457B4">
      <w:pPr>
        <w:spacing w:after="0" w:line="480" w:lineRule="auto"/>
        <w:rPr>
          <w:rFonts w:ascii="Times New Roman" w:eastAsia="Times New Roman" w:hAnsi="Times New Roman" w:cs="Times New Roman"/>
          <w:sz w:val="24"/>
          <w:szCs w:val="24"/>
        </w:rPr>
      </w:pPr>
    </w:p>
    <w:p w14:paraId="1D3EF8C4" w14:textId="77777777" w:rsidR="00616457" w:rsidRDefault="00616457"/>
    <w:sectPr w:rsidR="0061645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ssella Falcone" w:date="2025-07-14T20:04:00Z" w:initials="RF">
    <w:p w14:paraId="00E75B04" w14:textId="77777777" w:rsidR="00AC006E" w:rsidRDefault="004E1011" w:rsidP="00AC006E">
      <w:pPr>
        <w:pStyle w:val="CommentText"/>
      </w:pPr>
      <w:r>
        <w:rPr>
          <w:rStyle w:val="CommentReference"/>
        </w:rPr>
        <w:annotationRef/>
      </w:r>
      <w:r w:rsidR="00AC006E">
        <w:t xml:space="preserve">Distinct dlPFC neural dynamics underlying temporal discounting strategies </w:t>
      </w:r>
    </w:p>
  </w:comment>
  <w:comment w:id="1" w:author="Mark Eldridge" w:date="2025-05-14T15:56:00Z" w:initials="EM[">
    <w:p w14:paraId="58A54B9B" w14:textId="273B7E8E" w:rsidR="006C4460" w:rsidRDefault="006C4460" w:rsidP="006C4460">
      <w:r>
        <w:rPr>
          <w:rStyle w:val="CommentReference"/>
        </w:rPr>
        <w:annotationRef/>
      </w:r>
      <w:r>
        <w:rPr>
          <w:color w:val="000000"/>
          <w:sz w:val="20"/>
          <w:szCs w:val="20"/>
        </w:rPr>
        <w:t>Ask David for new affiliation(s)</w:t>
      </w:r>
    </w:p>
  </w:comment>
  <w:comment w:id="3" w:author="Mark Eldridge" w:date="2025-07-24T16:34:00Z" w:initials="ME">
    <w:p w14:paraId="43BE4E1A" w14:textId="77777777" w:rsidR="00F24A2C" w:rsidRDefault="00F24A2C" w:rsidP="00F24A2C">
      <w:r>
        <w:rPr>
          <w:rStyle w:val="CommentReference"/>
        </w:rPr>
        <w:annotationRef/>
      </w:r>
      <w:r>
        <w:rPr>
          <w:sz w:val="20"/>
          <w:szCs w:val="20"/>
        </w:rPr>
        <w:t>this is the new obligatory text from NIH</w:t>
      </w:r>
    </w:p>
  </w:comment>
  <w:comment w:id="4" w:author="Rossella Falcone [2]" w:date="2022-05-02T10:25:00Z" w:initials="">
    <w:p w14:paraId="6BFFCE4E" w14:textId="030AB018" w:rsidR="00DC0364" w:rsidRDefault="00DC0364" w:rsidP="00DC0364">
      <w:pPr>
        <w:pStyle w:val="CommentText"/>
      </w:pPr>
      <w:r>
        <w:rPr>
          <w:color w:val="000000"/>
        </w:rPr>
        <w:t>Check with Barry!</w:t>
      </w:r>
    </w:p>
  </w:comment>
  <w:comment w:id="5" w:author="Siyu Wang" w:date="2025-08-03T07:47:00Z" w:initials="SW">
    <w:p w14:paraId="316F9009" w14:textId="77777777" w:rsidR="007951A3" w:rsidRDefault="007951A3" w:rsidP="007951A3">
      <w:r>
        <w:rPr>
          <w:rStyle w:val="CommentReference"/>
        </w:rPr>
        <w:annotationRef/>
      </w:r>
      <w:r>
        <w:rPr>
          <w:sz w:val="20"/>
          <w:szCs w:val="20"/>
        </w:rPr>
        <w:t>In general, the Introduction section is better written than the abstract. The logic flow is clearer in the introduction section</w:t>
      </w:r>
    </w:p>
  </w:comment>
  <w:comment w:id="6" w:author="Mark Eldridge" w:date="2025-07-24T16:45:00Z" w:initials="ME">
    <w:p w14:paraId="0EDB4D13" w14:textId="6573E938" w:rsidR="00D44191" w:rsidRDefault="00D44191" w:rsidP="00D44191">
      <w:r>
        <w:rPr>
          <w:rStyle w:val="CommentReference"/>
        </w:rPr>
        <w:annotationRef/>
      </w:r>
      <w:r>
        <w:rPr>
          <w:sz w:val="20"/>
          <w:szCs w:val="20"/>
        </w:rPr>
        <w:t>the unique selling point of this task is that the value representation signal isn't contaminated by a motor planning signal (because the monkey doesn't know if the first cue will be 'accept' of 'refuse'). But that isn't being emphasized in the abstract.</w:t>
      </w:r>
    </w:p>
  </w:comment>
  <w:comment w:id="7" w:author="Siyu Wang" w:date="2025-08-03T07:35:00Z" w:initials="SW">
    <w:p w14:paraId="5D39E4CD" w14:textId="77777777" w:rsidR="00106A26" w:rsidRDefault="00106A26" w:rsidP="00106A26">
      <w:r>
        <w:rPr>
          <w:rStyle w:val="CommentReference"/>
        </w:rPr>
        <w:annotationRef/>
      </w:r>
      <w:r>
        <w:rPr>
          <w:sz w:val="20"/>
          <w:szCs w:val="20"/>
        </w:rPr>
        <w:t>I agree</w:t>
      </w:r>
    </w:p>
  </w:comment>
  <w:comment w:id="8" w:author="Siyu Wang" w:date="2025-08-03T07:38:00Z" w:initials="SW">
    <w:p w14:paraId="0F5DE099" w14:textId="77777777" w:rsidR="00BA0D9E" w:rsidRDefault="00291FAE" w:rsidP="00BA0D9E">
      <w:r>
        <w:rPr>
          <w:rStyle w:val="CommentReference"/>
        </w:rPr>
        <w:annotationRef/>
      </w:r>
      <w:r w:rsidR="00BA0D9E">
        <w:rPr>
          <w:sz w:val="20"/>
          <w:szCs w:val="20"/>
        </w:rPr>
        <w:t xml:space="preserve">Before diving into the current work, preferably, you would want one sentence to explicitly talk about the knowledge gap before introducing the current work. </w:t>
      </w:r>
    </w:p>
  </w:comment>
  <w:comment w:id="11" w:author="Mark Eldridge" w:date="2025-07-24T17:00:00Z" w:initials="ME">
    <w:p w14:paraId="32FDA25C" w14:textId="26370233" w:rsidR="005E2C32" w:rsidRDefault="005E2C32" w:rsidP="005E2C32">
      <w:r>
        <w:rPr>
          <w:rStyle w:val="CommentReference"/>
        </w:rPr>
        <w:annotationRef/>
      </w:r>
      <w:r>
        <w:rPr>
          <w:sz w:val="20"/>
          <w:szCs w:val="20"/>
        </w:rPr>
        <w:t>if you frame it in the context of 'value' then it's correlated.</w:t>
      </w:r>
    </w:p>
  </w:comment>
  <w:comment w:id="12" w:author="Siyu Wang" w:date="2025-08-03T07:40:00Z" w:initials="SW">
    <w:p w14:paraId="32E5C01A" w14:textId="77777777" w:rsidR="00BD79FA" w:rsidRDefault="00BD79FA" w:rsidP="00BD79FA">
      <w:r>
        <w:rPr>
          <w:rStyle w:val="CommentReference"/>
        </w:rPr>
        <w:annotationRef/>
      </w:r>
      <w:r>
        <w:rPr>
          <w:sz w:val="20"/>
          <w:szCs w:val="20"/>
        </w:rPr>
        <w:t>Agreed</w:t>
      </w:r>
    </w:p>
  </w:comment>
  <w:comment w:id="10" w:author="Siyu Wang" w:date="2025-08-03T07:42:00Z" w:initials="SW">
    <w:p w14:paraId="480E04D5" w14:textId="77777777" w:rsidR="00BD0D59" w:rsidRDefault="00BD0D59" w:rsidP="00BD0D59">
      <w:r>
        <w:rPr>
          <w:rStyle w:val="CommentReference"/>
        </w:rPr>
        <w:annotationRef/>
      </w:r>
      <w:r>
        <w:rPr>
          <w:sz w:val="20"/>
          <w:szCs w:val="20"/>
        </w:rPr>
        <w:t>Sounds like you want to say that "model-based" or "goal-directed"  approach would predict an early correlated encoding of magnitude vs delay, whereas "model-free" approach would predict a late encoding, if so, this logic needs to be explicitly stated and explained</w:t>
      </w:r>
    </w:p>
  </w:comment>
  <w:comment w:id="13" w:author="Rossella Falcone" w:date="2025-04-16T12:12:00Z" w:initials="RF">
    <w:p w14:paraId="4F2DD961" w14:textId="15919B48" w:rsidR="006F2F9F" w:rsidRDefault="00D268C9" w:rsidP="006F2F9F">
      <w:pPr>
        <w:pStyle w:val="CommentText"/>
      </w:pPr>
      <w:r>
        <w:rPr>
          <w:rStyle w:val="CommentReference"/>
        </w:rPr>
        <w:annotationRef/>
      </w:r>
      <w:r w:rsidR="006F2F9F">
        <w:rPr>
          <w:color w:val="333333"/>
          <w:highlight w:val="white"/>
        </w:rPr>
        <w:t>Ainslie, G. (1975). Specious reward: A behavioral theory of impulsiveness and impulse control. </w:t>
      </w:r>
      <w:r w:rsidR="006F2F9F">
        <w:rPr>
          <w:i/>
          <w:iCs/>
          <w:color w:val="333333"/>
          <w:highlight w:val="white"/>
        </w:rPr>
        <w:t>Psychological Bulletin, 82</w:t>
      </w:r>
      <w:r w:rsidR="006F2F9F">
        <w:rPr>
          <w:color w:val="333333"/>
          <w:highlight w:val="white"/>
        </w:rPr>
        <w:t>(4), 463–496. </w:t>
      </w:r>
    </w:p>
  </w:comment>
  <w:comment w:id="14" w:author="Rossella Falcone" w:date="2025-04-16T13:24:00Z" w:initials="RF">
    <w:p w14:paraId="7BC6F7E1" w14:textId="0C2B3BDA" w:rsidR="00443B27" w:rsidRDefault="00443B27" w:rsidP="00443B27">
      <w:pPr>
        <w:pStyle w:val="CommentText"/>
      </w:pPr>
      <w:r>
        <w:rPr>
          <w:rStyle w:val="CommentReference"/>
        </w:rPr>
        <w:annotationRef/>
      </w:r>
      <w:r>
        <w:rPr>
          <w:color w:val="222222"/>
          <w:highlight w:val="white"/>
        </w:rPr>
        <w:t>Mazur, J. E. (1987). An adjusting procedure for studying delayed reinforcement. In M. L. Commons, J. E. Mazur, J. A. Nevin, &amp; H. Rachlin (Eds.), </w:t>
      </w:r>
      <w:r>
        <w:rPr>
          <w:i/>
          <w:iCs/>
          <w:color w:val="222222"/>
          <w:highlight w:val="white"/>
        </w:rPr>
        <w:t>Quantitative analysis of behavior: Vol. 5. The effect of delay and of intervening events on reinforcement value</w:t>
      </w:r>
      <w:r>
        <w:rPr>
          <w:color w:val="222222"/>
          <w:highlight w:val="white"/>
        </w:rPr>
        <w:t> (pp. 55–73). Hillsdale, NJ: Erlbaum.</w:t>
      </w:r>
      <w:r>
        <w:t xml:space="preserve"> </w:t>
      </w:r>
    </w:p>
  </w:comment>
  <w:comment w:id="17" w:author="Rossella Falcone" w:date="2025-04-14T12:33:00Z" w:initials="RF">
    <w:p w14:paraId="15746A0A" w14:textId="77777777" w:rsidR="006F2F9F" w:rsidRDefault="002C066C" w:rsidP="006F2F9F">
      <w:pPr>
        <w:pStyle w:val="CommentText"/>
      </w:pPr>
      <w:r>
        <w:rPr>
          <w:rStyle w:val="CommentReference"/>
        </w:rPr>
        <w:annotationRef/>
      </w:r>
      <w:r w:rsidR="006F2F9F">
        <w:rPr>
          <w:color w:val="232323"/>
          <w:highlight w:val="white"/>
        </w:rPr>
        <w:t xml:space="preserve">Mischel, W., &amp; Ebbesen, E. B. (1970). Attention in Delay of Gratification. Journal of Personality and Social Psychology, 16, 329-337. </w:t>
      </w:r>
    </w:p>
  </w:comment>
  <w:comment w:id="21" w:author="Rossella Falcone" w:date="2025-04-16T13:29:00Z" w:initials="RF">
    <w:p w14:paraId="21283BB6" w14:textId="77777777" w:rsidR="006F2F9F" w:rsidRDefault="001458B6" w:rsidP="006F2F9F">
      <w:pPr>
        <w:pStyle w:val="CommentText"/>
      </w:pPr>
      <w:r>
        <w:rPr>
          <w:rStyle w:val="CommentReference"/>
        </w:rPr>
        <w:annotationRef/>
      </w:r>
      <w:r w:rsidR="006F2F9F">
        <w:rPr>
          <w:b/>
          <w:bCs/>
          <w:color w:val="333132"/>
          <w:highlight w:val="yellow"/>
        </w:rPr>
        <w:t>Environmental heterogeneity decreases reproductive success via effects on foraging behaviour</w:t>
      </w:r>
    </w:p>
    <w:p w14:paraId="1F876A9E" w14:textId="77777777" w:rsidR="006F2F9F" w:rsidRDefault="006F2F9F" w:rsidP="006F2F9F">
      <w:pPr>
        <w:pStyle w:val="CommentText"/>
      </w:pPr>
      <w:hyperlink r:id="rId1" w:history="1">
        <w:r w:rsidRPr="0041643C">
          <w:rPr>
            <w:rStyle w:val="Hyperlink"/>
          </w:rPr>
          <w:t>Alice M. Trevail</w:t>
        </w:r>
      </w:hyperlink>
    </w:p>
    <w:p w14:paraId="2911FD67" w14:textId="77777777" w:rsidR="006F2F9F" w:rsidRDefault="006F2F9F" w:rsidP="006F2F9F">
      <w:pPr>
        <w:pStyle w:val="CommentText"/>
      </w:pPr>
      <w:r>
        <w:rPr>
          <w:color w:val="333132"/>
        </w:rPr>
        <w:t>, </w:t>
      </w:r>
      <w:hyperlink r:id="rId2" w:history="1">
        <w:r w:rsidRPr="0041643C">
          <w:rPr>
            <w:rStyle w:val="Hyperlink"/>
          </w:rPr>
          <w:t>Jonathan A. Green</w:t>
        </w:r>
      </w:hyperlink>
    </w:p>
    <w:p w14:paraId="32330F44" w14:textId="77777777" w:rsidR="006F2F9F" w:rsidRDefault="006F2F9F" w:rsidP="006F2F9F">
      <w:pPr>
        <w:pStyle w:val="CommentText"/>
      </w:pPr>
      <w:r>
        <w:rPr>
          <w:color w:val="333132"/>
        </w:rPr>
        <w:t>, </w:t>
      </w:r>
      <w:hyperlink r:id="rId3" w:history="1">
        <w:r w:rsidRPr="0041643C">
          <w:rPr>
            <w:rStyle w:val="Hyperlink"/>
          </w:rPr>
          <w:t>Jonathan Sharples</w:t>
        </w:r>
      </w:hyperlink>
    </w:p>
    <w:p w14:paraId="6BDD7C0B" w14:textId="77777777" w:rsidR="006F2F9F" w:rsidRDefault="006F2F9F" w:rsidP="006F2F9F">
      <w:pPr>
        <w:pStyle w:val="CommentText"/>
      </w:pPr>
      <w:r>
        <w:rPr>
          <w:color w:val="333132"/>
        </w:rPr>
        <w:t>, </w:t>
      </w:r>
      <w:hyperlink r:id="rId4" w:history="1">
        <w:r w:rsidRPr="0041643C">
          <w:rPr>
            <w:rStyle w:val="Hyperlink"/>
          </w:rPr>
          <w:t>Jeff A. Polton</w:t>
        </w:r>
      </w:hyperlink>
    </w:p>
    <w:p w14:paraId="2AEC91C2" w14:textId="77777777" w:rsidR="006F2F9F" w:rsidRDefault="006F2F9F" w:rsidP="006F2F9F">
      <w:pPr>
        <w:pStyle w:val="CommentText"/>
      </w:pPr>
      <w:r>
        <w:rPr>
          <w:color w:val="333132"/>
        </w:rPr>
        <w:t>, </w:t>
      </w:r>
      <w:hyperlink r:id="rId5" w:history="1">
        <w:r w:rsidRPr="0041643C">
          <w:rPr>
            <w:rStyle w:val="Hyperlink"/>
          </w:rPr>
          <w:t>Peter I. Miller</w:t>
        </w:r>
      </w:hyperlink>
    </w:p>
    <w:p w14:paraId="50A07859" w14:textId="77777777" w:rsidR="006F2F9F" w:rsidRDefault="006F2F9F" w:rsidP="006F2F9F">
      <w:pPr>
        <w:pStyle w:val="CommentText"/>
      </w:pPr>
      <w:r>
        <w:rPr>
          <w:color w:val="333132"/>
        </w:rPr>
        <w:t>, </w:t>
      </w:r>
      <w:hyperlink r:id="rId6" w:history="1">
        <w:r w:rsidRPr="0041643C">
          <w:rPr>
            <w:rStyle w:val="Hyperlink"/>
          </w:rPr>
          <w:t>Francis Daunt</w:t>
        </w:r>
      </w:hyperlink>
    </w:p>
    <w:p w14:paraId="3735C300" w14:textId="77777777" w:rsidR="006F2F9F" w:rsidRDefault="006F2F9F" w:rsidP="006F2F9F">
      <w:pPr>
        <w:pStyle w:val="CommentText"/>
      </w:pPr>
      <w:r>
        <w:rPr>
          <w:color w:val="333132"/>
        </w:rPr>
        <w:t>, </w:t>
      </w:r>
      <w:hyperlink r:id="rId7" w:history="1">
        <w:r w:rsidRPr="0041643C">
          <w:rPr>
            <w:rStyle w:val="Hyperlink"/>
          </w:rPr>
          <w:t>Ellie Owen</w:t>
        </w:r>
      </w:hyperlink>
    </w:p>
    <w:p w14:paraId="2486BA95" w14:textId="77777777" w:rsidR="006F2F9F" w:rsidRDefault="006F2F9F" w:rsidP="006F2F9F">
      <w:pPr>
        <w:pStyle w:val="CommentText"/>
      </w:pPr>
      <w:r>
        <w:rPr>
          <w:color w:val="333132"/>
        </w:rPr>
        <w:t>, </w:t>
      </w:r>
      <w:hyperlink r:id="rId8" w:history="1">
        <w:r w:rsidRPr="0041643C">
          <w:rPr>
            <w:rStyle w:val="Hyperlink"/>
          </w:rPr>
          <w:t>Mark Bolton</w:t>
        </w:r>
      </w:hyperlink>
    </w:p>
    <w:p w14:paraId="5FB0A8F7" w14:textId="77777777" w:rsidR="006F2F9F" w:rsidRDefault="006F2F9F" w:rsidP="006F2F9F">
      <w:pPr>
        <w:pStyle w:val="CommentText"/>
      </w:pPr>
      <w:r>
        <w:rPr>
          <w:color w:val="333132"/>
        </w:rPr>
        <w:t>, </w:t>
      </w:r>
      <w:hyperlink r:id="rId9" w:history="1">
        <w:r w:rsidRPr="0041643C">
          <w:rPr>
            <w:rStyle w:val="Hyperlink"/>
          </w:rPr>
          <w:t>Kendrew Colhoun</w:t>
        </w:r>
      </w:hyperlink>
    </w:p>
    <w:p w14:paraId="174EE679" w14:textId="77777777" w:rsidR="006F2F9F" w:rsidRDefault="006F2F9F" w:rsidP="006F2F9F">
      <w:pPr>
        <w:pStyle w:val="CommentText"/>
      </w:pPr>
      <w:r>
        <w:rPr>
          <w:color w:val="333132"/>
        </w:rPr>
        <w:t>, </w:t>
      </w:r>
      <w:hyperlink r:id="rId10" w:history="1">
        <w:r w:rsidRPr="0041643C">
          <w:rPr>
            <w:rStyle w:val="Hyperlink"/>
          </w:rPr>
          <w:t>Stephen Newton</w:t>
        </w:r>
      </w:hyperlink>
    </w:p>
    <w:p w14:paraId="48EC6229" w14:textId="77777777" w:rsidR="006F2F9F" w:rsidRDefault="006F2F9F" w:rsidP="006F2F9F">
      <w:pPr>
        <w:pStyle w:val="CommentText"/>
      </w:pPr>
      <w:r>
        <w:rPr>
          <w:color w:val="333132"/>
        </w:rPr>
        <w:t>, </w:t>
      </w:r>
      <w:hyperlink r:id="rId11" w:history="1">
        <w:r w:rsidRPr="0041643C">
          <w:rPr>
            <w:rStyle w:val="Hyperlink"/>
          </w:rPr>
          <w:t>Gail Robertson</w:t>
        </w:r>
      </w:hyperlink>
    </w:p>
    <w:p w14:paraId="2F7E8D32" w14:textId="77777777" w:rsidR="006F2F9F" w:rsidRDefault="006F2F9F" w:rsidP="006F2F9F">
      <w:pPr>
        <w:pStyle w:val="CommentText"/>
      </w:pPr>
      <w:r>
        <w:rPr>
          <w:color w:val="333132"/>
        </w:rPr>
        <w:t> and </w:t>
      </w:r>
      <w:hyperlink r:id="rId12" w:history="1">
        <w:r w:rsidRPr="0041643C">
          <w:rPr>
            <w:rStyle w:val="Hyperlink"/>
          </w:rPr>
          <w:t>Samantha C. Patrick</w:t>
        </w:r>
      </w:hyperlink>
    </w:p>
    <w:p w14:paraId="3A1CE97B" w14:textId="77777777" w:rsidR="006F2F9F" w:rsidRDefault="006F2F9F" w:rsidP="006F2F9F">
      <w:pPr>
        <w:pStyle w:val="CommentText"/>
      </w:pPr>
      <w:r>
        <w:rPr>
          <w:color w:val="333132"/>
        </w:rPr>
        <w:t>Published:</w:t>
      </w:r>
      <w:r>
        <w:rPr>
          <w:b/>
          <w:bCs/>
          <w:color w:val="333132"/>
        </w:rPr>
        <w:t>05 June 2019</w:t>
      </w:r>
    </w:p>
  </w:comment>
  <w:comment w:id="22" w:author="Rossella Falcone" w:date="2025-04-16T13:34:00Z" w:initials="RF">
    <w:p w14:paraId="1B2622B8" w14:textId="77777777" w:rsidR="006F2F9F" w:rsidRDefault="00C33795" w:rsidP="006F2F9F">
      <w:pPr>
        <w:pStyle w:val="CommentText"/>
      </w:pPr>
      <w:r>
        <w:rPr>
          <w:rStyle w:val="CommentReference"/>
        </w:rPr>
        <w:annotationRef/>
      </w:r>
      <w:r w:rsidR="006F2F9F">
        <w:t>Oecologia</w:t>
      </w:r>
    </w:p>
    <w:p w14:paraId="210E9BFA" w14:textId="77777777" w:rsidR="006F2F9F" w:rsidRDefault="006F2F9F" w:rsidP="006F2F9F">
      <w:pPr>
        <w:pStyle w:val="CommentText"/>
      </w:pPr>
      <w:r>
        <w:t xml:space="preserve">. 2020 Nov 3;194(4):621–634. </w:t>
      </w:r>
    </w:p>
    <w:p w14:paraId="488282F6" w14:textId="77777777" w:rsidR="006F2F9F" w:rsidRDefault="006F2F9F" w:rsidP="006F2F9F">
      <w:pPr>
        <w:pStyle w:val="CommentText"/>
      </w:pPr>
      <w:r>
        <w:rPr>
          <w:b/>
          <w:bCs/>
          <w:highlight w:val="yellow"/>
        </w:rPr>
        <w:t>Among-individual differences in foraging modulate resource exploitation under perceived predation risk</w:t>
      </w:r>
    </w:p>
    <w:p w14:paraId="51E6F999" w14:textId="77777777" w:rsidR="006F2F9F" w:rsidRDefault="006F2F9F" w:rsidP="006F2F9F">
      <w:pPr>
        <w:pStyle w:val="CommentText"/>
      </w:pPr>
      <w:hyperlink r:id="rId13" w:history="1">
        <w:r w:rsidRPr="00727336">
          <w:rPr>
            <w:rStyle w:val="Hyperlink"/>
          </w:rPr>
          <w:t>Jana A Eccard</w:t>
        </w:r>
      </w:hyperlink>
      <w:r>
        <w:t> </w:t>
      </w:r>
      <w:r>
        <w:rPr>
          <w:vertAlign w:val="superscript"/>
        </w:rPr>
        <w:t>1,2,✉</w:t>
      </w:r>
      <w:r>
        <w:t>, </w:t>
      </w:r>
      <w:hyperlink r:id="rId14" w:history="1">
        <w:r w:rsidRPr="00727336">
          <w:rPr>
            <w:rStyle w:val="Hyperlink"/>
          </w:rPr>
          <w:t>Thilo Liesenjohann</w:t>
        </w:r>
      </w:hyperlink>
      <w:r>
        <w:t> </w:t>
      </w:r>
      <w:r>
        <w:rPr>
          <w:vertAlign w:val="superscript"/>
        </w:rPr>
        <w:t>1</w:t>
      </w:r>
      <w:r>
        <w:t>, </w:t>
      </w:r>
      <w:hyperlink r:id="rId15" w:history="1">
        <w:r w:rsidRPr="00727336">
          <w:rPr>
            <w:rStyle w:val="Hyperlink"/>
          </w:rPr>
          <w:t>Melanie Dammhahn</w:t>
        </w:r>
      </w:hyperlink>
      <w:r>
        <w:t> </w:t>
      </w:r>
      <w:r>
        <w:rPr>
          <w:vertAlign w:val="superscript"/>
        </w:rPr>
        <w:t>1,2</w:t>
      </w:r>
    </w:p>
    <w:p w14:paraId="25024171" w14:textId="77777777" w:rsidR="006F2F9F" w:rsidRDefault="006F2F9F" w:rsidP="006F2F9F">
      <w:pPr>
        <w:pStyle w:val="CommentText"/>
        <w:numPr>
          <w:ilvl w:val="0"/>
          <w:numId w:val="36"/>
        </w:numPr>
      </w:pPr>
      <w:r>
        <w:t>Author information</w:t>
      </w:r>
    </w:p>
    <w:p w14:paraId="6295643D" w14:textId="77777777" w:rsidR="006F2F9F" w:rsidRDefault="006F2F9F" w:rsidP="006F2F9F">
      <w:pPr>
        <w:pStyle w:val="CommentText"/>
        <w:numPr>
          <w:ilvl w:val="0"/>
          <w:numId w:val="36"/>
        </w:numPr>
      </w:pPr>
      <w:r>
        <w:t>Article notes</w:t>
      </w:r>
    </w:p>
    <w:p w14:paraId="18337059" w14:textId="77777777" w:rsidR="006F2F9F" w:rsidRDefault="006F2F9F" w:rsidP="006F2F9F">
      <w:pPr>
        <w:pStyle w:val="CommentText"/>
        <w:numPr>
          <w:ilvl w:val="0"/>
          <w:numId w:val="36"/>
        </w:numPr>
      </w:pPr>
      <w:r>
        <w:t>Copyright and License information</w:t>
      </w:r>
    </w:p>
    <w:p w14:paraId="10B38ECB" w14:textId="77777777" w:rsidR="006F2F9F" w:rsidRDefault="006F2F9F" w:rsidP="006F2F9F">
      <w:pPr>
        <w:pStyle w:val="CommentText"/>
      </w:pPr>
      <w:r>
        <w:t>PMCID: PMC7683444  PMID: </w:t>
      </w:r>
      <w:hyperlink r:id="rId16" w:history="1">
        <w:r w:rsidRPr="00727336">
          <w:rPr>
            <w:rStyle w:val="Hyperlink"/>
          </w:rPr>
          <w:t>33141325</w:t>
        </w:r>
      </w:hyperlink>
    </w:p>
  </w:comment>
  <w:comment w:id="23" w:author="Rossella Falcone" w:date="2025-04-16T13:34:00Z" w:initials="RF">
    <w:p w14:paraId="6BDD4D16" w14:textId="5D0F7497" w:rsidR="002307F2" w:rsidRDefault="005C780A" w:rsidP="002307F2">
      <w:pPr>
        <w:pStyle w:val="CommentText"/>
      </w:pPr>
      <w:r>
        <w:rPr>
          <w:rStyle w:val="CommentReference"/>
        </w:rPr>
        <w:annotationRef/>
      </w:r>
      <w:r w:rsidR="002307F2">
        <w:rPr>
          <w:b/>
          <w:bCs/>
          <w:highlight w:val="yellow"/>
        </w:rPr>
        <w:t>Walker, R. H., Hutchinson, M. C., Potter, A. B., Becker, J. A., Long, R. A., &amp; Pringle, R. M. (2023)</w:t>
      </w:r>
      <w:r w:rsidR="002307F2">
        <w:rPr>
          <w:b/>
          <w:bCs/>
        </w:rPr>
        <w:t>.</w:t>
      </w:r>
      <w:r w:rsidR="002307F2">
        <w:t xml:space="preserve"> Mechanisms of individual variation in large herbivore diets: Roles of spatial heterogeneity and state-dependent foraging. </w:t>
      </w:r>
      <w:r w:rsidR="002307F2">
        <w:rPr>
          <w:i/>
          <w:iCs/>
        </w:rPr>
        <w:t>Ecology</w:t>
      </w:r>
      <w:r w:rsidR="002307F2">
        <w:t xml:space="preserve">, 104(2), e3921. </w:t>
      </w:r>
    </w:p>
  </w:comment>
  <w:comment w:id="29" w:author="Rossella Falcone" w:date="2025-07-15T18:36:00Z" w:initials="RF">
    <w:p w14:paraId="3921E185" w14:textId="77777777" w:rsidR="00DD7518" w:rsidRDefault="00DD7518" w:rsidP="00DD7518">
      <w:pPr>
        <w:pStyle w:val="CommentText"/>
      </w:pPr>
      <w:r>
        <w:rPr>
          <w:rStyle w:val="CommentReference"/>
        </w:rPr>
        <w:annotationRef/>
      </w:r>
    </w:p>
    <w:p w14:paraId="63D58ED2" w14:textId="77777777" w:rsidR="00DD7518" w:rsidRDefault="00DD7518" w:rsidP="00DD7518">
      <w:pPr>
        <w:pStyle w:val="CommentText"/>
      </w:pPr>
      <w:r>
        <w:rPr>
          <w:color w:val="0A4D7A"/>
          <w:highlight w:val="white"/>
        </w:rPr>
        <w:t>Temporal Discounting of Reward and the Cost of Time in Motor Control</w:t>
      </w:r>
    </w:p>
    <w:p w14:paraId="12D4F086" w14:textId="77777777" w:rsidR="00DD7518" w:rsidRDefault="00DD7518" w:rsidP="00DD7518">
      <w:pPr>
        <w:pStyle w:val="CommentText"/>
      </w:pPr>
    </w:p>
    <w:p w14:paraId="5AAA5AB8" w14:textId="77777777" w:rsidR="00DD7518" w:rsidRDefault="00DD7518" w:rsidP="00DD7518">
      <w:pPr>
        <w:pStyle w:val="CommentText"/>
      </w:pPr>
      <w:r>
        <w:rPr>
          <w:b/>
          <w:bCs/>
          <w:color w:val="222222"/>
          <w:highlight w:val="white"/>
        </w:rPr>
        <w:t>The neural correlates of subjective value during intertemporal choice</w:t>
      </w:r>
    </w:p>
  </w:comment>
  <w:comment w:id="30" w:author="Rossella Falcone" w:date="2025-04-15T15:00:00Z" w:initials="RF">
    <w:p w14:paraId="4E650BD8" w14:textId="62CC7F89" w:rsidR="00211070" w:rsidRDefault="00211070" w:rsidP="00211070">
      <w:pPr>
        <w:pStyle w:val="CommentText"/>
      </w:pPr>
      <w:r>
        <w:rPr>
          <w:rStyle w:val="CommentReference"/>
        </w:rPr>
        <w:annotationRef/>
      </w:r>
      <w:r>
        <w:rPr>
          <w:b/>
          <w:bCs/>
          <w:highlight w:val="yellow"/>
        </w:rPr>
        <w:t>Hutcherson, C. A., Plassmann, H., Gross, J. J., &amp; Rangel, A. (2012).</w:t>
      </w:r>
      <w:r>
        <w:rPr>
          <w:highlight w:val="yellow"/>
        </w:rPr>
        <w:br/>
      </w:r>
      <w:r>
        <w:rPr>
          <w:i/>
          <w:iCs/>
          <w:highlight w:val="yellow"/>
        </w:rPr>
        <w:t>Cognitive regulation during decision making shifts behavioral control between ventromedial and dorsolateral prefrontal value systems.</w:t>
      </w:r>
      <w:r>
        <w:rPr>
          <w:highlight w:val="yellow"/>
        </w:rPr>
        <w:br/>
      </w:r>
      <w:r>
        <w:rPr>
          <w:i/>
          <w:iCs/>
          <w:highlight w:val="yellow"/>
        </w:rPr>
        <w:t>Journal of Neuroscience, 32(39), 13543–13554.</w:t>
      </w:r>
      <w:r>
        <w:rPr>
          <w:highlight w:val="yellow"/>
        </w:rPr>
        <w:t xml:space="preserve"> </w:t>
      </w:r>
    </w:p>
    <w:p w14:paraId="15843344" w14:textId="77777777" w:rsidR="00211070" w:rsidRDefault="00211070" w:rsidP="00211070">
      <w:pPr>
        <w:pStyle w:val="CommentText"/>
      </w:pPr>
    </w:p>
    <w:p w14:paraId="0BAF6A5C" w14:textId="77777777" w:rsidR="00211070" w:rsidRDefault="00211070" w:rsidP="00211070">
      <w:pPr>
        <w:pStyle w:val="CommentText"/>
      </w:pPr>
    </w:p>
    <w:p w14:paraId="638FF6CE" w14:textId="77777777" w:rsidR="00211070" w:rsidRDefault="00211070" w:rsidP="00211070">
      <w:pPr>
        <w:pStyle w:val="CommentText"/>
      </w:pPr>
      <w:r>
        <w:rPr>
          <w:b/>
          <w:bCs/>
          <w:highlight w:val="yellow"/>
        </w:rPr>
        <w:t>Barraclough, D. J., Conroy, M. L., &amp; Lee, D. (2004).</w:t>
      </w:r>
      <w:r>
        <w:rPr>
          <w:highlight w:val="yellow"/>
        </w:rPr>
        <w:t xml:space="preserve"> </w:t>
      </w:r>
      <w:r>
        <w:rPr>
          <w:i/>
          <w:iCs/>
          <w:highlight w:val="yellow"/>
        </w:rPr>
        <w:t>Prefrontal cortex and decision making in a mixed-strategy game</w:t>
      </w:r>
      <w:r>
        <w:rPr>
          <w:highlight w:val="yellow"/>
        </w:rPr>
        <w:t xml:space="preserve">. </w:t>
      </w:r>
      <w:r>
        <w:rPr>
          <w:i/>
          <w:iCs/>
          <w:highlight w:val="yellow"/>
        </w:rPr>
        <w:t>Nature Neuroscience</w:t>
      </w:r>
      <w:r>
        <w:rPr>
          <w:highlight w:val="yellow"/>
        </w:rPr>
        <w:t xml:space="preserve">, 7(4), 404–410. </w:t>
      </w:r>
    </w:p>
  </w:comment>
  <w:comment w:id="31" w:author="Rossella Falcone" w:date="2025-04-15T15:00:00Z" w:initials="RF">
    <w:p w14:paraId="24FC1D32" w14:textId="77777777" w:rsidR="00211070" w:rsidRDefault="00211070" w:rsidP="00211070">
      <w:pPr>
        <w:pStyle w:val="CommentText"/>
        <w:numPr>
          <w:ilvl w:val="0"/>
          <w:numId w:val="33"/>
        </w:numPr>
      </w:pPr>
      <w:r>
        <w:rPr>
          <w:rStyle w:val="CommentReference"/>
        </w:rPr>
        <w:annotationRef/>
      </w:r>
      <w:r>
        <w:rPr>
          <w:b/>
          <w:bCs/>
          <w:highlight w:val="yellow"/>
        </w:rPr>
        <w:t>Figner, B., Knoch, D., Johnson, E. J., Krosch, A. R., Lisanby, S. H., Fehr, E., &amp; Weber, E. U. (2010).</w:t>
      </w:r>
      <w:r>
        <w:rPr>
          <w:highlight w:val="yellow"/>
        </w:rPr>
        <w:t xml:space="preserve"> Lateral prefrontal cortex and self-control in intertemporal choice. </w:t>
      </w:r>
      <w:r>
        <w:rPr>
          <w:i/>
          <w:iCs/>
          <w:highlight w:val="yellow"/>
        </w:rPr>
        <w:t>Nature Neuroscience</w:t>
      </w:r>
      <w:r>
        <w:rPr>
          <w:highlight w:val="yellow"/>
        </w:rPr>
        <w:t>, 13(5), 538–539.</w:t>
      </w:r>
      <w:r>
        <w:br/>
        <w:t>decisions.</w:t>
      </w:r>
    </w:p>
    <w:p w14:paraId="76F8D144" w14:textId="77777777" w:rsidR="00211070" w:rsidRDefault="00211070" w:rsidP="00211070">
      <w:pPr>
        <w:pStyle w:val="CommentText"/>
      </w:pPr>
    </w:p>
    <w:p w14:paraId="42811032" w14:textId="77777777" w:rsidR="00211070" w:rsidRDefault="00211070" w:rsidP="00211070">
      <w:pPr>
        <w:pStyle w:val="CommentText"/>
      </w:pPr>
      <w:r>
        <w:rPr>
          <w:b/>
          <w:bCs/>
          <w:highlight w:val="yellow"/>
        </w:rPr>
        <w:t>Hare, T. A., Camerer, C. F., &amp; Rangel, A. (2009).</w:t>
      </w:r>
      <w:r>
        <w:br/>
      </w:r>
      <w:r>
        <w:rPr>
          <w:i/>
          <w:iCs/>
        </w:rPr>
        <w:t>Self-control in decision-making involves modulation of the vmPFC valuation system by the dlPFC.</w:t>
      </w:r>
      <w:r>
        <w:br/>
      </w:r>
      <w:r>
        <w:rPr>
          <w:i/>
          <w:iCs/>
        </w:rPr>
        <w:t>Science, 324(5927), 646–648.</w:t>
      </w:r>
      <w:r>
        <w:br/>
      </w:r>
    </w:p>
  </w:comment>
  <w:comment w:id="32" w:author="Rossella Falcone" w:date="2025-04-15T15:00:00Z" w:initials="RF">
    <w:p w14:paraId="6C57169E" w14:textId="77777777" w:rsidR="00211070" w:rsidRDefault="00211070" w:rsidP="00211070">
      <w:pPr>
        <w:pStyle w:val="CommentText"/>
      </w:pPr>
      <w:r>
        <w:rPr>
          <w:rStyle w:val="CommentReference"/>
        </w:rPr>
        <w:annotationRef/>
      </w:r>
      <w:r>
        <w:rPr>
          <w:b/>
          <w:bCs/>
          <w:highlight w:val="yellow"/>
        </w:rPr>
        <w:t>Kim, S., Hwang, J., &amp; Lee, D. (2008).</w:t>
      </w:r>
      <w:r>
        <w:rPr>
          <w:highlight w:val="yellow"/>
        </w:rPr>
        <w:t xml:space="preserve"> Prefrontal coding of temporally discounted values during intertemporal choice. </w:t>
      </w:r>
      <w:r>
        <w:rPr>
          <w:i/>
          <w:iCs/>
          <w:highlight w:val="yellow"/>
        </w:rPr>
        <w:t>Neuron</w:t>
      </w:r>
      <w:r>
        <w:rPr>
          <w:highlight w:val="yellow"/>
        </w:rPr>
        <w:t>, 59(1), 161–172.</w:t>
      </w:r>
      <w:r>
        <w:br/>
      </w:r>
    </w:p>
  </w:comment>
  <w:comment w:id="35" w:author="Siyu Wang" w:date="2025-08-03T08:20:00Z" w:initials="SW">
    <w:p w14:paraId="3CCB5579" w14:textId="77777777" w:rsidR="00BD3A75" w:rsidRDefault="00847D15" w:rsidP="00BD3A75">
      <w:r>
        <w:rPr>
          <w:rStyle w:val="CommentReference"/>
        </w:rPr>
        <w:annotationRef/>
      </w:r>
      <w:r w:rsidR="00BD3A75">
        <w:rPr>
          <w:sz w:val="20"/>
          <w:szCs w:val="20"/>
        </w:rPr>
        <w:t>Yellow/purple go cue needs to be explained here. Also, you want to explain that the delay for temporal discounting is not just the additional delay time indicated by the cue image (1s, 5s, 10s), but also the trial timing itself (250-500 red period, yellow/purple period etc). These additional temporal factors were often ignored in previous research, in the current paper, we explicitly considered those temporal factors in the behavioral model</w:t>
      </w:r>
    </w:p>
  </w:comment>
  <w:comment w:id="36" w:author="Siyu Wang" w:date="2025-08-03T08:18:00Z" w:initials="SW">
    <w:p w14:paraId="10E436FA" w14:textId="578A1F4F" w:rsidR="00847D15" w:rsidRDefault="00847D15" w:rsidP="00847D15">
      <w:r>
        <w:rPr>
          <w:rStyle w:val="CommentReference"/>
        </w:rPr>
        <w:annotationRef/>
      </w:r>
      <w:r>
        <w:rPr>
          <w:sz w:val="20"/>
          <w:szCs w:val="20"/>
        </w:rPr>
        <w:t>The order of the presentation of the 9 visual cues were counterbalanced</w:t>
      </w:r>
    </w:p>
  </w:comment>
  <w:comment w:id="41" w:author="Rossella Falcone" w:date="2025-04-25T14:01:00Z" w:initials="RF">
    <w:p w14:paraId="5D0ACEEA" w14:textId="047F1F51" w:rsidR="007E6D29" w:rsidRDefault="007E6D29" w:rsidP="007E6D29">
      <w:pPr>
        <w:pStyle w:val="CommentText"/>
      </w:pPr>
      <w:r>
        <w:rPr>
          <w:rStyle w:val="CommentReference"/>
        </w:rPr>
        <w:annotationRef/>
      </w:r>
      <w:r>
        <w:t xml:space="preserve">Say “offer period” instead of “cue period. </w:t>
      </w:r>
    </w:p>
  </w:comment>
  <w:comment w:id="42" w:author="Mark Eldridge" w:date="2025-07-24T17:01:00Z" w:initials="ME">
    <w:p w14:paraId="7ABDA6F8" w14:textId="77777777" w:rsidR="00E324BA" w:rsidRDefault="00E324BA" w:rsidP="00E324BA">
      <w:r>
        <w:rPr>
          <w:rStyle w:val="CommentReference"/>
        </w:rPr>
        <w:annotationRef/>
      </w:r>
      <w:r>
        <w:rPr>
          <w:sz w:val="20"/>
          <w:szCs w:val="20"/>
        </w:rPr>
        <w:t>this text can be moved to methods (or maybe fig legend)</w:t>
      </w:r>
    </w:p>
  </w:comment>
  <w:comment w:id="45" w:author="Rossella Falcone" w:date="2025-07-14T17:06:00Z" w:initials="RF">
    <w:p w14:paraId="0579F701" w14:textId="5235D818" w:rsidR="00DD7518" w:rsidRDefault="0052137B" w:rsidP="00DD7518">
      <w:pPr>
        <w:pStyle w:val="CommentText"/>
      </w:pPr>
      <w:r>
        <w:rPr>
          <w:rStyle w:val="CommentReference"/>
        </w:rPr>
        <w:annotationRef/>
      </w:r>
      <w:r w:rsidR="00DD7518">
        <w:t>FIGURE 2A-B</w:t>
      </w:r>
    </w:p>
  </w:comment>
  <w:comment w:id="49" w:author="Rossella Falcone" w:date="2025-04-25T13:20:00Z" w:initials="RF">
    <w:p w14:paraId="3B27ACF2" w14:textId="77777777" w:rsidR="00503D97" w:rsidRDefault="004F70C1" w:rsidP="00503D97">
      <w:pPr>
        <w:pStyle w:val="CommentText"/>
      </w:pPr>
      <w:r>
        <w:rPr>
          <w:rStyle w:val="CommentReference"/>
        </w:rPr>
        <w:annotationRef/>
      </w:r>
      <w:r w:rsidR="00503D97">
        <w:t>FIG. 3</w:t>
      </w:r>
    </w:p>
  </w:comment>
  <w:comment w:id="50" w:author="Mark Eldridge" w:date="2025-07-24T17:10:00Z" w:initials="ME">
    <w:p w14:paraId="4D8438C0" w14:textId="77777777" w:rsidR="002A0404" w:rsidRDefault="002A0404" w:rsidP="002A0404">
      <w:r>
        <w:rPr>
          <w:rStyle w:val="CommentReference"/>
        </w:rPr>
        <w:annotationRef/>
      </w:r>
      <w:r>
        <w:rPr>
          <w:sz w:val="20"/>
          <w:szCs w:val="20"/>
        </w:rPr>
        <w:t>this does not appear to be true for monk 2</w:t>
      </w:r>
    </w:p>
  </w:comment>
  <w:comment w:id="51" w:author="Rossella Falcone" w:date="2025-04-25T13:21:00Z" w:initials="RF">
    <w:p w14:paraId="539173E4" w14:textId="667584B4" w:rsidR="004F70C1" w:rsidRDefault="004F70C1" w:rsidP="004F70C1">
      <w:pPr>
        <w:pStyle w:val="CommentText"/>
      </w:pPr>
      <w:r>
        <w:rPr>
          <w:rStyle w:val="CommentReference"/>
        </w:rPr>
        <w:annotationRef/>
      </w:r>
      <w:r>
        <w:t>Fig. S1A-B</w:t>
      </w:r>
    </w:p>
  </w:comment>
  <w:comment w:id="52" w:author="Mark Eldridge" w:date="2025-07-24T17:12:00Z" w:initials="ME">
    <w:p w14:paraId="62D849E9" w14:textId="77777777" w:rsidR="001B7DC9" w:rsidRDefault="001B7DC9" w:rsidP="001B7DC9">
      <w:r>
        <w:rPr>
          <w:rStyle w:val="CommentReference"/>
        </w:rPr>
        <w:annotationRef/>
      </w:r>
      <w:r>
        <w:rPr>
          <w:sz w:val="20"/>
          <w:szCs w:val="20"/>
        </w:rPr>
        <w:t>this is because of the clever task design, which you haven't emphasized up to this point.</w:t>
      </w:r>
    </w:p>
  </w:comment>
  <w:comment w:id="54" w:author="Siyu Wang" w:date="2025-08-03T08:23:00Z" w:initials="SW">
    <w:p w14:paraId="07D32493" w14:textId="77777777" w:rsidR="00BD3A75" w:rsidRDefault="00BD3A75" w:rsidP="00BD3A75">
      <w:r>
        <w:rPr>
          <w:rStyle w:val="CommentReference"/>
        </w:rPr>
        <w:annotationRef/>
      </w:r>
      <w:r>
        <w:rPr>
          <w:sz w:val="20"/>
          <w:szCs w:val="20"/>
        </w:rPr>
        <w:t>Sliding window ANOVA was done cell-by-cell. So here, it's better to say Analyses of example cells confirmed...</w:t>
      </w:r>
    </w:p>
  </w:comment>
  <w:comment w:id="61" w:author="Rossella Falcone" w:date="2025-04-25T14:31:00Z" w:initials="RF">
    <w:p w14:paraId="1DE502DF" w14:textId="273A4D7C" w:rsidR="00F24036" w:rsidRDefault="004F70C1" w:rsidP="00F24036">
      <w:pPr>
        <w:pStyle w:val="CommentText"/>
      </w:pPr>
      <w:r>
        <w:rPr>
          <w:rStyle w:val="CommentReference"/>
        </w:rPr>
        <w:annotationRef/>
      </w:r>
      <w:r w:rsidR="00F24036">
        <w:t>Fig. S2A-B</w:t>
      </w:r>
    </w:p>
  </w:comment>
  <w:comment w:id="65" w:author="Mark Eldridge" w:date="2025-07-24T17:19:00Z" w:initials="ME">
    <w:p w14:paraId="0616E97B" w14:textId="77777777" w:rsidR="005F65D9" w:rsidRDefault="005F65D9" w:rsidP="005F65D9">
      <w:r>
        <w:rPr>
          <w:rStyle w:val="CommentReference"/>
        </w:rPr>
        <w:annotationRef/>
      </w:r>
      <w:r>
        <w:rPr>
          <w:sz w:val="20"/>
          <w:szCs w:val="20"/>
        </w:rPr>
        <w:t>what is being shown in fig 4?</w:t>
      </w:r>
    </w:p>
  </w:comment>
  <w:comment w:id="66" w:author="Mark Eldridge" w:date="2025-07-24T17:21:00Z" w:initials="ME">
    <w:p w14:paraId="05901265" w14:textId="77777777" w:rsidR="003A5607" w:rsidRDefault="003A5607" w:rsidP="003A5607">
      <w:r>
        <w:rPr>
          <w:rStyle w:val="CommentReference"/>
        </w:rPr>
        <w:annotationRef/>
      </w:r>
      <w:r>
        <w:rPr>
          <w:sz w:val="20"/>
          <w:szCs w:val="20"/>
        </w:rPr>
        <w:t>before cue onset, presumably the monkey doesn't know what the rwd and delay will be, so how can there be any correlation?</w:t>
      </w:r>
    </w:p>
  </w:comment>
  <w:comment w:id="67" w:author="Siyu Wang" w:date="2025-08-03T08:25:00Z" w:initials="SW">
    <w:p w14:paraId="6C06D631" w14:textId="77777777" w:rsidR="00983163" w:rsidRDefault="00983163" w:rsidP="00983163">
      <w:r>
        <w:rPr>
          <w:rStyle w:val="CommentReference"/>
        </w:rPr>
        <w:annotationRef/>
      </w:r>
      <w:r>
        <w:rPr>
          <w:sz w:val="20"/>
          <w:szCs w:val="20"/>
        </w:rPr>
        <w:t>There should not be any correlation. None were significant in -250:0ms in our analyses</w:t>
      </w:r>
    </w:p>
  </w:comment>
  <w:comment w:id="68" w:author="Rossella Falcone" w:date="2025-07-15T16:33:00Z" w:initials="RF">
    <w:p w14:paraId="29E3A110" w14:textId="0D3B732D" w:rsidR="00C363D1" w:rsidRDefault="00C363D1" w:rsidP="00C363D1">
      <w:pPr>
        <w:pStyle w:val="CommentText"/>
      </w:pPr>
      <w:r>
        <w:rPr>
          <w:rStyle w:val="CommentReference"/>
        </w:rPr>
        <w:annotationRef/>
      </w:r>
      <w:r>
        <w:t xml:space="preserve">Il trend positivo potrebbe riflettere che non c’è ancora una “direzione” vera del codice neurale verso l’integrazione del valore. </w:t>
      </w:r>
    </w:p>
  </w:comment>
  <w:comment w:id="69" w:author="Mark Eldridge" w:date="2025-07-24T17:22:00Z" w:initials="ME">
    <w:p w14:paraId="415A4C73" w14:textId="77777777" w:rsidR="000736DF" w:rsidRDefault="000736DF" w:rsidP="000736DF">
      <w:r>
        <w:rPr>
          <w:rStyle w:val="CommentReference"/>
        </w:rPr>
        <w:annotationRef/>
      </w:r>
      <w:r>
        <w:rPr>
          <w:sz w:val="20"/>
          <w:szCs w:val="20"/>
        </w:rPr>
        <w:t>come è possibile che ci sia una tendenza in assenza di informazioni su ricompensa/ritardo?</w:t>
      </w:r>
    </w:p>
  </w:comment>
  <w:comment w:id="70" w:author="Siyu Wang" w:date="2025-08-03T08:26:00Z" w:initials="SW">
    <w:p w14:paraId="3898BF11" w14:textId="77777777" w:rsidR="00DD0B3C" w:rsidRDefault="00DD0B3C" w:rsidP="00DD0B3C">
      <w:r>
        <w:rPr>
          <w:rStyle w:val="CommentReference"/>
        </w:rPr>
        <w:annotationRef/>
      </w:r>
      <w:r>
        <w:rPr>
          <w:sz w:val="20"/>
          <w:szCs w:val="20"/>
        </w:rPr>
        <w:t>No idea what these words mean :)</w:t>
      </w:r>
    </w:p>
  </w:comment>
  <w:comment w:id="71" w:author="Rossella Falcone" w:date="2025-07-14T17:08:00Z" w:initials="RF">
    <w:p w14:paraId="27A73FDF" w14:textId="16AC365C" w:rsidR="000961B1" w:rsidRDefault="00352CAD" w:rsidP="000961B1">
      <w:pPr>
        <w:pStyle w:val="CommentText"/>
      </w:pPr>
      <w:r>
        <w:rPr>
          <w:rStyle w:val="CommentReference"/>
        </w:rPr>
        <w:annotationRef/>
      </w:r>
      <w:r w:rsidR="000961B1">
        <w:t>Figure 4A-B</w:t>
      </w:r>
    </w:p>
  </w:comment>
  <w:comment w:id="72" w:author="Rossella Falcone" w:date="2025-07-14T17:08:00Z" w:initials="RF">
    <w:p w14:paraId="18D3C910" w14:textId="77777777" w:rsidR="00717172" w:rsidRDefault="000501FB" w:rsidP="00717172">
      <w:pPr>
        <w:pStyle w:val="CommentText"/>
      </w:pPr>
      <w:r>
        <w:rPr>
          <w:rStyle w:val="CommentReference"/>
        </w:rPr>
        <w:annotationRef/>
      </w:r>
      <w:r w:rsidR="00717172">
        <w:t xml:space="preserve">Figure S3A_B_C_D_E_F_G_H . </w:t>
      </w:r>
    </w:p>
    <w:p w14:paraId="27BCED25" w14:textId="77777777" w:rsidR="00717172" w:rsidRDefault="00717172" w:rsidP="00717172">
      <w:pPr>
        <w:pStyle w:val="CommentText"/>
      </w:pPr>
      <w:r>
        <w:t>We will remove the heatmaps.</w:t>
      </w:r>
    </w:p>
  </w:comment>
  <w:comment w:id="73" w:author="Siyu Wang" w:date="2025-08-03T08:27:00Z" w:initials="SW">
    <w:p w14:paraId="63116391" w14:textId="77777777" w:rsidR="00DD0B3C" w:rsidRDefault="00DD0B3C" w:rsidP="00DD0B3C">
      <w:r>
        <w:rPr>
          <w:rStyle w:val="CommentReference"/>
        </w:rPr>
        <w:annotationRef/>
      </w:r>
      <w:r>
        <w:rPr>
          <w:sz w:val="20"/>
          <w:szCs w:val="20"/>
        </w:rPr>
        <w:t>Agreed</w:t>
      </w:r>
    </w:p>
  </w:comment>
  <w:comment w:id="74" w:author="Siyu Wang" w:date="2025-08-03T08:28:00Z" w:initials="SW">
    <w:p w14:paraId="17A6EFB6" w14:textId="77777777" w:rsidR="00D721A9" w:rsidRDefault="00D721A9" w:rsidP="00D721A9">
      <w:r>
        <w:rPr>
          <w:rStyle w:val="CommentReference"/>
        </w:rPr>
        <w:annotationRef/>
      </w:r>
      <w:r>
        <w:rPr>
          <w:sz w:val="20"/>
          <w:szCs w:val="20"/>
        </w:rPr>
        <w:t xml:space="preserve">Move this upfront. It would be confusing for readers to see Figure 1 at the beginning of the results section without any in-text explanation of the go-signal </w:t>
      </w:r>
    </w:p>
  </w:comment>
  <w:comment w:id="80" w:author="Siyu Wang" w:date="2025-08-03T08:30:00Z" w:initials="SW">
    <w:p w14:paraId="4E1F2C95" w14:textId="77777777" w:rsidR="00D721A9" w:rsidRDefault="00D721A9" w:rsidP="00D721A9">
      <w:r>
        <w:rPr>
          <w:rStyle w:val="CommentReference"/>
        </w:rPr>
        <w:annotationRef/>
      </w:r>
      <w:r>
        <w:rPr>
          <w:sz w:val="20"/>
          <w:szCs w:val="20"/>
        </w:rPr>
        <w:t>Explain the additional delay signaled by the yellow go-signal would in essence increase the delay and decrease the discounted value for accepting the offer</w:t>
      </w:r>
    </w:p>
  </w:comment>
  <w:comment w:id="81" w:author="Mark Eldridge" w:date="2025-07-24T17:28:00Z" w:initials="ME">
    <w:p w14:paraId="6433EF2F" w14:textId="6FCCA162" w:rsidR="000F6264" w:rsidRDefault="000F6264" w:rsidP="000F6264">
      <w:r>
        <w:rPr>
          <w:rStyle w:val="CommentReference"/>
        </w:rPr>
        <w:annotationRef/>
      </w:r>
      <w:r>
        <w:rPr>
          <w:sz w:val="20"/>
          <w:szCs w:val="20"/>
        </w:rPr>
        <w:t>I would be inclined to emphasize the similarities more than the differences here.</w:t>
      </w:r>
    </w:p>
  </w:comment>
  <w:comment w:id="82" w:author="Mark Eldridge" w:date="2025-07-24T17:36:00Z" w:initials="ME">
    <w:p w14:paraId="6688E737" w14:textId="77777777" w:rsidR="00866379" w:rsidRDefault="00866379" w:rsidP="00866379">
      <w:r>
        <w:rPr>
          <w:rStyle w:val="CommentReference"/>
        </w:rPr>
        <w:annotationRef/>
      </w:r>
      <w:r>
        <w:rPr>
          <w:sz w:val="20"/>
          <w:szCs w:val="20"/>
        </w:rPr>
        <w:t>how did you determine the order of the bars for this plot? e.g. why does 2/5 come before 2/10 for monk 2?</w:t>
      </w:r>
    </w:p>
  </w:comment>
  <w:comment w:id="83" w:author="Siyu Wang" w:date="2025-08-03T08:30:00Z" w:initials="SW">
    <w:p w14:paraId="31EE50CE" w14:textId="77777777" w:rsidR="00D721A9" w:rsidRDefault="00D721A9" w:rsidP="00D721A9">
      <w:r>
        <w:rPr>
          <w:rStyle w:val="CommentReference"/>
        </w:rPr>
        <w:annotationRef/>
      </w:r>
      <w:r>
        <w:rPr>
          <w:sz w:val="20"/>
          <w:szCs w:val="20"/>
        </w:rPr>
        <w:t>Sorted by the empirical acceptance rate of the 9 cues</w:t>
      </w:r>
    </w:p>
  </w:comment>
  <w:comment w:id="84" w:author="Rossella Falcone" w:date="2025-07-14T17:12:00Z" w:initials="RF">
    <w:p w14:paraId="2DDC03D6" w14:textId="311536EE" w:rsidR="007007C9" w:rsidRDefault="000B2AE6" w:rsidP="007007C9">
      <w:pPr>
        <w:pStyle w:val="CommentText"/>
      </w:pPr>
      <w:r>
        <w:rPr>
          <w:rStyle w:val="CommentReference"/>
        </w:rPr>
        <w:annotationRef/>
      </w:r>
      <w:r w:rsidR="007007C9">
        <w:t xml:space="preserve">The two on top will be figure 5A-B. </w:t>
      </w:r>
    </w:p>
    <w:p w14:paraId="7CE62F36" w14:textId="77777777" w:rsidR="007007C9" w:rsidRDefault="007007C9" w:rsidP="007007C9">
      <w:pPr>
        <w:pStyle w:val="CommentText"/>
      </w:pPr>
      <w:r>
        <w:t xml:space="preserve">The blue bars will be figure 6A_B_C_D. </w:t>
      </w:r>
    </w:p>
  </w:comment>
  <w:comment w:id="89" w:author="Mark Eldridge" w:date="2025-07-24T17:38:00Z" w:initials="ME">
    <w:p w14:paraId="1E03B4BB" w14:textId="77777777" w:rsidR="00F0537D" w:rsidRDefault="00F0537D" w:rsidP="00F0537D">
      <w:r>
        <w:rPr>
          <w:rStyle w:val="CommentReference"/>
        </w:rPr>
        <w:annotationRef/>
      </w:r>
      <w:r>
        <w:rPr>
          <w:sz w:val="20"/>
          <w:szCs w:val="20"/>
        </w:rPr>
        <w:t>How strong a conclusion can we draw from these analyses? The AICs for YP and YP-time were very similar for both monkeys, esp monk 2.</w:t>
      </w:r>
    </w:p>
  </w:comment>
  <w:comment w:id="90" w:author="Siyu Wang" w:date="2025-08-03T08:38:00Z" w:initials="SW">
    <w:p w14:paraId="591437CD" w14:textId="77777777" w:rsidR="00D721A9" w:rsidRDefault="00D721A9" w:rsidP="00D721A9">
      <w:r>
        <w:rPr>
          <w:rStyle w:val="CommentReference"/>
        </w:rPr>
        <w:annotationRef/>
      </w:r>
      <w:r>
        <w:rPr>
          <w:sz w:val="20"/>
          <w:szCs w:val="20"/>
        </w:rPr>
        <w:t xml:space="preserve">The common finding is that the base model (which assumes no effect of GO-signal) is the worst model. For monkey 2, based on AIC alone, the two better models are very similar, however, when looking at the percentage of best models across 16 sessions, YP model dominates (70% of the sessions were best explained by YP, instead of YP-time model). I agree with Mark that these modeling results are qualitative and no statistical inferences were done here, limiting the strength of the conclusion. I also want to point out here, that our practice of model comparison follows the current standard of the field and the result is relatively strong for this types of analyses. </w:t>
      </w:r>
    </w:p>
  </w:comment>
  <w:comment w:id="91" w:author="Mark Eldridge" w:date="2025-07-24T17:44:00Z" w:initials="ME">
    <w:p w14:paraId="64A3DD31" w14:textId="226D2A84" w:rsidR="00BF2D3B" w:rsidRDefault="00BF2D3B" w:rsidP="00BF2D3B">
      <w:r>
        <w:rPr>
          <w:rStyle w:val="CommentReference"/>
        </w:rPr>
        <w:annotationRef/>
      </w:r>
      <w:r>
        <w:rPr>
          <w:sz w:val="20"/>
          <w:szCs w:val="20"/>
        </w:rPr>
        <w:t>need to make clearer what is meant here</w:t>
      </w:r>
    </w:p>
  </w:comment>
  <w:comment w:id="93" w:author="Rossella Falcone" w:date="2025-07-15T17:31:00Z" w:initials="RF">
    <w:p w14:paraId="23C04503" w14:textId="28B22E8A" w:rsidR="00945E80" w:rsidRDefault="00945E80" w:rsidP="00945E80">
      <w:pPr>
        <w:pStyle w:val="CommentText"/>
      </w:pPr>
      <w:r>
        <w:rPr>
          <w:rStyle w:val="CommentReference"/>
        </w:rPr>
        <w:annotationRef/>
      </w:r>
      <w:r>
        <w:t xml:space="preserve">Interestingly, in Monkey 1 the neural encoding of reward magnitude increased, while delay encoding decreased, when the first go-signal imposed additional waiting time. This pattern suggests that dlPFC neurons may dynamically reweight value components depending on the temporal context of the choice. One possibility is that when an additional action-related delay is introduced (yellow-first trials), the representation of reward magnitude becomes more salient, potentially as a compensatory mechanism to sustain motivation in the face of longer waits. Conversely, the relative impact of the original offer delay may diminish, as the imposed waiting time from the go-signal could act as a new temporal reference frame, effectively normalizing the perceived delay costs. Such context-dependent adjustments could reflect a flexible valuation process in the dlPFC, allowing animals to adapt their decision-making to changing temporal constraints. </w:t>
      </w:r>
    </w:p>
    <w:p w14:paraId="22245550" w14:textId="77777777" w:rsidR="00945E80" w:rsidRDefault="00945E80" w:rsidP="00945E80">
      <w:pPr>
        <w:pStyle w:val="CommentText"/>
      </w:pPr>
    </w:p>
    <w:p w14:paraId="20410717" w14:textId="77777777" w:rsidR="00945E80" w:rsidRDefault="00945E80" w:rsidP="00945E80">
      <w:pPr>
        <w:pStyle w:val="CommentText"/>
      </w:pPr>
      <w:r>
        <w:t xml:space="preserve">Notably, this dynamic reweighting of value components in relation to go-signal timing was observed primarily in Monkey 1. In Monkey 2, the encoding of reward magnitude and delay showed no significant modulation by go-signal order, suggesting a different or less flexible integration of temporal information. This difference could reflect individual variability in how temporal context influences value computation in the dlPFC, potentially linked to differences in task strategy or neural circuitry engagement. </w:t>
      </w:r>
    </w:p>
  </w:comment>
  <w:comment w:id="96" w:author="Rossella Falcone" w:date="2025-07-14T17:12:00Z" w:initials="RF">
    <w:p w14:paraId="7E8D0B15" w14:textId="77777777" w:rsidR="00496817" w:rsidRDefault="000B2AE6" w:rsidP="00496817">
      <w:pPr>
        <w:pStyle w:val="CommentText"/>
      </w:pPr>
      <w:r>
        <w:rPr>
          <w:rStyle w:val="CommentReference"/>
        </w:rPr>
        <w:annotationRef/>
      </w:r>
      <w:r w:rsidR="00496817">
        <w:t>Figure 7A_B_C_D</w:t>
      </w:r>
    </w:p>
  </w:comment>
  <w:comment w:id="101" w:author="Rossella Falcone" w:date="2025-07-15T16:01:00Z" w:initials="RF">
    <w:p w14:paraId="3D683E89" w14:textId="77777777" w:rsidR="001E5D5D" w:rsidRDefault="00A5106E" w:rsidP="001E5D5D">
      <w:pPr>
        <w:pStyle w:val="CommentText"/>
      </w:pPr>
      <w:r>
        <w:rPr>
          <w:rStyle w:val="CommentReference"/>
        </w:rPr>
        <w:annotationRef/>
      </w:r>
      <w:r w:rsidR="001E5D5D">
        <w:t>Figure 9 A_B_C_D</w:t>
      </w:r>
    </w:p>
  </w:comment>
  <w:comment w:id="102" w:author="Rossella Falcone" w:date="2025-07-14T17:16:00Z" w:initials="RF">
    <w:p w14:paraId="73C4A7D3" w14:textId="77777777" w:rsidR="00D1245D" w:rsidRDefault="00BF10C5" w:rsidP="00D1245D">
      <w:pPr>
        <w:pStyle w:val="CommentText"/>
      </w:pPr>
      <w:r>
        <w:rPr>
          <w:rStyle w:val="CommentReference"/>
        </w:rPr>
        <w:annotationRef/>
      </w:r>
      <w:r w:rsidR="00D1245D">
        <w:t>Figure 10</w:t>
      </w:r>
    </w:p>
  </w:comment>
  <w:comment w:id="103" w:author="Mark Eldridge" w:date="2025-07-24T18:09:00Z" w:initials="ME">
    <w:p w14:paraId="2F33D6A0" w14:textId="77777777" w:rsidR="004D0CA1" w:rsidRDefault="004D0CA1" w:rsidP="004D0CA1">
      <w:r>
        <w:rPr>
          <w:rStyle w:val="CommentReference"/>
        </w:rPr>
        <w:annotationRef/>
      </w:r>
      <w:r>
        <w:rPr>
          <w:sz w:val="20"/>
          <w:szCs w:val="20"/>
        </w:rPr>
        <w:t>I would suggest starting the discussion with a summary of the *similarities* in coding in dlPFC, and then get into the nuance of the differences.</w:t>
      </w:r>
    </w:p>
  </w:comment>
  <w:comment w:id="104" w:author="Siyu Wang" w:date="2025-08-03T08:42:00Z" w:initials="SW">
    <w:p w14:paraId="4BB707AD" w14:textId="77777777" w:rsidR="00927640" w:rsidRDefault="00927640" w:rsidP="00927640">
      <w:r>
        <w:rPr>
          <w:rStyle w:val="CommentReference"/>
        </w:rPr>
        <w:annotationRef/>
      </w:r>
      <w:r>
        <w:rPr>
          <w:sz w:val="20"/>
          <w:szCs w:val="20"/>
        </w:rPr>
        <w:t>Agreed</w:t>
      </w:r>
    </w:p>
  </w:comment>
  <w:comment w:id="105" w:author="Siyu Wang" w:date="2025-08-03T08:44:00Z" w:initials="SW">
    <w:p w14:paraId="53619B30" w14:textId="77777777" w:rsidR="00747B88" w:rsidRDefault="00747B88" w:rsidP="00747B88">
      <w:r>
        <w:rPr>
          <w:rStyle w:val="CommentReference"/>
        </w:rPr>
        <w:annotationRef/>
      </w:r>
      <w:r>
        <w:rPr>
          <w:sz w:val="20"/>
          <w:szCs w:val="20"/>
        </w:rPr>
        <w:t>I think the current paper makes two points: A. Task demands/context modulate temporal discounting calculation. B. Individual differences in strategies. The results support A more strongly compared to B, yet the discussion seems to center around B. I recommend adding a paragraph emphasizing A in the discussion section</w:t>
      </w:r>
    </w:p>
  </w:comment>
  <w:comment w:id="107" w:author="Siyu Wang" w:date="2025-08-03T08:47:00Z" w:initials="SW">
    <w:p w14:paraId="780B442E" w14:textId="77777777" w:rsidR="00747B88" w:rsidRDefault="00747B88" w:rsidP="00747B88">
      <w:r>
        <w:rPr>
          <w:rStyle w:val="CommentReference"/>
        </w:rPr>
        <w:annotationRef/>
      </w:r>
      <w:r>
        <w:rPr>
          <w:sz w:val="20"/>
          <w:szCs w:val="20"/>
        </w:rPr>
        <w:t xml:space="preserve">Rossella, our other paper suggested that both evidence accumulation and attractor dynamics underlie value-based decision making in a related task. It is not just a accumulation dynamics, to a modeler's ear, "model accumulation" would mean performing an evidence accumulation or drift-diffusion modeling. </w:t>
      </w:r>
    </w:p>
  </w:comment>
  <w:comment w:id="108" w:author="Rossella Falcone" w:date="2025-07-14T19:59:00Z" w:initials="RF">
    <w:p w14:paraId="0188395F" w14:textId="0D45679F" w:rsidR="00A65CC4" w:rsidRDefault="00A65CC4" w:rsidP="00A65CC4">
      <w:pPr>
        <w:pStyle w:val="CommentText"/>
      </w:pPr>
      <w:r>
        <w:rPr>
          <w:rStyle w:val="CommentReference"/>
        </w:rPr>
        <w:annotationRef/>
      </w:r>
      <w:r>
        <w:t xml:space="preserve">Rigotti, M., Barak, O., Warden, M. R., Wang, X.-J., Daw, N. D., Miller, E. K., &amp; Fusi, S. (2013). The importance of mixed selectivity in complex cognitive tasks. </w:t>
      </w:r>
      <w:r>
        <w:rPr>
          <w:i/>
          <w:iCs/>
        </w:rPr>
        <w:t>Nature</w:t>
      </w:r>
      <w:r>
        <w:t>, 497(7451), 585–590. https://doi.org/10.1038/nature12160</w:t>
      </w:r>
      <w:r>
        <w:br/>
        <w:t xml:space="preserve">(Sulla mixed selectivity e come i neuroni possano multiplexare informazioni complesse). </w:t>
      </w:r>
    </w:p>
    <w:p w14:paraId="620DAF53" w14:textId="77777777" w:rsidR="00A65CC4" w:rsidRDefault="00A65CC4" w:rsidP="00A65CC4">
      <w:pPr>
        <w:pStyle w:val="CommentText"/>
      </w:pPr>
    </w:p>
    <w:p w14:paraId="1E3E2E14" w14:textId="77777777" w:rsidR="00A65CC4" w:rsidRDefault="00A65CC4" w:rsidP="00A65CC4">
      <w:pPr>
        <w:pStyle w:val="CommentText"/>
      </w:pPr>
      <w:r>
        <w:t xml:space="preserve">Miller, E. K., &amp; Cohen, J. D. (2001). An integrative theory of prefrontal cortex function. </w:t>
      </w:r>
      <w:r>
        <w:rPr>
          <w:i/>
          <w:iCs/>
        </w:rPr>
        <w:t>Annual Review of Neuroscience</w:t>
      </w:r>
      <w:r>
        <w:t>, 24, 167–202. https://doi.org/10.1146/annurev.neuro.24.1.167</w:t>
      </w:r>
      <w:r>
        <w:br/>
        <w:t>(Sulla funzione del working memory gating e controllo cognitivo)</w:t>
      </w:r>
    </w:p>
  </w:comment>
  <w:comment w:id="109" w:author="Rossella Falcone" w:date="2025-07-14T20:00:00Z" w:initials="RF">
    <w:p w14:paraId="6A6BF616" w14:textId="77777777" w:rsidR="00203C03" w:rsidRDefault="00203C03" w:rsidP="00203C03">
      <w:pPr>
        <w:pStyle w:val="CommentText"/>
      </w:pPr>
      <w:r>
        <w:rPr>
          <w:rStyle w:val="CommentReference"/>
        </w:rPr>
        <w:annotationRef/>
      </w:r>
      <w:r>
        <w:rPr>
          <w:b/>
          <w:bCs/>
        </w:rPr>
        <w:t>Daw, N. D., Gershman, S. J., Seymour, B., Dayan, P., &amp; Dolan, R. J. (2011).</w:t>
      </w:r>
      <w:r>
        <w:t xml:space="preserve"> Model-based influences on humans’ choices and striatal prediction errors. </w:t>
      </w:r>
      <w:r>
        <w:rPr>
          <w:i/>
          <w:iCs/>
        </w:rPr>
        <w:t>Neuron</w:t>
      </w:r>
      <w:r>
        <w:t>, 69(6), 1204-1215.</w:t>
      </w:r>
      <w:r>
        <w:br/>
        <w:t>(Discutono differenze individuali tra strategie decisionali model-based e model-free e come queste coinvolgano circuiti fronto-striatali.)</w:t>
      </w:r>
    </w:p>
    <w:p w14:paraId="4ACC943D" w14:textId="77777777" w:rsidR="00203C03" w:rsidRDefault="00203C03" w:rsidP="00203C03">
      <w:pPr>
        <w:pStyle w:val="CommentText"/>
      </w:pPr>
      <w:r>
        <w:rPr>
          <w:b/>
          <w:bCs/>
        </w:rPr>
        <w:t>Gillan, C. M., Kosinski, M., Whelan, R., Phelps, E. A., &amp; Daw, N. D. (2016).</w:t>
      </w:r>
      <w:r>
        <w:t xml:space="preserve"> Characterizing a psychiatric symptom dimension related to deficits in goal-directed control. </w:t>
      </w:r>
      <w:r>
        <w:rPr>
          <w:i/>
          <w:iCs/>
        </w:rPr>
        <w:t>eLife</w:t>
      </w:r>
      <w:r>
        <w:t>, 5, e11305.</w:t>
      </w:r>
      <w:r>
        <w:br/>
        <w:t>(Parlano di come rigidità nelle strategie decisionali siano associate a comportamenti maladattivi e implicano cambiamenti nei circuiti prefrontali.)</w:t>
      </w:r>
    </w:p>
    <w:p w14:paraId="255FD7BB" w14:textId="77777777" w:rsidR="00203C03" w:rsidRDefault="00203C03" w:rsidP="00203C03">
      <w:pPr>
        <w:pStyle w:val="CommentText"/>
      </w:pPr>
      <w:r>
        <w:rPr>
          <w:b/>
          <w:bCs/>
        </w:rPr>
        <w:t>Voon, V., Derbyshire, K., Rück, C., Irvine, M. A., Worbe, Y., Enander, J., ... &amp; Roiser, J. P. (2015).</w:t>
      </w:r>
      <w:r>
        <w:t xml:space="preserve"> Disorders of compulsivity: A common bias towards learning habits. </w:t>
      </w:r>
      <w:r>
        <w:rPr>
          <w:i/>
          <w:iCs/>
        </w:rPr>
        <w:t>Molecular Psychiatry</w:t>
      </w:r>
      <w:r>
        <w:t>, 20(3), 345-352.</w:t>
      </w:r>
      <w:r>
        <w:br/>
        <w:t>(Sottolineano il passaggio da decisioni flessibili a modelli abituali e i relativi correlati neurali.)</w:t>
      </w:r>
    </w:p>
    <w:p w14:paraId="68E3E62A" w14:textId="77777777" w:rsidR="00203C03" w:rsidRDefault="00203C03" w:rsidP="00203C03">
      <w:pPr>
        <w:pStyle w:val="CommentText"/>
      </w:pPr>
      <w:r>
        <w:rPr>
          <w:b/>
          <w:bCs/>
        </w:rPr>
        <w:t>Cools, R., &amp; D'Esposito, M. (2011).</w:t>
      </w:r>
      <w:r>
        <w:t xml:space="preserve"> Inverted-U–shaped dopamine actions on human working memory and cognitive control. </w:t>
      </w:r>
      <w:r>
        <w:rPr>
          <w:i/>
          <w:iCs/>
        </w:rPr>
        <w:t>Biological Psychiatry</w:t>
      </w:r>
      <w:r>
        <w:t>, 69(12), e113-e125.</w:t>
      </w:r>
      <w:r>
        <w:br/>
        <w:t>(Discutono come il funzionamento prefrontale può variare e influenzare la flessibilità cognitiva.)</w:t>
      </w:r>
    </w:p>
    <w:p w14:paraId="0CAD7B56" w14:textId="77777777" w:rsidR="00203C03" w:rsidRDefault="00203C03" w:rsidP="00203C03">
      <w:pPr>
        <w:pStyle w:val="CommentText"/>
      </w:pPr>
      <w:r>
        <w:rPr>
          <w:b/>
          <w:bCs/>
        </w:rPr>
        <w:t>Koechlin, E., Ody, C., &amp; Kouneiher, F. (2003).</w:t>
      </w:r>
      <w:r>
        <w:t xml:space="preserve"> The architecture of cognitive control in the human prefrontal cortex. </w:t>
      </w:r>
      <w:r>
        <w:rPr>
          <w:i/>
          <w:iCs/>
        </w:rPr>
        <w:t>Science</w:t>
      </w:r>
      <w:r>
        <w:t>, 302(5648), 1181-1185.</w:t>
      </w:r>
      <w:r>
        <w:br/>
        <w:t>(Trattano come il PFC possa modulare diverse modalità di controllo cognitivo e decisionale.)</w:t>
      </w:r>
    </w:p>
  </w:comment>
  <w:comment w:id="110" w:author="Rossella Falcone [2]" w:date="2021-05-17T10:37:00Z" w:initials="">
    <w:p w14:paraId="7AAF1432" w14:textId="22BD077D" w:rsidR="005457B4" w:rsidRDefault="005457B4" w:rsidP="005457B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have to double check!</w:t>
      </w:r>
    </w:p>
  </w:comment>
  <w:comment w:id="111" w:author="Rossella Falcone" w:date="2025-04-25T14:13:00Z" w:initials="RF">
    <w:p w14:paraId="750C86BB" w14:textId="77777777" w:rsidR="00340928" w:rsidRDefault="00340928" w:rsidP="00340928">
      <w:pPr>
        <w:pStyle w:val="CommentText"/>
      </w:pPr>
      <w:r>
        <w:rPr>
          <w:rStyle w:val="CommentReference"/>
        </w:rPr>
        <w:annotationRef/>
      </w:r>
      <w:r>
        <w:t>Remember to add in the bibliography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E75B04" w15:done="0"/>
  <w15:commentEx w15:paraId="58A54B9B" w15:done="0"/>
  <w15:commentEx w15:paraId="43BE4E1A" w15:done="0"/>
  <w15:commentEx w15:paraId="6BFFCE4E" w15:done="0"/>
  <w15:commentEx w15:paraId="316F9009" w15:done="0"/>
  <w15:commentEx w15:paraId="0EDB4D13" w15:done="0"/>
  <w15:commentEx w15:paraId="5D39E4CD" w15:paraIdParent="0EDB4D13" w15:done="0"/>
  <w15:commentEx w15:paraId="0F5DE099" w15:done="0"/>
  <w15:commentEx w15:paraId="32FDA25C" w15:done="0"/>
  <w15:commentEx w15:paraId="32E5C01A" w15:paraIdParent="32FDA25C" w15:done="0"/>
  <w15:commentEx w15:paraId="480E04D5" w15:done="0"/>
  <w15:commentEx w15:paraId="4F2DD961" w15:done="0"/>
  <w15:commentEx w15:paraId="7BC6F7E1" w15:done="0"/>
  <w15:commentEx w15:paraId="15746A0A" w15:done="0"/>
  <w15:commentEx w15:paraId="3A1CE97B" w15:done="0"/>
  <w15:commentEx w15:paraId="10B38ECB" w15:done="0"/>
  <w15:commentEx w15:paraId="6BDD4D16" w15:done="0"/>
  <w15:commentEx w15:paraId="5AAA5AB8" w15:done="0"/>
  <w15:commentEx w15:paraId="638FF6CE" w15:done="0"/>
  <w15:commentEx w15:paraId="42811032" w15:done="0"/>
  <w15:commentEx w15:paraId="6C57169E" w15:done="0"/>
  <w15:commentEx w15:paraId="3CCB5579" w15:done="0"/>
  <w15:commentEx w15:paraId="10E436FA" w15:done="0"/>
  <w15:commentEx w15:paraId="5D0ACEEA" w15:done="0"/>
  <w15:commentEx w15:paraId="7ABDA6F8" w15:done="0"/>
  <w15:commentEx w15:paraId="0579F701" w15:done="0"/>
  <w15:commentEx w15:paraId="3B27ACF2" w15:done="0"/>
  <w15:commentEx w15:paraId="4D8438C0" w15:done="0"/>
  <w15:commentEx w15:paraId="539173E4" w15:done="0"/>
  <w15:commentEx w15:paraId="62D849E9" w15:done="0"/>
  <w15:commentEx w15:paraId="07D32493" w15:done="0"/>
  <w15:commentEx w15:paraId="1DE502DF" w15:done="0"/>
  <w15:commentEx w15:paraId="0616E97B" w15:done="0"/>
  <w15:commentEx w15:paraId="05901265" w15:done="0"/>
  <w15:commentEx w15:paraId="6C06D631" w15:paraIdParent="05901265" w15:done="0"/>
  <w15:commentEx w15:paraId="29E3A110" w15:done="0"/>
  <w15:commentEx w15:paraId="415A4C73" w15:paraIdParent="29E3A110" w15:done="0"/>
  <w15:commentEx w15:paraId="3898BF11" w15:paraIdParent="29E3A110" w15:done="0"/>
  <w15:commentEx w15:paraId="27A73FDF" w15:done="0"/>
  <w15:commentEx w15:paraId="27BCED25" w15:done="0"/>
  <w15:commentEx w15:paraId="63116391" w15:paraIdParent="27BCED25" w15:done="0"/>
  <w15:commentEx w15:paraId="17A6EFB6" w15:done="0"/>
  <w15:commentEx w15:paraId="4E1F2C95" w15:done="0"/>
  <w15:commentEx w15:paraId="6433EF2F" w15:done="0"/>
  <w15:commentEx w15:paraId="6688E737" w15:done="0"/>
  <w15:commentEx w15:paraId="31EE50CE" w15:paraIdParent="6688E737" w15:done="0"/>
  <w15:commentEx w15:paraId="7CE62F36" w15:done="0"/>
  <w15:commentEx w15:paraId="1E03B4BB" w15:done="0"/>
  <w15:commentEx w15:paraId="591437CD" w15:paraIdParent="1E03B4BB" w15:done="0"/>
  <w15:commentEx w15:paraId="64A3DD31" w15:done="0"/>
  <w15:commentEx w15:paraId="20410717" w15:done="0"/>
  <w15:commentEx w15:paraId="7E8D0B15" w15:done="0"/>
  <w15:commentEx w15:paraId="3D683E89" w15:done="0"/>
  <w15:commentEx w15:paraId="73C4A7D3" w15:done="0"/>
  <w15:commentEx w15:paraId="2F33D6A0" w15:done="0"/>
  <w15:commentEx w15:paraId="4BB707AD" w15:paraIdParent="2F33D6A0" w15:done="0"/>
  <w15:commentEx w15:paraId="53619B30" w15:done="0"/>
  <w15:commentEx w15:paraId="780B442E" w15:done="0"/>
  <w15:commentEx w15:paraId="1E3E2E14" w15:done="0"/>
  <w15:commentEx w15:paraId="0CAD7B56" w15:done="0"/>
  <w15:commentEx w15:paraId="7AAF1432" w15:done="0"/>
  <w15:commentEx w15:paraId="750C86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D748AD" w16cex:dateUtc="2025-07-15T00:04:00Z"/>
  <w16cex:commentExtensible w16cex:durableId="205570A4" w16cex:dateUtc="2025-05-14T14:56:00Z"/>
  <w16cex:commentExtensible w16cex:durableId="1DD86291" w16cex:dateUtc="2025-07-24T15:34:00Z"/>
  <w16cex:commentExtensible w16cex:durableId="261F872F" w16cex:dateUtc="2022-05-02T14:25:00Z"/>
  <w16cex:commentExtensible w16cex:durableId="2FAB7EC1" w16cex:dateUtc="2025-08-03T14:47:00Z"/>
  <w16cex:commentExtensible w16cex:durableId="73D4894E" w16cex:dateUtc="2025-07-24T15:45:00Z"/>
  <w16cex:commentExtensible w16cex:durableId="33478FF3" w16cex:dateUtc="2025-08-03T14:35:00Z"/>
  <w16cex:commentExtensible w16cex:durableId="39D0A988" w16cex:dateUtc="2025-08-03T14:38:00Z"/>
  <w16cex:commentExtensible w16cex:durableId="09587F33" w16cex:dateUtc="2025-07-24T16:00:00Z"/>
  <w16cex:commentExtensible w16cex:durableId="3BEF7F57" w16cex:dateUtc="2025-08-03T14:40:00Z"/>
  <w16cex:commentExtensible w16cex:durableId="2F7C485C" w16cex:dateUtc="2025-08-03T14:42:00Z"/>
  <w16cex:commentExtensible w16cex:durableId="37E8AB98" w16cex:dateUtc="2025-04-16T16:12:00Z"/>
  <w16cex:commentExtensible w16cex:durableId="798A1225" w16cex:dateUtc="2025-04-16T17:24:00Z"/>
  <w16cex:commentExtensible w16cex:durableId="395E4E35" w16cex:dateUtc="2025-04-14T16:33:00Z"/>
  <w16cex:commentExtensible w16cex:durableId="5FDE38A5" w16cex:dateUtc="2025-04-16T17:29:00Z"/>
  <w16cex:commentExtensible w16cex:durableId="12F1A213" w16cex:dateUtc="2025-04-16T17:34:00Z"/>
  <w16cex:commentExtensible w16cex:durableId="762FCB2E" w16cex:dateUtc="2025-04-16T17:34:00Z"/>
  <w16cex:commentExtensible w16cex:durableId="50524569" w16cex:dateUtc="2025-07-15T22:36:00Z"/>
  <w16cex:commentExtensible w16cex:durableId="1F22529A" w16cex:dateUtc="2025-04-15T19:00:00Z"/>
  <w16cex:commentExtensible w16cex:durableId="360A1EDD" w16cex:dateUtc="2025-04-15T19:00:00Z"/>
  <w16cex:commentExtensible w16cex:durableId="62FFFA31" w16cex:dateUtc="2025-04-15T19:00:00Z"/>
  <w16cex:commentExtensible w16cex:durableId="64E0A9EA" w16cex:dateUtc="2025-08-03T15:20:00Z"/>
  <w16cex:commentExtensible w16cex:durableId="1E01CA08" w16cex:dateUtc="2025-08-03T15:18:00Z"/>
  <w16cex:commentExtensible w16cex:durableId="7CD3CDE2" w16cex:dateUtc="2025-04-25T18:01:00Z"/>
  <w16cex:commentExtensible w16cex:durableId="45C20298" w16cex:dateUtc="2025-07-24T16:01:00Z"/>
  <w16cex:commentExtensible w16cex:durableId="07810A63" w16cex:dateUtc="2025-07-14T21:06:00Z"/>
  <w16cex:commentExtensible w16cex:durableId="6E1AF213" w16cex:dateUtc="2025-04-25T17:20:00Z"/>
  <w16cex:commentExtensible w16cex:durableId="7569D07C" w16cex:dateUtc="2025-07-24T16:10:00Z"/>
  <w16cex:commentExtensible w16cex:durableId="087E83E2" w16cex:dateUtc="2025-04-25T17:21:00Z"/>
  <w16cex:commentExtensible w16cex:durableId="0DB751C2" w16cex:dateUtc="2025-07-24T16:12:00Z"/>
  <w16cex:commentExtensible w16cex:durableId="19CCFA1A" w16cex:dateUtc="2025-08-03T15:23:00Z"/>
  <w16cex:commentExtensible w16cex:durableId="6E1615DA" w16cex:dateUtc="2025-04-25T18:31:00Z"/>
  <w16cex:commentExtensible w16cex:durableId="6CED8D1F" w16cex:dateUtc="2025-07-24T16:19:00Z"/>
  <w16cex:commentExtensible w16cex:durableId="3357DBAB" w16cex:dateUtc="2025-07-24T16:21:00Z"/>
  <w16cex:commentExtensible w16cex:durableId="325FBE0E" w16cex:dateUtc="2025-08-03T15:25:00Z"/>
  <w16cex:commentExtensible w16cex:durableId="19A5696D" w16cex:dateUtc="2025-07-15T20:33:00Z"/>
  <w16cex:commentExtensible w16cex:durableId="3D286FA7" w16cex:dateUtc="2025-07-24T16:22:00Z"/>
  <w16cex:commentExtensible w16cex:durableId="1DE1B4BD" w16cex:dateUtc="2025-08-03T15:26:00Z"/>
  <w16cex:commentExtensible w16cex:durableId="606728B3" w16cex:dateUtc="2025-07-14T21:08:00Z"/>
  <w16cex:commentExtensible w16cex:durableId="246F3821" w16cex:dateUtc="2025-07-14T21:08:00Z"/>
  <w16cex:commentExtensible w16cex:durableId="764A3C1F" w16cex:dateUtc="2025-08-03T15:27:00Z"/>
  <w16cex:commentExtensible w16cex:durableId="1272D955" w16cex:dateUtc="2025-08-03T15:28:00Z"/>
  <w16cex:commentExtensible w16cex:durableId="4947A216" w16cex:dateUtc="2025-08-03T15:30:00Z"/>
  <w16cex:commentExtensible w16cex:durableId="6A96701A" w16cex:dateUtc="2025-07-24T16:28:00Z"/>
  <w16cex:commentExtensible w16cex:durableId="10421E38" w16cex:dateUtc="2025-07-24T16:36:00Z"/>
  <w16cex:commentExtensible w16cex:durableId="21580F95" w16cex:dateUtc="2025-08-03T15:30:00Z"/>
  <w16cex:commentExtensible w16cex:durableId="3F57295B" w16cex:dateUtc="2025-07-14T21:12:00Z"/>
  <w16cex:commentExtensible w16cex:durableId="7844683E" w16cex:dateUtc="2025-07-24T16:38:00Z"/>
  <w16cex:commentExtensible w16cex:durableId="3525B7AE" w16cex:dateUtc="2025-08-03T15:38:00Z"/>
  <w16cex:commentExtensible w16cex:durableId="48C2A626" w16cex:dateUtc="2025-07-24T16:44:00Z"/>
  <w16cex:commentExtensible w16cex:durableId="6D6E3BE7" w16cex:dateUtc="2025-07-15T21:31:00Z"/>
  <w16cex:commentExtensible w16cex:durableId="57E320C2" w16cex:dateUtc="2025-07-14T21:12:00Z"/>
  <w16cex:commentExtensible w16cex:durableId="71A0AFD5" w16cex:dateUtc="2025-07-15T20:01:00Z"/>
  <w16cex:commentExtensible w16cex:durableId="445EFBB9" w16cex:dateUtc="2025-07-14T21:16:00Z"/>
  <w16cex:commentExtensible w16cex:durableId="6B34DB87" w16cex:dateUtc="2025-07-24T17:09:00Z"/>
  <w16cex:commentExtensible w16cex:durableId="257D67B5" w16cex:dateUtc="2025-08-03T15:42:00Z"/>
  <w16cex:commentExtensible w16cex:durableId="05CCC100" w16cex:dateUtc="2025-08-03T15:44:00Z"/>
  <w16cex:commentExtensible w16cex:durableId="596F7E75" w16cex:dateUtc="2025-08-03T15:47:00Z"/>
  <w16cex:commentExtensible w16cex:durableId="3163AA0D" w16cex:dateUtc="2025-07-14T23:59:00Z"/>
  <w16cex:commentExtensible w16cex:durableId="6D3563AB" w16cex:dateUtc="2025-07-15T00:00:00Z"/>
  <w16cex:commentExtensible w16cex:durableId="261F871B" w16cex:dateUtc="2021-05-17T14:37:00Z"/>
  <w16cex:commentExtensible w16cex:durableId="2B8E3F55" w16cex:dateUtc="2025-04-25T1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E75B04" w16cid:durableId="06D748AD"/>
  <w16cid:commentId w16cid:paraId="58A54B9B" w16cid:durableId="205570A4"/>
  <w16cid:commentId w16cid:paraId="43BE4E1A" w16cid:durableId="1DD86291"/>
  <w16cid:commentId w16cid:paraId="6BFFCE4E" w16cid:durableId="261F872F"/>
  <w16cid:commentId w16cid:paraId="316F9009" w16cid:durableId="2FAB7EC1"/>
  <w16cid:commentId w16cid:paraId="0EDB4D13" w16cid:durableId="73D4894E"/>
  <w16cid:commentId w16cid:paraId="5D39E4CD" w16cid:durableId="33478FF3"/>
  <w16cid:commentId w16cid:paraId="0F5DE099" w16cid:durableId="39D0A988"/>
  <w16cid:commentId w16cid:paraId="32FDA25C" w16cid:durableId="09587F33"/>
  <w16cid:commentId w16cid:paraId="32E5C01A" w16cid:durableId="3BEF7F57"/>
  <w16cid:commentId w16cid:paraId="480E04D5" w16cid:durableId="2F7C485C"/>
  <w16cid:commentId w16cid:paraId="4F2DD961" w16cid:durableId="37E8AB98"/>
  <w16cid:commentId w16cid:paraId="7BC6F7E1" w16cid:durableId="798A1225"/>
  <w16cid:commentId w16cid:paraId="15746A0A" w16cid:durableId="395E4E35"/>
  <w16cid:commentId w16cid:paraId="3A1CE97B" w16cid:durableId="5FDE38A5"/>
  <w16cid:commentId w16cid:paraId="10B38ECB" w16cid:durableId="12F1A213"/>
  <w16cid:commentId w16cid:paraId="6BDD4D16" w16cid:durableId="762FCB2E"/>
  <w16cid:commentId w16cid:paraId="5AAA5AB8" w16cid:durableId="50524569"/>
  <w16cid:commentId w16cid:paraId="638FF6CE" w16cid:durableId="1F22529A"/>
  <w16cid:commentId w16cid:paraId="42811032" w16cid:durableId="360A1EDD"/>
  <w16cid:commentId w16cid:paraId="6C57169E" w16cid:durableId="62FFFA31"/>
  <w16cid:commentId w16cid:paraId="3CCB5579" w16cid:durableId="64E0A9EA"/>
  <w16cid:commentId w16cid:paraId="10E436FA" w16cid:durableId="1E01CA08"/>
  <w16cid:commentId w16cid:paraId="5D0ACEEA" w16cid:durableId="7CD3CDE2"/>
  <w16cid:commentId w16cid:paraId="7ABDA6F8" w16cid:durableId="45C20298"/>
  <w16cid:commentId w16cid:paraId="0579F701" w16cid:durableId="07810A63"/>
  <w16cid:commentId w16cid:paraId="3B27ACF2" w16cid:durableId="6E1AF213"/>
  <w16cid:commentId w16cid:paraId="4D8438C0" w16cid:durableId="7569D07C"/>
  <w16cid:commentId w16cid:paraId="539173E4" w16cid:durableId="087E83E2"/>
  <w16cid:commentId w16cid:paraId="62D849E9" w16cid:durableId="0DB751C2"/>
  <w16cid:commentId w16cid:paraId="07D32493" w16cid:durableId="19CCFA1A"/>
  <w16cid:commentId w16cid:paraId="1DE502DF" w16cid:durableId="6E1615DA"/>
  <w16cid:commentId w16cid:paraId="0616E97B" w16cid:durableId="6CED8D1F"/>
  <w16cid:commentId w16cid:paraId="05901265" w16cid:durableId="3357DBAB"/>
  <w16cid:commentId w16cid:paraId="6C06D631" w16cid:durableId="325FBE0E"/>
  <w16cid:commentId w16cid:paraId="29E3A110" w16cid:durableId="19A5696D"/>
  <w16cid:commentId w16cid:paraId="415A4C73" w16cid:durableId="3D286FA7"/>
  <w16cid:commentId w16cid:paraId="3898BF11" w16cid:durableId="1DE1B4BD"/>
  <w16cid:commentId w16cid:paraId="27A73FDF" w16cid:durableId="606728B3"/>
  <w16cid:commentId w16cid:paraId="27BCED25" w16cid:durableId="246F3821"/>
  <w16cid:commentId w16cid:paraId="63116391" w16cid:durableId="764A3C1F"/>
  <w16cid:commentId w16cid:paraId="17A6EFB6" w16cid:durableId="1272D955"/>
  <w16cid:commentId w16cid:paraId="4E1F2C95" w16cid:durableId="4947A216"/>
  <w16cid:commentId w16cid:paraId="6433EF2F" w16cid:durableId="6A96701A"/>
  <w16cid:commentId w16cid:paraId="6688E737" w16cid:durableId="10421E38"/>
  <w16cid:commentId w16cid:paraId="31EE50CE" w16cid:durableId="21580F95"/>
  <w16cid:commentId w16cid:paraId="7CE62F36" w16cid:durableId="3F57295B"/>
  <w16cid:commentId w16cid:paraId="1E03B4BB" w16cid:durableId="7844683E"/>
  <w16cid:commentId w16cid:paraId="591437CD" w16cid:durableId="3525B7AE"/>
  <w16cid:commentId w16cid:paraId="64A3DD31" w16cid:durableId="48C2A626"/>
  <w16cid:commentId w16cid:paraId="20410717" w16cid:durableId="6D6E3BE7"/>
  <w16cid:commentId w16cid:paraId="7E8D0B15" w16cid:durableId="57E320C2"/>
  <w16cid:commentId w16cid:paraId="3D683E89" w16cid:durableId="71A0AFD5"/>
  <w16cid:commentId w16cid:paraId="73C4A7D3" w16cid:durableId="445EFBB9"/>
  <w16cid:commentId w16cid:paraId="2F33D6A0" w16cid:durableId="6B34DB87"/>
  <w16cid:commentId w16cid:paraId="4BB707AD" w16cid:durableId="257D67B5"/>
  <w16cid:commentId w16cid:paraId="53619B30" w16cid:durableId="05CCC100"/>
  <w16cid:commentId w16cid:paraId="780B442E" w16cid:durableId="596F7E75"/>
  <w16cid:commentId w16cid:paraId="1E3E2E14" w16cid:durableId="3163AA0D"/>
  <w16cid:commentId w16cid:paraId="0CAD7B56" w16cid:durableId="6D3563AB"/>
  <w16cid:commentId w16cid:paraId="7AAF1432" w16cid:durableId="261F871B"/>
  <w16cid:commentId w16cid:paraId="750C86BB" w16cid:durableId="2B8E3F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F7D"/>
    <w:multiLevelType w:val="hybridMultilevel"/>
    <w:tmpl w:val="1D54A1C8"/>
    <w:lvl w:ilvl="0" w:tplc="0310E658">
      <w:start w:val="1"/>
      <w:numFmt w:val="bullet"/>
      <w:lvlText w:val=""/>
      <w:lvlJc w:val="left"/>
      <w:pPr>
        <w:ind w:left="720" w:hanging="360"/>
      </w:pPr>
      <w:rPr>
        <w:rFonts w:ascii="Symbol" w:hAnsi="Symbol"/>
      </w:rPr>
    </w:lvl>
    <w:lvl w:ilvl="1" w:tplc="80B4E6E0">
      <w:start w:val="1"/>
      <w:numFmt w:val="bullet"/>
      <w:lvlText w:val=""/>
      <w:lvlJc w:val="left"/>
      <w:pPr>
        <w:ind w:left="720" w:hanging="360"/>
      </w:pPr>
      <w:rPr>
        <w:rFonts w:ascii="Symbol" w:hAnsi="Symbol"/>
      </w:rPr>
    </w:lvl>
    <w:lvl w:ilvl="2" w:tplc="E6DE8FDE">
      <w:start w:val="1"/>
      <w:numFmt w:val="bullet"/>
      <w:lvlText w:val=""/>
      <w:lvlJc w:val="left"/>
      <w:pPr>
        <w:ind w:left="720" w:hanging="360"/>
      </w:pPr>
      <w:rPr>
        <w:rFonts w:ascii="Symbol" w:hAnsi="Symbol"/>
      </w:rPr>
    </w:lvl>
    <w:lvl w:ilvl="3" w:tplc="DB24A21A">
      <w:start w:val="1"/>
      <w:numFmt w:val="bullet"/>
      <w:lvlText w:val=""/>
      <w:lvlJc w:val="left"/>
      <w:pPr>
        <w:ind w:left="720" w:hanging="360"/>
      </w:pPr>
      <w:rPr>
        <w:rFonts w:ascii="Symbol" w:hAnsi="Symbol"/>
      </w:rPr>
    </w:lvl>
    <w:lvl w:ilvl="4" w:tplc="6AD25C48">
      <w:start w:val="1"/>
      <w:numFmt w:val="bullet"/>
      <w:lvlText w:val=""/>
      <w:lvlJc w:val="left"/>
      <w:pPr>
        <w:ind w:left="720" w:hanging="360"/>
      </w:pPr>
      <w:rPr>
        <w:rFonts w:ascii="Symbol" w:hAnsi="Symbol"/>
      </w:rPr>
    </w:lvl>
    <w:lvl w:ilvl="5" w:tplc="C910EE46">
      <w:start w:val="1"/>
      <w:numFmt w:val="bullet"/>
      <w:lvlText w:val=""/>
      <w:lvlJc w:val="left"/>
      <w:pPr>
        <w:ind w:left="720" w:hanging="360"/>
      </w:pPr>
      <w:rPr>
        <w:rFonts w:ascii="Symbol" w:hAnsi="Symbol"/>
      </w:rPr>
    </w:lvl>
    <w:lvl w:ilvl="6" w:tplc="781AF9B6">
      <w:start w:val="1"/>
      <w:numFmt w:val="bullet"/>
      <w:lvlText w:val=""/>
      <w:lvlJc w:val="left"/>
      <w:pPr>
        <w:ind w:left="720" w:hanging="360"/>
      </w:pPr>
      <w:rPr>
        <w:rFonts w:ascii="Symbol" w:hAnsi="Symbol"/>
      </w:rPr>
    </w:lvl>
    <w:lvl w:ilvl="7" w:tplc="739EF866">
      <w:start w:val="1"/>
      <w:numFmt w:val="bullet"/>
      <w:lvlText w:val=""/>
      <w:lvlJc w:val="left"/>
      <w:pPr>
        <w:ind w:left="720" w:hanging="360"/>
      </w:pPr>
      <w:rPr>
        <w:rFonts w:ascii="Symbol" w:hAnsi="Symbol"/>
      </w:rPr>
    </w:lvl>
    <w:lvl w:ilvl="8" w:tplc="026C3664">
      <w:start w:val="1"/>
      <w:numFmt w:val="bullet"/>
      <w:lvlText w:val=""/>
      <w:lvlJc w:val="left"/>
      <w:pPr>
        <w:ind w:left="720" w:hanging="360"/>
      </w:pPr>
      <w:rPr>
        <w:rFonts w:ascii="Symbol" w:hAnsi="Symbol"/>
      </w:rPr>
    </w:lvl>
  </w:abstractNum>
  <w:abstractNum w:abstractNumId="1" w15:restartNumberingAfterBreak="0">
    <w:nsid w:val="062B5476"/>
    <w:multiLevelType w:val="hybridMultilevel"/>
    <w:tmpl w:val="EF2AD816"/>
    <w:lvl w:ilvl="0" w:tplc="84D44DE0">
      <w:start w:val="1"/>
      <w:numFmt w:val="bullet"/>
      <w:lvlText w:val=""/>
      <w:lvlJc w:val="left"/>
      <w:pPr>
        <w:ind w:left="1080" w:hanging="360"/>
      </w:pPr>
      <w:rPr>
        <w:rFonts w:ascii="Symbol" w:hAnsi="Symbol"/>
      </w:rPr>
    </w:lvl>
    <w:lvl w:ilvl="1" w:tplc="E7569572">
      <w:start w:val="1"/>
      <w:numFmt w:val="bullet"/>
      <w:lvlText w:val=""/>
      <w:lvlJc w:val="left"/>
      <w:pPr>
        <w:ind w:left="1080" w:hanging="360"/>
      </w:pPr>
      <w:rPr>
        <w:rFonts w:ascii="Symbol" w:hAnsi="Symbol"/>
      </w:rPr>
    </w:lvl>
    <w:lvl w:ilvl="2" w:tplc="9C4EE8E4">
      <w:start w:val="1"/>
      <w:numFmt w:val="bullet"/>
      <w:lvlText w:val=""/>
      <w:lvlJc w:val="left"/>
      <w:pPr>
        <w:ind w:left="1080" w:hanging="360"/>
      </w:pPr>
      <w:rPr>
        <w:rFonts w:ascii="Symbol" w:hAnsi="Symbol"/>
      </w:rPr>
    </w:lvl>
    <w:lvl w:ilvl="3" w:tplc="2F8A11BE">
      <w:start w:val="1"/>
      <w:numFmt w:val="bullet"/>
      <w:lvlText w:val=""/>
      <w:lvlJc w:val="left"/>
      <w:pPr>
        <w:ind w:left="1080" w:hanging="360"/>
      </w:pPr>
      <w:rPr>
        <w:rFonts w:ascii="Symbol" w:hAnsi="Symbol"/>
      </w:rPr>
    </w:lvl>
    <w:lvl w:ilvl="4" w:tplc="1EAC3430">
      <w:start w:val="1"/>
      <w:numFmt w:val="bullet"/>
      <w:lvlText w:val=""/>
      <w:lvlJc w:val="left"/>
      <w:pPr>
        <w:ind w:left="1080" w:hanging="360"/>
      </w:pPr>
      <w:rPr>
        <w:rFonts w:ascii="Symbol" w:hAnsi="Symbol"/>
      </w:rPr>
    </w:lvl>
    <w:lvl w:ilvl="5" w:tplc="7B6AEF18">
      <w:start w:val="1"/>
      <w:numFmt w:val="bullet"/>
      <w:lvlText w:val=""/>
      <w:lvlJc w:val="left"/>
      <w:pPr>
        <w:ind w:left="1080" w:hanging="360"/>
      </w:pPr>
      <w:rPr>
        <w:rFonts w:ascii="Symbol" w:hAnsi="Symbol"/>
      </w:rPr>
    </w:lvl>
    <w:lvl w:ilvl="6" w:tplc="11149682">
      <w:start w:val="1"/>
      <w:numFmt w:val="bullet"/>
      <w:lvlText w:val=""/>
      <w:lvlJc w:val="left"/>
      <w:pPr>
        <w:ind w:left="1080" w:hanging="360"/>
      </w:pPr>
      <w:rPr>
        <w:rFonts w:ascii="Symbol" w:hAnsi="Symbol"/>
      </w:rPr>
    </w:lvl>
    <w:lvl w:ilvl="7" w:tplc="7590AA8C">
      <w:start w:val="1"/>
      <w:numFmt w:val="bullet"/>
      <w:lvlText w:val=""/>
      <w:lvlJc w:val="left"/>
      <w:pPr>
        <w:ind w:left="1080" w:hanging="360"/>
      </w:pPr>
      <w:rPr>
        <w:rFonts w:ascii="Symbol" w:hAnsi="Symbol"/>
      </w:rPr>
    </w:lvl>
    <w:lvl w:ilvl="8" w:tplc="37FE83BA">
      <w:start w:val="1"/>
      <w:numFmt w:val="bullet"/>
      <w:lvlText w:val=""/>
      <w:lvlJc w:val="left"/>
      <w:pPr>
        <w:ind w:left="1080" w:hanging="360"/>
      </w:pPr>
      <w:rPr>
        <w:rFonts w:ascii="Symbol" w:hAnsi="Symbol"/>
      </w:rPr>
    </w:lvl>
  </w:abstractNum>
  <w:abstractNum w:abstractNumId="2" w15:restartNumberingAfterBreak="0">
    <w:nsid w:val="0CC500EB"/>
    <w:multiLevelType w:val="hybridMultilevel"/>
    <w:tmpl w:val="BBD21264"/>
    <w:lvl w:ilvl="0" w:tplc="CC0C8238">
      <w:start w:val="1"/>
      <w:numFmt w:val="bullet"/>
      <w:lvlText w:val=""/>
      <w:lvlJc w:val="left"/>
      <w:pPr>
        <w:ind w:left="1080" w:hanging="360"/>
      </w:pPr>
      <w:rPr>
        <w:rFonts w:ascii="Symbol" w:hAnsi="Symbol"/>
      </w:rPr>
    </w:lvl>
    <w:lvl w:ilvl="1" w:tplc="2924D470">
      <w:start w:val="1"/>
      <w:numFmt w:val="bullet"/>
      <w:lvlText w:val=""/>
      <w:lvlJc w:val="left"/>
      <w:pPr>
        <w:ind w:left="1080" w:hanging="360"/>
      </w:pPr>
      <w:rPr>
        <w:rFonts w:ascii="Symbol" w:hAnsi="Symbol"/>
      </w:rPr>
    </w:lvl>
    <w:lvl w:ilvl="2" w:tplc="4BD6AC0E">
      <w:start w:val="1"/>
      <w:numFmt w:val="bullet"/>
      <w:lvlText w:val=""/>
      <w:lvlJc w:val="left"/>
      <w:pPr>
        <w:ind w:left="1080" w:hanging="360"/>
      </w:pPr>
      <w:rPr>
        <w:rFonts w:ascii="Symbol" w:hAnsi="Symbol"/>
      </w:rPr>
    </w:lvl>
    <w:lvl w:ilvl="3" w:tplc="28BE6E2C">
      <w:start w:val="1"/>
      <w:numFmt w:val="bullet"/>
      <w:lvlText w:val=""/>
      <w:lvlJc w:val="left"/>
      <w:pPr>
        <w:ind w:left="1080" w:hanging="360"/>
      </w:pPr>
      <w:rPr>
        <w:rFonts w:ascii="Symbol" w:hAnsi="Symbol"/>
      </w:rPr>
    </w:lvl>
    <w:lvl w:ilvl="4" w:tplc="03CE60FA">
      <w:start w:val="1"/>
      <w:numFmt w:val="bullet"/>
      <w:lvlText w:val=""/>
      <w:lvlJc w:val="left"/>
      <w:pPr>
        <w:ind w:left="1080" w:hanging="360"/>
      </w:pPr>
      <w:rPr>
        <w:rFonts w:ascii="Symbol" w:hAnsi="Symbol"/>
      </w:rPr>
    </w:lvl>
    <w:lvl w:ilvl="5" w:tplc="E91EC3FC">
      <w:start w:val="1"/>
      <w:numFmt w:val="bullet"/>
      <w:lvlText w:val=""/>
      <w:lvlJc w:val="left"/>
      <w:pPr>
        <w:ind w:left="1080" w:hanging="360"/>
      </w:pPr>
      <w:rPr>
        <w:rFonts w:ascii="Symbol" w:hAnsi="Symbol"/>
      </w:rPr>
    </w:lvl>
    <w:lvl w:ilvl="6" w:tplc="4B38266C">
      <w:start w:val="1"/>
      <w:numFmt w:val="bullet"/>
      <w:lvlText w:val=""/>
      <w:lvlJc w:val="left"/>
      <w:pPr>
        <w:ind w:left="1080" w:hanging="360"/>
      </w:pPr>
      <w:rPr>
        <w:rFonts w:ascii="Symbol" w:hAnsi="Symbol"/>
      </w:rPr>
    </w:lvl>
    <w:lvl w:ilvl="7" w:tplc="45CC2CE2">
      <w:start w:val="1"/>
      <w:numFmt w:val="bullet"/>
      <w:lvlText w:val=""/>
      <w:lvlJc w:val="left"/>
      <w:pPr>
        <w:ind w:left="1080" w:hanging="360"/>
      </w:pPr>
      <w:rPr>
        <w:rFonts w:ascii="Symbol" w:hAnsi="Symbol"/>
      </w:rPr>
    </w:lvl>
    <w:lvl w:ilvl="8" w:tplc="33022076">
      <w:start w:val="1"/>
      <w:numFmt w:val="bullet"/>
      <w:lvlText w:val=""/>
      <w:lvlJc w:val="left"/>
      <w:pPr>
        <w:ind w:left="1080" w:hanging="360"/>
      </w:pPr>
      <w:rPr>
        <w:rFonts w:ascii="Symbol" w:hAnsi="Symbol"/>
      </w:rPr>
    </w:lvl>
  </w:abstractNum>
  <w:abstractNum w:abstractNumId="3" w15:restartNumberingAfterBreak="0">
    <w:nsid w:val="0DEE2113"/>
    <w:multiLevelType w:val="hybridMultilevel"/>
    <w:tmpl w:val="41D0196C"/>
    <w:lvl w:ilvl="0" w:tplc="B90A312E">
      <w:start w:val="1"/>
      <w:numFmt w:val="bullet"/>
      <w:lvlText w:val=""/>
      <w:lvlJc w:val="left"/>
      <w:pPr>
        <w:ind w:left="720" w:hanging="360"/>
      </w:pPr>
      <w:rPr>
        <w:rFonts w:ascii="Symbol" w:hAnsi="Symbol"/>
      </w:rPr>
    </w:lvl>
    <w:lvl w:ilvl="1" w:tplc="397EF15C">
      <w:start w:val="1"/>
      <w:numFmt w:val="bullet"/>
      <w:lvlText w:val=""/>
      <w:lvlJc w:val="left"/>
      <w:pPr>
        <w:ind w:left="720" w:hanging="360"/>
      </w:pPr>
      <w:rPr>
        <w:rFonts w:ascii="Symbol" w:hAnsi="Symbol"/>
      </w:rPr>
    </w:lvl>
    <w:lvl w:ilvl="2" w:tplc="E3ACC0A0">
      <w:start w:val="1"/>
      <w:numFmt w:val="bullet"/>
      <w:lvlText w:val=""/>
      <w:lvlJc w:val="left"/>
      <w:pPr>
        <w:ind w:left="720" w:hanging="360"/>
      </w:pPr>
      <w:rPr>
        <w:rFonts w:ascii="Symbol" w:hAnsi="Symbol"/>
      </w:rPr>
    </w:lvl>
    <w:lvl w:ilvl="3" w:tplc="2BD61F06">
      <w:start w:val="1"/>
      <w:numFmt w:val="bullet"/>
      <w:lvlText w:val=""/>
      <w:lvlJc w:val="left"/>
      <w:pPr>
        <w:ind w:left="720" w:hanging="360"/>
      </w:pPr>
      <w:rPr>
        <w:rFonts w:ascii="Symbol" w:hAnsi="Symbol"/>
      </w:rPr>
    </w:lvl>
    <w:lvl w:ilvl="4" w:tplc="AC5CBE62">
      <w:start w:val="1"/>
      <w:numFmt w:val="bullet"/>
      <w:lvlText w:val=""/>
      <w:lvlJc w:val="left"/>
      <w:pPr>
        <w:ind w:left="720" w:hanging="360"/>
      </w:pPr>
      <w:rPr>
        <w:rFonts w:ascii="Symbol" w:hAnsi="Symbol"/>
      </w:rPr>
    </w:lvl>
    <w:lvl w:ilvl="5" w:tplc="46EAF7B2">
      <w:start w:val="1"/>
      <w:numFmt w:val="bullet"/>
      <w:lvlText w:val=""/>
      <w:lvlJc w:val="left"/>
      <w:pPr>
        <w:ind w:left="720" w:hanging="360"/>
      </w:pPr>
      <w:rPr>
        <w:rFonts w:ascii="Symbol" w:hAnsi="Symbol"/>
      </w:rPr>
    </w:lvl>
    <w:lvl w:ilvl="6" w:tplc="1A045764">
      <w:start w:val="1"/>
      <w:numFmt w:val="bullet"/>
      <w:lvlText w:val=""/>
      <w:lvlJc w:val="left"/>
      <w:pPr>
        <w:ind w:left="720" w:hanging="360"/>
      </w:pPr>
      <w:rPr>
        <w:rFonts w:ascii="Symbol" w:hAnsi="Symbol"/>
      </w:rPr>
    </w:lvl>
    <w:lvl w:ilvl="7" w:tplc="25126B9E">
      <w:start w:val="1"/>
      <w:numFmt w:val="bullet"/>
      <w:lvlText w:val=""/>
      <w:lvlJc w:val="left"/>
      <w:pPr>
        <w:ind w:left="720" w:hanging="360"/>
      </w:pPr>
      <w:rPr>
        <w:rFonts w:ascii="Symbol" w:hAnsi="Symbol"/>
      </w:rPr>
    </w:lvl>
    <w:lvl w:ilvl="8" w:tplc="2B72FCAE">
      <w:start w:val="1"/>
      <w:numFmt w:val="bullet"/>
      <w:lvlText w:val=""/>
      <w:lvlJc w:val="left"/>
      <w:pPr>
        <w:ind w:left="720" w:hanging="360"/>
      </w:pPr>
      <w:rPr>
        <w:rFonts w:ascii="Symbol" w:hAnsi="Symbol"/>
      </w:rPr>
    </w:lvl>
  </w:abstractNum>
  <w:abstractNum w:abstractNumId="4" w15:restartNumberingAfterBreak="0">
    <w:nsid w:val="0F074071"/>
    <w:multiLevelType w:val="hybridMultilevel"/>
    <w:tmpl w:val="F56836F2"/>
    <w:lvl w:ilvl="0" w:tplc="495A98E2">
      <w:start w:val="1"/>
      <w:numFmt w:val="decimal"/>
      <w:lvlText w:val="%1)"/>
      <w:lvlJc w:val="left"/>
      <w:pPr>
        <w:ind w:left="1080" w:hanging="360"/>
      </w:pPr>
    </w:lvl>
    <w:lvl w:ilvl="1" w:tplc="87263D2A">
      <w:start w:val="1"/>
      <w:numFmt w:val="decimal"/>
      <w:lvlText w:val="%2)"/>
      <w:lvlJc w:val="left"/>
      <w:pPr>
        <w:ind w:left="1080" w:hanging="360"/>
      </w:pPr>
    </w:lvl>
    <w:lvl w:ilvl="2" w:tplc="FB7EBFDE">
      <w:start w:val="1"/>
      <w:numFmt w:val="decimal"/>
      <w:lvlText w:val="%3)"/>
      <w:lvlJc w:val="left"/>
      <w:pPr>
        <w:ind w:left="1080" w:hanging="360"/>
      </w:pPr>
    </w:lvl>
    <w:lvl w:ilvl="3" w:tplc="25128B16">
      <w:start w:val="1"/>
      <w:numFmt w:val="decimal"/>
      <w:lvlText w:val="%4)"/>
      <w:lvlJc w:val="left"/>
      <w:pPr>
        <w:ind w:left="1080" w:hanging="360"/>
      </w:pPr>
    </w:lvl>
    <w:lvl w:ilvl="4" w:tplc="45508794">
      <w:start w:val="1"/>
      <w:numFmt w:val="decimal"/>
      <w:lvlText w:val="%5)"/>
      <w:lvlJc w:val="left"/>
      <w:pPr>
        <w:ind w:left="1080" w:hanging="360"/>
      </w:pPr>
    </w:lvl>
    <w:lvl w:ilvl="5" w:tplc="DE7E4CCE">
      <w:start w:val="1"/>
      <w:numFmt w:val="decimal"/>
      <w:lvlText w:val="%6)"/>
      <w:lvlJc w:val="left"/>
      <w:pPr>
        <w:ind w:left="1080" w:hanging="360"/>
      </w:pPr>
    </w:lvl>
    <w:lvl w:ilvl="6" w:tplc="F42CC9A8">
      <w:start w:val="1"/>
      <w:numFmt w:val="decimal"/>
      <w:lvlText w:val="%7)"/>
      <w:lvlJc w:val="left"/>
      <w:pPr>
        <w:ind w:left="1080" w:hanging="360"/>
      </w:pPr>
    </w:lvl>
    <w:lvl w:ilvl="7" w:tplc="ECA06528">
      <w:start w:val="1"/>
      <w:numFmt w:val="decimal"/>
      <w:lvlText w:val="%8)"/>
      <w:lvlJc w:val="left"/>
      <w:pPr>
        <w:ind w:left="1080" w:hanging="360"/>
      </w:pPr>
    </w:lvl>
    <w:lvl w:ilvl="8" w:tplc="4498F7F2">
      <w:start w:val="1"/>
      <w:numFmt w:val="decimal"/>
      <w:lvlText w:val="%9)"/>
      <w:lvlJc w:val="left"/>
      <w:pPr>
        <w:ind w:left="1080" w:hanging="360"/>
      </w:pPr>
    </w:lvl>
  </w:abstractNum>
  <w:abstractNum w:abstractNumId="5" w15:restartNumberingAfterBreak="0">
    <w:nsid w:val="10291879"/>
    <w:multiLevelType w:val="hybridMultilevel"/>
    <w:tmpl w:val="135CF6A0"/>
    <w:lvl w:ilvl="0" w:tplc="170A2E2E">
      <w:start w:val="1"/>
      <w:numFmt w:val="bullet"/>
      <w:lvlText w:val=""/>
      <w:lvlJc w:val="left"/>
      <w:pPr>
        <w:ind w:left="720" w:hanging="360"/>
      </w:pPr>
      <w:rPr>
        <w:rFonts w:ascii="Symbol" w:hAnsi="Symbol"/>
      </w:rPr>
    </w:lvl>
    <w:lvl w:ilvl="1" w:tplc="FC98DDD2">
      <w:start w:val="1"/>
      <w:numFmt w:val="bullet"/>
      <w:lvlText w:val=""/>
      <w:lvlJc w:val="left"/>
      <w:pPr>
        <w:ind w:left="720" w:hanging="360"/>
      </w:pPr>
      <w:rPr>
        <w:rFonts w:ascii="Symbol" w:hAnsi="Symbol"/>
      </w:rPr>
    </w:lvl>
    <w:lvl w:ilvl="2" w:tplc="72D6FC50">
      <w:start w:val="1"/>
      <w:numFmt w:val="bullet"/>
      <w:lvlText w:val=""/>
      <w:lvlJc w:val="left"/>
      <w:pPr>
        <w:ind w:left="720" w:hanging="360"/>
      </w:pPr>
      <w:rPr>
        <w:rFonts w:ascii="Symbol" w:hAnsi="Symbol"/>
      </w:rPr>
    </w:lvl>
    <w:lvl w:ilvl="3" w:tplc="31281D58">
      <w:start w:val="1"/>
      <w:numFmt w:val="bullet"/>
      <w:lvlText w:val=""/>
      <w:lvlJc w:val="left"/>
      <w:pPr>
        <w:ind w:left="720" w:hanging="360"/>
      </w:pPr>
      <w:rPr>
        <w:rFonts w:ascii="Symbol" w:hAnsi="Symbol"/>
      </w:rPr>
    </w:lvl>
    <w:lvl w:ilvl="4" w:tplc="F81264C0">
      <w:start w:val="1"/>
      <w:numFmt w:val="bullet"/>
      <w:lvlText w:val=""/>
      <w:lvlJc w:val="left"/>
      <w:pPr>
        <w:ind w:left="720" w:hanging="360"/>
      </w:pPr>
      <w:rPr>
        <w:rFonts w:ascii="Symbol" w:hAnsi="Symbol"/>
      </w:rPr>
    </w:lvl>
    <w:lvl w:ilvl="5" w:tplc="80E2FC3C">
      <w:start w:val="1"/>
      <w:numFmt w:val="bullet"/>
      <w:lvlText w:val=""/>
      <w:lvlJc w:val="left"/>
      <w:pPr>
        <w:ind w:left="720" w:hanging="360"/>
      </w:pPr>
      <w:rPr>
        <w:rFonts w:ascii="Symbol" w:hAnsi="Symbol"/>
      </w:rPr>
    </w:lvl>
    <w:lvl w:ilvl="6" w:tplc="1A1E2F08">
      <w:start w:val="1"/>
      <w:numFmt w:val="bullet"/>
      <w:lvlText w:val=""/>
      <w:lvlJc w:val="left"/>
      <w:pPr>
        <w:ind w:left="720" w:hanging="360"/>
      </w:pPr>
      <w:rPr>
        <w:rFonts w:ascii="Symbol" w:hAnsi="Symbol"/>
      </w:rPr>
    </w:lvl>
    <w:lvl w:ilvl="7" w:tplc="ACFEF720">
      <w:start w:val="1"/>
      <w:numFmt w:val="bullet"/>
      <w:lvlText w:val=""/>
      <w:lvlJc w:val="left"/>
      <w:pPr>
        <w:ind w:left="720" w:hanging="360"/>
      </w:pPr>
      <w:rPr>
        <w:rFonts w:ascii="Symbol" w:hAnsi="Symbol"/>
      </w:rPr>
    </w:lvl>
    <w:lvl w:ilvl="8" w:tplc="347242A4">
      <w:start w:val="1"/>
      <w:numFmt w:val="bullet"/>
      <w:lvlText w:val=""/>
      <w:lvlJc w:val="left"/>
      <w:pPr>
        <w:ind w:left="720" w:hanging="360"/>
      </w:pPr>
      <w:rPr>
        <w:rFonts w:ascii="Symbol" w:hAnsi="Symbol"/>
      </w:rPr>
    </w:lvl>
  </w:abstractNum>
  <w:abstractNum w:abstractNumId="6" w15:restartNumberingAfterBreak="0">
    <w:nsid w:val="13777F05"/>
    <w:multiLevelType w:val="hybridMultilevel"/>
    <w:tmpl w:val="819487F2"/>
    <w:lvl w:ilvl="0" w:tplc="E5DA9E9C">
      <w:start w:val="1"/>
      <w:numFmt w:val="bullet"/>
      <w:lvlText w:val=""/>
      <w:lvlJc w:val="left"/>
      <w:pPr>
        <w:ind w:left="1080" w:hanging="360"/>
      </w:pPr>
      <w:rPr>
        <w:rFonts w:ascii="Symbol" w:hAnsi="Symbol"/>
      </w:rPr>
    </w:lvl>
    <w:lvl w:ilvl="1" w:tplc="3F7A86C2">
      <w:start w:val="1"/>
      <w:numFmt w:val="bullet"/>
      <w:lvlText w:val=""/>
      <w:lvlJc w:val="left"/>
      <w:pPr>
        <w:ind w:left="1080" w:hanging="360"/>
      </w:pPr>
      <w:rPr>
        <w:rFonts w:ascii="Symbol" w:hAnsi="Symbol"/>
      </w:rPr>
    </w:lvl>
    <w:lvl w:ilvl="2" w:tplc="415E249C">
      <w:start w:val="1"/>
      <w:numFmt w:val="bullet"/>
      <w:lvlText w:val=""/>
      <w:lvlJc w:val="left"/>
      <w:pPr>
        <w:ind w:left="1080" w:hanging="360"/>
      </w:pPr>
      <w:rPr>
        <w:rFonts w:ascii="Symbol" w:hAnsi="Symbol"/>
      </w:rPr>
    </w:lvl>
    <w:lvl w:ilvl="3" w:tplc="EA02E11A">
      <w:start w:val="1"/>
      <w:numFmt w:val="bullet"/>
      <w:lvlText w:val=""/>
      <w:lvlJc w:val="left"/>
      <w:pPr>
        <w:ind w:left="1080" w:hanging="360"/>
      </w:pPr>
      <w:rPr>
        <w:rFonts w:ascii="Symbol" w:hAnsi="Symbol"/>
      </w:rPr>
    </w:lvl>
    <w:lvl w:ilvl="4" w:tplc="51D4B70A">
      <w:start w:val="1"/>
      <w:numFmt w:val="bullet"/>
      <w:lvlText w:val=""/>
      <w:lvlJc w:val="left"/>
      <w:pPr>
        <w:ind w:left="1080" w:hanging="360"/>
      </w:pPr>
      <w:rPr>
        <w:rFonts w:ascii="Symbol" w:hAnsi="Symbol"/>
      </w:rPr>
    </w:lvl>
    <w:lvl w:ilvl="5" w:tplc="A2C298F4">
      <w:start w:val="1"/>
      <w:numFmt w:val="bullet"/>
      <w:lvlText w:val=""/>
      <w:lvlJc w:val="left"/>
      <w:pPr>
        <w:ind w:left="1080" w:hanging="360"/>
      </w:pPr>
      <w:rPr>
        <w:rFonts w:ascii="Symbol" w:hAnsi="Symbol"/>
      </w:rPr>
    </w:lvl>
    <w:lvl w:ilvl="6" w:tplc="58C01E96">
      <w:start w:val="1"/>
      <w:numFmt w:val="bullet"/>
      <w:lvlText w:val=""/>
      <w:lvlJc w:val="left"/>
      <w:pPr>
        <w:ind w:left="1080" w:hanging="360"/>
      </w:pPr>
      <w:rPr>
        <w:rFonts w:ascii="Symbol" w:hAnsi="Symbol"/>
      </w:rPr>
    </w:lvl>
    <w:lvl w:ilvl="7" w:tplc="B040FDE2">
      <w:start w:val="1"/>
      <w:numFmt w:val="bullet"/>
      <w:lvlText w:val=""/>
      <w:lvlJc w:val="left"/>
      <w:pPr>
        <w:ind w:left="1080" w:hanging="360"/>
      </w:pPr>
      <w:rPr>
        <w:rFonts w:ascii="Symbol" w:hAnsi="Symbol"/>
      </w:rPr>
    </w:lvl>
    <w:lvl w:ilvl="8" w:tplc="794A8334">
      <w:start w:val="1"/>
      <w:numFmt w:val="bullet"/>
      <w:lvlText w:val=""/>
      <w:lvlJc w:val="left"/>
      <w:pPr>
        <w:ind w:left="1080" w:hanging="360"/>
      </w:pPr>
      <w:rPr>
        <w:rFonts w:ascii="Symbol" w:hAnsi="Symbol"/>
      </w:rPr>
    </w:lvl>
  </w:abstractNum>
  <w:abstractNum w:abstractNumId="7" w15:restartNumberingAfterBreak="0">
    <w:nsid w:val="13D46F39"/>
    <w:multiLevelType w:val="hybridMultilevel"/>
    <w:tmpl w:val="645C73F0"/>
    <w:lvl w:ilvl="0" w:tplc="1ADCE080">
      <w:start w:val="1"/>
      <w:numFmt w:val="decimal"/>
      <w:lvlText w:val="%1)"/>
      <w:lvlJc w:val="left"/>
      <w:pPr>
        <w:ind w:left="1080" w:hanging="360"/>
      </w:pPr>
    </w:lvl>
    <w:lvl w:ilvl="1" w:tplc="4E92AFDC">
      <w:start w:val="1"/>
      <w:numFmt w:val="decimal"/>
      <w:lvlText w:val="%2)"/>
      <w:lvlJc w:val="left"/>
      <w:pPr>
        <w:ind w:left="1080" w:hanging="360"/>
      </w:pPr>
    </w:lvl>
    <w:lvl w:ilvl="2" w:tplc="4062856C">
      <w:start w:val="1"/>
      <w:numFmt w:val="decimal"/>
      <w:lvlText w:val="%3)"/>
      <w:lvlJc w:val="left"/>
      <w:pPr>
        <w:ind w:left="1080" w:hanging="360"/>
      </w:pPr>
    </w:lvl>
    <w:lvl w:ilvl="3" w:tplc="226CE882">
      <w:start w:val="1"/>
      <w:numFmt w:val="decimal"/>
      <w:lvlText w:val="%4)"/>
      <w:lvlJc w:val="left"/>
      <w:pPr>
        <w:ind w:left="1080" w:hanging="360"/>
      </w:pPr>
    </w:lvl>
    <w:lvl w:ilvl="4" w:tplc="65FC04A8">
      <w:start w:val="1"/>
      <w:numFmt w:val="decimal"/>
      <w:lvlText w:val="%5)"/>
      <w:lvlJc w:val="left"/>
      <w:pPr>
        <w:ind w:left="1080" w:hanging="360"/>
      </w:pPr>
    </w:lvl>
    <w:lvl w:ilvl="5" w:tplc="DC8EF3AC">
      <w:start w:val="1"/>
      <w:numFmt w:val="decimal"/>
      <w:lvlText w:val="%6)"/>
      <w:lvlJc w:val="left"/>
      <w:pPr>
        <w:ind w:left="1080" w:hanging="360"/>
      </w:pPr>
    </w:lvl>
    <w:lvl w:ilvl="6" w:tplc="CD222D6C">
      <w:start w:val="1"/>
      <w:numFmt w:val="decimal"/>
      <w:lvlText w:val="%7)"/>
      <w:lvlJc w:val="left"/>
      <w:pPr>
        <w:ind w:left="1080" w:hanging="360"/>
      </w:pPr>
    </w:lvl>
    <w:lvl w:ilvl="7" w:tplc="06E4A528">
      <w:start w:val="1"/>
      <w:numFmt w:val="decimal"/>
      <w:lvlText w:val="%8)"/>
      <w:lvlJc w:val="left"/>
      <w:pPr>
        <w:ind w:left="1080" w:hanging="360"/>
      </w:pPr>
    </w:lvl>
    <w:lvl w:ilvl="8" w:tplc="92822B18">
      <w:start w:val="1"/>
      <w:numFmt w:val="decimal"/>
      <w:lvlText w:val="%9)"/>
      <w:lvlJc w:val="left"/>
      <w:pPr>
        <w:ind w:left="1080" w:hanging="360"/>
      </w:pPr>
    </w:lvl>
  </w:abstractNum>
  <w:abstractNum w:abstractNumId="8" w15:restartNumberingAfterBreak="0">
    <w:nsid w:val="175F41D7"/>
    <w:multiLevelType w:val="hybridMultilevel"/>
    <w:tmpl w:val="4EB28FFE"/>
    <w:lvl w:ilvl="0" w:tplc="648CD3E4">
      <w:start w:val="1"/>
      <w:numFmt w:val="bullet"/>
      <w:lvlText w:val=""/>
      <w:lvlJc w:val="left"/>
      <w:pPr>
        <w:ind w:left="720" w:hanging="360"/>
      </w:pPr>
      <w:rPr>
        <w:rFonts w:ascii="Symbol" w:hAnsi="Symbol"/>
      </w:rPr>
    </w:lvl>
    <w:lvl w:ilvl="1" w:tplc="66D68592">
      <w:start w:val="1"/>
      <w:numFmt w:val="bullet"/>
      <w:lvlText w:val=""/>
      <w:lvlJc w:val="left"/>
      <w:pPr>
        <w:ind w:left="720" w:hanging="360"/>
      </w:pPr>
      <w:rPr>
        <w:rFonts w:ascii="Symbol" w:hAnsi="Symbol"/>
      </w:rPr>
    </w:lvl>
    <w:lvl w:ilvl="2" w:tplc="C0366608">
      <w:start w:val="1"/>
      <w:numFmt w:val="bullet"/>
      <w:lvlText w:val=""/>
      <w:lvlJc w:val="left"/>
      <w:pPr>
        <w:ind w:left="720" w:hanging="360"/>
      </w:pPr>
      <w:rPr>
        <w:rFonts w:ascii="Symbol" w:hAnsi="Symbol"/>
      </w:rPr>
    </w:lvl>
    <w:lvl w:ilvl="3" w:tplc="D570BCCE">
      <w:start w:val="1"/>
      <w:numFmt w:val="bullet"/>
      <w:lvlText w:val=""/>
      <w:lvlJc w:val="left"/>
      <w:pPr>
        <w:ind w:left="720" w:hanging="360"/>
      </w:pPr>
      <w:rPr>
        <w:rFonts w:ascii="Symbol" w:hAnsi="Symbol"/>
      </w:rPr>
    </w:lvl>
    <w:lvl w:ilvl="4" w:tplc="A7201CA0">
      <w:start w:val="1"/>
      <w:numFmt w:val="bullet"/>
      <w:lvlText w:val=""/>
      <w:lvlJc w:val="left"/>
      <w:pPr>
        <w:ind w:left="720" w:hanging="360"/>
      </w:pPr>
      <w:rPr>
        <w:rFonts w:ascii="Symbol" w:hAnsi="Symbol"/>
      </w:rPr>
    </w:lvl>
    <w:lvl w:ilvl="5" w:tplc="A9386516">
      <w:start w:val="1"/>
      <w:numFmt w:val="bullet"/>
      <w:lvlText w:val=""/>
      <w:lvlJc w:val="left"/>
      <w:pPr>
        <w:ind w:left="720" w:hanging="360"/>
      </w:pPr>
      <w:rPr>
        <w:rFonts w:ascii="Symbol" w:hAnsi="Symbol"/>
      </w:rPr>
    </w:lvl>
    <w:lvl w:ilvl="6" w:tplc="6462810A">
      <w:start w:val="1"/>
      <w:numFmt w:val="bullet"/>
      <w:lvlText w:val=""/>
      <w:lvlJc w:val="left"/>
      <w:pPr>
        <w:ind w:left="720" w:hanging="360"/>
      </w:pPr>
      <w:rPr>
        <w:rFonts w:ascii="Symbol" w:hAnsi="Symbol"/>
      </w:rPr>
    </w:lvl>
    <w:lvl w:ilvl="7" w:tplc="0240A742">
      <w:start w:val="1"/>
      <w:numFmt w:val="bullet"/>
      <w:lvlText w:val=""/>
      <w:lvlJc w:val="left"/>
      <w:pPr>
        <w:ind w:left="720" w:hanging="360"/>
      </w:pPr>
      <w:rPr>
        <w:rFonts w:ascii="Symbol" w:hAnsi="Symbol"/>
      </w:rPr>
    </w:lvl>
    <w:lvl w:ilvl="8" w:tplc="3B0E1408">
      <w:start w:val="1"/>
      <w:numFmt w:val="bullet"/>
      <w:lvlText w:val=""/>
      <w:lvlJc w:val="left"/>
      <w:pPr>
        <w:ind w:left="720" w:hanging="360"/>
      </w:pPr>
      <w:rPr>
        <w:rFonts w:ascii="Symbol" w:hAnsi="Symbol"/>
      </w:rPr>
    </w:lvl>
  </w:abstractNum>
  <w:abstractNum w:abstractNumId="9" w15:restartNumberingAfterBreak="0">
    <w:nsid w:val="1E9C6E96"/>
    <w:multiLevelType w:val="hybridMultilevel"/>
    <w:tmpl w:val="862A920C"/>
    <w:lvl w:ilvl="0" w:tplc="67E094F2">
      <w:start w:val="1"/>
      <w:numFmt w:val="decimal"/>
      <w:lvlText w:val="%1."/>
      <w:lvlJc w:val="left"/>
      <w:pPr>
        <w:ind w:left="1440" w:hanging="360"/>
      </w:pPr>
    </w:lvl>
    <w:lvl w:ilvl="1" w:tplc="6FFEFC9C">
      <w:start w:val="1"/>
      <w:numFmt w:val="decimal"/>
      <w:lvlText w:val="%2."/>
      <w:lvlJc w:val="left"/>
      <w:pPr>
        <w:ind w:left="1440" w:hanging="360"/>
      </w:pPr>
    </w:lvl>
    <w:lvl w:ilvl="2" w:tplc="745A31B8">
      <w:start w:val="1"/>
      <w:numFmt w:val="decimal"/>
      <w:lvlText w:val="%3."/>
      <w:lvlJc w:val="left"/>
      <w:pPr>
        <w:ind w:left="1440" w:hanging="360"/>
      </w:pPr>
    </w:lvl>
    <w:lvl w:ilvl="3" w:tplc="B0CAD500">
      <w:start w:val="1"/>
      <w:numFmt w:val="decimal"/>
      <w:lvlText w:val="%4."/>
      <w:lvlJc w:val="left"/>
      <w:pPr>
        <w:ind w:left="1440" w:hanging="360"/>
      </w:pPr>
    </w:lvl>
    <w:lvl w:ilvl="4" w:tplc="D7DEEB24">
      <w:start w:val="1"/>
      <w:numFmt w:val="decimal"/>
      <w:lvlText w:val="%5."/>
      <w:lvlJc w:val="left"/>
      <w:pPr>
        <w:ind w:left="1440" w:hanging="360"/>
      </w:pPr>
    </w:lvl>
    <w:lvl w:ilvl="5" w:tplc="4BF09DC6">
      <w:start w:val="1"/>
      <w:numFmt w:val="decimal"/>
      <w:lvlText w:val="%6."/>
      <w:lvlJc w:val="left"/>
      <w:pPr>
        <w:ind w:left="1440" w:hanging="360"/>
      </w:pPr>
    </w:lvl>
    <w:lvl w:ilvl="6" w:tplc="5AF4A9E4">
      <w:start w:val="1"/>
      <w:numFmt w:val="decimal"/>
      <w:lvlText w:val="%7."/>
      <w:lvlJc w:val="left"/>
      <w:pPr>
        <w:ind w:left="1440" w:hanging="360"/>
      </w:pPr>
    </w:lvl>
    <w:lvl w:ilvl="7" w:tplc="3ACAB3A4">
      <w:start w:val="1"/>
      <w:numFmt w:val="decimal"/>
      <w:lvlText w:val="%8."/>
      <w:lvlJc w:val="left"/>
      <w:pPr>
        <w:ind w:left="1440" w:hanging="360"/>
      </w:pPr>
    </w:lvl>
    <w:lvl w:ilvl="8" w:tplc="527236B2">
      <w:start w:val="1"/>
      <w:numFmt w:val="decimal"/>
      <w:lvlText w:val="%9."/>
      <w:lvlJc w:val="left"/>
      <w:pPr>
        <w:ind w:left="1440" w:hanging="360"/>
      </w:pPr>
    </w:lvl>
  </w:abstractNum>
  <w:abstractNum w:abstractNumId="10" w15:restartNumberingAfterBreak="0">
    <w:nsid w:val="1E9D2146"/>
    <w:multiLevelType w:val="hybridMultilevel"/>
    <w:tmpl w:val="7DDCBFB2"/>
    <w:lvl w:ilvl="0" w:tplc="821AC69C">
      <w:start w:val="1"/>
      <w:numFmt w:val="bullet"/>
      <w:lvlText w:val=""/>
      <w:lvlJc w:val="left"/>
      <w:pPr>
        <w:ind w:left="1080" w:hanging="360"/>
      </w:pPr>
      <w:rPr>
        <w:rFonts w:ascii="Symbol" w:hAnsi="Symbol"/>
      </w:rPr>
    </w:lvl>
    <w:lvl w:ilvl="1" w:tplc="FE2C9C74">
      <w:start w:val="1"/>
      <w:numFmt w:val="bullet"/>
      <w:lvlText w:val=""/>
      <w:lvlJc w:val="left"/>
      <w:pPr>
        <w:ind w:left="1080" w:hanging="360"/>
      </w:pPr>
      <w:rPr>
        <w:rFonts w:ascii="Symbol" w:hAnsi="Symbol"/>
      </w:rPr>
    </w:lvl>
    <w:lvl w:ilvl="2" w:tplc="B1DCD32A">
      <w:start w:val="1"/>
      <w:numFmt w:val="bullet"/>
      <w:lvlText w:val=""/>
      <w:lvlJc w:val="left"/>
      <w:pPr>
        <w:ind w:left="1080" w:hanging="360"/>
      </w:pPr>
      <w:rPr>
        <w:rFonts w:ascii="Symbol" w:hAnsi="Symbol"/>
      </w:rPr>
    </w:lvl>
    <w:lvl w:ilvl="3" w:tplc="70747CEE">
      <w:start w:val="1"/>
      <w:numFmt w:val="bullet"/>
      <w:lvlText w:val=""/>
      <w:lvlJc w:val="left"/>
      <w:pPr>
        <w:ind w:left="1080" w:hanging="360"/>
      </w:pPr>
      <w:rPr>
        <w:rFonts w:ascii="Symbol" w:hAnsi="Symbol"/>
      </w:rPr>
    </w:lvl>
    <w:lvl w:ilvl="4" w:tplc="5B3EE6BC">
      <w:start w:val="1"/>
      <w:numFmt w:val="bullet"/>
      <w:lvlText w:val=""/>
      <w:lvlJc w:val="left"/>
      <w:pPr>
        <w:ind w:left="1080" w:hanging="360"/>
      </w:pPr>
      <w:rPr>
        <w:rFonts w:ascii="Symbol" w:hAnsi="Symbol"/>
      </w:rPr>
    </w:lvl>
    <w:lvl w:ilvl="5" w:tplc="74EE3718">
      <w:start w:val="1"/>
      <w:numFmt w:val="bullet"/>
      <w:lvlText w:val=""/>
      <w:lvlJc w:val="left"/>
      <w:pPr>
        <w:ind w:left="1080" w:hanging="360"/>
      </w:pPr>
      <w:rPr>
        <w:rFonts w:ascii="Symbol" w:hAnsi="Symbol"/>
      </w:rPr>
    </w:lvl>
    <w:lvl w:ilvl="6" w:tplc="FEE4018E">
      <w:start w:val="1"/>
      <w:numFmt w:val="bullet"/>
      <w:lvlText w:val=""/>
      <w:lvlJc w:val="left"/>
      <w:pPr>
        <w:ind w:left="1080" w:hanging="360"/>
      </w:pPr>
      <w:rPr>
        <w:rFonts w:ascii="Symbol" w:hAnsi="Symbol"/>
      </w:rPr>
    </w:lvl>
    <w:lvl w:ilvl="7" w:tplc="DBAE3BAA">
      <w:start w:val="1"/>
      <w:numFmt w:val="bullet"/>
      <w:lvlText w:val=""/>
      <w:lvlJc w:val="left"/>
      <w:pPr>
        <w:ind w:left="1080" w:hanging="360"/>
      </w:pPr>
      <w:rPr>
        <w:rFonts w:ascii="Symbol" w:hAnsi="Symbol"/>
      </w:rPr>
    </w:lvl>
    <w:lvl w:ilvl="8" w:tplc="65EEDA90">
      <w:start w:val="1"/>
      <w:numFmt w:val="bullet"/>
      <w:lvlText w:val=""/>
      <w:lvlJc w:val="left"/>
      <w:pPr>
        <w:ind w:left="1080" w:hanging="360"/>
      </w:pPr>
      <w:rPr>
        <w:rFonts w:ascii="Symbol" w:hAnsi="Symbol"/>
      </w:rPr>
    </w:lvl>
  </w:abstractNum>
  <w:abstractNum w:abstractNumId="11" w15:restartNumberingAfterBreak="0">
    <w:nsid w:val="21852A2F"/>
    <w:multiLevelType w:val="hybridMultilevel"/>
    <w:tmpl w:val="2AB4A56C"/>
    <w:lvl w:ilvl="0" w:tplc="B5E81CF8">
      <w:start w:val="1"/>
      <w:numFmt w:val="bullet"/>
      <w:lvlText w:val=""/>
      <w:lvlJc w:val="left"/>
      <w:pPr>
        <w:ind w:left="1080" w:hanging="360"/>
      </w:pPr>
      <w:rPr>
        <w:rFonts w:ascii="Symbol" w:hAnsi="Symbol"/>
      </w:rPr>
    </w:lvl>
    <w:lvl w:ilvl="1" w:tplc="AE1839F6">
      <w:start w:val="1"/>
      <w:numFmt w:val="bullet"/>
      <w:lvlText w:val=""/>
      <w:lvlJc w:val="left"/>
      <w:pPr>
        <w:ind w:left="1080" w:hanging="360"/>
      </w:pPr>
      <w:rPr>
        <w:rFonts w:ascii="Symbol" w:hAnsi="Symbol"/>
      </w:rPr>
    </w:lvl>
    <w:lvl w:ilvl="2" w:tplc="246EDEEA">
      <w:start w:val="1"/>
      <w:numFmt w:val="bullet"/>
      <w:lvlText w:val=""/>
      <w:lvlJc w:val="left"/>
      <w:pPr>
        <w:ind w:left="1080" w:hanging="360"/>
      </w:pPr>
      <w:rPr>
        <w:rFonts w:ascii="Symbol" w:hAnsi="Symbol"/>
      </w:rPr>
    </w:lvl>
    <w:lvl w:ilvl="3" w:tplc="38E61A20">
      <w:start w:val="1"/>
      <w:numFmt w:val="bullet"/>
      <w:lvlText w:val=""/>
      <w:lvlJc w:val="left"/>
      <w:pPr>
        <w:ind w:left="1080" w:hanging="360"/>
      </w:pPr>
      <w:rPr>
        <w:rFonts w:ascii="Symbol" w:hAnsi="Symbol"/>
      </w:rPr>
    </w:lvl>
    <w:lvl w:ilvl="4" w:tplc="A5589B42">
      <w:start w:val="1"/>
      <w:numFmt w:val="bullet"/>
      <w:lvlText w:val=""/>
      <w:lvlJc w:val="left"/>
      <w:pPr>
        <w:ind w:left="1080" w:hanging="360"/>
      </w:pPr>
      <w:rPr>
        <w:rFonts w:ascii="Symbol" w:hAnsi="Symbol"/>
      </w:rPr>
    </w:lvl>
    <w:lvl w:ilvl="5" w:tplc="D5104586">
      <w:start w:val="1"/>
      <w:numFmt w:val="bullet"/>
      <w:lvlText w:val=""/>
      <w:lvlJc w:val="left"/>
      <w:pPr>
        <w:ind w:left="1080" w:hanging="360"/>
      </w:pPr>
      <w:rPr>
        <w:rFonts w:ascii="Symbol" w:hAnsi="Symbol"/>
      </w:rPr>
    </w:lvl>
    <w:lvl w:ilvl="6" w:tplc="B3C89452">
      <w:start w:val="1"/>
      <w:numFmt w:val="bullet"/>
      <w:lvlText w:val=""/>
      <w:lvlJc w:val="left"/>
      <w:pPr>
        <w:ind w:left="1080" w:hanging="360"/>
      </w:pPr>
      <w:rPr>
        <w:rFonts w:ascii="Symbol" w:hAnsi="Symbol"/>
      </w:rPr>
    </w:lvl>
    <w:lvl w:ilvl="7" w:tplc="B6E87E46">
      <w:start w:val="1"/>
      <w:numFmt w:val="bullet"/>
      <w:lvlText w:val=""/>
      <w:lvlJc w:val="left"/>
      <w:pPr>
        <w:ind w:left="1080" w:hanging="360"/>
      </w:pPr>
      <w:rPr>
        <w:rFonts w:ascii="Symbol" w:hAnsi="Symbol"/>
      </w:rPr>
    </w:lvl>
    <w:lvl w:ilvl="8" w:tplc="A70013AA">
      <w:start w:val="1"/>
      <w:numFmt w:val="bullet"/>
      <w:lvlText w:val=""/>
      <w:lvlJc w:val="left"/>
      <w:pPr>
        <w:ind w:left="1080" w:hanging="360"/>
      </w:pPr>
      <w:rPr>
        <w:rFonts w:ascii="Symbol" w:hAnsi="Symbol"/>
      </w:rPr>
    </w:lvl>
  </w:abstractNum>
  <w:abstractNum w:abstractNumId="12" w15:restartNumberingAfterBreak="0">
    <w:nsid w:val="23325CD7"/>
    <w:multiLevelType w:val="hybridMultilevel"/>
    <w:tmpl w:val="F634EEBE"/>
    <w:lvl w:ilvl="0" w:tplc="ABC085F4">
      <w:start w:val="1"/>
      <w:numFmt w:val="bullet"/>
      <w:lvlText w:val=""/>
      <w:lvlJc w:val="left"/>
      <w:pPr>
        <w:ind w:left="720" w:hanging="360"/>
      </w:pPr>
      <w:rPr>
        <w:rFonts w:ascii="Symbol" w:hAnsi="Symbol"/>
      </w:rPr>
    </w:lvl>
    <w:lvl w:ilvl="1" w:tplc="59243ABC">
      <w:start w:val="1"/>
      <w:numFmt w:val="bullet"/>
      <w:lvlText w:val=""/>
      <w:lvlJc w:val="left"/>
      <w:pPr>
        <w:ind w:left="720" w:hanging="360"/>
      </w:pPr>
      <w:rPr>
        <w:rFonts w:ascii="Symbol" w:hAnsi="Symbol"/>
      </w:rPr>
    </w:lvl>
    <w:lvl w:ilvl="2" w:tplc="AE3A87B2">
      <w:start w:val="1"/>
      <w:numFmt w:val="bullet"/>
      <w:lvlText w:val=""/>
      <w:lvlJc w:val="left"/>
      <w:pPr>
        <w:ind w:left="720" w:hanging="360"/>
      </w:pPr>
      <w:rPr>
        <w:rFonts w:ascii="Symbol" w:hAnsi="Symbol"/>
      </w:rPr>
    </w:lvl>
    <w:lvl w:ilvl="3" w:tplc="4F84D4EE">
      <w:start w:val="1"/>
      <w:numFmt w:val="bullet"/>
      <w:lvlText w:val=""/>
      <w:lvlJc w:val="left"/>
      <w:pPr>
        <w:ind w:left="720" w:hanging="360"/>
      </w:pPr>
      <w:rPr>
        <w:rFonts w:ascii="Symbol" w:hAnsi="Symbol"/>
      </w:rPr>
    </w:lvl>
    <w:lvl w:ilvl="4" w:tplc="6CEAAB62">
      <w:start w:val="1"/>
      <w:numFmt w:val="bullet"/>
      <w:lvlText w:val=""/>
      <w:lvlJc w:val="left"/>
      <w:pPr>
        <w:ind w:left="720" w:hanging="360"/>
      </w:pPr>
      <w:rPr>
        <w:rFonts w:ascii="Symbol" w:hAnsi="Symbol"/>
      </w:rPr>
    </w:lvl>
    <w:lvl w:ilvl="5" w:tplc="67525568">
      <w:start w:val="1"/>
      <w:numFmt w:val="bullet"/>
      <w:lvlText w:val=""/>
      <w:lvlJc w:val="left"/>
      <w:pPr>
        <w:ind w:left="720" w:hanging="360"/>
      </w:pPr>
      <w:rPr>
        <w:rFonts w:ascii="Symbol" w:hAnsi="Symbol"/>
      </w:rPr>
    </w:lvl>
    <w:lvl w:ilvl="6" w:tplc="017C60E2">
      <w:start w:val="1"/>
      <w:numFmt w:val="bullet"/>
      <w:lvlText w:val=""/>
      <w:lvlJc w:val="left"/>
      <w:pPr>
        <w:ind w:left="720" w:hanging="360"/>
      </w:pPr>
      <w:rPr>
        <w:rFonts w:ascii="Symbol" w:hAnsi="Symbol"/>
      </w:rPr>
    </w:lvl>
    <w:lvl w:ilvl="7" w:tplc="138669CE">
      <w:start w:val="1"/>
      <w:numFmt w:val="bullet"/>
      <w:lvlText w:val=""/>
      <w:lvlJc w:val="left"/>
      <w:pPr>
        <w:ind w:left="720" w:hanging="360"/>
      </w:pPr>
      <w:rPr>
        <w:rFonts w:ascii="Symbol" w:hAnsi="Symbol"/>
      </w:rPr>
    </w:lvl>
    <w:lvl w:ilvl="8" w:tplc="60DAF608">
      <w:start w:val="1"/>
      <w:numFmt w:val="bullet"/>
      <w:lvlText w:val=""/>
      <w:lvlJc w:val="left"/>
      <w:pPr>
        <w:ind w:left="720" w:hanging="360"/>
      </w:pPr>
      <w:rPr>
        <w:rFonts w:ascii="Symbol" w:hAnsi="Symbol"/>
      </w:rPr>
    </w:lvl>
  </w:abstractNum>
  <w:abstractNum w:abstractNumId="13" w15:restartNumberingAfterBreak="0">
    <w:nsid w:val="25AB5589"/>
    <w:multiLevelType w:val="hybridMultilevel"/>
    <w:tmpl w:val="4D9A7AA2"/>
    <w:lvl w:ilvl="0" w:tplc="17C8B17A">
      <w:start w:val="1"/>
      <w:numFmt w:val="bullet"/>
      <w:lvlText w:val=""/>
      <w:lvlJc w:val="left"/>
      <w:pPr>
        <w:ind w:left="720" w:hanging="360"/>
      </w:pPr>
      <w:rPr>
        <w:rFonts w:ascii="Symbol" w:hAnsi="Symbol"/>
      </w:rPr>
    </w:lvl>
    <w:lvl w:ilvl="1" w:tplc="47642C86">
      <w:start w:val="1"/>
      <w:numFmt w:val="bullet"/>
      <w:lvlText w:val=""/>
      <w:lvlJc w:val="left"/>
      <w:pPr>
        <w:ind w:left="720" w:hanging="360"/>
      </w:pPr>
      <w:rPr>
        <w:rFonts w:ascii="Symbol" w:hAnsi="Symbol"/>
      </w:rPr>
    </w:lvl>
    <w:lvl w:ilvl="2" w:tplc="86D078F6">
      <w:start w:val="1"/>
      <w:numFmt w:val="bullet"/>
      <w:lvlText w:val=""/>
      <w:lvlJc w:val="left"/>
      <w:pPr>
        <w:ind w:left="720" w:hanging="360"/>
      </w:pPr>
      <w:rPr>
        <w:rFonts w:ascii="Symbol" w:hAnsi="Symbol"/>
      </w:rPr>
    </w:lvl>
    <w:lvl w:ilvl="3" w:tplc="00BCAD90">
      <w:start w:val="1"/>
      <w:numFmt w:val="bullet"/>
      <w:lvlText w:val=""/>
      <w:lvlJc w:val="left"/>
      <w:pPr>
        <w:ind w:left="720" w:hanging="360"/>
      </w:pPr>
      <w:rPr>
        <w:rFonts w:ascii="Symbol" w:hAnsi="Symbol"/>
      </w:rPr>
    </w:lvl>
    <w:lvl w:ilvl="4" w:tplc="05EC928C">
      <w:start w:val="1"/>
      <w:numFmt w:val="bullet"/>
      <w:lvlText w:val=""/>
      <w:lvlJc w:val="left"/>
      <w:pPr>
        <w:ind w:left="720" w:hanging="360"/>
      </w:pPr>
      <w:rPr>
        <w:rFonts w:ascii="Symbol" w:hAnsi="Symbol"/>
      </w:rPr>
    </w:lvl>
    <w:lvl w:ilvl="5" w:tplc="964ED83A">
      <w:start w:val="1"/>
      <w:numFmt w:val="bullet"/>
      <w:lvlText w:val=""/>
      <w:lvlJc w:val="left"/>
      <w:pPr>
        <w:ind w:left="720" w:hanging="360"/>
      </w:pPr>
      <w:rPr>
        <w:rFonts w:ascii="Symbol" w:hAnsi="Symbol"/>
      </w:rPr>
    </w:lvl>
    <w:lvl w:ilvl="6" w:tplc="B64CF52E">
      <w:start w:val="1"/>
      <w:numFmt w:val="bullet"/>
      <w:lvlText w:val=""/>
      <w:lvlJc w:val="left"/>
      <w:pPr>
        <w:ind w:left="720" w:hanging="360"/>
      </w:pPr>
      <w:rPr>
        <w:rFonts w:ascii="Symbol" w:hAnsi="Symbol"/>
      </w:rPr>
    </w:lvl>
    <w:lvl w:ilvl="7" w:tplc="7660D29A">
      <w:start w:val="1"/>
      <w:numFmt w:val="bullet"/>
      <w:lvlText w:val=""/>
      <w:lvlJc w:val="left"/>
      <w:pPr>
        <w:ind w:left="720" w:hanging="360"/>
      </w:pPr>
      <w:rPr>
        <w:rFonts w:ascii="Symbol" w:hAnsi="Symbol"/>
      </w:rPr>
    </w:lvl>
    <w:lvl w:ilvl="8" w:tplc="EF401A2E">
      <w:start w:val="1"/>
      <w:numFmt w:val="bullet"/>
      <w:lvlText w:val=""/>
      <w:lvlJc w:val="left"/>
      <w:pPr>
        <w:ind w:left="720" w:hanging="360"/>
      </w:pPr>
      <w:rPr>
        <w:rFonts w:ascii="Symbol" w:hAnsi="Symbol"/>
      </w:rPr>
    </w:lvl>
  </w:abstractNum>
  <w:abstractNum w:abstractNumId="14" w15:restartNumberingAfterBreak="0">
    <w:nsid w:val="263B5C97"/>
    <w:multiLevelType w:val="hybridMultilevel"/>
    <w:tmpl w:val="A8CE6F60"/>
    <w:lvl w:ilvl="0" w:tplc="17C2D762">
      <w:start w:val="1"/>
      <w:numFmt w:val="decimal"/>
      <w:lvlText w:val="(%1)"/>
      <w:lvlJc w:val="left"/>
      <w:pPr>
        <w:ind w:left="1440" w:hanging="360"/>
      </w:pPr>
    </w:lvl>
    <w:lvl w:ilvl="1" w:tplc="67DCD00C">
      <w:start w:val="1"/>
      <w:numFmt w:val="decimal"/>
      <w:lvlText w:val="(%2)"/>
      <w:lvlJc w:val="left"/>
      <w:pPr>
        <w:ind w:left="1440" w:hanging="360"/>
      </w:pPr>
    </w:lvl>
    <w:lvl w:ilvl="2" w:tplc="025865F4">
      <w:start w:val="1"/>
      <w:numFmt w:val="decimal"/>
      <w:lvlText w:val="(%3)"/>
      <w:lvlJc w:val="left"/>
      <w:pPr>
        <w:ind w:left="1440" w:hanging="360"/>
      </w:pPr>
    </w:lvl>
    <w:lvl w:ilvl="3" w:tplc="AC6E863E">
      <w:start w:val="1"/>
      <w:numFmt w:val="decimal"/>
      <w:lvlText w:val="(%4)"/>
      <w:lvlJc w:val="left"/>
      <w:pPr>
        <w:ind w:left="1440" w:hanging="360"/>
      </w:pPr>
    </w:lvl>
    <w:lvl w:ilvl="4" w:tplc="767CCF7C">
      <w:start w:val="1"/>
      <w:numFmt w:val="decimal"/>
      <w:lvlText w:val="(%5)"/>
      <w:lvlJc w:val="left"/>
      <w:pPr>
        <w:ind w:left="1440" w:hanging="360"/>
      </w:pPr>
    </w:lvl>
    <w:lvl w:ilvl="5" w:tplc="7E4CAE0A">
      <w:start w:val="1"/>
      <w:numFmt w:val="decimal"/>
      <w:lvlText w:val="(%6)"/>
      <w:lvlJc w:val="left"/>
      <w:pPr>
        <w:ind w:left="1440" w:hanging="360"/>
      </w:pPr>
    </w:lvl>
    <w:lvl w:ilvl="6" w:tplc="23528628">
      <w:start w:val="1"/>
      <w:numFmt w:val="decimal"/>
      <w:lvlText w:val="(%7)"/>
      <w:lvlJc w:val="left"/>
      <w:pPr>
        <w:ind w:left="1440" w:hanging="360"/>
      </w:pPr>
    </w:lvl>
    <w:lvl w:ilvl="7" w:tplc="558C77F0">
      <w:start w:val="1"/>
      <w:numFmt w:val="decimal"/>
      <w:lvlText w:val="(%8)"/>
      <w:lvlJc w:val="left"/>
      <w:pPr>
        <w:ind w:left="1440" w:hanging="360"/>
      </w:pPr>
    </w:lvl>
    <w:lvl w:ilvl="8" w:tplc="90D8470C">
      <w:start w:val="1"/>
      <w:numFmt w:val="decimal"/>
      <w:lvlText w:val="(%9)"/>
      <w:lvlJc w:val="left"/>
      <w:pPr>
        <w:ind w:left="1440" w:hanging="360"/>
      </w:pPr>
    </w:lvl>
  </w:abstractNum>
  <w:abstractNum w:abstractNumId="15" w15:restartNumberingAfterBreak="0">
    <w:nsid w:val="278A0DB5"/>
    <w:multiLevelType w:val="hybridMultilevel"/>
    <w:tmpl w:val="201C16BA"/>
    <w:lvl w:ilvl="0" w:tplc="6180EFE6">
      <w:start w:val="1"/>
      <w:numFmt w:val="bullet"/>
      <w:lvlText w:val=""/>
      <w:lvlJc w:val="left"/>
      <w:pPr>
        <w:ind w:left="1080" w:hanging="360"/>
      </w:pPr>
      <w:rPr>
        <w:rFonts w:ascii="Symbol" w:hAnsi="Symbol"/>
      </w:rPr>
    </w:lvl>
    <w:lvl w:ilvl="1" w:tplc="E912F45A">
      <w:start w:val="1"/>
      <w:numFmt w:val="bullet"/>
      <w:lvlText w:val=""/>
      <w:lvlJc w:val="left"/>
      <w:pPr>
        <w:ind w:left="1080" w:hanging="360"/>
      </w:pPr>
      <w:rPr>
        <w:rFonts w:ascii="Symbol" w:hAnsi="Symbol"/>
      </w:rPr>
    </w:lvl>
    <w:lvl w:ilvl="2" w:tplc="A38C9FAA">
      <w:start w:val="1"/>
      <w:numFmt w:val="bullet"/>
      <w:lvlText w:val=""/>
      <w:lvlJc w:val="left"/>
      <w:pPr>
        <w:ind w:left="1080" w:hanging="360"/>
      </w:pPr>
      <w:rPr>
        <w:rFonts w:ascii="Symbol" w:hAnsi="Symbol"/>
      </w:rPr>
    </w:lvl>
    <w:lvl w:ilvl="3" w:tplc="CD8894F4">
      <w:start w:val="1"/>
      <w:numFmt w:val="bullet"/>
      <w:lvlText w:val=""/>
      <w:lvlJc w:val="left"/>
      <w:pPr>
        <w:ind w:left="1080" w:hanging="360"/>
      </w:pPr>
      <w:rPr>
        <w:rFonts w:ascii="Symbol" w:hAnsi="Symbol"/>
      </w:rPr>
    </w:lvl>
    <w:lvl w:ilvl="4" w:tplc="CC767AA0">
      <w:start w:val="1"/>
      <w:numFmt w:val="bullet"/>
      <w:lvlText w:val=""/>
      <w:lvlJc w:val="left"/>
      <w:pPr>
        <w:ind w:left="1080" w:hanging="360"/>
      </w:pPr>
      <w:rPr>
        <w:rFonts w:ascii="Symbol" w:hAnsi="Symbol"/>
      </w:rPr>
    </w:lvl>
    <w:lvl w:ilvl="5" w:tplc="B64630E2">
      <w:start w:val="1"/>
      <w:numFmt w:val="bullet"/>
      <w:lvlText w:val=""/>
      <w:lvlJc w:val="left"/>
      <w:pPr>
        <w:ind w:left="1080" w:hanging="360"/>
      </w:pPr>
      <w:rPr>
        <w:rFonts w:ascii="Symbol" w:hAnsi="Symbol"/>
      </w:rPr>
    </w:lvl>
    <w:lvl w:ilvl="6" w:tplc="AB7C2056">
      <w:start w:val="1"/>
      <w:numFmt w:val="bullet"/>
      <w:lvlText w:val=""/>
      <w:lvlJc w:val="left"/>
      <w:pPr>
        <w:ind w:left="1080" w:hanging="360"/>
      </w:pPr>
      <w:rPr>
        <w:rFonts w:ascii="Symbol" w:hAnsi="Symbol"/>
      </w:rPr>
    </w:lvl>
    <w:lvl w:ilvl="7" w:tplc="DCF68A2C">
      <w:start w:val="1"/>
      <w:numFmt w:val="bullet"/>
      <w:lvlText w:val=""/>
      <w:lvlJc w:val="left"/>
      <w:pPr>
        <w:ind w:left="1080" w:hanging="360"/>
      </w:pPr>
      <w:rPr>
        <w:rFonts w:ascii="Symbol" w:hAnsi="Symbol"/>
      </w:rPr>
    </w:lvl>
    <w:lvl w:ilvl="8" w:tplc="2DD6F94E">
      <w:start w:val="1"/>
      <w:numFmt w:val="bullet"/>
      <w:lvlText w:val=""/>
      <w:lvlJc w:val="left"/>
      <w:pPr>
        <w:ind w:left="1080" w:hanging="360"/>
      </w:pPr>
      <w:rPr>
        <w:rFonts w:ascii="Symbol" w:hAnsi="Symbol"/>
      </w:rPr>
    </w:lvl>
  </w:abstractNum>
  <w:abstractNum w:abstractNumId="16" w15:restartNumberingAfterBreak="0">
    <w:nsid w:val="27A22AD9"/>
    <w:multiLevelType w:val="hybridMultilevel"/>
    <w:tmpl w:val="20EC5D0A"/>
    <w:lvl w:ilvl="0" w:tplc="CEBA44F8">
      <w:start w:val="1"/>
      <w:numFmt w:val="decimal"/>
      <w:lvlText w:val="%1."/>
      <w:lvlJc w:val="left"/>
      <w:pPr>
        <w:ind w:left="1440" w:hanging="360"/>
      </w:pPr>
    </w:lvl>
    <w:lvl w:ilvl="1" w:tplc="61E87004">
      <w:start w:val="1"/>
      <w:numFmt w:val="decimal"/>
      <w:lvlText w:val="%2."/>
      <w:lvlJc w:val="left"/>
      <w:pPr>
        <w:ind w:left="1440" w:hanging="360"/>
      </w:pPr>
    </w:lvl>
    <w:lvl w:ilvl="2" w:tplc="A506491C">
      <w:start w:val="1"/>
      <w:numFmt w:val="decimal"/>
      <w:lvlText w:val="%3."/>
      <w:lvlJc w:val="left"/>
      <w:pPr>
        <w:ind w:left="1440" w:hanging="360"/>
      </w:pPr>
    </w:lvl>
    <w:lvl w:ilvl="3" w:tplc="283877F4">
      <w:start w:val="1"/>
      <w:numFmt w:val="decimal"/>
      <w:lvlText w:val="%4."/>
      <w:lvlJc w:val="left"/>
      <w:pPr>
        <w:ind w:left="1440" w:hanging="360"/>
      </w:pPr>
    </w:lvl>
    <w:lvl w:ilvl="4" w:tplc="5C3CDDEA">
      <w:start w:val="1"/>
      <w:numFmt w:val="decimal"/>
      <w:lvlText w:val="%5."/>
      <w:lvlJc w:val="left"/>
      <w:pPr>
        <w:ind w:left="1440" w:hanging="360"/>
      </w:pPr>
    </w:lvl>
    <w:lvl w:ilvl="5" w:tplc="D44E40F6">
      <w:start w:val="1"/>
      <w:numFmt w:val="decimal"/>
      <w:lvlText w:val="%6."/>
      <w:lvlJc w:val="left"/>
      <w:pPr>
        <w:ind w:left="1440" w:hanging="360"/>
      </w:pPr>
    </w:lvl>
    <w:lvl w:ilvl="6" w:tplc="A63CC352">
      <w:start w:val="1"/>
      <w:numFmt w:val="decimal"/>
      <w:lvlText w:val="%7."/>
      <w:lvlJc w:val="left"/>
      <w:pPr>
        <w:ind w:left="1440" w:hanging="360"/>
      </w:pPr>
    </w:lvl>
    <w:lvl w:ilvl="7" w:tplc="A91AF5D0">
      <w:start w:val="1"/>
      <w:numFmt w:val="decimal"/>
      <w:lvlText w:val="%8."/>
      <w:lvlJc w:val="left"/>
      <w:pPr>
        <w:ind w:left="1440" w:hanging="360"/>
      </w:pPr>
    </w:lvl>
    <w:lvl w:ilvl="8" w:tplc="BECE8288">
      <w:start w:val="1"/>
      <w:numFmt w:val="decimal"/>
      <w:lvlText w:val="%9."/>
      <w:lvlJc w:val="left"/>
      <w:pPr>
        <w:ind w:left="1440" w:hanging="360"/>
      </w:pPr>
    </w:lvl>
  </w:abstractNum>
  <w:abstractNum w:abstractNumId="17" w15:restartNumberingAfterBreak="0">
    <w:nsid w:val="2DDC048C"/>
    <w:multiLevelType w:val="hybridMultilevel"/>
    <w:tmpl w:val="F232FB94"/>
    <w:lvl w:ilvl="0" w:tplc="FB42D71A">
      <w:start w:val="1"/>
      <w:numFmt w:val="decimal"/>
      <w:lvlText w:val="%1."/>
      <w:lvlJc w:val="left"/>
      <w:pPr>
        <w:ind w:left="1440" w:hanging="360"/>
      </w:pPr>
    </w:lvl>
    <w:lvl w:ilvl="1" w:tplc="B6905116">
      <w:start w:val="1"/>
      <w:numFmt w:val="decimal"/>
      <w:lvlText w:val="%2."/>
      <w:lvlJc w:val="left"/>
      <w:pPr>
        <w:ind w:left="1440" w:hanging="360"/>
      </w:pPr>
    </w:lvl>
    <w:lvl w:ilvl="2" w:tplc="436CD5B0">
      <w:start w:val="1"/>
      <w:numFmt w:val="decimal"/>
      <w:lvlText w:val="%3."/>
      <w:lvlJc w:val="left"/>
      <w:pPr>
        <w:ind w:left="1440" w:hanging="360"/>
      </w:pPr>
    </w:lvl>
    <w:lvl w:ilvl="3" w:tplc="7F22BA10">
      <w:start w:val="1"/>
      <w:numFmt w:val="decimal"/>
      <w:lvlText w:val="%4."/>
      <w:lvlJc w:val="left"/>
      <w:pPr>
        <w:ind w:left="1440" w:hanging="360"/>
      </w:pPr>
    </w:lvl>
    <w:lvl w:ilvl="4" w:tplc="7BDA003C">
      <w:start w:val="1"/>
      <w:numFmt w:val="decimal"/>
      <w:lvlText w:val="%5."/>
      <w:lvlJc w:val="left"/>
      <w:pPr>
        <w:ind w:left="1440" w:hanging="360"/>
      </w:pPr>
    </w:lvl>
    <w:lvl w:ilvl="5" w:tplc="4282F5FC">
      <w:start w:val="1"/>
      <w:numFmt w:val="decimal"/>
      <w:lvlText w:val="%6."/>
      <w:lvlJc w:val="left"/>
      <w:pPr>
        <w:ind w:left="1440" w:hanging="360"/>
      </w:pPr>
    </w:lvl>
    <w:lvl w:ilvl="6" w:tplc="7CD8D0D2">
      <w:start w:val="1"/>
      <w:numFmt w:val="decimal"/>
      <w:lvlText w:val="%7."/>
      <w:lvlJc w:val="left"/>
      <w:pPr>
        <w:ind w:left="1440" w:hanging="360"/>
      </w:pPr>
    </w:lvl>
    <w:lvl w:ilvl="7" w:tplc="86947122">
      <w:start w:val="1"/>
      <w:numFmt w:val="decimal"/>
      <w:lvlText w:val="%8."/>
      <w:lvlJc w:val="left"/>
      <w:pPr>
        <w:ind w:left="1440" w:hanging="360"/>
      </w:pPr>
    </w:lvl>
    <w:lvl w:ilvl="8" w:tplc="A058D4CA">
      <w:start w:val="1"/>
      <w:numFmt w:val="decimal"/>
      <w:lvlText w:val="%9."/>
      <w:lvlJc w:val="left"/>
      <w:pPr>
        <w:ind w:left="1440" w:hanging="360"/>
      </w:pPr>
    </w:lvl>
  </w:abstractNum>
  <w:abstractNum w:abstractNumId="18" w15:restartNumberingAfterBreak="0">
    <w:nsid w:val="318454D0"/>
    <w:multiLevelType w:val="hybridMultilevel"/>
    <w:tmpl w:val="A26A4F16"/>
    <w:lvl w:ilvl="0" w:tplc="4E34BA3E">
      <w:start w:val="1"/>
      <w:numFmt w:val="decimal"/>
      <w:lvlText w:val="(%1)"/>
      <w:lvlJc w:val="left"/>
      <w:pPr>
        <w:ind w:left="1440" w:hanging="360"/>
      </w:pPr>
    </w:lvl>
    <w:lvl w:ilvl="1" w:tplc="6030A0AA">
      <w:start w:val="1"/>
      <w:numFmt w:val="bullet"/>
      <w:lvlText w:val=""/>
      <w:lvlJc w:val="left"/>
      <w:pPr>
        <w:ind w:left="1800" w:hanging="360"/>
      </w:pPr>
      <w:rPr>
        <w:rFonts w:ascii="Symbol" w:hAnsi="Symbol"/>
      </w:rPr>
    </w:lvl>
    <w:lvl w:ilvl="2" w:tplc="301872A8">
      <w:start w:val="1"/>
      <w:numFmt w:val="decimal"/>
      <w:lvlText w:val="(%3)"/>
      <w:lvlJc w:val="left"/>
      <w:pPr>
        <w:ind w:left="1440" w:hanging="360"/>
      </w:pPr>
    </w:lvl>
    <w:lvl w:ilvl="3" w:tplc="136EA6AE">
      <w:start w:val="1"/>
      <w:numFmt w:val="decimal"/>
      <w:lvlText w:val="(%4)"/>
      <w:lvlJc w:val="left"/>
      <w:pPr>
        <w:ind w:left="1440" w:hanging="360"/>
      </w:pPr>
    </w:lvl>
    <w:lvl w:ilvl="4" w:tplc="E7E8466C">
      <w:start w:val="1"/>
      <w:numFmt w:val="decimal"/>
      <w:lvlText w:val="(%5)"/>
      <w:lvlJc w:val="left"/>
      <w:pPr>
        <w:ind w:left="1440" w:hanging="360"/>
      </w:pPr>
    </w:lvl>
    <w:lvl w:ilvl="5" w:tplc="24D2011C">
      <w:start w:val="1"/>
      <w:numFmt w:val="decimal"/>
      <w:lvlText w:val="(%6)"/>
      <w:lvlJc w:val="left"/>
      <w:pPr>
        <w:ind w:left="1440" w:hanging="360"/>
      </w:pPr>
    </w:lvl>
    <w:lvl w:ilvl="6" w:tplc="F10E4C62">
      <w:start w:val="1"/>
      <w:numFmt w:val="decimal"/>
      <w:lvlText w:val="(%7)"/>
      <w:lvlJc w:val="left"/>
      <w:pPr>
        <w:ind w:left="1440" w:hanging="360"/>
      </w:pPr>
    </w:lvl>
    <w:lvl w:ilvl="7" w:tplc="C3C4BB2A">
      <w:start w:val="1"/>
      <w:numFmt w:val="decimal"/>
      <w:lvlText w:val="(%8)"/>
      <w:lvlJc w:val="left"/>
      <w:pPr>
        <w:ind w:left="1440" w:hanging="360"/>
      </w:pPr>
    </w:lvl>
    <w:lvl w:ilvl="8" w:tplc="E8FC9450">
      <w:start w:val="1"/>
      <w:numFmt w:val="decimal"/>
      <w:lvlText w:val="(%9)"/>
      <w:lvlJc w:val="left"/>
      <w:pPr>
        <w:ind w:left="1440" w:hanging="360"/>
      </w:pPr>
    </w:lvl>
  </w:abstractNum>
  <w:abstractNum w:abstractNumId="19" w15:restartNumberingAfterBreak="0">
    <w:nsid w:val="3315617C"/>
    <w:multiLevelType w:val="hybridMultilevel"/>
    <w:tmpl w:val="202E103A"/>
    <w:lvl w:ilvl="0" w:tplc="F8661108">
      <w:start w:val="1"/>
      <w:numFmt w:val="decimal"/>
      <w:lvlText w:val="%1)"/>
      <w:lvlJc w:val="left"/>
      <w:pPr>
        <w:ind w:left="1080" w:hanging="360"/>
      </w:pPr>
    </w:lvl>
    <w:lvl w:ilvl="1" w:tplc="DBEA23DE">
      <w:start w:val="1"/>
      <w:numFmt w:val="decimal"/>
      <w:lvlText w:val="%2)"/>
      <w:lvlJc w:val="left"/>
      <w:pPr>
        <w:ind w:left="1080" w:hanging="360"/>
      </w:pPr>
    </w:lvl>
    <w:lvl w:ilvl="2" w:tplc="64301D26">
      <w:start w:val="1"/>
      <w:numFmt w:val="decimal"/>
      <w:lvlText w:val="%3)"/>
      <w:lvlJc w:val="left"/>
      <w:pPr>
        <w:ind w:left="1080" w:hanging="360"/>
      </w:pPr>
    </w:lvl>
    <w:lvl w:ilvl="3" w:tplc="B546F05E">
      <w:start w:val="1"/>
      <w:numFmt w:val="decimal"/>
      <w:lvlText w:val="%4)"/>
      <w:lvlJc w:val="left"/>
      <w:pPr>
        <w:ind w:left="1080" w:hanging="360"/>
      </w:pPr>
    </w:lvl>
    <w:lvl w:ilvl="4" w:tplc="0D665C48">
      <w:start w:val="1"/>
      <w:numFmt w:val="decimal"/>
      <w:lvlText w:val="%5)"/>
      <w:lvlJc w:val="left"/>
      <w:pPr>
        <w:ind w:left="1080" w:hanging="360"/>
      </w:pPr>
    </w:lvl>
    <w:lvl w:ilvl="5" w:tplc="952E9718">
      <w:start w:val="1"/>
      <w:numFmt w:val="decimal"/>
      <w:lvlText w:val="%6)"/>
      <w:lvlJc w:val="left"/>
      <w:pPr>
        <w:ind w:left="1080" w:hanging="360"/>
      </w:pPr>
    </w:lvl>
    <w:lvl w:ilvl="6" w:tplc="F0769ACA">
      <w:start w:val="1"/>
      <w:numFmt w:val="decimal"/>
      <w:lvlText w:val="%7)"/>
      <w:lvlJc w:val="left"/>
      <w:pPr>
        <w:ind w:left="1080" w:hanging="360"/>
      </w:pPr>
    </w:lvl>
    <w:lvl w:ilvl="7" w:tplc="BC5479B6">
      <w:start w:val="1"/>
      <w:numFmt w:val="decimal"/>
      <w:lvlText w:val="%8)"/>
      <w:lvlJc w:val="left"/>
      <w:pPr>
        <w:ind w:left="1080" w:hanging="360"/>
      </w:pPr>
    </w:lvl>
    <w:lvl w:ilvl="8" w:tplc="CC0A205E">
      <w:start w:val="1"/>
      <w:numFmt w:val="decimal"/>
      <w:lvlText w:val="%9)"/>
      <w:lvlJc w:val="left"/>
      <w:pPr>
        <w:ind w:left="1080" w:hanging="360"/>
      </w:pPr>
    </w:lvl>
  </w:abstractNum>
  <w:abstractNum w:abstractNumId="20" w15:restartNumberingAfterBreak="0">
    <w:nsid w:val="39083153"/>
    <w:multiLevelType w:val="hybridMultilevel"/>
    <w:tmpl w:val="1204616E"/>
    <w:lvl w:ilvl="0" w:tplc="26B2DB92">
      <w:start w:val="1"/>
      <w:numFmt w:val="decimal"/>
      <w:lvlText w:val="(%1)"/>
      <w:lvlJc w:val="left"/>
      <w:pPr>
        <w:ind w:left="1440" w:hanging="360"/>
      </w:pPr>
    </w:lvl>
    <w:lvl w:ilvl="1" w:tplc="16528666">
      <w:start w:val="1"/>
      <w:numFmt w:val="decimal"/>
      <w:lvlText w:val="(%2)"/>
      <w:lvlJc w:val="left"/>
      <w:pPr>
        <w:ind w:left="1440" w:hanging="360"/>
      </w:pPr>
    </w:lvl>
    <w:lvl w:ilvl="2" w:tplc="8B7CB428">
      <w:start w:val="1"/>
      <w:numFmt w:val="decimal"/>
      <w:lvlText w:val="(%3)"/>
      <w:lvlJc w:val="left"/>
      <w:pPr>
        <w:ind w:left="1440" w:hanging="360"/>
      </w:pPr>
    </w:lvl>
    <w:lvl w:ilvl="3" w:tplc="19F2D5DA">
      <w:start w:val="1"/>
      <w:numFmt w:val="decimal"/>
      <w:lvlText w:val="(%4)"/>
      <w:lvlJc w:val="left"/>
      <w:pPr>
        <w:ind w:left="1440" w:hanging="360"/>
      </w:pPr>
    </w:lvl>
    <w:lvl w:ilvl="4" w:tplc="9FE0D024">
      <w:start w:val="1"/>
      <w:numFmt w:val="decimal"/>
      <w:lvlText w:val="(%5)"/>
      <w:lvlJc w:val="left"/>
      <w:pPr>
        <w:ind w:left="1440" w:hanging="360"/>
      </w:pPr>
    </w:lvl>
    <w:lvl w:ilvl="5" w:tplc="AD8A2EC8">
      <w:start w:val="1"/>
      <w:numFmt w:val="decimal"/>
      <w:lvlText w:val="(%6)"/>
      <w:lvlJc w:val="left"/>
      <w:pPr>
        <w:ind w:left="1440" w:hanging="360"/>
      </w:pPr>
    </w:lvl>
    <w:lvl w:ilvl="6" w:tplc="F610886A">
      <w:start w:val="1"/>
      <w:numFmt w:val="decimal"/>
      <w:lvlText w:val="(%7)"/>
      <w:lvlJc w:val="left"/>
      <w:pPr>
        <w:ind w:left="1440" w:hanging="360"/>
      </w:pPr>
    </w:lvl>
    <w:lvl w:ilvl="7" w:tplc="DCDC8424">
      <w:start w:val="1"/>
      <w:numFmt w:val="decimal"/>
      <w:lvlText w:val="(%8)"/>
      <w:lvlJc w:val="left"/>
      <w:pPr>
        <w:ind w:left="1440" w:hanging="360"/>
      </w:pPr>
    </w:lvl>
    <w:lvl w:ilvl="8" w:tplc="E9284E3C">
      <w:start w:val="1"/>
      <w:numFmt w:val="decimal"/>
      <w:lvlText w:val="(%9)"/>
      <w:lvlJc w:val="left"/>
      <w:pPr>
        <w:ind w:left="1440" w:hanging="360"/>
      </w:pPr>
    </w:lvl>
  </w:abstractNum>
  <w:abstractNum w:abstractNumId="21" w15:restartNumberingAfterBreak="0">
    <w:nsid w:val="3C943E4A"/>
    <w:multiLevelType w:val="hybridMultilevel"/>
    <w:tmpl w:val="981E51E2"/>
    <w:lvl w:ilvl="0" w:tplc="D8B2B076">
      <w:start w:val="1"/>
      <w:numFmt w:val="decimal"/>
      <w:lvlText w:val="%1."/>
      <w:lvlJc w:val="left"/>
      <w:pPr>
        <w:ind w:left="1440" w:hanging="360"/>
      </w:pPr>
    </w:lvl>
    <w:lvl w:ilvl="1" w:tplc="2C503EF0">
      <w:start w:val="1"/>
      <w:numFmt w:val="decimal"/>
      <w:lvlText w:val="%2."/>
      <w:lvlJc w:val="left"/>
      <w:pPr>
        <w:ind w:left="1440" w:hanging="360"/>
      </w:pPr>
    </w:lvl>
    <w:lvl w:ilvl="2" w:tplc="0A002506">
      <w:start w:val="1"/>
      <w:numFmt w:val="decimal"/>
      <w:lvlText w:val="%3."/>
      <w:lvlJc w:val="left"/>
      <w:pPr>
        <w:ind w:left="1440" w:hanging="360"/>
      </w:pPr>
    </w:lvl>
    <w:lvl w:ilvl="3" w:tplc="A518FD5C">
      <w:start w:val="1"/>
      <w:numFmt w:val="decimal"/>
      <w:lvlText w:val="%4."/>
      <w:lvlJc w:val="left"/>
      <w:pPr>
        <w:ind w:left="1440" w:hanging="360"/>
      </w:pPr>
    </w:lvl>
    <w:lvl w:ilvl="4" w:tplc="53847E7E">
      <w:start w:val="1"/>
      <w:numFmt w:val="decimal"/>
      <w:lvlText w:val="%5."/>
      <w:lvlJc w:val="left"/>
      <w:pPr>
        <w:ind w:left="1440" w:hanging="360"/>
      </w:pPr>
    </w:lvl>
    <w:lvl w:ilvl="5" w:tplc="1EBA0BC0">
      <w:start w:val="1"/>
      <w:numFmt w:val="decimal"/>
      <w:lvlText w:val="%6."/>
      <w:lvlJc w:val="left"/>
      <w:pPr>
        <w:ind w:left="1440" w:hanging="360"/>
      </w:pPr>
    </w:lvl>
    <w:lvl w:ilvl="6" w:tplc="2BE0860E">
      <w:start w:val="1"/>
      <w:numFmt w:val="decimal"/>
      <w:lvlText w:val="%7."/>
      <w:lvlJc w:val="left"/>
      <w:pPr>
        <w:ind w:left="1440" w:hanging="360"/>
      </w:pPr>
    </w:lvl>
    <w:lvl w:ilvl="7" w:tplc="42C25B7E">
      <w:start w:val="1"/>
      <w:numFmt w:val="decimal"/>
      <w:lvlText w:val="%8."/>
      <w:lvlJc w:val="left"/>
      <w:pPr>
        <w:ind w:left="1440" w:hanging="360"/>
      </w:pPr>
    </w:lvl>
    <w:lvl w:ilvl="8" w:tplc="488EFE5E">
      <w:start w:val="1"/>
      <w:numFmt w:val="decimal"/>
      <w:lvlText w:val="%9."/>
      <w:lvlJc w:val="left"/>
      <w:pPr>
        <w:ind w:left="1440" w:hanging="360"/>
      </w:pPr>
    </w:lvl>
  </w:abstractNum>
  <w:abstractNum w:abstractNumId="22" w15:restartNumberingAfterBreak="0">
    <w:nsid w:val="43A13AE6"/>
    <w:multiLevelType w:val="hybridMultilevel"/>
    <w:tmpl w:val="87568C6A"/>
    <w:lvl w:ilvl="0" w:tplc="608A16CE">
      <w:start w:val="1"/>
      <w:numFmt w:val="decimal"/>
      <w:lvlText w:val="(%1)"/>
      <w:lvlJc w:val="left"/>
      <w:pPr>
        <w:ind w:left="1440" w:hanging="360"/>
      </w:pPr>
    </w:lvl>
    <w:lvl w:ilvl="1" w:tplc="1CEABD6E">
      <w:start w:val="1"/>
      <w:numFmt w:val="decimal"/>
      <w:lvlText w:val="(%2)"/>
      <w:lvlJc w:val="left"/>
      <w:pPr>
        <w:ind w:left="1440" w:hanging="360"/>
      </w:pPr>
    </w:lvl>
    <w:lvl w:ilvl="2" w:tplc="D56ABA34">
      <w:start w:val="1"/>
      <w:numFmt w:val="decimal"/>
      <w:lvlText w:val="(%3)"/>
      <w:lvlJc w:val="left"/>
      <w:pPr>
        <w:ind w:left="1440" w:hanging="360"/>
      </w:pPr>
    </w:lvl>
    <w:lvl w:ilvl="3" w:tplc="D3F88D34">
      <w:start w:val="1"/>
      <w:numFmt w:val="decimal"/>
      <w:lvlText w:val="(%4)"/>
      <w:lvlJc w:val="left"/>
      <w:pPr>
        <w:ind w:left="1440" w:hanging="360"/>
      </w:pPr>
    </w:lvl>
    <w:lvl w:ilvl="4" w:tplc="73285804">
      <w:start w:val="1"/>
      <w:numFmt w:val="decimal"/>
      <w:lvlText w:val="(%5)"/>
      <w:lvlJc w:val="left"/>
      <w:pPr>
        <w:ind w:left="1440" w:hanging="360"/>
      </w:pPr>
    </w:lvl>
    <w:lvl w:ilvl="5" w:tplc="E84C5CF6">
      <w:start w:val="1"/>
      <w:numFmt w:val="decimal"/>
      <w:lvlText w:val="(%6)"/>
      <w:lvlJc w:val="left"/>
      <w:pPr>
        <w:ind w:left="1440" w:hanging="360"/>
      </w:pPr>
    </w:lvl>
    <w:lvl w:ilvl="6" w:tplc="C7E0638E">
      <w:start w:val="1"/>
      <w:numFmt w:val="decimal"/>
      <w:lvlText w:val="(%7)"/>
      <w:lvlJc w:val="left"/>
      <w:pPr>
        <w:ind w:left="1440" w:hanging="360"/>
      </w:pPr>
    </w:lvl>
    <w:lvl w:ilvl="7" w:tplc="AF5262A2">
      <w:start w:val="1"/>
      <w:numFmt w:val="decimal"/>
      <w:lvlText w:val="(%8)"/>
      <w:lvlJc w:val="left"/>
      <w:pPr>
        <w:ind w:left="1440" w:hanging="360"/>
      </w:pPr>
    </w:lvl>
    <w:lvl w:ilvl="8" w:tplc="3B545D04">
      <w:start w:val="1"/>
      <w:numFmt w:val="decimal"/>
      <w:lvlText w:val="(%9)"/>
      <w:lvlJc w:val="left"/>
      <w:pPr>
        <w:ind w:left="1440" w:hanging="360"/>
      </w:pPr>
    </w:lvl>
  </w:abstractNum>
  <w:abstractNum w:abstractNumId="23" w15:restartNumberingAfterBreak="0">
    <w:nsid w:val="450A5627"/>
    <w:multiLevelType w:val="hybridMultilevel"/>
    <w:tmpl w:val="D15C40A4"/>
    <w:lvl w:ilvl="0" w:tplc="3CA01CD8">
      <w:start w:val="1"/>
      <w:numFmt w:val="bullet"/>
      <w:lvlText w:val=""/>
      <w:lvlJc w:val="left"/>
      <w:pPr>
        <w:ind w:left="1080" w:hanging="360"/>
      </w:pPr>
      <w:rPr>
        <w:rFonts w:ascii="Symbol" w:hAnsi="Symbol"/>
      </w:rPr>
    </w:lvl>
    <w:lvl w:ilvl="1" w:tplc="1040B398">
      <w:start w:val="1"/>
      <w:numFmt w:val="bullet"/>
      <w:lvlText w:val=""/>
      <w:lvlJc w:val="left"/>
      <w:pPr>
        <w:ind w:left="1080" w:hanging="360"/>
      </w:pPr>
      <w:rPr>
        <w:rFonts w:ascii="Symbol" w:hAnsi="Symbol"/>
      </w:rPr>
    </w:lvl>
    <w:lvl w:ilvl="2" w:tplc="428EA232">
      <w:start w:val="1"/>
      <w:numFmt w:val="bullet"/>
      <w:lvlText w:val=""/>
      <w:lvlJc w:val="left"/>
      <w:pPr>
        <w:ind w:left="1080" w:hanging="360"/>
      </w:pPr>
      <w:rPr>
        <w:rFonts w:ascii="Symbol" w:hAnsi="Symbol"/>
      </w:rPr>
    </w:lvl>
    <w:lvl w:ilvl="3" w:tplc="EE60737E">
      <w:start w:val="1"/>
      <w:numFmt w:val="bullet"/>
      <w:lvlText w:val=""/>
      <w:lvlJc w:val="left"/>
      <w:pPr>
        <w:ind w:left="1080" w:hanging="360"/>
      </w:pPr>
      <w:rPr>
        <w:rFonts w:ascii="Symbol" w:hAnsi="Symbol"/>
      </w:rPr>
    </w:lvl>
    <w:lvl w:ilvl="4" w:tplc="1AE4EE56">
      <w:start w:val="1"/>
      <w:numFmt w:val="bullet"/>
      <w:lvlText w:val=""/>
      <w:lvlJc w:val="left"/>
      <w:pPr>
        <w:ind w:left="1080" w:hanging="360"/>
      </w:pPr>
      <w:rPr>
        <w:rFonts w:ascii="Symbol" w:hAnsi="Symbol"/>
      </w:rPr>
    </w:lvl>
    <w:lvl w:ilvl="5" w:tplc="E794D226">
      <w:start w:val="1"/>
      <w:numFmt w:val="bullet"/>
      <w:lvlText w:val=""/>
      <w:lvlJc w:val="left"/>
      <w:pPr>
        <w:ind w:left="1080" w:hanging="360"/>
      </w:pPr>
      <w:rPr>
        <w:rFonts w:ascii="Symbol" w:hAnsi="Symbol"/>
      </w:rPr>
    </w:lvl>
    <w:lvl w:ilvl="6" w:tplc="933CFE7E">
      <w:start w:val="1"/>
      <w:numFmt w:val="bullet"/>
      <w:lvlText w:val=""/>
      <w:lvlJc w:val="left"/>
      <w:pPr>
        <w:ind w:left="1080" w:hanging="360"/>
      </w:pPr>
      <w:rPr>
        <w:rFonts w:ascii="Symbol" w:hAnsi="Symbol"/>
      </w:rPr>
    </w:lvl>
    <w:lvl w:ilvl="7" w:tplc="F15E6D6E">
      <w:start w:val="1"/>
      <w:numFmt w:val="bullet"/>
      <w:lvlText w:val=""/>
      <w:lvlJc w:val="left"/>
      <w:pPr>
        <w:ind w:left="1080" w:hanging="360"/>
      </w:pPr>
      <w:rPr>
        <w:rFonts w:ascii="Symbol" w:hAnsi="Symbol"/>
      </w:rPr>
    </w:lvl>
    <w:lvl w:ilvl="8" w:tplc="95069CE0">
      <w:start w:val="1"/>
      <w:numFmt w:val="bullet"/>
      <w:lvlText w:val=""/>
      <w:lvlJc w:val="left"/>
      <w:pPr>
        <w:ind w:left="1080" w:hanging="360"/>
      </w:pPr>
      <w:rPr>
        <w:rFonts w:ascii="Symbol" w:hAnsi="Symbol"/>
      </w:rPr>
    </w:lvl>
  </w:abstractNum>
  <w:abstractNum w:abstractNumId="24" w15:restartNumberingAfterBreak="0">
    <w:nsid w:val="472A6BC9"/>
    <w:multiLevelType w:val="hybridMultilevel"/>
    <w:tmpl w:val="B6D8EA64"/>
    <w:lvl w:ilvl="0" w:tplc="A5A2AD9A">
      <w:start w:val="1"/>
      <w:numFmt w:val="bullet"/>
      <w:lvlText w:val=""/>
      <w:lvlJc w:val="left"/>
      <w:pPr>
        <w:ind w:left="720" w:hanging="360"/>
      </w:pPr>
      <w:rPr>
        <w:rFonts w:ascii="Symbol" w:hAnsi="Symbol"/>
      </w:rPr>
    </w:lvl>
    <w:lvl w:ilvl="1" w:tplc="7A12AB82">
      <w:start w:val="1"/>
      <w:numFmt w:val="bullet"/>
      <w:lvlText w:val=""/>
      <w:lvlJc w:val="left"/>
      <w:pPr>
        <w:ind w:left="720" w:hanging="360"/>
      </w:pPr>
      <w:rPr>
        <w:rFonts w:ascii="Symbol" w:hAnsi="Symbol"/>
      </w:rPr>
    </w:lvl>
    <w:lvl w:ilvl="2" w:tplc="36E4536A">
      <w:start w:val="1"/>
      <w:numFmt w:val="bullet"/>
      <w:lvlText w:val=""/>
      <w:lvlJc w:val="left"/>
      <w:pPr>
        <w:ind w:left="720" w:hanging="360"/>
      </w:pPr>
      <w:rPr>
        <w:rFonts w:ascii="Symbol" w:hAnsi="Symbol"/>
      </w:rPr>
    </w:lvl>
    <w:lvl w:ilvl="3" w:tplc="76E6FB52">
      <w:start w:val="1"/>
      <w:numFmt w:val="bullet"/>
      <w:lvlText w:val=""/>
      <w:lvlJc w:val="left"/>
      <w:pPr>
        <w:ind w:left="720" w:hanging="360"/>
      </w:pPr>
      <w:rPr>
        <w:rFonts w:ascii="Symbol" w:hAnsi="Symbol"/>
      </w:rPr>
    </w:lvl>
    <w:lvl w:ilvl="4" w:tplc="3D5A02B2">
      <w:start w:val="1"/>
      <w:numFmt w:val="bullet"/>
      <w:lvlText w:val=""/>
      <w:lvlJc w:val="left"/>
      <w:pPr>
        <w:ind w:left="720" w:hanging="360"/>
      </w:pPr>
      <w:rPr>
        <w:rFonts w:ascii="Symbol" w:hAnsi="Symbol"/>
      </w:rPr>
    </w:lvl>
    <w:lvl w:ilvl="5" w:tplc="C9E28216">
      <w:start w:val="1"/>
      <w:numFmt w:val="bullet"/>
      <w:lvlText w:val=""/>
      <w:lvlJc w:val="left"/>
      <w:pPr>
        <w:ind w:left="720" w:hanging="360"/>
      </w:pPr>
      <w:rPr>
        <w:rFonts w:ascii="Symbol" w:hAnsi="Symbol"/>
      </w:rPr>
    </w:lvl>
    <w:lvl w:ilvl="6" w:tplc="F60CB622">
      <w:start w:val="1"/>
      <w:numFmt w:val="bullet"/>
      <w:lvlText w:val=""/>
      <w:lvlJc w:val="left"/>
      <w:pPr>
        <w:ind w:left="720" w:hanging="360"/>
      </w:pPr>
      <w:rPr>
        <w:rFonts w:ascii="Symbol" w:hAnsi="Symbol"/>
      </w:rPr>
    </w:lvl>
    <w:lvl w:ilvl="7" w:tplc="B958E748">
      <w:start w:val="1"/>
      <w:numFmt w:val="bullet"/>
      <w:lvlText w:val=""/>
      <w:lvlJc w:val="left"/>
      <w:pPr>
        <w:ind w:left="720" w:hanging="360"/>
      </w:pPr>
      <w:rPr>
        <w:rFonts w:ascii="Symbol" w:hAnsi="Symbol"/>
      </w:rPr>
    </w:lvl>
    <w:lvl w:ilvl="8" w:tplc="43AC8692">
      <w:start w:val="1"/>
      <w:numFmt w:val="bullet"/>
      <w:lvlText w:val=""/>
      <w:lvlJc w:val="left"/>
      <w:pPr>
        <w:ind w:left="720" w:hanging="360"/>
      </w:pPr>
      <w:rPr>
        <w:rFonts w:ascii="Symbol" w:hAnsi="Symbol"/>
      </w:rPr>
    </w:lvl>
  </w:abstractNum>
  <w:abstractNum w:abstractNumId="25" w15:restartNumberingAfterBreak="0">
    <w:nsid w:val="48925E4E"/>
    <w:multiLevelType w:val="hybridMultilevel"/>
    <w:tmpl w:val="208AC4AE"/>
    <w:lvl w:ilvl="0" w:tplc="FF44961E">
      <w:start w:val="1"/>
      <w:numFmt w:val="decimal"/>
      <w:lvlText w:val="%1."/>
      <w:lvlJc w:val="left"/>
      <w:pPr>
        <w:ind w:left="1440" w:hanging="360"/>
      </w:pPr>
    </w:lvl>
    <w:lvl w:ilvl="1" w:tplc="92EAAD8A">
      <w:start w:val="1"/>
      <w:numFmt w:val="decimal"/>
      <w:lvlText w:val="%2."/>
      <w:lvlJc w:val="left"/>
      <w:pPr>
        <w:ind w:left="1440" w:hanging="360"/>
      </w:pPr>
    </w:lvl>
    <w:lvl w:ilvl="2" w:tplc="091CE922">
      <w:start w:val="1"/>
      <w:numFmt w:val="decimal"/>
      <w:lvlText w:val="%3."/>
      <w:lvlJc w:val="left"/>
      <w:pPr>
        <w:ind w:left="1440" w:hanging="360"/>
      </w:pPr>
    </w:lvl>
    <w:lvl w:ilvl="3" w:tplc="72023E84">
      <w:start w:val="1"/>
      <w:numFmt w:val="decimal"/>
      <w:lvlText w:val="%4."/>
      <w:lvlJc w:val="left"/>
      <w:pPr>
        <w:ind w:left="1440" w:hanging="360"/>
      </w:pPr>
    </w:lvl>
    <w:lvl w:ilvl="4" w:tplc="A10022B2">
      <w:start w:val="1"/>
      <w:numFmt w:val="decimal"/>
      <w:lvlText w:val="%5."/>
      <w:lvlJc w:val="left"/>
      <w:pPr>
        <w:ind w:left="1440" w:hanging="360"/>
      </w:pPr>
    </w:lvl>
    <w:lvl w:ilvl="5" w:tplc="5C966B9A">
      <w:start w:val="1"/>
      <w:numFmt w:val="decimal"/>
      <w:lvlText w:val="%6."/>
      <w:lvlJc w:val="left"/>
      <w:pPr>
        <w:ind w:left="1440" w:hanging="360"/>
      </w:pPr>
    </w:lvl>
    <w:lvl w:ilvl="6" w:tplc="612A26AC">
      <w:start w:val="1"/>
      <w:numFmt w:val="decimal"/>
      <w:lvlText w:val="%7."/>
      <w:lvlJc w:val="left"/>
      <w:pPr>
        <w:ind w:left="1440" w:hanging="360"/>
      </w:pPr>
    </w:lvl>
    <w:lvl w:ilvl="7" w:tplc="1C6E2D40">
      <w:start w:val="1"/>
      <w:numFmt w:val="decimal"/>
      <w:lvlText w:val="%8."/>
      <w:lvlJc w:val="left"/>
      <w:pPr>
        <w:ind w:left="1440" w:hanging="360"/>
      </w:pPr>
    </w:lvl>
    <w:lvl w:ilvl="8" w:tplc="5A7A9072">
      <w:start w:val="1"/>
      <w:numFmt w:val="decimal"/>
      <w:lvlText w:val="%9."/>
      <w:lvlJc w:val="left"/>
      <w:pPr>
        <w:ind w:left="1440" w:hanging="360"/>
      </w:pPr>
    </w:lvl>
  </w:abstractNum>
  <w:abstractNum w:abstractNumId="26" w15:restartNumberingAfterBreak="0">
    <w:nsid w:val="48D83964"/>
    <w:multiLevelType w:val="hybridMultilevel"/>
    <w:tmpl w:val="E5DCEAB6"/>
    <w:lvl w:ilvl="0" w:tplc="044C119A">
      <w:start w:val="1"/>
      <w:numFmt w:val="bullet"/>
      <w:lvlText w:val=""/>
      <w:lvlJc w:val="left"/>
      <w:pPr>
        <w:ind w:left="720" w:hanging="360"/>
      </w:pPr>
      <w:rPr>
        <w:rFonts w:ascii="Symbol" w:hAnsi="Symbol"/>
      </w:rPr>
    </w:lvl>
    <w:lvl w:ilvl="1" w:tplc="B01EF444">
      <w:start w:val="1"/>
      <w:numFmt w:val="bullet"/>
      <w:lvlText w:val=""/>
      <w:lvlJc w:val="left"/>
      <w:pPr>
        <w:ind w:left="720" w:hanging="360"/>
      </w:pPr>
      <w:rPr>
        <w:rFonts w:ascii="Symbol" w:hAnsi="Symbol"/>
      </w:rPr>
    </w:lvl>
    <w:lvl w:ilvl="2" w:tplc="761C6DDA">
      <w:start w:val="1"/>
      <w:numFmt w:val="bullet"/>
      <w:lvlText w:val=""/>
      <w:lvlJc w:val="left"/>
      <w:pPr>
        <w:ind w:left="720" w:hanging="360"/>
      </w:pPr>
      <w:rPr>
        <w:rFonts w:ascii="Symbol" w:hAnsi="Symbol"/>
      </w:rPr>
    </w:lvl>
    <w:lvl w:ilvl="3" w:tplc="E7C61A58">
      <w:start w:val="1"/>
      <w:numFmt w:val="bullet"/>
      <w:lvlText w:val=""/>
      <w:lvlJc w:val="left"/>
      <w:pPr>
        <w:ind w:left="720" w:hanging="360"/>
      </w:pPr>
      <w:rPr>
        <w:rFonts w:ascii="Symbol" w:hAnsi="Symbol"/>
      </w:rPr>
    </w:lvl>
    <w:lvl w:ilvl="4" w:tplc="1B4C744E">
      <w:start w:val="1"/>
      <w:numFmt w:val="bullet"/>
      <w:lvlText w:val=""/>
      <w:lvlJc w:val="left"/>
      <w:pPr>
        <w:ind w:left="720" w:hanging="360"/>
      </w:pPr>
      <w:rPr>
        <w:rFonts w:ascii="Symbol" w:hAnsi="Symbol"/>
      </w:rPr>
    </w:lvl>
    <w:lvl w:ilvl="5" w:tplc="639A82A2">
      <w:start w:val="1"/>
      <w:numFmt w:val="bullet"/>
      <w:lvlText w:val=""/>
      <w:lvlJc w:val="left"/>
      <w:pPr>
        <w:ind w:left="720" w:hanging="360"/>
      </w:pPr>
      <w:rPr>
        <w:rFonts w:ascii="Symbol" w:hAnsi="Symbol"/>
      </w:rPr>
    </w:lvl>
    <w:lvl w:ilvl="6" w:tplc="0B90E48E">
      <w:start w:val="1"/>
      <w:numFmt w:val="bullet"/>
      <w:lvlText w:val=""/>
      <w:lvlJc w:val="left"/>
      <w:pPr>
        <w:ind w:left="720" w:hanging="360"/>
      </w:pPr>
      <w:rPr>
        <w:rFonts w:ascii="Symbol" w:hAnsi="Symbol"/>
      </w:rPr>
    </w:lvl>
    <w:lvl w:ilvl="7" w:tplc="9C54C192">
      <w:start w:val="1"/>
      <w:numFmt w:val="bullet"/>
      <w:lvlText w:val=""/>
      <w:lvlJc w:val="left"/>
      <w:pPr>
        <w:ind w:left="720" w:hanging="360"/>
      </w:pPr>
      <w:rPr>
        <w:rFonts w:ascii="Symbol" w:hAnsi="Symbol"/>
      </w:rPr>
    </w:lvl>
    <w:lvl w:ilvl="8" w:tplc="85AA5BBC">
      <w:start w:val="1"/>
      <w:numFmt w:val="bullet"/>
      <w:lvlText w:val=""/>
      <w:lvlJc w:val="left"/>
      <w:pPr>
        <w:ind w:left="720" w:hanging="360"/>
      </w:pPr>
      <w:rPr>
        <w:rFonts w:ascii="Symbol" w:hAnsi="Symbol"/>
      </w:rPr>
    </w:lvl>
  </w:abstractNum>
  <w:abstractNum w:abstractNumId="27" w15:restartNumberingAfterBreak="0">
    <w:nsid w:val="4FA35F25"/>
    <w:multiLevelType w:val="hybridMultilevel"/>
    <w:tmpl w:val="95A42B9C"/>
    <w:lvl w:ilvl="0" w:tplc="62AA7856">
      <w:start w:val="1"/>
      <w:numFmt w:val="decimal"/>
      <w:lvlText w:val="%1."/>
      <w:lvlJc w:val="left"/>
      <w:pPr>
        <w:ind w:left="1440" w:hanging="360"/>
      </w:pPr>
    </w:lvl>
    <w:lvl w:ilvl="1" w:tplc="1AB0452C">
      <w:start w:val="1"/>
      <w:numFmt w:val="decimal"/>
      <w:lvlText w:val="%2."/>
      <w:lvlJc w:val="left"/>
      <w:pPr>
        <w:ind w:left="1440" w:hanging="360"/>
      </w:pPr>
    </w:lvl>
    <w:lvl w:ilvl="2" w:tplc="2F00A174">
      <w:start w:val="1"/>
      <w:numFmt w:val="decimal"/>
      <w:lvlText w:val="%3."/>
      <w:lvlJc w:val="left"/>
      <w:pPr>
        <w:ind w:left="1440" w:hanging="360"/>
      </w:pPr>
    </w:lvl>
    <w:lvl w:ilvl="3" w:tplc="7886370C">
      <w:start w:val="1"/>
      <w:numFmt w:val="decimal"/>
      <w:lvlText w:val="%4."/>
      <w:lvlJc w:val="left"/>
      <w:pPr>
        <w:ind w:left="1440" w:hanging="360"/>
      </w:pPr>
    </w:lvl>
    <w:lvl w:ilvl="4" w:tplc="1BAAD314">
      <w:start w:val="1"/>
      <w:numFmt w:val="decimal"/>
      <w:lvlText w:val="%5."/>
      <w:lvlJc w:val="left"/>
      <w:pPr>
        <w:ind w:left="1440" w:hanging="360"/>
      </w:pPr>
    </w:lvl>
    <w:lvl w:ilvl="5" w:tplc="476A0812">
      <w:start w:val="1"/>
      <w:numFmt w:val="decimal"/>
      <w:lvlText w:val="%6."/>
      <w:lvlJc w:val="left"/>
      <w:pPr>
        <w:ind w:left="1440" w:hanging="360"/>
      </w:pPr>
    </w:lvl>
    <w:lvl w:ilvl="6" w:tplc="E9F024A6">
      <w:start w:val="1"/>
      <w:numFmt w:val="decimal"/>
      <w:lvlText w:val="%7."/>
      <w:lvlJc w:val="left"/>
      <w:pPr>
        <w:ind w:left="1440" w:hanging="360"/>
      </w:pPr>
    </w:lvl>
    <w:lvl w:ilvl="7" w:tplc="6C8EEE0A">
      <w:start w:val="1"/>
      <w:numFmt w:val="decimal"/>
      <w:lvlText w:val="%8."/>
      <w:lvlJc w:val="left"/>
      <w:pPr>
        <w:ind w:left="1440" w:hanging="360"/>
      </w:pPr>
    </w:lvl>
    <w:lvl w:ilvl="8" w:tplc="734A729C">
      <w:start w:val="1"/>
      <w:numFmt w:val="decimal"/>
      <w:lvlText w:val="%9."/>
      <w:lvlJc w:val="left"/>
      <w:pPr>
        <w:ind w:left="1440" w:hanging="360"/>
      </w:pPr>
    </w:lvl>
  </w:abstractNum>
  <w:abstractNum w:abstractNumId="28" w15:restartNumberingAfterBreak="0">
    <w:nsid w:val="51877F3D"/>
    <w:multiLevelType w:val="hybridMultilevel"/>
    <w:tmpl w:val="5BC2826E"/>
    <w:lvl w:ilvl="0" w:tplc="13E47874">
      <w:start w:val="1"/>
      <w:numFmt w:val="bullet"/>
      <w:lvlText w:val=""/>
      <w:lvlJc w:val="left"/>
      <w:pPr>
        <w:ind w:left="720" w:hanging="360"/>
      </w:pPr>
      <w:rPr>
        <w:rFonts w:ascii="Symbol" w:hAnsi="Symbol"/>
      </w:rPr>
    </w:lvl>
    <w:lvl w:ilvl="1" w:tplc="7EA64B0A">
      <w:start w:val="1"/>
      <w:numFmt w:val="bullet"/>
      <w:lvlText w:val=""/>
      <w:lvlJc w:val="left"/>
      <w:pPr>
        <w:ind w:left="720" w:hanging="360"/>
      </w:pPr>
      <w:rPr>
        <w:rFonts w:ascii="Symbol" w:hAnsi="Symbol"/>
      </w:rPr>
    </w:lvl>
    <w:lvl w:ilvl="2" w:tplc="1432252C">
      <w:start w:val="1"/>
      <w:numFmt w:val="bullet"/>
      <w:lvlText w:val=""/>
      <w:lvlJc w:val="left"/>
      <w:pPr>
        <w:ind w:left="720" w:hanging="360"/>
      </w:pPr>
      <w:rPr>
        <w:rFonts w:ascii="Symbol" w:hAnsi="Symbol"/>
      </w:rPr>
    </w:lvl>
    <w:lvl w:ilvl="3" w:tplc="96E2D4B0">
      <w:start w:val="1"/>
      <w:numFmt w:val="bullet"/>
      <w:lvlText w:val=""/>
      <w:lvlJc w:val="left"/>
      <w:pPr>
        <w:ind w:left="720" w:hanging="360"/>
      </w:pPr>
      <w:rPr>
        <w:rFonts w:ascii="Symbol" w:hAnsi="Symbol"/>
      </w:rPr>
    </w:lvl>
    <w:lvl w:ilvl="4" w:tplc="FA74C81E">
      <w:start w:val="1"/>
      <w:numFmt w:val="bullet"/>
      <w:lvlText w:val=""/>
      <w:lvlJc w:val="left"/>
      <w:pPr>
        <w:ind w:left="720" w:hanging="360"/>
      </w:pPr>
      <w:rPr>
        <w:rFonts w:ascii="Symbol" w:hAnsi="Symbol"/>
      </w:rPr>
    </w:lvl>
    <w:lvl w:ilvl="5" w:tplc="D91C8ADE">
      <w:start w:val="1"/>
      <w:numFmt w:val="bullet"/>
      <w:lvlText w:val=""/>
      <w:lvlJc w:val="left"/>
      <w:pPr>
        <w:ind w:left="720" w:hanging="360"/>
      </w:pPr>
      <w:rPr>
        <w:rFonts w:ascii="Symbol" w:hAnsi="Symbol"/>
      </w:rPr>
    </w:lvl>
    <w:lvl w:ilvl="6" w:tplc="E6108A0C">
      <w:start w:val="1"/>
      <w:numFmt w:val="bullet"/>
      <w:lvlText w:val=""/>
      <w:lvlJc w:val="left"/>
      <w:pPr>
        <w:ind w:left="720" w:hanging="360"/>
      </w:pPr>
      <w:rPr>
        <w:rFonts w:ascii="Symbol" w:hAnsi="Symbol"/>
      </w:rPr>
    </w:lvl>
    <w:lvl w:ilvl="7" w:tplc="5AF25D24">
      <w:start w:val="1"/>
      <w:numFmt w:val="bullet"/>
      <w:lvlText w:val=""/>
      <w:lvlJc w:val="left"/>
      <w:pPr>
        <w:ind w:left="720" w:hanging="360"/>
      </w:pPr>
      <w:rPr>
        <w:rFonts w:ascii="Symbol" w:hAnsi="Symbol"/>
      </w:rPr>
    </w:lvl>
    <w:lvl w:ilvl="8" w:tplc="AA7A94A4">
      <w:start w:val="1"/>
      <w:numFmt w:val="bullet"/>
      <w:lvlText w:val=""/>
      <w:lvlJc w:val="left"/>
      <w:pPr>
        <w:ind w:left="720" w:hanging="360"/>
      </w:pPr>
      <w:rPr>
        <w:rFonts w:ascii="Symbol" w:hAnsi="Symbol"/>
      </w:rPr>
    </w:lvl>
  </w:abstractNum>
  <w:abstractNum w:abstractNumId="29" w15:restartNumberingAfterBreak="0">
    <w:nsid w:val="52234E13"/>
    <w:multiLevelType w:val="hybridMultilevel"/>
    <w:tmpl w:val="88BE7F42"/>
    <w:lvl w:ilvl="0" w:tplc="6AA015B2">
      <w:start w:val="1"/>
      <w:numFmt w:val="bullet"/>
      <w:lvlText w:val=""/>
      <w:lvlJc w:val="left"/>
      <w:pPr>
        <w:ind w:left="1080" w:hanging="360"/>
      </w:pPr>
      <w:rPr>
        <w:rFonts w:ascii="Symbol" w:hAnsi="Symbol"/>
      </w:rPr>
    </w:lvl>
    <w:lvl w:ilvl="1" w:tplc="CC74F5DA">
      <w:start w:val="1"/>
      <w:numFmt w:val="bullet"/>
      <w:lvlText w:val=""/>
      <w:lvlJc w:val="left"/>
      <w:pPr>
        <w:ind w:left="1080" w:hanging="360"/>
      </w:pPr>
      <w:rPr>
        <w:rFonts w:ascii="Symbol" w:hAnsi="Symbol"/>
      </w:rPr>
    </w:lvl>
    <w:lvl w:ilvl="2" w:tplc="49FA4E72">
      <w:start w:val="1"/>
      <w:numFmt w:val="bullet"/>
      <w:lvlText w:val=""/>
      <w:lvlJc w:val="left"/>
      <w:pPr>
        <w:ind w:left="1080" w:hanging="360"/>
      </w:pPr>
      <w:rPr>
        <w:rFonts w:ascii="Symbol" w:hAnsi="Symbol"/>
      </w:rPr>
    </w:lvl>
    <w:lvl w:ilvl="3" w:tplc="E78C6330">
      <w:start w:val="1"/>
      <w:numFmt w:val="bullet"/>
      <w:lvlText w:val=""/>
      <w:lvlJc w:val="left"/>
      <w:pPr>
        <w:ind w:left="1080" w:hanging="360"/>
      </w:pPr>
      <w:rPr>
        <w:rFonts w:ascii="Symbol" w:hAnsi="Symbol"/>
      </w:rPr>
    </w:lvl>
    <w:lvl w:ilvl="4" w:tplc="C34CF2E8">
      <w:start w:val="1"/>
      <w:numFmt w:val="bullet"/>
      <w:lvlText w:val=""/>
      <w:lvlJc w:val="left"/>
      <w:pPr>
        <w:ind w:left="1080" w:hanging="360"/>
      </w:pPr>
      <w:rPr>
        <w:rFonts w:ascii="Symbol" w:hAnsi="Symbol"/>
      </w:rPr>
    </w:lvl>
    <w:lvl w:ilvl="5" w:tplc="45FEAA3A">
      <w:start w:val="1"/>
      <w:numFmt w:val="bullet"/>
      <w:lvlText w:val=""/>
      <w:lvlJc w:val="left"/>
      <w:pPr>
        <w:ind w:left="1080" w:hanging="360"/>
      </w:pPr>
      <w:rPr>
        <w:rFonts w:ascii="Symbol" w:hAnsi="Symbol"/>
      </w:rPr>
    </w:lvl>
    <w:lvl w:ilvl="6" w:tplc="28D014B6">
      <w:start w:val="1"/>
      <w:numFmt w:val="bullet"/>
      <w:lvlText w:val=""/>
      <w:lvlJc w:val="left"/>
      <w:pPr>
        <w:ind w:left="1080" w:hanging="360"/>
      </w:pPr>
      <w:rPr>
        <w:rFonts w:ascii="Symbol" w:hAnsi="Symbol"/>
      </w:rPr>
    </w:lvl>
    <w:lvl w:ilvl="7" w:tplc="09B6E5AE">
      <w:start w:val="1"/>
      <w:numFmt w:val="bullet"/>
      <w:lvlText w:val=""/>
      <w:lvlJc w:val="left"/>
      <w:pPr>
        <w:ind w:left="1080" w:hanging="360"/>
      </w:pPr>
      <w:rPr>
        <w:rFonts w:ascii="Symbol" w:hAnsi="Symbol"/>
      </w:rPr>
    </w:lvl>
    <w:lvl w:ilvl="8" w:tplc="FEFE1EBE">
      <w:start w:val="1"/>
      <w:numFmt w:val="bullet"/>
      <w:lvlText w:val=""/>
      <w:lvlJc w:val="left"/>
      <w:pPr>
        <w:ind w:left="1080" w:hanging="360"/>
      </w:pPr>
      <w:rPr>
        <w:rFonts w:ascii="Symbol" w:hAnsi="Symbol"/>
      </w:rPr>
    </w:lvl>
  </w:abstractNum>
  <w:abstractNum w:abstractNumId="30" w15:restartNumberingAfterBreak="0">
    <w:nsid w:val="614C74A3"/>
    <w:multiLevelType w:val="hybridMultilevel"/>
    <w:tmpl w:val="AD6EFB14"/>
    <w:lvl w:ilvl="0" w:tplc="FA1E075E">
      <w:start w:val="1"/>
      <w:numFmt w:val="decimal"/>
      <w:lvlText w:val="(%1)"/>
      <w:lvlJc w:val="left"/>
      <w:pPr>
        <w:ind w:left="1440" w:hanging="360"/>
      </w:pPr>
    </w:lvl>
    <w:lvl w:ilvl="1" w:tplc="E84440A8">
      <w:start w:val="1"/>
      <w:numFmt w:val="decimal"/>
      <w:lvlText w:val="(%2)"/>
      <w:lvlJc w:val="left"/>
      <w:pPr>
        <w:ind w:left="1440" w:hanging="360"/>
      </w:pPr>
    </w:lvl>
    <w:lvl w:ilvl="2" w:tplc="F8964BBC">
      <w:start w:val="1"/>
      <w:numFmt w:val="decimal"/>
      <w:lvlText w:val="(%3)"/>
      <w:lvlJc w:val="left"/>
      <w:pPr>
        <w:ind w:left="1440" w:hanging="360"/>
      </w:pPr>
    </w:lvl>
    <w:lvl w:ilvl="3" w:tplc="FF72403E">
      <w:start w:val="1"/>
      <w:numFmt w:val="decimal"/>
      <w:lvlText w:val="(%4)"/>
      <w:lvlJc w:val="left"/>
      <w:pPr>
        <w:ind w:left="1440" w:hanging="360"/>
      </w:pPr>
    </w:lvl>
    <w:lvl w:ilvl="4" w:tplc="1FF67982">
      <w:start w:val="1"/>
      <w:numFmt w:val="decimal"/>
      <w:lvlText w:val="(%5)"/>
      <w:lvlJc w:val="left"/>
      <w:pPr>
        <w:ind w:left="1440" w:hanging="360"/>
      </w:pPr>
    </w:lvl>
    <w:lvl w:ilvl="5" w:tplc="F35259F0">
      <w:start w:val="1"/>
      <w:numFmt w:val="decimal"/>
      <w:lvlText w:val="(%6)"/>
      <w:lvlJc w:val="left"/>
      <w:pPr>
        <w:ind w:left="1440" w:hanging="360"/>
      </w:pPr>
    </w:lvl>
    <w:lvl w:ilvl="6" w:tplc="C51C5D10">
      <w:start w:val="1"/>
      <w:numFmt w:val="decimal"/>
      <w:lvlText w:val="(%7)"/>
      <w:lvlJc w:val="left"/>
      <w:pPr>
        <w:ind w:left="1440" w:hanging="360"/>
      </w:pPr>
    </w:lvl>
    <w:lvl w:ilvl="7" w:tplc="AC4208BE">
      <w:start w:val="1"/>
      <w:numFmt w:val="decimal"/>
      <w:lvlText w:val="(%8)"/>
      <w:lvlJc w:val="left"/>
      <w:pPr>
        <w:ind w:left="1440" w:hanging="360"/>
      </w:pPr>
    </w:lvl>
    <w:lvl w:ilvl="8" w:tplc="E362E9C8">
      <w:start w:val="1"/>
      <w:numFmt w:val="decimal"/>
      <w:lvlText w:val="(%9)"/>
      <w:lvlJc w:val="left"/>
      <w:pPr>
        <w:ind w:left="1440" w:hanging="360"/>
      </w:pPr>
    </w:lvl>
  </w:abstractNum>
  <w:abstractNum w:abstractNumId="31" w15:restartNumberingAfterBreak="0">
    <w:nsid w:val="64072A0D"/>
    <w:multiLevelType w:val="hybridMultilevel"/>
    <w:tmpl w:val="CBAE7A0E"/>
    <w:lvl w:ilvl="0" w:tplc="F9E8F3CE">
      <w:start w:val="1"/>
      <w:numFmt w:val="bullet"/>
      <w:lvlText w:val=""/>
      <w:lvlJc w:val="left"/>
      <w:pPr>
        <w:ind w:left="1080" w:hanging="360"/>
      </w:pPr>
      <w:rPr>
        <w:rFonts w:ascii="Symbol" w:hAnsi="Symbol"/>
      </w:rPr>
    </w:lvl>
    <w:lvl w:ilvl="1" w:tplc="BA609D8A">
      <w:start w:val="1"/>
      <w:numFmt w:val="bullet"/>
      <w:lvlText w:val=""/>
      <w:lvlJc w:val="left"/>
      <w:pPr>
        <w:ind w:left="1080" w:hanging="360"/>
      </w:pPr>
      <w:rPr>
        <w:rFonts w:ascii="Symbol" w:hAnsi="Symbol"/>
      </w:rPr>
    </w:lvl>
    <w:lvl w:ilvl="2" w:tplc="234A22CA">
      <w:start w:val="1"/>
      <w:numFmt w:val="bullet"/>
      <w:lvlText w:val=""/>
      <w:lvlJc w:val="left"/>
      <w:pPr>
        <w:ind w:left="1080" w:hanging="360"/>
      </w:pPr>
      <w:rPr>
        <w:rFonts w:ascii="Symbol" w:hAnsi="Symbol"/>
      </w:rPr>
    </w:lvl>
    <w:lvl w:ilvl="3" w:tplc="F2E252BC">
      <w:start w:val="1"/>
      <w:numFmt w:val="bullet"/>
      <w:lvlText w:val=""/>
      <w:lvlJc w:val="left"/>
      <w:pPr>
        <w:ind w:left="1080" w:hanging="360"/>
      </w:pPr>
      <w:rPr>
        <w:rFonts w:ascii="Symbol" w:hAnsi="Symbol"/>
      </w:rPr>
    </w:lvl>
    <w:lvl w:ilvl="4" w:tplc="85D6D8A8">
      <w:start w:val="1"/>
      <w:numFmt w:val="bullet"/>
      <w:lvlText w:val=""/>
      <w:lvlJc w:val="left"/>
      <w:pPr>
        <w:ind w:left="1080" w:hanging="360"/>
      </w:pPr>
      <w:rPr>
        <w:rFonts w:ascii="Symbol" w:hAnsi="Symbol"/>
      </w:rPr>
    </w:lvl>
    <w:lvl w:ilvl="5" w:tplc="268AE12A">
      <w:start w:val="1"/>
      <w:numFmt w:val="bullet"/>
      <w:lvlText w:val=""/>
      <w:lvlJc w:val="left"/>
      <w:pPr>
        <w:ind w:left="1080" w:hanging="360"/>
      </w:pPr>
      <w:rPr>
        <w:rFonts w:ascii="Symbol" w:hAnsi="Symbol"/>
      </w:rPr>
    </w:lvl>
    <w:lvl w:ilvl="6" w:tplc="8B1E8706">
      <w:start w:val="1"/>
      <w:numFmt w:val="bullet"/>
      <w:lvlText w:val=""/>
      <w:lvlJc w:val="left"/>
      <w:pPr>
        <w:ind w:left="1080" w:hanging="360"/>
      </w:pPr>
      <w:rPr>
        <w:rFonts w:ascii="Symbol" w:hAnsi="Symbol"/>
      </w:rPr>
    </w:lvl>
    <w:lvl w:ilvl="7" w:tplc="5E381E66">
      <w:start w:val="1"/>
      <w:numFmt w:val="bullet"/>
      <w:lvlText w:val=""/>
      <w:lvlJc w:val="left"/>
      <w:pPr>
        <w:ind w:left="1080" w:hanging="360"/>
      </w:pPr>
      <w:rPr>
        <w:rFonts w:ascii="Symbol" w:hAnsi="Symbol"/>
      </w:rPr>
    </w:lvl>
    <w:lvl w:ilvl="8" w:tplc="AC221310">
      <w:start w:val="1"/>
      <w:numFmt w:val="bullet"/>
      <w:lvlText w:val=""/>
      <w:lvlJc w:val="left"/>
      <w:pPr>
        <w:ind w:left="1080" w:hanging="360"/>
      </w:pPr>
      <w:rPr>
        <w:rFonts w:ascii="Symbol" w:hAnsi="Symbol"/>
      </w:rPr>
    </w:lvl>
  </w:abstractNum>
  <w:abstractNum w:abstractNumId="32" w15:restartNumberingAfterBreak="0">
    <w:nsid w:val="6908192B"/>
    <w:multiLevelType w:val="hybridMultilevel"/>
    <w:tmpl w:val="5422361A"/>
    <w:lvl w:ilvl="0" w:tplc="E6362B56">
      <w:start w:val="1"/>
      <w:numFmt w:val="bullet"/>
      <w:lvlText w:val=""/>
      <w:lvlJc w:val="left"/>
      <w:pPr>
        <w:ind w:left="1080" w:hanging="360"/>
      </w:pPr>
      <w:rPr>
        <w:rFonts w:ascii="Symbol" w:hAnsi="Symbol"/>
      </w:rPr>
    </w:lvl>
    <w:lvl w:ilvl="1" w:tplc="D972939A">
      <w:start w:val="1"/>
      <w:numFmt w:val="bullet"/>
      <w:lvlText w:val=""/>
      <w:lvlJc w:val="left"/>
      <w:pPr>
        <w:ind w:left="1080" w:hanging="360"/>
      </w:pPr>
      <w:rPr>
        <w:rFonts w:ascii="Symbol" w:hAnsi="Symbol"/>
      </w:rPr>
    </w:lvl>
    <w:lvl w:ilvl="2" w:tplc="E92E1348">
      <w:start w:val="1"/>
      <w:numFmt w:val="bullet"/>
      <w:lvlText w:val=""/>
      <w:lvlJc w:val="left"/>
      <w:pPr>
        <w:ind w:left="1080" w:hanging="360"/>
      </w:pPr>
      <w:rPr>
        <w:rFonts w:ascii="Symbol" w:hAnsi="Symbol"/>
      </w:rPr>
    </w:lvl>
    <w:lvl w:ilvl="3" w:tplc="30D0FBD6">
      <w:start w:val="1"/>
      <w:numFmt w:val="bullet"/>
      <w:lvlText w:val=""/>
      <w:lvlJc w:val="left"/>
      <w:pPr>
        <w:ind w:left="1080" w:hanging="360"/>
      </w:pPr>
      <w:rPr>
        <w:rFonts w:ascii="Symbol" w:hAnsi="Symbol"/>
      </w:rPr>
    </w:lvl>
    <w:lvl w:ilvl="4" w:tplc="E3A2833E">
      <w:start w:val="1"/>
      <w:numFmt w:val="bullet"/>
      <w:lvlText w:val=""/>
      <w:lvlJc w:val="left"/>
      <w:pPr>
        <w:ind w:left="1080" w:hanging="360"/>
      </w:pPr>
      <w:rPr>
        <w:rFonts w:ascii="Symbol" w:hAnsi="Symbol"/>
      </w:rPr>
    </w:lvl>
    <w:lvl w:ilvl="5" w:tplc="49DE5FDA">
      <w:start w:val="1"/>
      <w:numFmt w:val="bullet"/>
      <w:lvlText w:val=""/>
      <w:lvlJc w:val="left"/>
      <w:pPr>
        <w:ind w:left="1080" w:hanging="360"/>
      </w:pPr>
      <w:rPr>
        <w:rFonts w:ascii="Symbol" w:hAnsi="Symbol"/>
      </w:rPr>
    </w:lvl>
    <w:lvl w:ilvl="6" w:tplc="C9F2DD96">
      <w:start w:val="1"/>
      <w:numFmt w:val="bullet"/>
      <w:lvlText w:val=""/>
      <w:lvlJc w:val="left"/>
      <w:pPr>
        <w:ind w:left="1080" w:hanging="360"/>
      </w:pPr>
      <w:rPr>
        <w:rFonts w:ascii="Symbol" w:hAnsi="Symbol"/>
      </w:rPr>
    </w:lvl>
    <w:lvl w:ilvl="7" w:tplc="4AF047A6">
      <w:start w:val="1"/>
      <w:numFmt w:val="bullet"/>
      <w:lvlText w:val=""/>
      <w:lvlJc w:val="left"/>
      <w:pPr>
        <w:ind w:left="1080" w:hanging="360"/>
      </w:pPr>
      <w:rPr>
        <w:rFonts w:ascii="Symbol" w:hAnsi="Symbol"/>
      </w:rPr>
    </w:lvl>
    <w:lvl w:ilvl="8" w:tplc="0A3A91F0">
      <w:start w:val="1"/>
      <w:numFmt w:val="bullet"/>
      <w:lvlText w:val=""/>
      <w:lvlJc w:val="left"/>
      <w:pPr>
        <w:ind w:left="1080" w:hanging="360"/>
      </w:pPr>
      <w:rPr>
        <w:rFonts w:ascii="Symbol" w:hAnsi="Symbol"/>
      </w:rPr>
    </w:lvl>
  </w:abstractNum>
  <w:abstractNum w:abstractNumId="33" w15:restartNumberingAfterBreak="0">
    <w:nsid w:val="6D9701B4"/>
    <w:multiLevelType w:val="hybridMultilevel"/>
    <w:tmpl w:val="FC502E8E"/>
    <w:lvl w:ilvl="0" w:tplc="7FCEA160">
      <w:start w:val="1"/>
      <w:numFmt w:val="bullet"/>
      <w:lvlText w:val=""/>
      <w:lvlJc w:val="left"/>
      <w:pPr>
        <w:ind w:left="720" w:hanging="360"/>
      </w:pPr>
      <w:rPr>
        <w:rFonts w:ascii="Symbol" w:hAnsi="Symbol"/>
      </w:rPr>
    </w:lvl>
    <w:lvl w:ilvl="1" w:tplc="6BCA82BA">
      <w:start w:val="1"/>
      <w:numFmt w:val="bullet"/>
      <w:lvlText w:val=""/>
      <w:lvlJc w:val="left"/>
      <w:pPr>
        <w:ind w:left="720" w:hanging="360"/>
      </w:pPr>
      <w:rPr>
        <w:rFonts w:ascii="Symbol" w:hAnsi="Symbol"/>
      </w:rPr>
    </w:lvl>
    <w:lvl w:ilvl="2" w:tplc="B9267DD0">
      <w:start w:val="1"/>
      <w:numFmt w:val="bullet"/>
      <w:lvlText w:val=""/>
      <w:lvlJc w:val="left"/>
      <w:pPr>
        <w:ind w:left="720" w:hanging="360"/>
      </w:pPr>
      <w:rPr>
        <w:rFonts w:ascii="Symbol" w:hAnsi="Symbol"/>
      </w:rPr>
    </w:lvl>
    <w:lvl w:ilvl="3" w:tplc="F28EF530">
      <w:start w:val="1"/>
      <w:numFmt w:val="bullet"/>
      <w:lvlText w:val=""/>
      <w:lvlJc w:val="left"/>
      <w:pPr>
        <w:ind w:left="720" w:hanging="360"/>
      </w:pPr>
      <w:rPr>
        <w:rFonts w:ascii="Symbol" w:hAnsi="Symbol"/>
      </w:rPr>
    </w:lvl>
    <w:lvl w:ilvl="4" w:tplc="B512E636">
      <w:start w:val="1"/>
      <w:numFmt w:val="bullet"/>
      <w:lvlText w:val=""/>
      <w:lvlJc w:val="left"/>
      <w:pPr>
        <w:ind w:left="720" w:hanging="360"/>
      </w:pPr>
      <w:rPr>
        <w:rFonts w:ascii="Symbol" w:hAnsi="Symbol"/>
      </w:rPr>
    </w:lvl>
    <w:lvl w:ilvl="5" w:tplc="472603CC">
      <w:start w:val="1"/>
      <w:numFmt w:val="bullet"/>
      <w:lvlText w:val=""/>
      <w:lvlJc w:val="left"/>
      <w:pPr>
        <w:ind w:left="720" w:hanging="360"/>
      </w:pPr>
      <w:rPr>
        <w:rFonts w:ascii="Symbol" w:hAnsi="Symbol"/>
      </w:rPr>
    </w:lvl>
    <w:lvl w:ilvl="6" w:tplc="194CC99C">
      <w:start w:val="1"/>
      <w:numFmt w:val="bullet"/>
      <w:lvlText w:val=""/>
      <w:lvlJc w:val="left"/>
      <w:pPr>
        <w:ind w:left="720" w:hanging="360"/>
      </w:pPr>
      <w:rPr>
        <w:rFonts w:ascii="Symbol" w:hAnsi="Symbol"/>
      </w:rPr>
    </w:lvl>
    <w:lvl w:ilvl="7" w:tplc="DD8E2FDC">
      <w:start w:val="1"/>
      <w:numFmt w:val="bullet"/>
      <w:lvlText w:val=""/>
      <w:lvlJc w:val="left"/>
      <w:pPr>
        <w:ind w:left="720" w:hanging="360"/>
      </w:pPr>
      <w:rPr>
        <w:rFonts w:ascii="Symbol" w:hAnsi="Symbol"/>
      </w:rPr>
    </w:lvl>
    <w:lvl w:ilvl="8" w:tplc="8E442ED0">
      <w:start w:val="1"/>
      <w:numFmt w:val="bullet"/>
      <w:lvlText w:val=""/>
      <w:lvlJc w:val="left"/>
      <w:pPr>
        <w:ind w:left="720" w:hanging="360"/>
      </w:pPr>
      <w:rPr>
        <w:rFonts w:ascii="Symbol" w:hAnsi="Symbol"/>
      </w:rPr>
    </w:lvl>
  </w:abstractNum>
  <w:abstractNum w:abstractNumId="34" w15:restartNumberingAfterBreak="0">
    <w:nsid w:val="6EE5159F"/>
    <w:multiLevelType w:val="hybridMultilevel"/>
    <w:tmpl w:val="7854B91A"/>
    <w:lvl w:ilvl="0" w:tplc="8AF682FA">
      <w:start w:val="1"/>
      <w:numFmt w:val="bullet"/>
      <w:lvlText w:val=""/>
      <w:lvlJc w:val="left"/>
      <w:pPr>
        <w:ind w:left="720" w:hanging="360"/>
      </w:pPr>
      <w:rPr>
        <w:rFonts w:ascii="Symbol" w:hAnsi="Symbol"/>
      </w:rPr>
    </w:lvl>
    <w:lvl w:ilvl="1" w:tplc="4EA80A0C">
      <w:start w:val="1"/>
      <w:numFmt w:val="bullet"/>
      <w:lvlText w:val=""/>
      <w:lvlJc w:val="left"/>
      <w:pPr>
        <w:ind w:left="720" w:hanging="360"/>
      </w:pPr>
      <w:rPr>
        <w:rFonts w:ascii="Symbol" w:hAnsi="Symbol"/>
      </w:rPr>
    </w:lvl>
    <w:lvl w:ilvl="2" w:tplc="CCDE18CE">
      <w:start w:val="1"/>
      <w:numFmt w:val="bullet"/>
      <w:lvlText w:val=""/>
      <w:lvlJc w:val="left"/>
      <w:pPr>
        <w:ind w:left="720" w:hanging="360"/>
      </w:pPr>
      <w:rPr>
        <w:rFonts w:ascii="Symbol" w:hAnsi="Symbol"/>
      </w:rPr>
    </w:lvl>
    <w:lvl w:ilvl="3" w:tplc="20829B44">
      <w:start w:val="1"/>
      <w:numFmt w:val="bullet"/>
      <w:lvlText w:val=""/>
      <w:lvlJc w:val="left"/>
      <w:pPr>
        <w:ind w:left="720" w:hanging="360"/>
      </w:pPr>
      <w:rPr>
        <w:rFonts w:ascii="Symbol" w:hAnsi="Symbol"/>
      </w:rPr>
    </w:lvl>
    <w:lvl w:ilvl="4" w:tplc="00CE4D04">
      <w:start w:val="1"/>
      <w:numFmt w:val="bullet"/>
      <w:lvlText w:val=""/>
      <w:lvlJc w:val="left"/>
      <w:pPr>
        <w:ind w:left="720" w:hanging="360"/>
      </w:pPr>
      <w:rPr>
        <w:rFonts w:ascii="Symbol" w:hAnsi="Symbol"/>
      </w:rPr>
    </w:lvl>
    <w:lvl w:ilvl="5" w:tplc="F274103C">
      <w:start w:val="1"/>
      <w:numFmt w:val="bullet"/>
      <w:lvlText w:val=""/>
      <w:lvlJc w:val="left"/>
      <w:pPr>
        <w:ind w:left="720" w:hanging="360"/>
      </w:pPr>
      <w:rPr>
        <w:rFonts w:ascii="Symbol" w:hAnsi="Symbol"/>
      </w:rPr>
    </w:lvl>
    <w:lvl w:ilvl="6" w:tplc="27568F3E">
      <w:start w:val="1"/>
      <w:numFmt w:val="bullet"/>
      <w:lvlText w:val=""/>
      <w:lvlJc w:val="left"/>
      <w:pPr>
        <w:ind w:left="720" w:hanging="360"/>
      </w:pPr>
      <w:rPr>
        <w:rFonts w:ascii="Symbol" w:hAnsi="Symbol"/>
      </w:rPr>
    </w:lvl>
    <w:lvl w:ilvl="7" w:tplc="B20263DC">
      <w:start w:val="1"/>
      <w:numFmt w:val="bullet"/>
      <w:lvlText w:val=""/>
      <w:lvlJc w:val="left"/>
      <w:pPr>
        <w:ind w:left="720" w:hanging="360"/>
      </w:pPr>
      <w:rPr>
        <w:rFonts w:ascii="Symbol" w:hAnsi="Symbol"/>
      </w:rPr>
    </w:lvl>
    <w:lvl w:ilvl="8" w:tplc="75BE90DC">
      <w:start w:val="1"/>
      <w:numFmt w:val="bullet"/>
      <w:lvlText w:val=""/>
      <w:lvlJc w:val="left"/>
      <w:pPr>
        <w:ind w:left="720" w:hanging="360"/>
      </w:pPr>
      <w:rPr>
        <w:rFonts w:ascii="Symbol" w:hAnsi="Symbol"/>
      </w:rPr>
    </w:lvl>
  </w:abstractNum>
  <w:abstractNum w:abstractNumId="35" w15:restartNumberingAfterBreak="0">
    <w:nsid w:val="6FCE7970"/>
    <w:multiLevelType w:val="hybridMultilevel"/>
    <w:tmpl w:val="2C8E8C4A"/>
    <w:lvl w:ilvl="0" w:tplc="91A84304">
      <w:start w:val="1"/>
      <w:numFmt w:val="decimal"/>
      <w:lvlText w:val="%1)"/>
      <w:lvlJc w:val="left"/>
      <w:pPr>
        <w:ind w:left="1080" w:hanging="360"/>
      </w:pPr>
    </w:lvl>
    <w:lvl w:ilvl="1" w:tplc="83387440">
      <w:start w:val="1"/>
      <w:numFmt w:val="decimal"/>
      <w:lvlText w:val="%2)"/>
      <w:lvlJc w:val="left"/>
      <w:pPr>
        <w:ind w:left="1080" w:hanging="360"/>
      </w:pPr>
    </w:lvl>
    <w:lvl w:ilvl="2" w:tplc="143A4570">
      <w:start w:val="1"/>
      <w:numFmt w:val="decimal"/>
      <w:lvlText w:val="%3)"/>
      <w:lvlJc w:val="left"/>
      <w:pPr>
        <w:ind w:left="1080" w:hanging="360"/>
      </w:pPr>
    </w:lvl>
    <w:lvl w:ilvl="3" w:tplc="271A7022">
      <w:start w:val="1"/>
      <w:numFmt w:val="decimal"/>
      <w:lvlText w:val="%4)"/>
      <w:lvlJc w:val="left"/>
      <w:pPr>
        <w:ind w:left="1080" w:hanging="360"/>
      </w:pPr>
    </w:lvl>
    <w:lvl w:ilvl="4" w:tplc="59269140">
      <w:start w:val="1"/>
      <w:numFmt w:val="decimal"/>
      <w:lvlText w:val="%5)"/>
      <w:lvlJc w:val="left"/>
      <w:pPr>
        <w:ind w:left="1080" w:hanging="360"/>
      </w:pPr>
    </w:lvl>
    <w:lvl w:ilvl="5" w:tplc="DB12DE8E">
      <w:start w:val="1"/>
      <w:numFmt w:val="decimal"/>
      <w:lvlText w:val="%6)"/>
      <w:lvlJc w:val="left"/>
      <w:pPr>
        <w:ind w:left="1080" w:hanging="360"/>
      </w:pPr>
    </w:lvl>
    <w:lvl w:ilvl="6" w:tplc="B1A81A3E">
      <w:start w:val="1"/>
      <w:numFmt w:val="decimal"/>
      <w:lvlText w:val="%7)"/>
      <w:lvlJc w:val="left"/>
      <w:pPr>
        <w:ind w:left="1080" w:hanging="360"/>
      </w:pPr>
    </w:lvl>
    <w:lvl w:ilvl="7" w:tplc="145207E4">
      <w:start w:val="1"/>
      <w:numFmt w:val="decimal"/>
      <w:lvlText w:val="%8)"/>
      <w:lvlJc w:val="left"/>
      <w:pPr>
        <w:ind w:left="1080" w:hanging="360"/>
      </w:pPr>
    </w:lvl>
    <w:lvl w:ilvl="8" w:tplc="37E6FC52">
      <w:start w:val="1"/>
      <w:numFmt w:val="decimal"/>
      <w:lvlText w:val="%9)"/>
      <w:lvlJc w:val="left"/>
      <w:pPr>
        <w:ind w:left="1080" w:hanging="360"/>
      </w:pPr>
    </w:lvl>
  </w:abstractNum>
  <w:num w:numId="1" w16cid:durableId="1685354060">
    <w:abstractNumId w:val="29"/>
  </w:num>
  <w:num w:numId="2" w16cid:durableId="827215056">
    <w:abstractNumId w:val="11"/>
  </w:num>
  <w:num w:numId="3" w16cid:durableId="1133643094">
    <w:abstractNumId w:val="2"/>
  </w:num>
  <w:num w:numId="4" w16cid:durableId="1345857474">
    <w:abstractNumId w:val="1"/>
  </w:num>
  <w:num w:numId="5" w16cid:durableId="1157693725">
    <w:abstractNumId w:val="0"/>
  </w:num>
  <w:num w:numId="6" w16cid:durableId="1073088514">
    <w:abstractNumId w:val="5"/>
  </w:num>
  <w:num w:numId="7" w16cid:durableId="2013798573">
    <w:abstractNumId w:val="26"/>
  </w:num>
  <w:num w:numId="8" w16cid:durableId="906573622">
    <w:abstractNumId w:val="34"/>
  </w:num>
  <w:num w:numId="9" w16cid:durableId="1783721088">
    <w:abstractNumId w:val="27"/>
  </w:num>
  <w:num w:numId="10" w16cid:durableId="1846088086">
    <w:abstractNumId w:val="18"/>
  </w:num>
  <w:num w:numId="11" w16cid:durableId="1150293917">
    <w:abstractNumId w:val="21"/>
  </w:num>
  <w:num w:numId="12" w16cid:durableId="1705130128">
    <w:abstractNumId w:val="22"/>
  </w:num>
  <w:num w:numId="13" w16cid:durableId="955402614">
    <w:abstractNumId w:val="9"/>
  </w:num>
  <w:num w:numId="14" w16cid:durableId="1597862900">
    <w:abstractNumId w:val="14"/>
  </w:num>
  <w:num w:numId="15" w16cid:durableId="845094460">
    <w:abstractNumId w:val="25"/>
  </w:num>
  <w:num w:numId="16" w16cid:durableId="189681679">
    <w:abstractNumId w:val="20"/>
  </w:num>
  <w:num w:numId="17" w16cid:durableId="1969235633">
    <w:abstractNumId w:val="16"/>
  </w:num>
  <w:num w:numId="18" w16cid:durableId="506939678">
    <w:abstractNumId w:val="30"/>
  </w:num>
  <w:num w:numId="19" w16cid:durableId="1397120186">
    <w:abstractNumId w:val="32"/>
  </w:num>
  <w:num w:numId="20" w16cid:durableId="1278832415">
    <w:abstractNumId w:val="17"/>
  </w:num>
  <w:num w:numId="21" w16cid:durableId="120272055">
    <w:abstractNumId w:val="6"/>
  </w:num>
  <w:num w:numId="22" w16cid:durableId="265043675">
    <w:abstractNumId w:val="10"/>
  </w:num>
  <w:num w:numId="23" w16cid:durableId="1929582485">
    <w:abstractNumId w:val="31"/>
  </w:num>
  <w:num w:numId="24" w16cid:durableId="1382093956">
    <w:abstractNumId w:val="23"/>
  </w:num>
  <w:num w:numId="25" w16cid:durableId="1079139855">
    <w:abstractNumId w:val="15"/>
  </w:num>
  <w:num w:numId="26" w16cid:durableId="1961566569">
    <w:abstractNumId w:val="35"/>
  </w:num>
  <w:num w:numId="27" w16cid:durableId="2017461764">
    <w:abstractNumId w:val="7"/>
  </w:num>
  <w:num w:numId="28" w16cid:durableId="1622111285">
    <w:abstractNumId w:val="28"/>
  </w:num>
  <w:num w:numId="29" w16cid:durableId="63452545">
    <w:abstractNumId w:val="12"/>
  </w:num>
  <w:num w:numId="30" w16cid:durableId="1774008705">
    <w:abstractNumId w:val="3"/>
  </w:num>
  <w:num w:numId="31" w16cid:durableId="549540329">
    <w:abstractNumId w:val="13"/>
  </w:num>
  <w:num w:numId="32" w16cid:durableId="1138182399">
    <w:abstractNumId w:val="24"/>
  </w:num>
  <w:num w:numId="33" w16cid:durableId="14237945">
    <w:abstractNumId w:val="8"/>
  </w:num>
  <w:num w:numId="34" w16cid:durableId="686759779">
    <w:abstractNumId w:val="19"/>
  </w:num>
  <w:num w:numId="35" w16cid:durableId="199166741">
    <w:abstractNumId w:val="33"/>
  </w:num>
  <w:num w:numId="36" w16cid:durableId="23567136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ella Falcone">
    <w15:presenceInfo w15:providerId="AD" w15:userId="S::rossella.falcone@einsteinmed.edu::02dd4923-bc26-4ba5-91d5-d648cbbd263f"/>
  </w15:person>
  <w15:person w15:author="Mark Eldridge">
    <w15:presenceInfo w15:providerId="AD" w15:userId="S::nme99@newcastle.ac.uk::f770dde6-2e9a-4be7-86ca-b869791f79c9"/>
  </w15:person>
  <w15:person w15:author="Rossella Falcone [2]">
    <w15:presenceInfo w15:providerId="None" w15:userId="Rossella Falcone"/>
  </w15:person>
  <w15:person w15:author="Siyu Wang">
    <w15:presenceInfo w15:providerId="None" w15:userId="Siyu W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7B4"/>
    <w:rsid w:val="00001073"/>
    <w:rsid w:val="00001205"/>
    <w:rsid w:val="0000150A"/>
    <w:rsid w:val="0000239F"/>
    <w:rsid w:val="0000289D"/>
    <w:rsid w:val="00004A48"/>
    <w:rsid w:val="0000545B"/>
    <w:rsid w:val="00005771"/>
    <w:rsid w:val="000058AF"/>
    <w:rsid w:val="000059D6"/>
    <w:rsid w:val="00005E13"/>
    <w:rsid w:val="00005F8C"/>
    <w:rsid w:val="000062BB"/>
    <w:rsid w:val="00006528"/>
    <w:rsid w:val="0000697A"/>
    <w:rsid w:val="00007543"/>
    <w:rsid w:val="0000778A"/>
    <w:rsid w:val="000104AD"/>
    <w:rsid w:val="00010C8C"/>
    <w:rsid w:val="0001115B"/>
    <w:rsid w:val="000118CF"/>
    <w:rsid w:val="00011C42"/>
    <w:rsid w:val="0001228B"/>
    <w:rsid w:val="000122A8"/>
    <w:rsid w:val="00012C2D"/>
    <w:rsid w:val="00013620"/>
    <w:rsid w:val="00013E9C"/>
    <w:rsid w:val="0001475F"/>
    <w:rsid w:val="00014F5D"/>
    <w:rsid w:val="00015A8D"/>
    <w:rsid w:val="000165FD"/>
    <w:rsid w:val="000166B1"/>
    <w:rsid w:val="000207E1"/>
    <w:rsid w:val="00020F82"/>
    <w:rsid w:val="00021086"/>
    <w:rsid w:val="00021BFE"/>
    <w:rsid w:val="00021F90"/>
    <w:rsid w:val="00023CF4"/>
    <w:rsid w:val="000258C2"/>
    <w:rsid w:val="00026850"/>
    <w:rsid w:val="00026A44"/>
    <w:rsid w:val="00026C06"/>
    <w:rsid w:val="000301D1"/>
    <w:rsid w:val="00030DFA"/>
    <w:rsid w:val="0003353D"/>
    <w:rsid w:val="00033571"/>
    <w:rsid w:val="0003552E"/>
    <w:rsid w:val="00035D20"/>
    <w:rsid w:val="00036CCF"/>
    <w:rsid w:val="00037E65"/>
    <w:rsid w:val="00040685"/>
    <w:rsid w:val="000406E5"/>
    <w:rsid w:val="000422AE"/>
    <w:rsid w:val="000431C2"/>
    <w:rsid w:val="000432B4"/>
    <w:rsid w:val="000435A4"/>
    <w:rsid w:val="000439A0"/>
    <w:rsid w:val="0004483F"/>
    <w:rsid w:val="000461E8"/>
    <w:rsid w:val="00046BC3"/>
    <w:rsid w:val="00046C3A"/>
    <w:rsid w:val="00047385"/>
    <w:rsid w:val="00047896"/>
    <w:rsid w:val="000501F7"/>
    <w:rsid w:val="000501FB"/>
    <w:rsid w:val="000504AF"/>
    <w:rsid w:val="000514DF"/>
    <w:rsid w:val="000517AE"/>
    <w:rsid w:val="00052B92"/>
    <w:rsid w:val="000530E0"/>
    <w:rsid w:val="000534D0"/>
    <w:rsid w:val="00054C9D"/>
    <w:rsid w:val="00054E9E"/>
    <w:rsid w:val="00056304"/>
    <w:rsid w:val="000573DA"/>
    <w:rsid w:val="00057759"/>
    <w:rsid w:val="00060F43"/>
    <w:rsid w:val="000614B5"/>
    <w:rsid w:val="00061988"/>
    <w:rsid w:val="00061AAB"/>
    <w:rsid w:val="00062092"/>
    <w:rsid w:val="00063925"/>
    <w:rsid w:val="00063940"/>
    <w:rsid w:val="00063F6C"/>
    <w:rsid w:val="000641DF"/>
    <w:rsid w:val="0006458E"/>
    <w:rsid w:val="00064F0B"/>
    <w:rsid w:val="00066387"/>
    <w:rsid w:val="00066889"/>
    <w:rsid w:val="00066B0E"/>
    <w:rsid w:val="00067417"/>
    <w:rsid w:val="000700B3"/>
    <w:rsid w:val="00070405"/>
    <w:rsid w:val="00071667"/>
    <w:rsid w:val="000726E8"/>
    <w:rsid w:val="00072C48"/>
    <w:rsid w:val="000733E4"/>
    <w:rsid w:val="000736DF"/>
    <w:rsid w:val="00074436"/>
    <w:rsid w:val="0007448C"/>
    <w:rsid w:val="000753A6"/>
    <w:rsid w:val="00075F80"/>
    <w:rsid w:val="0007601F"/>
    <w:rsid w:val="00076239"/>
    <w:rsid w:val="00081175"/>
    <w:rsid w:val="000816C0"/>
    <w:rsid w:val="00081A6A"/>
    <w:rsid w:val="0008238A"/>
    <w:rsid w:val="000823B6"/>
    <w:rsid w:val="00082AE1"/>
    <w:rsid w:val="00083D7A"/>
    <w:rsid w:val="00084026"/>
    <w:rsid w:val="0008495F"/>
    <w:rsid w:val="00086231"/>
    <w:rsid w:val="000872AA"/>
    <w:rsid w:val="0009022C"/>
    <w:rsid w:val="000916E2"/>
    <w:rsid w:val="00091A7B"/>
    <w:rsid w:val="0009280A"/>
    <w:rsid w:val="00093290"/>
    <w:rsid w:val="00093295"/>
    <w:rsid w:val="00093684"/>
    <w:rsid w:val="0009468C"/>
    <w:rsid w:val="00094E17"/>
    <w:rsid w:val="00094F22"/>
    <w:rsid w:val="0009517D"/>
    <w:rsid w:val="00095288"/>
    <w:rsid w:val="0009619D"/>
    <w:rsid w:val="000961B1"/>
    <w:rsid w:val="00096C1D"/>
    <w:rsid w:val="00097505"/>
    <w:rsid w:val="000A075A"/>
    <w:rsid w:val="000A1127"/>
    <w:rsid w:val="000A180A"/>
    <w:rsid w:val="000A25DB"/>
    <w:rsid w:val="000A2B4A"/>
    <w:rsid w:val="000A3181"/>
    <w:rsid w:val="000A3314"/>
    <w:rsid w:val="000A3830"/>
    <w:rsid w:val="000A40D0"/>
    <w:rsid w:val="000A57AD"/>
    <w:rsid w:val="000A5A5C"/>
    <w:rsid w:val="000A68CB"/>
    <w:rsid w:val="000A6BEB"/>
    <w:rsid w:val="000A7847"/>
    <w:rsid w:val="000B0B85"/>
    <w:rsid w:val="000B104B"/>
    <w:rsid w:val="000B16AE"/>
    <w:rsid w:val="000B2A7F"/>
    <w:rsid w:val="000B2AE6"/>
    <w:rsid w:val="000B2D62"/>
    <w:rsid w:val="000B2F58"/>
    <w:rsid w:val="000B30FB"/>
    <w:rsid w:val="000B3663"/>
    <w:rsid w:val="000B3CB4"/>
    <w:rsid w:val="000B3CD3"/>
    <w:rsid w:val="000B49B6"/>
    <w:rsid w:val="000B4A70"/>
    <w:rsid w:val="000B4ED3"/>
    <w:rsid w:val="000B4EEB"/>
    <w:rsid w:val="000B5EE6"/>
    <w:rsid w:val="000B600B"/>
    <w:rsid w:val="000B62E4"/>
    <w:rsid w:val="000B65E4"/>
    <w:rsid w:val="000C11A5"/>
    <w:rsid w:val="000C1C29"/>
    <w:rsid w:val="000C212C"/>
    <w:rsid w:val="000C3334"/>
    <w:rsid w:val="000C3D79"/>
    <w:rsid w:val="000C48D8"/>
    <w:rsid w:val="000C5A70"/>
    <w:rsid w:val="000C7205"/>
    <w:rsid w:val="000C7B5C"/>
    <w:rsid w:val="000D08ED"/>
    <w:rsid w:val="000D0C40"/>
    <w:rsid w:val="000D20B8"/>
    <w:rsid w:val="000D2B8D"/>
    <w:rsid w:val="000D3FEA"/>
    <w:rsid w:val="000D424E"/>
    <w:rsid w:val="000D438B"/>
    <w:rsid w:val="000D478D"/>
    <w:rsid w:val="000D550A"/>
    <w:rsid w:val="000D5AFC"/>
    <w:rsid w:val="000D61F1"/>
    <w:rsid w:val="000D6826"/>
    <w:rsid w:val="000D7001"/>
    <w:rsid w:val="000E0949"/>
    <w:rsid w:val="000E12FE"/>
    <w:rsid w:val="000E287D"/>
    <w:rsid w:val="000E3288"/>
    <w:rsid w:val="000E3475"/>
    <w:rsid w:val="000E4112"/>
    <w:rsid w:val="000E4350"/>
    <w:rsid w:val="000E44BD"/>
    <w:rsid w:val="000E5B4C"/>
    <w:rsid w:val="000E6E50"/>
    <w:rsid w:val="000E765B"/>
    <w:rsid w:val="000E7A0F"/>
    <w:rsid w:val="000E7D5A"/>
    <w:rsid w:val="000E7D91"/>
    <w:rsid w:val="000F105A"/>
    <w:rsid w:val="000F1CA8"/>
    <w:rsid w:val="000F3008"/>
    <w:rsid w:val="000F4F3A"/>
    <w:rsid w:val="000F5B4D"/>
    <w:rsid w:val="000F6264"/>
    <w:rsid w:val="000F69AA"/>
    <w:rsid w:val="000F7B9B"/>
    <w:rsid w:val="000F7DDD"/>
    <w:rsid w:val="001002DF"/>
    <w:rsid w:val="0010110E"/>
    <w:rsid w:val="00102E13"/>
    <w:rsid w:val="001035D2"/>
    <w:rsid w:val="001037E0"/>
    <w:rsid w:val="00103A65"/>
    <w:rsid w:val="00104413"/>
    <w:rsid w:val="00104667"/>
    <w:rsid w:val="00104B57"/>
    <w:rsid w:val="00105266"/>
    <w:rsid w:val="001054A3"/>
    <w:rsid w:val="00105B25"/>
    <w:rsid w:val="00106332"/>
    <w:rsid w:val="00106A26"/>
    <w:rsid w:val="00107499"/>
    <w:rsid w:val="001110A8"/>
    <w:rsid w:val="00111297"/>
    <w:rsid w:val="0011148F"/>
    <w:rsid w:val="001117D1"/>
    <w:rsid w:val="001130FE"/>
    <w:rsid w:val="001136F4"/>
    <w:rsid w:val="001141C6"/>
    <w:rsid w:val="001150A3"/>
    <w:rsid w:val="0011541F"/>
    <w:rsid w:val="00115E0A"/>
    <w:rsid w:val="00115FD7"/>
    <w:rsid w:val="0011631F"/>
    <w:rsid w:val="00116338"/>
    <w:rsid w:val="00116526"/>
    <w:rsid w:val="001170D4"/>
    <w:rsid w:val="00117209"/>
    <w:rsid w:val="00117504"/>
    <w:rsid w:val="00117634"/>
    <w:rsid w:val="001179C1"/>
    <w:rsid w:val="00117D19"/>
    <w:rsid w:val="00120519"/>
    <w:rsid w:val="00120E2B"/>
    <w:rsid w:val="00121033"/>
    <w:rsid w:val="00121DF2"/>
    <w:rsid w:val="00123059"/>
    <w:rsid w:val="001239E5"/>
    <w:rsid w:val="0012453A"/>
    <w:rsid w:val="001253D7"/>
    <w:rsid w:val="001261A7"/>
    <w:rsid w:val="00126BBA"/>
    <w:rsid w:val="00126F59"/>
    <w:rsid w:val="00130BBA"/>
    <w:rsid w:val="00132A68"/>
    <w:rsid w:val="00132FE2"/>
    <w:rsid w:val="001345D9"/>
    <w:rsid w:val="001346F4"/>
    <w:rsid w:val="00134821"/>
    <w:rsid w:val="00134CF8"/>
    <w:rsid w:val="00134D7D"/>
    <w:rsid w:val="00135513"/>
    <w:rsid w:val="0013657C"/>
    <w:rsid w:val="00136E3F"/>
    <w:rsid w:val="00136F55"/>
    <w:rsid w:val="0013718E"/>
    <w:rsid w:val="00137475"/>
    <w:rsid w:val="00137857"/>
    <w:rsid w:val="00137A20"/>
    <w:rsid w:val="00137B79"/>
    <w:rsid w:val="001427A8"/>
    <w:rsid w:val="00142AE5"/>
    <w:rsid w:val="001436BB"/>
    <w:rsid w:val="00143B9D"/>
    <w:rsid w:val="001448FB"/>
    <w:rsid w:val="00144D42"/>
    <w:rsid w:val="00144F15"/>
    <w:rsid w:val="001454FD"/>
    <w:rsid w:val="001458B6"/>
    <w:rsid w:val="00145BAE"/>
    <w:rsid w:val="00145F2E"/>
    <w:rsid w:val="0014612B"/>
    <w:rsid w:val="00146473"/>
    <w:rsid w:val="00147AA0"/>
    <w:rsid w:val="00147E97"/>
    <w:rsid w:val="00147F81"/>
    <w:rsid w:val="001506FF"/>
    <w:rsid w:val="00151ACE"/>
    <w:rsid w:val="00151BC2"/>
    <w:rsid w:val="001525A0"/>
    <w:rsid w:val="001528D5"/>
    <w:rsid w:val="00152924"/>
    <w:rsid w:val="0015441C"/>
    <w:rsid w:val="001547AA"/>
    <w:rsid w:val="00155A59"/>
    <w:rsid w:val="00156EFB"/>
    <w:rsid w:val="001578DC"/>
    <w:rsid w:val="00160E88"/>
    <w:rsid w:val="00163E18"/>
    <w:rsid w:val="00163FB4"/>
    <w:rsid w:val="00164621"/>
    <w:rsid w:val="00164835"/>
    <w:rsid w:val="00165088"/>
    <w:rsid w:val="001652D4"/>
    <w:rsid w:val="00165DDA"/>
    <w:rsid w:val="00166DB3"/>
    <w:rsid w:val="00166EF8"/>
    <w:rsid w:val="00167529"/>
    <w:rsid w:val="00167B98"/>
    <w:rsid w:val="001714D8"/>
    <w:rsid w:val="0017204D"/>
    <w:rsid w:val="00172171"/>
    <w:rsid w:val="001725B9"/>
    <w:rsid w:val="00172973"/>
    <w:rsid w:val="00172D2A"/>
    <w:rsid w:val="001751D5"/>
    <w:rsid w:val="0017594E"/>
    <w:rsid w:val="00176F31"/>
    <w:rsid w:val="001775D1"/>
    <w:rsid w:val="00177D6E"/>
    <w:rsid w:val="00181279"/>
    <w:rsid w:val="00181F7C"/>
    <w:rsid w:val="00183195"/>
    <w:rsid w:val="00183A6B"/>
    <w:rsid w:val="00183AA2"/>
    <w:rsid w:val="0018420C"/>
    <w:rsid w:val="00184234"/>
    <w:rsid w:val="00184287"/>
    <w:rsid w:val="0018466A"/>
    <w:rsid w:val="0018477F"/>
    <w:rsid w:val="00184E5C"/>
    <w:rsid w:val="0018500F"/>
    <w:rsid w:val="00185548"/>
    <w:rsid w:val="00185691"/>
    <w:rsid w:val="001856D9"/>
    <w:rsid w:val="0018599D"/>
    <w:rsid w:val="0018764A"/>
    <w:rsid w:val="00187E11"/>
    <w:rsid w:val="001902F1"/>
    <w:rsid w:val="00191A41"/>
    <w:rsid w:val="00191F44"/>
    <w:rsid w:val="00192D39"/>
    <w:rsid w:val="001935E2"/>
    <w:rsid w:val="00193A00"/>
    <w:rsid w:val="00193BE3"/>
    <w:rsid w:val="00193CA0"/>
    <w:rsid w:val="00194553"/>
    <w:rsid w:val="00196BCD"/>
    <w:rsid w:val="00196D47"/>
    <w:rsid w:val="001977AB"/>
    <w:rsid w:val="00197BEF"/>
    <w:rsid w:val="001A0176"/>
    <w:rsid w:val="001A05A6"/>
    <w:rsid w:val="001A09A5"/>
    <w:rsid w:val="001A2088"/>
    <w:rsid w:val="001A2892"/>
    <w:rsid w:val="001A2B81"/>
    <w:rsid w:val="001A42CA"/>
    <w:rsid w:val="001A5565"/>
    <w:rsid w:val="001A5ED4"/>
    <w:rsid w:val="001A60BF"/>
    <w:rsid w:val="001A6322"/>
    <w:rsid w:val="001A67DE"/>
    <w:rsid w:val="001A7E6E"/>
    <w:rsid w:val="001B2820"/>
    <w:rsid w:val="001B32BF"/>
    <w:rsid w:val="001B3CFD"/>
    <w:rsid w:val="001B3E1A"/>
    <w:rsid w:val="001B4E25"/>
    <w:rsid w:val="001B63FB"/>
    <w:rsid w:val="001B6718"/>
    <w:rsid w:val="001B7DC9"/>
    <w:rsid w:val="001C0135"/>
    <w:rsid w:val="001C0314"/>
    <w:rsid w:val="001C059D"/>
    <w:rsid w:val="001C06EC"/>
    <w:rsid w:val="001C07C5"/>
    <w:rsid w:val="001C15A1"/>
    <w:rsid w:val="001C18C7"/>
    <w:rsid w:val="001C2162"/>
    <w:rsid w:val="001C23F6"/>
    <w:rsid w:val="001C267E"/>
    <w:rsid w:val="001C2D0C"/>
    <w:rsid w:val="001C3096"/>
    <w:rsid w:val="001C309D"/>
    <w:rsid w:val="001C328A"/>
    <w:rsid w:val="001C32FC"/>
    <w:rsid w:val="001C3778"/>
    <w:rsid w:val="001C3FB8"/>
    <w:rsid w:val="001C48BE"/>
    <w:rsid w:val="001C4C14"/>
    <w:rsid w:val="001C508D"/>
    <w:rsid w:val="001C51A7"/>
    <w:rsid w:val="001C6728"/>
    <w:rsid w:val="001C7CC5"/>
    <w:rsid w:val="001D046D"/>
    <w:rsid w:val="001D12C8"/>
    <w:rsid w:val="001D1D8A"/>
    <w:rsid w:val="001D20DB"/>
    <w:rsid w:val="001D294E"/>
    <w:rsid w:val="001D420D"/>
    <w:rsid w:val="001D64DE"/>
    <w:rsid w:val="001D6574"/>
    <w:rsid w:val="001D7834"/>
    <w:rsid w:val="001D7C37"/>
    <w:rsid w:val="001D7F22"/>
    <w:rsid w:val="001E00A0"/>
    <w:rsid w:val="001E043C"/>
    <w:rsid w:val="001E158C"/>
    <w:rsid w:val="001E1C25"/>
    <w:rsid w:val="001E1E76"/>
    <w:rsid w:val="001E213E"/>
    <w:rsid w:val="001E2738"/>
    <w:rsid w:val="001E27F5"/>
    <w:rsid w:val="001E2A6F"/>
    <w:rsid w:val="001E3A1D"/>
    <w:rsid w:val="001E4457"/>
    <w:rsid w:val="001E4687"/>
    <w:rsid w:val="001E5B1A"/>
    <w:rsid w:val="001E5D5D"/>
    <w:rsid w:val="001E5DCF"/>
    <w:rsid w:val="001E6098"/>
    <w:rsid w:val="001E7705"/>
    <w:rsid w:val="001E7BD5"/>
    <w:rsid w:val="001F0AC5"/>
    <w:rsid w:val="001F0BCF"/>
    <w:rsid w:val="001F0DC0"/>
    <w:rsid w:val="001F0DF1"/>
    <w:rsid w:val="001F161B"/>
    <w:rsid w:val="001F1EB4"/>
    <w:rsid w:val="001F305C"/>
    <w:rsid w:val="001F3078"/>
    <w:rsid w:val="001F3B5E"/>
    <w:rsid w:val="001F3B9B"/>
    <w:rsid w:val="001F3F91"/>
    <w:rsid w:val="001F41BF"/>
    <w:rsid w:val="001F4369"/>
    <w:rsid w:val="001F4D62"/>
    <w:rsid w:val="001F5170"/>
    <w:rsid w:val="001F5343"/>
    <w:rsid w:val="001F55A1"/>
    <w:rsid w:val="001F592B"/>
    <w:rsid w:val="001F5A45"/>
    <w:rsid w:val="001F68CF"/>
    <w:rsid w:val="001F7D8C"/>
    <w:rsid w:val="00201575"/>
    <w:rsid w:val="00201FCB"/>
    <w:rsid w:val="002025E2"/>
    <w:rsid w:val="0020383E"/>
    <w:rsid w:val="00203862"/>
    <w:rsid w:val="00203C03"/>
    <w:rsid w:val="00203C19"/>
    <w:rsid w:val="00204442"/>
    <w:rsid w:val="002045DB"/>
    <w:rsid w:val="00204F72"/>
    <w:rsid w:val="00205B9A"/>
    <w:rsid w:val="00205F11"/>
    <w:rsid w:val="0020645F"/>
    <w:rsid w:val="002065DF"/>
    <w:rsid w:val="002070B6"/>
    <w:rsid w:val="00207727"/>
    <w:rsid w:val="00207E8F"/>
    <w:rsid w:val="00210522"/>
    <w:rsid w:val="00210B17"/>
    <w:rsid w:val="00210E46"/>
    <w:rsid w:val="00211070"/>
    <w:rsid w:val="00211868"/>
    <w:rsid w:val="00211F12"/>
    <w:rsid w:val="00211FCD"/>
    <w:rsid w:val="002125F5"/>
    <w:rsid w:val="00214C1B"/>
    <w:rsid w:val="00215282"/>
    <w:rsid w:val="00216788"/>
    <w:rsid w:val="0021687E"/>
    <w:rsid w:val="00216909"/>
    <w:rsid w:val="00216EF8"/>
    <w:rsid w:val="00217DA4"/>
    <w:rsid w:val="002205AB"/>
    <w:rsid w:val="00220B26"/>
    <w:rsid w:val="00220BA0"/>
    <w:rsid w:val="002238F2"/>
    <w:rsid w:val="0022441D"/>
    <w:rsid w:val="0022517F"/>
    <w:rsid w:val="00225FE1"/>
    <w:rsid w:val="0022668B"/>
    <w:rsid w:val="0022689B"/>
    <w:rsid w:val="00226B00"/>
    <w:rsid w:val="00227B27"/>
    <w:rsid w:val="00227DA4"/>
    <w:rsid w:val="002307F2"/>
    <w:rsid w:val="002319C6"/>
    <w:rsid w:val="00231C8B"/>
    <w:rsid w:val="00232B31"/>
    <w:rsid w:val="00232B57"/>
    <w:rsid w:val="00233347"/>
    <w:rsid w:val="002339D0"/>
    <w:rsid w:val="00234C26"/>
    <w:rsid w:val="0023563B"/>
    <w:rsid w:val="002362C6"/>
    <w:rsid w:val="00236314"/>
    <w:rsid w:val="002371A0"/>
    <w:rsid w:val="00240715"/>
    <w:rsid w:val="00240CE9"/>
    <w:rsid w:val="002432DC"/>
    <w:rsid w:val="00243F68"/>
    <w:rsid w:val="00245A19"/>
    <w:rsid w:val="002464B0"/>
    <w:rsid w:val="00246500"/>
    <w:rsid w:val="00246C1D"/>
    <w:rsid w:val="00246DDC"/>
    <w:rsid w:val="00247203"/>
    <w:rsid w:val="00247637"/>
    <w:rsid w:val="00247B6B"/>
    <w:rsid w:val="00251C15"/>
    <w:rsid w:val="00251EAC"/>
    <w:rsid w:val="0025227D"/>
    <w:rsid w:val="002532AD"/>
    <w:rsid w:val="002542D5"/>
    <w:rsid w:val="00254896"/>
    <w:rsid w:val="00254CC4"/>
    <w:rsid w:val="0025518E"/>
    <w:rsid w:val="0025543B"/>
    <w:rsid w:val="002567CE"/>
    <w:rsid w:val="00257555"/>
    <w:rsid w:val="002578AE"/>
    <w:rsid w:val="00257BB4"/>
    <w:rsid w:val="00260C2C"/>
    <w:rsid w:val="00261326"/>
    <w:rsid w:val="002624DD"/>
    <w:rsid w:val="00263BC2"/>
    <w:rsid w:val="002643A9"/>
    <w:rsid w:val="00264C6A"/>
    <w:rsid w:val="0026557E"/>
    <w:rsid w:val="0026664A"/>
    <w:rsid w:val="00266AE3"/>
    <w:rsid w:val="00270387"/>
    <w:rsid w:val="00270949"/>
    <w:rsid w:val="002709EF"/>
    <w:rsid w:val="002716DF"/>
    <w:rsid w:val="00272812"/>
    <w:rsid w:val="00273819"/>
    <w:rsid w:val="00274570"/>
    <w:rsid w:val="00276A02"/>
    <w:rsid w:val="00276C8A"/>
    <w:rsid w:val="00277B93"/>
    <w:rsid w:val="0028112B"/>
    <w:rsid w:val="002813A1"/>
    <w:rsid w:val="0028169C"/>
    <w:rsid w:val="00282695"/>
    <w:rsid w:val="00282EA4"/>
    <w:rsid w:val="00282EA8"/>
    <w:rsid w:val="00283233"/>
    <w:rsid w:val="00283544"/>
    <w:rsid w:val="0028361D"/>
    <w:rsid w:val="00283859"/>
    <w:rsid w:val="00284241"/>
    <w:rsid w:val="0028430E"/>
    <w:rsid w:val="00285CF8"/>
    <w:rsid w:val="0028629F"/>
    <w:rsid w:val="0028691B"/>
    <w:rsid w:val="00287454"/>
    <w:rsid w:val="00290FFF"/>
    <w:rsid w:val="00291FAE"/>
    <w:rsid w:val="00293B5F"/>
    <w:rsid w:val="00294653"/>
    <w:rsid w:val="00294795"/>
    <w:rsid w:val="00294D95"/>
    <w:rsid w:val="00296696"/>
    <w:rsid w:val="00297607"/>
    <w:rsid w:val="002A0404"/>
    <w:rsid w:val="002A08D1"/>
    <w:rsid w:val="002A0C6C"/>
    <w:rsid w:val="002A2085"/>
    <w:rsid w:val="002A2804"/>
    <w:rsid w:val="002A28E3"/>
    <w:rsid w:val="002A2AFF"/>
    <w:rsid w:val="002A3E36"/>
    <w:rsid w:val="002A439D"/>
    <w:rsid w:val="002A4834"/>
    <w:rsid w:val="002A5980"/>
    <w:rsid w:val="002A71ED"/>
    <w:rsid w:val="002A758E"/>
    <w:rsid w:val="002A797D"/>
    <w:rsid w:val="002B1DA6"/>
    <w:rsid w:val="002B2478"/>
    <w:rsid w:val="002B3600"/>
    <w:rsid w:val="002B3873"/>
    <w:rsid w:val="002B4498"/>
    <w:rsid w:val="002B4EC8"/>
    <w:rsid w:val="002B5A67"/>
    <w:rsid w:val="002B663B"/>
    <w:rsid w:val="002B7E8B"/>
    <w:rsid w:val="002C04FE"/>
    <w:rsid w:val="002C066C"/>
    <w:rsid w:val="002C14D8"/>
    <w:rsid w:val="002C1974"/>
    <w:rsid w:val="002C2A07"/>
    <w:rsid w:val="002C3519"/>
    <w:rsid w:val="002C37BF"/>
    <w:rsid w:val="002C4036"/>
    <w:rsid w:val="002C583E"/>
    <w:rsid w:val="002C69CE"/>
    <w:rsid w:val="002C7549"/>
    <w:rsid w:val="002C7A42"/>
    <w:rsid w:val="002C7AA1"/>
    <w:rsid w:val="002D086C"/>
    <w:rsid w:val="002D0904"/>
    <w:rsid w:val="002D1CC5"/>
    <w:rsid w:val="002D202F"/>
    <w:rsid w:val="002D2650"/>
    <w:rsid w:val="002D2721"/>
    <w:rsid w:val="002D27FF"/>
    <w:rsid w:val="002D28F2"/>
    <w:rsid w:val="002D2D0A"/>
    <w:rsid w:val="002D2ED3"/>
    <w:rsid w:val="002D3A22"/>
    <w:rsid w:val="002D3AEF"/>
    <w:rsid w:val="002D3B19"/>
    <w:rsid w:val="002D3DD3"/>
    <w:rsid w:val="002D4800"/>
    <w:rsid w:val="002D5994"/>
    <w:rsid w:val="002D60FF"/>
    <w:rsid w:val="002D6299"/>
    <w:rsid w:val="002D6554"/>
    <w:rsid w:val="002D711D"/>
    <w:rsid w:val="002D7583"/>
    <w:rsid w:val="002D7B49"/>
    <w:rsid w:val="002E04B3"/>
    <w:rsid w:val="002E0B6E"/>
    <w:rsid w:val="002E1898"/>
    <w:rsid w:val="002E26A4"/>
    <w:rsid w:val="002E3770"/>
    <w:rsid w:val="002E4387"/>
    <w:rsid w:val="002E658E"/>
    <w:rsid w:val="002E7864"/>
    <w:rsid w:val="002F06E0"/>
    <w:rsid w:val="002F10F2"/>
    <w:rsid w:val="002F16DF"/>
    <w:rsid w:val="002F1AB4"/>
    <w:rsid w:val="002F239C"/>
    <w:rsid w:val="002F2638"/>
    <w:rsid w:val="002F2705"/>
    <w:rsid w:val="002F2C34"/>
    <w:rsid w:val="002F2C82"/>
    <w:rsid w:val="002F30D4"/>
    <w:rsid w:val="002F471A"/>
    <w:rsid w:val="002F4782"/>
    <w:rsid w:val="002F4B04"/>
    <w:rsid w:val="002F4C47"/>
    <w:rsid w:val="002F5708"/>
    <w:rsid w:val="002F57D9"/>
    <w:rsid w:val="002F5F7E"/>
    <w:rsid w:val="002F6A07"/>
    <w:rsid w:val="002F6AE9"/>
    <w:rsid w:val="0030076E"/>
    <w:rsid w:val="0030121A"/>
    <w:rsid w:val="003028CA"/>
    <w:rsid w:val="00302FE1"/>
    <w:rsid w:val="00303A55"/>
    <w:rsid w:val="00303BCC"/>
    <w:rsid w:val="00303D8C"/>
    <w:rsid w:val="0030400D"/>
    <w:rsid w:val="00304267"/>
    <w:rsid w:val="003049DB"/>
    <w:rsid w:val="003066B3"/>
    <w:rsid w:val="00306B4F"/>
    <w:rsid w:val="00310A9D"/>
    <w:rsid w:val="00310C45"/>
    <w:rsid w:val="00310DFE"/>
    <w:rsid w:val="003119D6"/>
    <w:rsid w:val="00311D5C"/>
    <w:rsid w:val="00312514"/>
    <w:rsid w:val="003133CD"/>
    <w:rsid w:val="00313CC6"/>
    <w:rsid w:val="00313DDD"/>
    <w:rsid w:val="00314E2C"/>
    <w:rsid w:val="00315AC5"/>
    <w:rsid w:val="00315B58"/>
    <w:rsid w:val="00321BB2"/>
    <w:rsid w:val="00321D77"/>
    <w:rsid w:val="00321D9F"/>
    <w:rsid w:val="00321FAC"/>
    <w:rsid w:val="003222E2"/>
    <w:rsid w:val="003222F8"/>
    <w:rsid w:val="00322C13"/>
    <w:rsid w:val="00323567"/>
    <w:rsid w:val="00323A8D"/>
    <w:rsid w:val="00323D6D"/>
    <w:rsid w:val="00323EC0"/>
    <w:rsid w:val="00324E93"/>
    <w:rsid w:val="00326168"/>
    <w:rsid w:val="00327797"/>
    <w:rsid w:val="00327BC7"/>
    <w:rsid w:val="003312FA"/>
    <w:rsid w:val="0033149D"/>
    <w:rsid w:val="003319D0"/>
    <w:rsid w:val="00332776"/>
    <w:rsid w:val="00332A28"/>
    <w:rsid w:val="00333389"/>
    <w:rsid w:val="00334460"/>
    <w:rsid w:val="00335188"/>
    <w:rsid w:val="00335768"/>
    <w:rsid w:val="003367B1"/>
    <w:rsid w:val="003369C5"/>
    <w:rsid w:val="00337844"/>
    <w:rsid w:val="003400B0"/>
    <w:rsid w:val="00340928"/>
    <w:rsid w:val="00341372"/>
    <w:rsid w:val="0034209A"/>
    <w:rsid w:val="003435E2"/>
    <w:rsid w:val="00344B90"/>
    <w:rsid w:val="00345407"/>
    <w:rsid w:val="0034641D"/>
    <w:rsid w:val="00347280"/>
    <w:rsid w:val="00347292"/>
    <w:rsid w:val="003477B9"/>
    <w:rsid w:val="00351395"/>
    <w:rsid w:val="003523B9"/>
    <w:rsid w:val="00352CAD"/>
    <w:rsid w:val="00352DBC"/>
    <w:rsid w:val="00353478"/>
    <w:rsid w:val="00354C58"/>
    <w:rsid w:val="00354DB5"/>
    <w:rsid w:val="00355C63"/>
    <w:rsid w:val="00355D81"/>
    <w:rsid w:val="003564D6"/>
    <w:rsid w:val="003571B8"/>
    <w:rsid w:val="00360538"/>
    <w:rsid w:val="00360FAE"/>
    <w:rsid w:val="00361B6A"/>
    <w:rsid w:val="00361BC6"/>
    <w:rsid w:val="00361D60"/>
    <w:rsid w:val="00361DCC"/>
    <w:rsid w:val="00362E77"/>
    <w:rsid w:val="003642E2"/>
    <w:rsid w:val="00364486"/>
    <w:rsid w:val="003646CA"/>
    <w:rsid w:val="00364F74"/>
    <w:rsid w:val="003659ED"/>
    <w:rsid w:val="00366E17"/>
    <w:rsid w:val="00367DAB"/>
    <w:rsid w:val="003709C5"/>
    <w:rsid w:val="00371243"/>
    <w:rsid w:val="00371306"/>
    <w:rsid w:val="0037264C"/>
    <w:rsid w:val="00372CFA"/>
    <w:rsid w:val="00373C1A"/>
    <w:rsid w:val="00373F18"/>
    <w:rsid w:val="003744CA"/>
    <w:rsid w:val="003745F3"/>
    <w:rsid w:val="0037559F"/>
    <w:rsid w:val="00375A71"/>
    <w:rsid w:val="00375DE4"/>
    <w:rsid w:val="00377221"/>
    <w:rsid w:val="00377A5A"/>
    <w:rsid w:val="00380074"/>
    <w:rsid w:val="003812B2"/>
    <w:rsid w:val="0038306B"/>
    <w:rsid w:val="00383D52"/>
    <w:rsid w:val="00383DA0"/>
    <w:rsid w:val="003846C0"/>
    <w:rsid w:val="00385E99"/>
    <w:rsid w:val="0038629E"/>
    <w:rsid w:val="00387863"/>
    <w:rsid w:val="00392710"/>
    <w:rsid w:val="00393656"/>
    <w:rsid w:val="003A0A1F"/>
    <w:rsid w:val="003A1666"/>
    <w:rsid w:val="003A1E51"/>
    <w:rsid w:val="003A22DA"/>
    <w:rsid w:val="003A2593"/>
    <w:rsid w:val="003A3BE3"/>
    <w:rsid w:val="003A4092"/>
    <w:rsid w:val="003A5378"/>
    <w:rsid w:val="003A5607"/>
    <w:rsid w:val="003A589E"/>
    <w:rsid w:val="003A5B98"/>
    <w:rsid w:val="003A5FB8"/>
    <w:rsid w:val="003A774E"/>
    <w:rsid w:val="003B0231"/>
    <w:rsid w:val="003B035D"/>
    <w:rsid w:val="003B172F"/>
    <w:rsid w:val="003B22B1"/>
    <w:rsid w:val="003B255F"/>
    <w:rsid w:val="003B26F9"/>
    <w:rsid w:val="003B2B18"/>
    <w:rsid w:val="003B5D85"/>
    <w:rsid w:val="003B7CC5"/>
    <w:rsid w:val="003C0ECC"/>
    <w:rsid w:val="003C1DE0"/>
    <w:rsid w:val="003C2550"/>
    <w:rsid w:val="003C258B"/>
    <w:rsid w:val="003C26E2"/>
    <w:rsid w:val="003C3A54"/>
    <w:rsid w:val="003C4AB8"/>
    <w:rsid w:val="003C562E"/>
    <w:rsid w:val="003C5DB9"/>
    <w:rsid w:val="003C6A71"/>
    <w:rsid w:val="003C7F67"/>
    <w:rsid w:val="003D060A"/>
    <w:rsid w:val="003D1CFB"/>
    <w:rsid w:val="003D2596"/>
    <w:rsid w:val="003D2A65"/>
    <w:rsid w:val="003D2D4D"/>
    <w:rsid w:val="003D35D3"/>
    <w:rsid w:val="003D37E9"/>
    <w:rsid w:val="003D559C"/>
    <w:rsid w:val="003D6B21"/>
    <w:rsid w:val="003E06CD"/>
    <w:rsid w:val="003E0A32"/>
    <w:rsid w:val="003E1090"/>
    <w:rsid w:val="003E14DE"/>
    <w:rsid w:val="003E25AB"/>
    <w:rsid w:val="003E2BB3"/>
    <w:rsid w:val="003E2DF4"/>
    <w:rsid w:val="003E35B0"/>
    <w:rsid w:val="003E3E46"/>
    <w:rsid w:val="003E624A"/>
    <w:rsid w:val="003E636C"/>
    <w:rsid w:val="003E65A9"/>
    <w:rsid w:val="003E7186"/>
    <w:rsid w:val="003E7280"/>
    <w:rsid w:val="003E770C"/>
    <w:rsid w:val="003E7A7F"/>
    <w:rsid w:val="003E7A96"/>
    <w:rsid w:val="003E7FDF"/>
    <w:rsid w:val="003F0005"/>
    <w:rsid w:val="003F14D9"/>
    <w:rsid w:val="003F2416"/>
    <w:rsid w:val="003F2639"/>
    <w:rsid w:val="003F3DAF"/>
    <w:rsid w:val="003F6979"/>
    <w:rsid w:val="003F7CD8"/>
    <w:rsid w:val="0040030E"/>
    <w:rsid w:val="00401461"/>
    <w:rsid w:val="00401C09"/>
    <w:rsid w:val="00401E22"/>
    <w:rsid w:val="004020A2"/>
    <w:rsid w:val="00402D67"/>
    <w:rsid w:val="00403931"/>
    <w:rsid w:val="00403BB7"/>
    <w:rsid w:val="0040416E"/>
    <w:rsid w:val="00404810"/>
    <w:rsid w:val="00405DAD"/>
    <w:rsid w:val="00406065"/>
    <w:rsid w:val="0040759A"/>
    <w:rsid w:val="00407FD3"/>
    <w:rsid w:val="00410414"/>
    <w:rsid w:val="00410514"/>
    <w:rsid w:val="00410710"/>
    <w:rsid w:val="00410755"/>
    <w:rsid w:val="00410FB2"/>
    <w:rsid w:val="0041176F"/>
    <w:rsid w:val="00411C75"/>
    <w:rsid w:val="00412634"/>
    <w:rsid w:val="00412F0D"/>
    <w:rsid w:val="004130AC"/>
    <w:rsid w:val="004133B1"/>
    <w:rsid w:val="00413780"/>
    <w:rsid w:val="00413D8B"/>
    <w:rsid w:val="00413FDF"/>
    <w:rsid w:val="00414777"/>
    <w:rsid w:val="00415413"/>
    <w:rsid w:val="00415D66"/>
    <w:rsid w:val="0041627A"/>
    <w:rsid w:val="00416516"/>
    <w:rsid w:val="00416A0C"/>
    <w:rsid w:val="004173DF"/>
    <w:rsid w:val="00417952"/>
    <w:rsid w:val="00417DB6"/>
    <w:rsid w:val="00421D23"/>
    <w:rsid w:val="00422987"/>
    <w:rsid w:val="00424618"/>
    <w:rsid w:val="00424BB4"/>
    <w:rsid w:val="00425733"/>
    <w:rsid w:val="00426419"/>
    <w:rsid w:val="00426A20"/>
    <w:rsid w:val="00426B17"/>
    <w:rsid w:val="00430699"/>
    <w:rsid w:val="00430BD4"/>
    <w:rsid w:val="00431145"/>
    <w:rsid w:val="004312F2"/>
    <w:rsid w:val="004315AD"/>
    <w:rsid w:val="00432962"/>
    <w:rsid w:val="004339F2"/>
    <w:rsid w:val="00433AFB"/>
    <w:rsid w:val="00434063"/>
    <w:rsid w:val="004341B6"/>
    <w:rsid w:val="00434299"/>
    <w:rsid w:val="0043466F"/>
    <w:rsid w:val="00436E86"/>
    <w:rsid w:val="004415C1"/>
    <w:rsid w:val="00441820"/>
    <w:rsid w:val="004418D1"/>
    <w:rsid w:val="00441CE9"/>
    <w:rsid w:val="00442FED"/>
    <w:rsid w:val="004435BB"/>
    <w:rsid w:val="0044381E"/>
    <w:rsid w:val="00443B27"/>
    <w:rsid w:val="0044561A"/>
    <w:rsid w:val="004461D1"/>
    <w:rsid w:val="00446365"/>
    <w:rsid w:val="00450466"/>
    <w:rsid w:val="00450FD3"/>
    <w:rsid w:val="0045271B"/>
    <w:rsid w:val="00453708"/>
    <w:rsid w:val="004545C4"/>
    <w:rsid w:val="004556DB"/>
    <w:rsid w:val="004571C2"/>
    <w:rsid w:val="0046011F"/>
    <w:rsid w:val="0046046B"/>
    <w:rsid w:val="004604A4"/>
    <w:rsid w:val="004606FA"/>
    <w:rsid w:val="00462C5F"/>
    <w:rsid w:val="00463B47"/>
    <w:rsid w:val="004660E8"/>
    <w:rsid w:val="00466640"/>
    <w:rsid w:val="00467BF7"/>
    <w:rsid w:val="0047058F"/>
    <w:rsid w:val="00470880"/>
    <w:rsid w:val="00470DCF"/>
    <w:rsid w:val="00471207"/>
    <w:rsid w:val="00471778"/>
    <w:rsid w:val="004737A8"/>
    <w:rsid w:val="0047463C"/>
    <w:rsid w:val="0047478E"/>
    <w:rsid w:val="00475324"/>
    <w:rsid w:val="0047598F"/>
    <w:rsid w:val="004759DD"/>
    <w:rsid w:val="00475E48"/>
    <w:rsid w:val="00475EBC"/>
    <w:rsid w:val="004766AA"/>
    <w:rsid w:val="00477468"/>
    <w:rsid w:val="00480034"/>
    <w:rsid w:val="00481664"/>
    <w:rsid w:val="00482F81"/>
    <w:rsid w:val="0048323D"/>
    <w:rsid w:val="0048328F"/>
    <w:rsid w:val="004836AB"/>
    <w:rsid w:val="0048477C"/>
    <w:rsid w:val="00486872"/>
    <w:rsid w:val="0048755C"/>
    <w:rsid w:val="0048764B"/>
    <w:rsid w:val="0048773D"/>
    <w:rsid w:val="00487811"/>
    <w:rsid w:val="0049044C"/>
    <w:rsid w:val="004916CC"/>
    <w:rsid w:val="004920A8"/>
    <w:rsid w:val="00492821"/>
    <w:rsid w:val="0049380E"/>
    <w:rsid w:val="0049436D"/>
    <w:rsid w:val="0049525A"/>
    <w:rsid w:val="00496433"/>
    <w:rsid w:val="00496817"/>
    <w:rsid w:val="0049732C"/>
    <w:rsid w:val="004974DF"/>
    <w:rsid w:val="0049753C"/>
    <w:rsid w:val="004975BA"/>
    <w:rsid w:val="00497AE1"/>
    <w:rsid w:val="004A0B6B"/>
    <w:rsid w:val="004A0C72"/>
    <w:rsid w:val="004A1016"/>
    <w:rsid w:val="004A106E"/>
    <w:rsid w:val="004A1246"/>
    <w:rsid w:val="004A1A71"/>
    <w:rsid w:val="004A210F"/>
    <w:rsid w:val="004A2448"/>
    <w:rsid w:val="004A302A"/>
    <w:rsid w:val="004A31E0"/>
    <w:rsid w:val="004A335F"/>
    <w:rsid w:val="004A45E8"/>
    <w:rsid w:val="004A5464"/>
    <w:rsid w:val="004A57CB"/>
    <w:rsid w:val="004A582F"/>
    <w:rsid w:val="004A6191"/>
    <w:rsid w:val="004A6ACD"/>
    <w:rsid w:val="004B12C7"/>
    <w:rsid w:val="004B271F"/>
    <w:rsid w:val="004B2A05"/>
    <w:rsid w:val="004B30F3"/>
    <w:rsid w:val="004B4568"/>
    <w:rsid w:val="004B4CD0"/>
    <w:rsid w:val="004B7CBD"/>
    <w:rsid w:val="004C092F"/>
    <w:rsid w:val="004C1691"/>
    <w:rsid w:val="004C2DD6"/>
    <w:rsid w:val="004C4865"/>
    <w:rsid w:val="004C59C5"/>
    <w:rsid w:val="004C61CF"/>
    <w:rsid w:val="004C6679"/>
    <w:rsid w:val="004C67E1"/>
    <w:rsid w:val="004D0280"/>
    <w:rsid w:val="004D02FE"/>
    <w:rsid w:val="004D0CA1"/>
    <w:rsid w:val="004D1602"/>
    <w:rsid w:val="004D18F9"/>
    <w:rsid w:val="004D1BCD"/>
    <w:rsid w:val="004D420D"/>
    <w:rsid w:val="004D43A3"/>
    <w:rsid w:val="004D6A2E"/>
    <w:rsid w:val="004E1011"/>
    <w:rsid w:val="004E3A05"/>
    <w:rsid w:val="004E3D60"/>
    <w:rsid w:val="004E50D4"/>
    <w:rsid w:val="004E5532"/>
    <w:rsid w:val="004E5786"/>
    <w:rsid w:val="004E6E33"/>
    <w:rsid w:val="004E70EB"/>
    <w:rsid w:val="004E7724"/>
    <w:rsid w:val="004E7A11"/>
    <w:rsid w:val="004E7DC8"/>
    <w:rsid w:val="004F09A1"/>
    <w:rsid w:val="004F0B74"/>
    <w:rsid w:val="004F10F9"/>
    <w:rsid w:val="004F2F66"/>
    <w:rsid w:val="004F3C5A"/>
    <w:rsid w:val="004F3FC5"/>
    <w:rsid w:val="004F407E"/>
    <w:rsid w:val="004F42AF"/>
    <w:rsid w:val="004F53EA"/>
    <w:rsid w:val="004F66BA"/>
    <w:rsid w:val="004F70C1"/>
    <w:rsid w:val="004F7F17"/>
    <w:rsid w:val="0050022D"/>
    <w:rsid w:val="0050192F"/>
    <w:rsid w:val="00502FF4"/>
    <w:rsid w:val="00503709"/>
    <w:rsid w:val="00503B1B"/>
    <w:rsid w:val="00503D97"/>
    <w:rsid w:val="005041DB"/>
    <w:rsid w:val="00506915"/>
    <w:rsid w:val="00506E76"/>
    <w:rsid w:val="005078DE"/>
    <w:rsid w:val="00507E7A"/>
    <w:rsid w:val="00507F46"/>
    <w:rsid w:val="00510FFF"/>
    <w:rsid w:val="005110AC"/>
    <w:rsid w:val="0051254A"/>
    <w:rsid w:val="005126D7"/>
    <w:rsid w:val="00513672"/>
    <w:rsid w:val="0051506A"/>
    <w:rsid w:val="00515545"/>
    <w:rsid w:val="00515CC8"/>
    <w:rsid w:val="0051668A"/>
    <w:rsid w:val="00516BAF"/>
    <w:rsid w:val="00517937"/>
    <w:rsid w:val="00517A7C"/>
    <w:rsid w:val="005209C1"/>
    <w:rsid w:val="0052137B"/>
    <w:rsid w:val="00521ABE"/>
    <w:rsid w:val="00522B48"/>
    <w:rsid w:val="00522FBF"/>
    <w:rsid w:val="00523274"/>
    <w:rsid w:val="005232EE"/>
    <w:rsid w:val="0052337D"/>
    <w:rsid w:val="0052414B"/>
    <w:rsid w:val="005257F2"/>
    <w:rsid w:val="00525A42"/>
    <w:rsid w:val="005271DF"/>
    <w:rsid w:val="005275BC"/>
    <w:rsid w:val="00527D05"/>
    <w:rsid w:val="00532B66"/>
    <w:rsid w:val="00532F2F"/>
    <w:rsid w:val="00533095"/>
    <w:rsid w:val="00533586"/>
    <w:rsid w:val="005335FE"/>
    <w:rsid w:val="0053438B"/>
    <w:rsid w:val="005348A4"/>
    <w:rsid w:val="00534F41"/>
    <w:rsid w:val="005366E5"/>
    <w:rsid w:val="00536762"/>
    <w:rsid w:val="00536AD4"/>
    <w:rsid w:val="00536D32"/>
    <w:rsid w:val="00537E1E"/>
    <w:rsid w:val="005403F5"/>
    <w:rsid w:val="005429F4"/>
    <w:rsid w:val="00544981"/>
    <w:rsid w:val="005450C8"/>
    <w:rsid w:val="00545168"/>
    <w:rsid w:val="00545398"/>
    <w:rsid w:val="005457B4"/>
    <w:rsid w:val="00545871"/>
    <w:rsid w:val="005458DE"/>
    <w:rsid w:val="00545E67"/>
    <w:rsid w:val="00545F49"/>
    <w:rsid w:val="00546565"/>
    <w:rsid w:val="005470A6"/>
    <w:rsid w:val="00547CE4"/>
    <w:rsid w:val="00547CE9"/>
    <w:rsid w:val="00547F4B"/>
    <w:rsid w:val="00550168"/>
    <w:rsid w:val="00550218"/>
    <w:rsid w:val="00550479"/>
    <w:rsid w:val="005505AF"/>
    <w:rsid w:val="00550E9E"/>
    <w:rsid w:val="005518A7"/>
    <w:rsid w:val="00551A90"/>
    <w:rsid w:val="00551B53"/>
    <w:rsid w:val="00551C22"/>
    <w:rsid w:val="00552B9B"/>
    <w:rsid w:val="005531C0"/>
    <w:rsid w:val="0055379B"/>
    <w:rsid w:val="005538C9"/>
    <w:rsid w:val="00553C38"/>
    <w:rsid w:val="00554239"/>
    <w:rsid w:val="00554271"/>
    <w:rsid w:val="0055439F"/>
    <w:rsid w:val="00554777"/>
    <w:rsid w:val="00554A19"/>
    <w:rsid w:val="00554D86"/>
    <w:rsid w:val="0055588E"/>
    <w:rsid w:val="00556AC1"/>
    <w:rsid w:val="0056002E"/>
    <w:rsid w:val="005656D0"/>
    <w:rsid w:val="00565751"/>
    <w:rsid w:val="00565850"/>
    <w:rsid w:val="00565E0E"/>
    <w:rsid w:val="0056667E"/>
    <w:rsid w:val="00567064"/>
    <w:rsid w:val="00570513"/>
    <w:rsid w:val="00571029"/>
    <w:rsid w:val="005719D5"/>
    <w:rsid w:val="00573664"/>
    <w:rsid w:val="00573C2C"/>
    <w:rsid w:val="005742F8"/>
    <w:rsid w:val="005749AB"/>
    <w:rsid w:val="00575E44"/>
    <w:rsid w:val="005760D3"/>
    <w:rsid w:val="005766E8"/>
    <w:rsid w:val="0057697F"/>
    <w:rsid w:val="00576AF4"/>
    <w:rsid w:val="00577E0B"/>
    <w:rsid w:val="00580B53"/>
    <w:rsid w:val="00580D1E"/>
    <w:rsid w:val="00580DA8"/>
    <w:rsid w:val="00581BF9"/>
    <w:rsid w:val="00582C6B"/>
    <w:rsid w:val="00583D49"/>
    <w:rsid w:val="005846FB"/>
    <w:rsid w:val="00584F3A"/>
    <w:rsid w:val="005850E6"/>
    <w:rsid w:val="00585B90"/>
    <w:rsid w:val="00586310"/>
    <w:rsid w:val="00586638"/>
    <w:rsid w:val="00586691"/>
    <w:rsid w:val="00586F7B"/>
    <w:rsid w:val="00587A9E"/>
    <w:rsid w:val="00587BAA"/>
    <w:rsid w:val="00587D90"/>
    <w:rsid w:val="00590A3A"/>
    <w:rsid w:val="00591607"/>
    <w:rsid w:val="00592189"/>
    <w:rsid w:val="00592555"/>
    <w:rsid w:val="0059315F"/>
    <w:rsid w:val="00593696"/>
    <w:rsid w:val="00593856"/>
    <w:rsid w:val="00593A31"/>
    <w:rsid w:val="005945B5"/>
    <w:rsid w:val="00596FCA"/>
    <w:rsid w:val="00597211"/>
    <w:rsid w:val="00597258"/>
    <w:rsid w:val="005A089E"/>
    <w:rsid w:val="005A0C3C"/>
    <w:rsid w:val="005A1C05"/>
    <w:rsid w:val="005A3213"/>
    <w:rsid w:val="005A405C"/>
    <w:rsid w:val="005A40B5"/>
    <w:rsid w:val="005A4621"/>
    <w:rsid w:val="005A4669"/>
    <w:rsid w:val="005A4A0C"/>
    <w:rsid w:val="005A5AC3"/>
    <w:rsid w:val="005A5B1D"/>
    <w:rsid w:val="005A5CA5"/>
    <w:rsid w:val="005A69E1"/>
    <w:rsid w:val="005A6BE9"/>
    <w:rsid w:val="005A77B7"/>
    <w:rsid w:val="005A7E2E"/>
    <w:rsid w:val="005B0DD8"/>
    <w:rsid w:val="005B1415"/>
    <w:rsid w:val="005B1493"/>
    <w:rsid w:val="005B220E"/>
    <w:rsid w:val="005B2EB7"/>
    <w:rsid w:val="005B36C5"/>
    <w:rsid w:val="005B3F80"/>
    <w:rsid w:val="005B45C2"/>
    <w:rsid w:val="005B48CD"/>
    <w:rsid w:val="005B4A18"/>
    <w:rsid w:val="005B4D38"/>
    <w:rsid w:val="005B5AAC"/>
    <w:rsid w:val="005B722A"/>
    <w:rsid w:val="005B72FF"/>
    <w:rsid w:val="005B75E2"/>
    <w:rsid w:val="005C04DD"/>
    <w:rsid w:val="005C088F"/>
    <w:rsid w:val="005C09FA"/>
    <w:rsid w:val="005C0F0B"/>
    <w:rsid w:val="005C4229"/>
    <w:rsid w:val="005C4390"/>
    <w:rsid w:val="005C7356"/>
    <w:rsid w:val="005C780A"/>
    <w:rsid w:val="005C7E11"/>
    <w:rsid w:val="005D1280"/>
    <w:rsid w:val="005D189E"/>
    <w:rsid w:val="005D19A8"/>
    <w:rsid w:val="005D1BEE"/>
    <w:rsid w:val="005D3048"/>
    <w:rsid w:val="005D41C4"/>
    <w:rsid w:val="005D42DF"/>
    <w:rsid w:val="005D4663"/>
    <w:rsid w:val="005D5D89"/>
    <w:rsid w:val="005D5EC3"/>
    <w:rsid w:val="005E2559"/>
    <w:rsid w:val="005E2934"/>
    <w:rsid w:val="005E2A2D"/>
    <w:rsid w:val="005E2B86"/>
    <w:rsid w:val="005E2C32"/>
    <w:rsid w:val="005E3015"/>
    <w:rsid w:val="005E3496"/>
    <w:rsid w:val="005E3845"/>
    <w:rsid w:val="005E393B"/>
    <w:rsid w:val="005E3FEC"/>
    <w:rsid w:val="005E5BDD"/>
    <w:rsid w:val="005E5C22"/>
    <w:rsid w:val="005E62C8"/>
    <w:rsid w:val="005E6C92"/>
    <w:rsid w:val="005E72E9"/>
    <w:rsid w:val="005E78B3"/>
    <w:rsid w:val="005E7E05"/>
    <w:rsid w:val="005F0399"/>
    <w:rsid w:val="005F0D40"/>
    <w:rsid w:val="005F1AA4"/>
    <w:rsid w:val="005F203C"/>
    <w:rsid w:val="005F266C"/>
    <w:rsid w:val="005F2B78"/>
    <w:rsid w:val="005F3D9A"/>
    <w:rsid w:val="005F458B"/>
    <w:rsid w:val="005F57CB"/>
    <w:rsid w:val="005F5C77"/>
    <w:rsid w:val="005F5EC3"/>
    <w:rsid w:val="005F60D3"/>
    <w:rsid w:val="005F629F"/>
    <w:rsid w:val="005F65D9"/>
    <w:rsid w:val="005F72D0"/>
    <w:rsid w:val="005F7F75"/>
    <w:rsid w:val="00600745"/>
    <w:rsid w:val="00601126"/>
    <w:rsid w:val="006013A9"/>
    <w:rsid w:val="00601552"/>
    <w:rsid w:val="0060327C"/>
    <w:rsid w:val="0060367A"/>
    <w:rsid w:val="00603C41"/>
    <w:rsid w:val="00603F0E"/>
    <w:rsid w:val="00604B9E"/>
    <w:rsid w:val="00605123"/>
    <w:rsid w:val="006057F1"/>
    <w:rsid w:val="00605962"/>
    <w:rsid w:val="00606105"/>
    <w:rsid w:val="006064BA"/>
    <w:rsid w:val="00606F87"/>
    <w:rsid w:val="00607387"/>
    <w:rsid w:val="00607D7E"/>
    <w:rsid w:val="006100A8"/>
    <w:rsid w:val="00610F6E"/>
    <w:rsid w:val="006117BA"/>
    <w:rsid w:val="0061183F"/>
    <w:rsid w:val="00613373"/>
    <w:rsid w:val="00613873"/>
    <w:rsid w:val="006139B0"/>
    <w:rsid w:val="00614F68"/>
    <w:rsid w:val="00616457"/>
    <w:rsid w:val="0061649D"/>
    <w:rsid w:val="00616B4E"/>
    <w:rsid w:val="00617396"/>
    <w:rsid w:val="00617613"/>
    <w:rsid w:val="006205DE"/>
    <w:rsid w:val="006206CE"/>
    <w:rsid w:val="00620B02"/>
    <w:rsid w:val="006220F2"/>
    <w:rsid w:val="00622737"/>
    <w:rsid w:val="006227E8"/>
    <w:rsid w:val="00623B49"/>
    <w:rsid w:val="00625511"/>
    <w:rsid w:val="006259FC"/>
    <w:rsid w:val="006263DD"/>
    <w:rsid w:val="0062662E"/>
    <w:rsid w:val="00627C32"/>
    <w:rsid w:val="0063004A"/>
    <w:rsid w:val="00630E30"/>
    <w:rsid w:val="0063206F"/>
    <w:rsid w:val="006323F9"/>
    <w:rsid w:val="00632E43"/>
    <w:rsid w:val="0063386E"/>
    <w:rsid w:val="006339BC"/>
    <w:rsid w:val="006345C6"/>
    <w:rsid w:val="00635A8C"/>
    <w:rsid w:val="00636213"/>
    <w:rsid w:val="006365F8"/>
    <w:rsid w:val="00637EF2"/>
    <w:rsid w:val="00640188"/>
    <w:rsid w:val="00640328"/>
    <w:rsid w:val="00641B51"/>
    <w:rsid w:val="0064217B"/>
    <w:rsid w:val="00642A19"/>
    <w:rsid w:val="00642A60"/>
    <w:rsid w:val="00643FC2"/>
    <w:rsid w:val="00645FB9"/>
    <w:rsid w:val="006462CF"/>
    <w:rsid w:val="0064674F"/>
    <w:rsid w:val="00646BBA"/>
    <w:rsid w:val="006476B7"/>
    <w:rsid w:val="00647A99"/>
    <w:rsid w:val="00647E3F"/>
    <w:rsid w:val="00650CDE"/>
    <w:rsid w:val="00650CF5"/>
    <w:rsid w:val="00650EB6"/>
    <w:rsid w:val="006510DC"/>
    <w:rsid w:val="0065257B"/>
    <w:rsid w:val="00652918"/>
    <w:rsid w:val="00652BC0"/>
    <w:rsid w:val="00653479"/>
    <w:rsid w:val="00654132"/>
    <w:rsid w:val="00654755"/>
    <w:rsid w:val="0065490A"/>
    <w:rsid w:val="00654B5C"/>
    <w:rsid w:val="00655E39"/>
    <w:rsid w:val="00655F29"/>
    <w:rsid w:val="00656C0E"/>
    <w:rsid w:val="00657E04"/>
    <w:rsid w:val="006608D9"/>
    <w:rsid w:val="00660937"/>
    <w:rsid w:val="00660A29"/>
    <w:rsid w:val="00661898"/>
    <w:rsid w:val="006620A2"/>
    <w:rsid w:val="00662C3F"/>
    <w:rsid w:val="00663BEE"/>
    <w:rsid w:val="00664548"/>
    <w:rsid w:val="006652F7"/>
    <w:rsid w:val="00665866"/>
    <w:rsid w:val="006665F9"/>
    <w:rsid w:val="006701A7"/>
    <w:rsid w:val="00670270"/>
    <w:rsid w:val="00670356"/>
    <w:rsid w:val="00670F6C"/>
    <w:rsid w:val="00671294"/>
    <w:rsid w:val="0067136A"/>
    <w:rsid w:val="0067163F"/>
    <w:rsid w:val="00671BE8"/>
    <w:rsid w:val="00672767"/>
    <w:rsid w:val="0067305C"/>
    <w:rsid w:val="0067332C"/>
    <w:rsid w:val="00673DEC"/>
    <w:rsid w:val="00674234"/>
    <w:rsid w:val="00674D4F"/>
    <w:rsid w:val="00675EA5"/>
    <w:rsid w:val="00675EBB"/>
    <w:rsid w:val="006761A8"/>
    <w:rsid w:val="00677CFA"/>
    <w:rsid w:val="00677FF3"/>
    <w:rsid w:val="0068087B"/>
    <w:rsid w:val="00680E4A"/>
    <w:rsid w:val="00681558"/>
    <w:rsid w:val="00681765"/>
    <w:rsid w:val="00682318"/>
    <w:rsid w:val="00682AB0"/>
    <w:rsid w:val="006830C6"/>
    <w:rsid w:val="0068343A"/>
    <w:rsid w:val="00683CA2"/>
    <w:rsid w:val="006844A9"/>
    <w:rsid w:val="006846A4"/>
    <w:rsid w:val="00685BA5"/>
    <w:rsid w:val="00687597"/>
    <w:rsid w:val="006879C2"/>
    <w:rsid w:val="00690808"/>
    <w:rsid w:val="00691655"/>
    <w:rsid w:val="0069282E"/>
    <w:rsid w:val="00693984"/>
    <w:rsid w:val="00693AD0"/>
    <w:rsid w:val="00693BB7"/>
    <w:rsid w:val="00694913"/>
    <w:rsid w:val="00694DC3"/>
    <w:rsid w:val="006960FC"/>
    <w:rsid w:val="006971BD"/>
    <w:rsid w:val="00697F22"/>
    <w:rsid w:val="00697FD9"/>
    <w:rsid w:val="006A0058"/>
    <w:rsid w:val="006A0977"/>
    <w:rsid w:val="006A194E"/>
    <w:rsid w:val="006A1B91"/>
    <w:rsid w:val="006A34E1"/>
    <w:rsid w:val="006A3BF2"/>
    <w:rsid w:val="006A5159"/>
    <w:rsid w:val="006A6E4E"/>
    <w:rsid w:val="006B0536"/>
    <w:rsid w:val="006B0DFA"/>
    <w:rsid w:val="006B1503"/>
    <w:rsid w:val="006B212C"/>
    <w:rsid w:val="006B32FA"/>
    <w:rsid w:val="006B3B80"/>
    <w:rsid w:val="006B3C16"/>
    <w:rsid w:val="006B412C"/>
    <w:rsid w:val="006B451A"/>
    <w:rsid w:val="006B5251"/>
    <w:rsid w:val="006B5859"/>
    <w:rsid w:val="006B58D0"/>
    <w:rsid w:val="006B66AB"/>
    <w:rsid w:val="006B7E50"/>
    <w:rsid w:val="006B7FEB"/>
    <w:rsid w:val="006C1349"/>
    <w:rsid w:val="006C1486"/>
    <w:rsid w:val="006C19E1"/>
    <w:rsid w:val="006C255B"/>
    <w:rsid w:val="006C2F67"/>
    <w:rsid w:val="006C4460"/>
    <w:rsid w:val="006C46F3"/>
    <w:rsid w:val="006C4BCB"/>
    <w:rsid w:val="006C6979"/>
    <w:rsid w:val="006C6BA8"/>
    <w:rsid w:val="006C6EF8"/>
    <w:rsid w:val="006C7123"/>
    <w:rsid w:val="006C718D"/>
    <w:rsid w:val="006C7870"/>
    <w:rsid w:val="006C7EF7"/>
    <w:rsid w:val="006D0F45"/>
    <w:rsid w:val="006D1F5A"/>
    <w:rsid w:val="006D254B"/>
    <w:rsid w:val="006D25F6"/>
    <w:rsid w:val="006D2EDE"/>
    <w:rsid w:val="006D3B73"/>
    <w:rsid w:val="006D4112"/>
    <w:rsid w:val="006D4990"/>
    <w:rsid w:val="006D4DA4"/>
    <w:rsid w:val="006D5837"/>
    <w:rsid w:val="006D68D6"/>
    <w:rsid w:val="006D7283"/>
    <w:rsid w:val="006D7E52"/>
    <w:rsid w:val="006E0A16"/>
    <w:rsid w:val="006E0AA4"/>
    <w:rsid w:val="006E0DF3"/>
    <w:rsid w:val="006E1142"/>
    <w:rsid w:val="006E2528"/>
    <w:rsid w:val="006E28A7"/>
    <w:rsid w:val="006E40BB"/>
    <w:rsid w:val="006E44E1"/>
    <w:rsid w:val="006E5211"/>
    <w:rsid w:val="006E5561"/>
    <w:rsid w:val="006E56EA"/>
    <w:rsid w:val="006E57D8"/>
    <w:rsid w:val="006E592F"/>
    <w:rsid w:val="006E5EEF"/>
    <w:rsid w:val="006E65A3"/>
    <w:rsid w:val="006F0AEA"/>
    <w:rsid w:val="006F0DB5"/>
    <w:rsid w:val="006F2DD0"/>
    <w:rsid w:val="006F2F9F"/>
    <w:rsid w:val="006F3127"/>
    <w:rsid w:val="006F313E"/>
    <w:rsid w:val="006F3C0D"/>
    <w:rsid w:val="006F402A"/>
    <w:rsid w:val="006F48C4"/>
    <w:rsid w:val="006F524B"/>
    <w:rsid w:val="006F5996"/>
    <w:rsid w:val="006F62B1"/>
    <w:rsid w:val="006F7E18"/>
    <w:rsid w:val="006F7F17"/>
    <w:rsid w:val="0070041C"/>
    <w:rsid w:val="007004F1"/>
    <w:rsid w:val="007007C9"/>
    <w:rsid w:val="00700FCC"/>
    <w:rsid w:val="00701372"/>
    <w:rsid w:val="007018BD"/>
    <w:rsid w:val="00702DE4"/>
    <w:rsid w:val="007045E6"/>
    <w:rsid w:val="0070513B"/>
    <w:rsid w:val="00705147"/>
    <w:rsid w:val="00710E51"/>
    <w:rsid w:val="00711483"/>
    <w:rsid w:val="007119D1"/>
    <w:rsid w:val="007122D9"/>
    <w:rsid w:val="00712E81"/>
    <w:rsid w:val="00712F1D"/>
    <w:rsid w:val="00713110"/>
    <w:rsid w:val="00713FC1"/>
    <w:rsid w:val="00715431"/>
    <w:rsid w:val="00715485"/>
    <w:rsid w:val="0071612D"/>
    <w:rsid w:val="0071660A"/>
    <w:rsid w:val="00717172"/>
    <w:rsid w:val="00717E6B"/>
    <w:rsid w:val="0072089E"/>
    <w:rsid w:val="00720EBE"/>
    <w:rsid w:val="007210D6"/>
    <w:rsid w:val="00721695"/>
    <w:rsid w:val="00722B58"/>
    <w:rsid w:val="00723B0F"/>
    <w:rsid w:val="00724106"/>
    <w:rsid w:val="0072454D"/>
    <w:rsid w:val="00724803"/>
    <w:rsid w:val="00724C0B"/>
    <w:rsid w:val="0072563F"/>
    <w:rsid w:val="0072592D"/>
    <w:rsid w:val="00725E6A"/>
    <w:rsid w:val="00727150"/>
    <w:rsid w:val="0072717D"/>
    <w:rsid w:val="00727550"/>
    <w:rsid w:val="00730183"/>
    <w:rsid w:val="00732458"/>
    <w:rsid w:val="007327BC"/>
    <w:rsid w:val="00732805"/>
    <w:rsid w:val="0073335C"/>
    <w:rsid w:val="007336EB"/>
    <w:rsid w:val="00733EA4"/>
    <w:rsid w:val="007341AF"/>
    <w:rsid w:val="0073450C"/>
    <w:rsid w:val="0073466E"/>
    <w:rsid w:val="007351E1"/>
    <w:rsid w:val="007356D3"/>
    <w:rsid w:val="00735778"/>
    <w:rsid w:val="007368C3"/>
    <w:rsid w:val="007400B6"/>
    <w:rsid w:val="00740174"/>
    <w:rsid w:val="00740C0C"/>
    <w:rsid w:val="00741327"/>
    <w:rsid w:val="00742F5A"/>
    <w:rsid w:val="00743F67"/>
    <w:rsid w:val="007477BF"/>
    <w:rsid w:val="00747B88"/>
    <w:rsid w:val="00750620"/>
    <w:rsid w:val="0075063E"/>
    <w:rsid w:val="00750F36"/>
    <w:rsid w:val="00751637"/>
    <w:rsid w:val="00751A62"/>
    <w:rsid w:val="00753130"/>
    <w:rsid w:val="0075393D"/>
    <w:rsid w:val="00753DE9"/>
    <w:rsid w:val="007545AB"/>
    <w:rsid w:val="00754F80"/>
    <w:rsid w:val="007552B7"/>
    <w:rsid w:val="007554CD"/>
    <w:rsid w:val="007555EF"/>
    <w:rsid w:val="00755DDA"/>
    <w:rsid w:val="00757007"/>
    <w:rsid w:val="00757E7B"/>
    <w:rsid w:val="007603C0"/>
    <w:rsid w:val="00760B3D"/>
    <w:rsid w:val="00761541"/>
    <w:rsid w:val="00761965"/>
    <w:rsid w:val="00761D11"/>
    <w:rsid w:val="00762303"/>
    <w:rsid w:val="00763F21"/>
    <w:rsid w:val="0076410D"/>
    <w:rsid w:val="0076418B"/>
    <w:rsid w:val="00764356"/>
    <w:rsid w:val="00764B05"/>
    <w:rsid w:val="00764CE6"/>
    <w:rsid w:val="00766AD9"/>
    <w:rsid w:val="00767CB3"/>
    <w:rsid w:val="0077039F"/>
    <w:rsid w:val="007703BA"/>
    <w:rsid w:val="00770C32"/>
    <w:rsid w:val="00771063"/>
    <w:rsid w:val="007711C5"/>
    <w:rsid w:val="00771CA1"/>
    <w:rsid w:val="00771E1C"/>
    <w:rsid w:val="0077284D"/>
    <w:rsid w:val="007728E6"/>
    <w:rsid w:val="00773212"/>
    <w:rsid w:val="0077335D"/>
    <w:rsid w:val="00774903"/>
    <w:rsid w:val="00774BDA"/>
    <w:rsid w:val="00774D5A"/>
    <w:rsid w:val="00775577"/>
    <w:rsid w:val="00775777"/>
    <w:rsid w:val="00776070"/>
    <w:rsid w:val="00781B1C"/>
    <w:rsid w:val="00781E8E"/>
    <w:rsid w:val="00781F26"/>
    <w:rsid w:val="00782423"/>
    <w:rsid w:val="00782BDB"/>
    <w:rsid w:val="007831A5"/>
    <w:rsid w:val="00784444"/>
    <w:rsid w:val="00784F5B"/>
    <w:rsid w:val="0078554C"/>
    <w:rsid w:val="00786A6F"/>
    <w:rsid w:val="00787191"/>
    <w:rsid w:val="00787ECC"/>
    <w:rsid w:val="00790F43"/>
    <w:rsid w:val="00791546"/>
    <w:rsid w:val="00791B8D"/>
    <w:rsid w:val="00792270"/>
    <w:rsid w:val="00793026"/>
    <w:rsid w:val="00793ABB"/>
    <w:rsid w:val="007941D0"/>
    <w:rsid w:val="00794486"/>
    <w:rsid w:val="00794A23"/>
    <w:rsid w:val="007951A3"/>
    <w:rsid w:val="00795D70"/>
    <w:rsid w:val="00797824"/>
    <w:rsid w:val="007A0534"/>
    <w:rsid w:val="007A08DD"/>
    <w:rsid w:val="007A308B"/>
    <w:rsid w:val="007A4875"/>
    <w:rsid w:val="007A4918"/>
    <w:rsid w:val="007A53F0"/>
    <w:rsid w:val="007A5BDE"/>
    <w:rsid w:val="007A5C3F"/>
    <w:rsid w:val="007A61C7"/>
    <w:rsid w:val="007A662B"/>
    <w:rsid w:val="007A74DA"/>
    <w:rsid w:val="007B0489"/>
    <w:rsid w:val="007B0DAE"/>
    <w:rsid w:val="007B1007"/>
    <w:rsid w:val="007B115E"/>
    <w:rsid w:val="007B2400"/>
    <w:rsid w:val="007B36CD"/>
    <w:rsid w:val="007B4B99"/>
    <w:rsid w:val="007B4BA4"/>
    <w:rsid w:val="007B5AC5"/>
    <w:rsid w:val="007B74FC"/>
    <w:rsid w:val="007C2AC5"/>
    <w:rsid w:val="007C3DA1"/>
    <w:rsid w:val="007C4189"/>
    <w:rsid w:val="007C4458"/>
    <w:rsid w:val="007C59BE"/>
    <w:rsid w:val="007C630A"/>
    <w:rsid w:val="007C676C"/>
    <w:rsid w:val="007C76AC"/>
    <w:rsid w:val="007D0453"/>
    <w:rsid w:val="007D0529"/>
    <w:rsid w:val="007D0780"/>
    <w:rsid w:val="007D1689"/>
    <w:rsid w:val="007D1CCF"/>
    <w:rsid w:val="007D1D33"/>
    <w:rsid w:val="007D235E"/>
    <w:rsid w:val="007D2626"/>
    <w:rsid w:val="007D341A"/>
    <w:rsid w:val="007D3FBD"/>
    <w:rsid w:val="007D54DB"/>
    <w:rsid w:val="007D6856"/>
    <w:rsid w:val="007D687B"/>
    <w:rsid w:val="007D7740"/>
    <w:rsid w:val="007D7886"/>
    <w:rsid w:val="007E0137"/>
    <w:rsid w:val="007E0A32"/>
    <w:rsid w:val="007E14FA"/>
    <w:rsid w:val="007E1580"/>
    <w:rsid w:val="007E28D5"/>
    <w:rsid w:val="007E5F5E"/>
    <w:rsid w:val="007E66AA"/>
    <w:rsid w:val="007E67BB"/>
    <w:rsid w:val="007E69F3"/>
    <w:rsid w:val="007E6D29"/>
    <w:rsid w:val="007E6D2A"/>
    <w:rsid w:val="007E7066"/>
    <w:rsid w:val="007E7183"/>
    <w:rsid w:val="007E7E5B"/>
    <w:rsid w:val="007F0A4A"/>
    <w:rsid w:val="007F0CD3"/>
    <w:rsid w:val="007F0D2D"/>
    <w:rsid w:val="007F2D8B"/>
    <w:rsid w:val="007F42AC"/>
    <w:rsid w:val="007F47EC"/>
    <w:rsid w:val="007F4F3D"/>
    <w:rsid w:val="007F573F"/>
    <w:rsid w:val="007F6853"/>
    <w:rsid w:val="007F72F2"/>
    <w:rsid w:val="007F75B3"/>
    <w:rsid w:val="007F7A4F"/>
    <w:rsid w:val="00801115"/>
    <w:rsid w:val="0080174A"/>
    <w:rsid w:val="008017AC"/>
    <w:rsid w:val="00802839"/>
    <w:rsid w:val="00802B63"/>
    <w:rsid w:val="00803B07"/>
    <w:rsid w:val="008048B1"/>
    <w:rsid w:val="008072AB"/>
    <w:rsid w:val="00807B57"/>
    <w:rsid w:val="008101E1"/>
    <w:rsid w:val="0081088F"/>
    <w:rsid w:val="00810B52"/>
    <w:rsid w:val="0081105F"/>
    <w:rsid w:val="00811E90"/>
    <w:rsid w:val="008122F8"/>
    <w:rsid w:val="0081232D"/>
    <w:rsid w:val="008130B7"/>
    <w:rsid w:val="008138C7"/>
    <w:rsid w:val="0081522B"/>
    <w:rsid w:val="00815E1D"/>
    <w:rsid w:val="0081674C"/>
    <w:rsid w:val="00816E3F"/>
    <w:rsid w:val="00817C9E"/>
    <w:rsid w:val="00821038"/>
    <w:rsid w:val="0082121E"/>
    <w:rsid w:val="008216BC"/>
    <w:rsid w:val="00821B8D"/>
    <w:rsid w:val="00824B84"/>
    <w:rsid w:val="00824D61"/>
    <w:rsid w:val="00825759"/>
    <w:rsid w:val="00825861"/>
    <w:rsid w:val="008268FB"/>
    <w:rsid w:val="00827E3A"/>
    <w:rsid w:val="008309A8"/>
    <w:rsid w:val="00831F55"/>
    <w:rsid w:val="008338F9"/>
    <w:rsid w:val="008359A7"/>
    <w:rsid w:val="00835F55"/>
    <w:rsid w:val="00836527"/>
    <w:rsid w:val="00836A42"/>
    <w:rsid w:val="00837AA4"/>
    <w:rsid w:val="00840620"/>
    <w:rsid w:val="0084181E"/>
    <w:rsid w:val="00841A1C"/>
    <w:rsid w:val="00841B10"/>
    <w:rsid w:val="00841FD3"/>
    <w:rsid w:val="00842AEE"/>
    <w:rsid w:val="0084392B"/>
    <w:rsid w:val="008449B4"/>
    <w:rsid w:val="00844E8E"/>
    <w:rsid w:val="00845380"/>
    <w:rsid w:val="008459E8"/>
    <w:rsid w:val="00845D2F"/>
    <w:rsid w:val="008464AB"/>
    <w:rsid w:val="0084749B"/>
    <w:rsid w:val="00847D15"/>
    <w:rsid w:val="008508A5"/>
    <w:rsid w:val="00851736"/>
    <w:rsid w:val="00851D42"/>
    <w:rsid w:val="008527FA"/>
    <w:rsid w:val="00852BD7"/>
    <w:rsid w:val="00852EC9"/>
    <w:rsid w:val="00853311"/>
    <w:rsid w:val="00854BF2"/>
    <w:rsid w:val="0085547C"/>
    <w:rsid w:val="00855EA8"/>
    <w:rsid w:val="008566F7"/>
    <w:rsid w:val="0085684E"/>
    <w:rsid w:val="0085737D"/>
    <w:rsid w:val="0086018F"/>
    <w:rsid w:val="00860B2B"/>
    <w:rsid w:val="00860B63"/>
    <w:rsid w:val="00860B97"/>
    <w:rsid w:val="00861538"/>
    <w:rsid w:val="00864BB9"/>
    <w:rsid w:val="00865139"/>
    <w:rsid w:val="0086578F"/>
    <w:rsid w:val="00866115"/>
    <w:rsid w:val="00866122"/>
    <w:rsid w:val="00866379"/>
    <w:rsid w:val="00866698"/>
    <w:rsid w:val="00866B25"/>
    <w:rsid w:val="00866D86"/>
    <w:rsid w:val="008670DF"/>
    <w:rsid w:val="008678CE"/>
    <w:rsid w:val="00867CCD"/>
    <w:rsid w:val="00871871"/>
    <w:rsid w:val="0087198D"/>
    <w:rsid w:val="00872212"/>
    <w:rsid w:val="008726FB"/>
    <w:rsid w:val="00872B8F"/>
    <w:rsid w:val="00873093"/>
    <w:rsid w:val="00873FDE"/>
    <w:rsid w:val="00874BCD"/>
    <w:rsid w:val="008752F4"/>
    <w:rsid w:val="00876581"/>
    <w:rsid w:val="008778D8"/>
    <w:rsid w:val="008826C3"/>
    <w:rsid w:val="0088325D"/>
    <w:rsid w:val="00883F86"/>
    <w:rsid w:val="0088424A"/>
    <w:rsid w:val="00884C5F"/>
    <w:rsid w:val="00885910"/>
    <w:rsid w:val="00885F92"/>
    <w:rsid w:val="008863C2"/>
    <w:rsid w:val="008865E6"/>
    <w:rsid w:val="00887123"/>
    <w:rsid w:val="0088781F"/>
    <w:rsid w:val="00887DC7"/>
    <w:rsid w:val="00891535"/>
    <w:rsid w:val="0089207F"/>
    <w:rsid w:val="0089217A"/>
    <w:rsid w:val="00892B38"/>
    <w:rsid w:val="00892B3D"/>
    <w:rsid w:val="00893F5B"/>
    <w:rsid w:val="008942F5"/>
    <w:rsid w:val="00895F12"/>
    <w:rsid w:val="00897916"/>
    <w:rsid w:val="008A0A0C"/>
    <w:rsid w:val="008A25EE"/>
    <w:rsid w:val="008A3870"/>
    <w:rsid w:val="008A3E73"/>
    <w:rsid w:val="008A4276"/>
    <w:rsid w:val="008A4A77"/>
    <w:rsid w:val="008A5A73"/>
    <w:rsid w:val="008A5F3B"/>
    <w:rsid w:val="008A6BC8"/>
    <w:rsid w:val="008A6C6B"/>
    <w:rsid w:val="008A6FE1"/>
    <w:rsid w:val="008A7089"/>
    <w:rsid w:val="008A78A0"/>
    <w:rsid w:val="008A7BC6"/>
    <w:rsid w:val="008B01C5"/>
    <w:rsid w:val="008B08AA"/>
    <w:rsid w:val="008B094E"/>
    <w:rsid w:val="008B1163"/>
    <w:rsid w:val="008B1C00"/>
    <w:rsid w:val="008B1D30"/>
    <w:rsid w:val="008B3535"/>
    <w:rsid w:val="008B5250"/>
    <w:rsid w:val="008B5352"/>
    <w:rsid w:val="008B62EA"/>
    <w:rsid w:val="008B696E"/>
    <w:rsid w:val="008B6CA4"/>
    <w:rsid w:val="008B72ED"/>
    <w:rsid w:val="008B7503"/>
    <w:rsid w:val="008C01A4"/>
    <w:rsid w:val="008C05F6"/>
    <w:rsid w:val="008C09A5"/>
    <w:rsid w:val="008C12D7"/>
    <w:rsid w:val="008C186C"/>
    <w:rsid w:val="008C1C5F"/>
    <w:rsid w:val="008C2A2A"/>
    <w:rsid w:val="008C32AA"/>
    <w:rsid w:val="008C36BE"/>
    <w:rsid w:val="008C3EE5"/>
    <w:rsid w:val="008C59D8"/>
    <w:rsid w:val="008C6733"/>
    <w:rsid w:val="008C694B"/>
    <w:rsid w:val="008C6CF6"/>
    <w:rsid w:val="008D1A20"/>
    <w:rsid w:val="008D2537"/>
    <w:rsid w:val="008D3358"/>
    <w:rsid w:val="008D3D9B"/>
    <w:rsid w:val="008D4B0B"/>
    <w:rsid w:val="008D50BE"/>
    <w:rsid w:val="008D5965"/>
    <w:rsid w:val="008D60F7"/>
    <w:rsid w:val="008D631C"/>
    <w:rsid w:val="008D6BA7"/>
    <w:rsid w:val="008D794C"/>
    <w:rsid w:val="008D7AC1"/>
    <w:rsid w:val="008D7B4B"/>
    <w:rsid w:val="008D7C70"/>
    <w:rsid w:val="008E07AB"/>
    <w:rsid w:val="008E08C2"/>
    <w:rsid w:val="008E09E6"/>
    <w:rsid w:val="008E184C"/>
    <w:rsid w:val="008E2077"/>
    <w:rsid w:val="008E484E"/>
    <w:rsid w:val="008E5317"/>
    <w:rsid w:val="008E5ADD"/>
    <w:rsid w:val="008E7338"/>
    <w:rsid w:val="008E760B"/>
    <w:rsid w:val="008F0810"/>
    <w:rsid w:val="008F0886"/>
    <w:rsid w:val="008F11EE"/>
    <w:rsid w:val="008F19F8"/>
    <w:rsid w:val="008F1F41"/>
    <w:rsid w:val="008F2108"/>
    <w:rsid w:val="008F2A30"/>
    <w:rsid w:val="008F2AA2"/>
    <w:rsid w:val="008F3194"/>
    <w:rsid w:val="008F37EE"/>
    <w:rsid w:val="008F49A4"/>
    <w:rsid w:val="008F4AB3"/>
    <w:rsid w:val="008F4BED"/>
    <w:rsid w:val="008F50B9"/>
    <w:rsid w:val="008F58B9"/>
    <w:rsid w:val="008F63E2"/>
    <w:rsid w:val="008F6778"/>
    <w:rsid w:val="008F6988"/>
    <w:rsid w:val="008F7174"/>
    <w:rsid w:val="008F77AA"/>
    <w:rsid w:val="008F7C0E"/>
    <w:rsid w:val="0090054F"/>
    <w:rsid w:val="00901821"/>
    <w:rsid w:val="00901F05"/>
    <w:rsid w:val="00902D30"/>
    <w:rsid w:val="009035BF"/>
    <w:rsid w:val="0090436F"/>
    <w:rsid w:val="009052A8"/>
    <w:rsid w:val="00907130"/>
    <w:rsid w:val="00907212"/>
    <w:rsid w:val="0090751D"/>
    <w:rsid w:val="00907F91"/>
    <w:rsid w:val="0091030F"/>
    <w:rsid w:val="00910CA4"/>
    <w:rsid w:val="00910E3D"/>
    <w:rsid w:val="00912061"/>
    <w:rsid w:val="00913255"/>
    <w:rsid w:val="0091337F"/>
    <w:rsid w:val="00913BEA"/>
    <w:rsid w:val="00913FF8"/>
    <w:rsid w:val="00916E25"/>
    <w:rsid w:val="00920813"/>
    <w:rsid w:val="00920A45"/>
    <w:rsid w:val="00920C4B"/>
    <w:rsid w:val="00920CA1"/>
    <w:rsid w:val="00920D30"/>
    <w:rsid w:val="0092197C"/>
    <w:rsid w:val="00921A9F"/>
    <w:rsid w:val="00922B05"/>
    <w:rsid w:val="00922C22"/>
    <w:rsid w:val="00923487"/>
    <w:rsid w:val="009238A9"/>
    <w:rsid w:val="009239C6"/>
    <w:rsid w:val="00923AF5"/>
    <w:rsid w:val="0092535F"/>
    <w:rsid w:val="009253DD"/>
    <w:rsid w:val="00925F49"/>
    <w:rsid w:val="00927640"/>
    <w:rsid w:val="009304FF"/>
    <w:rsid w:val="00930E91"/>
    <w:rsid w:val="00930F98"/>
    <w:rsid w:val="009314E8"/>
    <w:rsid w:val="0093182C"/>
    <w:rsid w:val="00932625"/>
    <w:rsid w:val="00932AE6"/>
    <w:rsid w:val="009345D7"/>
    <w:rsid w:val="009347D5"/>
    <w:rsid w:val="0093515F"/>
    <w:rsid w:val="00936326"/>
    <w:rsid w:val="00936FBA"/>
    <w:rsid w:val="0093755D"/>
    <w:rsid w:val="0093769C"/>
    <w:rsid w:val="00941EDB"/>
    <w:rsid w:val="0094207C"/>
    <w:rsid w:val="009425E2"/>
    <w:rsid w:val="00943AE5"/>
    <w:rsid w:val="00943D97"/>
    <w:rsid w:val="00945E80"/>
    <w:rsid w:val="00946072"/>
    <w:rsid w:val="00947216"/>
    <w:rsid w:val="00947B7A"/>
    <w:rsid w:val="0095094E"/>
    <w:rsid w:val="00950B45"/>
    <w:rsid w:val="00950E01"/>
    <w:rsid w:val="0095261B"/>
    <w:rsid w:val="0095335A"/>
    <w:rsid w:val="00953BBF"/>
    <w:rsid w:val="009541A3"/>
    <w:rsid w:val="0095552E"/>
    <w:rsid w:val="00955AB8"/>
    <w:rsid w:val="00955F85"/>
    <w:rsid w:val="00956E97"/>
    <w:rsid w:val="009572D4"/>
    <w:rsid w:val="00957905"/>
    <w:rsid w:val="00957C6D"/>
    <w:rsid w:val="00960898"/>
    <w:rsid w:val="0096460E"/>
    <w:rsid w:val="00964825"/>
    <w:rsid w:val="0096671C"/>
    <w:rsid w:val="00966788"/>
    <w:rsid w:val="00970A6A"/>
    <w:rsid w:val="0097238C"/>
    <w:rsid w:val="00972D5E"/>
    <w:rsid w:val="00973264"/>
    <w:rsid w:val="00973417"/>
    <w:rsid w:val="00973ADF"/>
    <w:rsid w:val="0097538C"/>
    <w:rsid w:val="009756AA"/>
    <w:rsid w:val="00976A79"/>
    <w:rsid w:val="00976D16"/>
    <w:rsid w:val="009777AB"/>
    <w:rsid w:val="00981070"/>
    <w:rsid w:val="00981BA4"/>
    <w:rsid w:val="00983163"/>
    <w:rsid w:val="00983634"/>
    <w:rsid w:val="00983C3C"/>
    <w:rsid w:val="009854A3"/>
    <w:rsid w:val="00985C83"/>
    <w:rsid w:val="00985F17"/>
    <w:rsid w:val="00986D0F"/>
    <w:rsid w:val="00986D92"/>
    <w:rsid w:val="009874C2"/>
    <w:rsid w:val="0099051B"/>
    <w:rsid w:val="009912D4"/>
    <w:rsid w:val="0099168D"/>
    <w:rsid w:val="0099452D"/>
    <w:rsid w:val="00994979"/>
    <w:rsid w:val="00994E74"/>
    <w:rsid w:val="0099659F"/>
    <w:rsid w:val="00996B13"/>
    <w:rsid w:val="009A0DDF"/>
    <w:rsid w:val="009A1258"/>
    <w:rsid w:val="009A17BA"/>
    <w:rsid w:val="009A1F84"/>
    <w:rsid w:val="009A24B1"/>
    <w:rsid w:val="009A3198"/>
    <w:rsid w:val="009A46A3"/>
    <w:rsid w:val="009A52D2"/>
    <w:rsid w:val="009A5F61"/>
    <w:rsid w:val="009A61BB"/>
    <w:rsid w:val="009A64E1"/>
    <w:rsid w:val="009A6707"/>
    <w:rsid w:val="009A677C"/>
    <w:rsid w:val="009A704D"/>
    <w:rsid w:val="009A73ED"/>
    <w:rsid w:val="009A7CA8"/>
    <w:rsid w:val="009B0C96"/>
    <w:rsid w:val="009B0D59"/>
    <w:rsid w:val="009B2DFA"/>
    <w:rsid w:val="009B3C9D"/>
    <w:rsid w:val="009B55A4"/>
    <w:rsid w:val="009B55AE"/>
    <w:rsid w:val="009B5CBE"/>
    <w:rsid w:val="009B6D5B"/>
    <w:rsid w:val="009B6EF7"/>
    <w:rsid w:val="009B7923"/>
    <w:rsid w:val="009C035F"/>
    <w:rsid w:val="009C0B4B"/>
    <w:rsid w:val="009C22D0"/>
    <w:rsid w:val="009C28D1"/>
    <w:rsid w:val="009C2C3F"/>
    <w:rsid w:val="009C2CC7"/>
    <w:rsid w:val="009C3064"/>
    <w:rsid w:val="009C33A3"/>
    <w:rsid w:val="009C3637"/>
    <w:rsid w:val="009C37CC"/>
    <w:rsid w:val="009C3A2C"/>
    <w:rsid w:val="009C3F9C"/>
    <w:rsid w:val="009C43DD"/>
    <w:rsid w:val="009C4620"/>
    <w:rsid w:val="009C4D8C"/>
    <w:rsid w:val="009C5948"/>
    <w:rsid w:val="009C5A0C"/>
    <w:rsid w:val="009C5BEE"/>
    <w:rsid w:val="009C5E91"/>
    <w:rsid w:val="009C60D7"/>
    <w:rsid w:val="009C6251"/>
    <w:rsid w:val="009C733B"/>
    <w:rsid w:val="009C754F"/>
    <w:rsid w:val="009D221E"/>
    <w:rsid w:val="009D283A"/>
    <w:rsid w:val="009D2975"/>
    <w:rsid w:val="009D35C3"/>
    <w:rsid w:val="009D3849"/>
    <w:rsid w:val="009D40DE"/>
    <w:rsid w:val="009D4FB7"/>
    <w:rsid w:val="009D5F48"/>
    <w:rsid w:val="009D6258"/>
    <w:rsid w:val="009D7F00"/>
    <w:rsid w:val="009E12C6"/>
    <w:rsid w:val="009E1EAB"/>
    <w:rsid w:val="009E3189"/>
    <w:rsid w:val="009E3768"/>
    <w:rsid w:val="009E3B32"/>
    <w:rsid w:val="009E3E90"/>
    <w:rsid w:val="009E4DE9"/>
    <w:rsid w:val="009E50D8"/>
    <w:rsid w:val="009E595F"/>
    <w:rsid w:val="009E7636"/>
    <w:rsid w:val="009F0605"/>
    <w:rsid w:val="009F07E4"/>
    <w:rsid w:val="009F12A7"/>
    <w:rsid w:val="009F2103"/>
    <w:rsid w:val="009F27F2"/>
    <w:rsid w:val="009F300B"/>
    <w:rsid w:val="009F3471"/>
    <w:rsid w:val="009F391D"/>
    <w:rsid w:val="009F3CD1"/>
    <w:rsid w:val="009F4E05"/>
    <w:rsid w:val="009F5BD5"/>
    <w:rsid w:val="009F647F"/>
    <w:rsid w:val="009F6745"/>
    <w:rsid w:val="009F73E1"/>
    <w:rsid w:val="009F7D7D"/>
    <w:rsid w:val="00A0080A"/>
    <w:rsid w:val="00A00AA0"/>
    <w:rsid w:val="00A00DFF"/>
    <w:rsid w:val="00A0124D"/>
    <w:rsid w:val="00A01A3B"/>
    <w:rsid w:val="00A01D7B"/>
    <w:rsid w:val="00A0240E"/>
    <w:rsid w:val="00A0266B"/>
    <w:rsid w:val="00A02778"/>
    <w:rsid w:val="00A04133"/>
    <w:rsid w:val="00A04D53"/>
    <w:rsid w:val="00A057C1"/>
    <w:rsid w:val="00A05F6E"/>
    <w:rsid w:val="00A06379"/>
    <w:rsid w:val="00A06800"/>
    <w:rsid w:val="00A06D66"/>
    <w:rsid w:val="00A10622"/>
    <w:rsid w:val="00A1066D"/>
    <w:rsid w:val="00A1118E"/>
    <w:rsid w:val="00A1171E"/>
    <w:rsid w:val="00A11BF8"/>
    <w:rsid w:val="00A11D1A"/>
    <w:rsid w:val="00A11E33"/>
    <w:rsid w:val="00A12298"/>
    <w:rsid w:val="00A12E51"/>
    <w:rsid w:val="00A14EB8"/>
    <w:rsid w:val="00A15A43"/>
    <w:rsid w:val="00A15E4B"/>
    <w:rsid w:val="00A16825"/>
    <w:rsid w:val="00A173BA"/>
    <w:rsid w:val="00A17FBC"/>
    <w:rsid w:val="00A21DFA"/>
    <w:rsid w:val="00A22002"/>
    <w:rsid w:val="00A23445"/>
    <w:rsid w:val="00A2416E"/>
    <w:rsid w:val="00A24371"/>
    <w:rsid w:val="00A24B63"/>
    <w:rsid w:val="00A25E64"/>
    <w:rsid w:val="00A267D2"/>
    <w:rsid w:val="00A2789A"/>
    <w:rsid w:val="00A27917"/>
    <w:rsid w:val="00A27AB3"/>
    <w:rsid w:val="00A30F2D"/>
    <w:rsid w:val="00A30FED"/>
    <w:rsid w:val="00A31330"/>
    <w:rsid w:val="00A3174C"/>
    <w:rsid w:val="00A32308"/>
    <w:rsid w:val="00A32322"/>
    <w:rsid w:val="00A325DA"/>
    <w:rsid w:val="00A3302B"/>
    <w:rsid w:val="00A33A81"/>
    <w:rsid w:val="00A34880"/>
    <w:rsid w:val="00A35890"/>
    <w:rsid w:val="00A35AF8"/>
    <w:rsid w:val="00A35D2B"/>
    <w:rsid w:val="00A367DE"/>
    <w:rsid w:val="00A403B2"/>
    <w:rsid w:val="00A41BEE"/>
    <w:rsid w:val="00A42DA4"/>
    <w:rsid w:val="00A42F91"/>
    <w:rsid w:val="00A43192"/>
    <w:rsid w:val="00A43411"/>
    <w:rsid w:val="00A43CEE"/>
    <w:rsid w:val="00A44AA2"/>
    <w:rsid w:val="00A44B72"/>
    <w:rsid w:val="00A45069"/>
    <w:rsid w:val="00A45E7D"/>
    <w:rsid w:val="00A46128"/>
    <w:rsid w:val="00A46784"/>
    <w:rsid w:val="00A46B34"/>
    <w:rsid w:val="00A47366"/>
    <w:rsid w:val="00A4770E"/>
    <w:rsid w:val="00A509CC"/>
    <w:rsid w:val="00A5106E"/>
    <w:rsid w:val="00A51267"/>
    <w:rsid w:val="00A532F6"/>
    <w:rsid w:val="00A53FEF"/>
    <w:rsid w:val="00A542E8"/>
    <w:rsid w:val="00A55940"/>
    <w:rsid w:val="00A56059"/>
    <w:rsid w:val="00A56612"/>
    <w:rsid w:val="00A56ABC"/>
    <w:rsid w:val="00A56D37"/>
    <w:rsid w:val="00A57060"/>
    <w:rsid w:val="00A570EC"/>
    <w:rsid w:val="00A60772"/>
    <w:rsid w:val="00A609D0"/>
    <w:rsid w:val="00A61634"/>
    <w:rsid w:val="00A61802"/>
    <w:rsid w:val="00A63814"/>
    <w:rsid w:val="00A63EE5"/>
    <w:rsid w:val="00A65CC4"/>
    <w:rsid w:val="00A6678E"/>
    <w:rsid w:val="00A66836"/>
    <w:rsid w:val="00A6736B"/>
    <w:rsid w:val="00A67870"/>
    <w:rsid w:val="00A67D43"/>
    <w:rsid w:val="00A70097"/>
    <w:rsid w:val="00A70596"/>
    <w:rsid w:val="00A718CA"/>
    <w:rsid w:val="00A71C91"/>
    <w:rsid w:val="00A72022"/>
    <w:rsid w:val="00A73114"/>
    <w:rsid w:val="00A734FA"/>
    <w:rsid w:val="00A73811"/>
    <w:rsid w:val="00A76C98"/>
    <w:rsid w:val="00A76E3A"/>
    <w:rsid w:val="00A7702B"/>
    <w:rsid w:val="00A77723"/>
    <w:rsid w:val="00A77B05"/>
    <w:rsid w:val="00A77FFD"/>
    <w:rsid w:val="00A80660"/>
    <w:rsid w:val="00A81664"/>
    <w:rsid w:val="00A83A81"/>
    <w:rsid w:val="00A83F51"/>
    <w:rsid w:val="00A8498A"/>
    <w:rsid w:val="00A85EF9"/>
    <w:rsid w:val="00A864D6"/>
    <w:rsid w:val="00A86B8A"/>
    <w:rsid w:val="00A87CE5"/>
    <w:rsid w:val="00A91422"/>
    <w:rsid w:val="00A917EB"/>
    <w:rsid w:val="00A92453"/>
    <w:rsid w:val="00A924C8"/>
    <w:rsid w:val="00A928FE"/>
    <w:rsid w:val="00A92DA7"/>
    <w:rsid w:val="00A92E35"/>
    <w:rsid w:val="00A93069"/>
    <w:rsid w:val="00A93853"/>
    <w:rsid w:val="00A9396B"/>
    <w:rsid w:val="00A94CF1"/>
    <w:rsid w:val="00A960EE"/>
    <w:rsid w:val="00A97C28"/>
    <w:rsid w:val="00A97DBB"/>
    <w:rsid w:val="00A97E81"/>
    <w:rsid w:val="00AA00AC"/>
    <w:rsid w:val="00AA05E7"/>
    <w:rsid w:val="00AA0D7F"/>
    <w:rsid w:val="00AA1159"/>
    <w:rsid w:val="00AA3B10"/>
    <w:rsid w:val="00AA3E76"/>
    <w:rsid w:val="00AA476C"/>
    <w:rsid w:val="00AA4964"/>
    <w:rsid w:val="00AA71AA"/>
    <w:rsid w:val="00AA7732"/>
    <w:rsid w:val="00AA7837"/>
    <w:rsid w:val="00AB1719"/>
    <w:rsid w:val="00AB2181"/>
    <w:rsid w:val="00AB26C9"/>
    <w:rsid w:val="00AB3E46"/>
    <w:rsid w:val="00AB563A"/>
    <w:rsid w:val="00AB6B40"/>
    <w:rsid w:val="00AC006E"/>
    <w:rsid w:val="00AC0B57"/>
    <w:rsid w:val="00AC0BF5"/>
    <w:rsid w:val="00AC0E0B"/>
    <w:rsid w:val="00AC14F2"/>
    <w:rsid w:val="00AC2080"/>
    <w:rsid w:val="00AC2B31"/>
    <w:rsid w:val="00AC3026"/>
    <w:rsid w:val="00AC5A34"/>
    <w:rsid w:val="00AC5E11"/>
    <w:rsid w:val="00AC678D"/>
    <w:rsid w:val="00AC6997"/>
    <w:rsid w:val="00AC6D4B"/>
    <w:rsid w:val="00AC6EA0"/>
    <w:rsid w:val="00AC7985"/>
    <w:rsid w:val="00AD0E26"/>
    <w:rsid w:val="00AD0F00"/>
    <w:rsid w:val="00AD30EF"/>
    <w:rsid w:val="00AD3683"/>
    <w:rsid w:val="00AD3772"/>
    <w:rsid w:val="00AD59CE"/>
    <w:rsid w:val="00AD5FC6"/>
    <w:rsid w:val="00AD62B3"/>
    <w:rsid w:val="00AD692F"/>
    <w:rsid w:val="00AD6A52"/>
    <w:rsid w:val="00AD7D8A"/>
    <w:rsid w:val="00AE020C"/>
    <w:rsid w:val="00AE0AD3"/>
    <w:rsid w:val="00AE3CDD"/>
    <w:rsid w:val="00AE4E0A"/>
    <w:rsid w:val="00AE6CD0"/>
    <w:rsid w:val="00AE6E90"/>
    <w:rsid w:val="00AE758B"/>
    <w:rsid w:val="00AE79E6"/>
    <w:rsid w:val="00AF16A6"/>
    <w:rsid w:val="00AF19F1"/>
    <w:rsid w:val="00AF2DD0"/>
    <w:rsid w:val="00AF32D4"/>
    <w:rsid w:val="00AF3EDE"/>
    <w:rsid w:val="00AF4277"/>
    <w:rsid w:val="00AF464A"/>
    <w:rsid w:val="00AF46B7"/>
    <w:rsid w:val="00AF4D60"/>
    <w:rsid w:val="00AF4EBF"/>
    <w:rsid w:val="00AF4F13"/>
    <w:rsid w:val="00AF5B23"/>
    <w:rsid w:val="00AF5CA6"/>
    <w:rsid w:val="00AF7AB3"/>
    <w:rsid w:val="00AF7AE2"/>
    <w:rsid w:val="00AF7F11"/>
    <w:rsid w:val="00B00B50"/>
    <w:rsid w:val="00B011E5"/>
    <w:rsid w:val="00B01C4D"/>
    <w:rsid w:val="00B0238B"/>
    <w:rsid w:val="00B02A8E"/>
    <w:rsid w:val="00B02E76"/>
    <w:rsid w:val="00B030D6"/>
    <w:rsid w:val="00B0385A"/>
    <w:rsid w:val="00B05367"/>
    <w:rsid w:val="00B0601A"/>
    <w:rsid w:val="00B074F0"/>
    <w:rsid w:val="00B077D8"/>
    <w:rsid w:val="00B07BB1"/>
    <w:rsid w:val="00B07CA0"/>
    <w:rsid w:val="00B07CAC"/>
    <w:rsid w:val="00B10256"/>
    <w:rsid w:val="00B10502"/>
    <w:rsid w:val="00B10588"/>
    <w:rsid w:val="00B10A59"/>
    <w:rsid w:val="00B11268"/>
    <w:rsid w:val="00B11828"/>
    <w:rsid w:val="00B11C5A"/>
    <w:rsid w:val="00B132CB"/>
    <w:rsid w:val="00B13C0B"/>
    <w:rsid w:val="00B14953"/>
    <w:rsid w:val="00B1535F"/>
    <w:rsid w:val="00B1720A"/>
    <w:rsid w:val="00B177E3"/>
    <w:rsid w:val="00B17F4A"/>
    <w:rsid w:val="00B2050A"/>
    <w:rsid w:val="00B205BA"/>
    <w:rsid w:val="00B22450"/>
    <w:rsid w:val="00B2280B"/>
    <w:rsid w:val="00B22918"/>
    <w:rsid w:val="00B23276"/>
    <w:rsid w:val="00B23353"/>
    <w:rsid w:val="00B23580"/>
    <w:rsid w:val="00B23627"/>
    <w:rsid w:val="00B2371C"/>
    <w:rsid w:val="00B2439A"/>
    <w:rsid w:val="00B244F7"/>
    <w:rsid w:val="00B248F9"/>
    <w:rsid w:val="00B24990"/>
    <w:rsid w:val="00B26472"/>
    <w:rsid w:val="00B2700F"/>
    <w:rsid w:val="00B2776E"/>
    <w:rsid w:val="00B30217"/>
    <w:rsid w:val="00B3154D"/>
    <w:rsid w:val="00B31B98"/>
    <w:rsid w:val="00B32209"/>
    <w:rsid w:val="00B3375D"/>
    <w:rsid w:val="00B338C7"/>
    <w:rsid w:val="00B34DDD"/>
    <w:rsid w:val="00B35078"/>
    <w:rsid w:val="00B3567D"/>
    <w:rsid w:val="00B357EB"/>
    <w:rsid w:val="00B360F9"/>
    <w:rsid w:val="00B363C2"/>
    <w:rsid w:val="00B367E1"/>
    <w:rsid w:val="00B3738A"/>
    <w:rsid w:val="00B413A2"/>
    <w:rsid w:val="00B41566"/>
    <w:rsid w:val="00B416BF"/>
    <w:rsid w:val="00B4309A"/>
    <w:rsid w:val="00B4467F"/>
    <w:rsid w:val="00B450D5"/>
    <w:rsid w:val="00B451AE"/>
    <w:rsid w:val="00B45755"/>
    <w:rsid w:val="00B46223"/>
    <w:rsid w:val="00B465A0"/>
    <w:rsid w:val="00B46721"/>
    <w:rsid w:val="00B46CD4"/>
    <w:rsid w:val="00B47573"/>
    <w:rsid w:val="00B5031C"/>
    <w:rsid w:val="00B52E67"/>
    <w:rsid w:val="00B5355C"/>
    <w:rsid w:val="00B53E96"/>
    <w:rsid w:val="00B5400A"/>
    <w:rsid w:val="00B54207"/>
    <w:rsid w:val="00B54FA4"/>
    <w:rsid w:val="00B55E4E"/>
    <w:rsid w:val="00B55F4B"/>
    <w:rsid w:val="00B57165"/>
    <w:rsid w:val="00B5766F"/>
    <w:rsid w:val="00B60347"/>
    <w:rsid w:val="00B603DB"/>
    <w:rsid w:val="00B60F33"/>
    <w:rsid w:val="00B61350"/>
    <w:rsid w:val="00B63C35"/>
    <w:rsid w:val="00B63FB5"/>
    <w:rsid w:val="00B6630A"/>
    <w:rsid w:val="00B66994"/>
    <w:rsid w:val="00B66D1C"/>
    <w:rsid w:val="00B6755E"/>
    <w:rsid w:val="00B676E6"/>
    <w:rsid w:val="00B67F42"/>
    <w:rsid w:val="00B70325"/>
    <w:rsid w:val="00B71059"/>
    <w:rsid w:val="00B7119A"/>
    <w:rsid w:val="00B71ED4"/>
    <w:rsid w:val="00B72CB2"/>
    <w:rsid w:val="00B73760"/>
    <w:rsid w:val="00B73EF6"/>
    <w:rsid w:val="00B74D8A"/>
    <w:rsid w:val="00B74FBE"/>
    <w:rsid w:val="00B7534E"/>
    <w:rsid w:val="00B75468"/>
    <w:rsid w:val="00B75CE2"/>
    <w:rsid w:val="00B77258"/>
    <w:rsid w:val="00B778E8"/>
    <w:rsid w:val="00B77FC0"/>
    <w:rsid w:val="00B80709"/>
    <w:rsid w:val="00B80CA2"/>
    <w:rsid w:val="00B80EAC"/>
    <w:rsid w:val="00B824AA"/>
    <w:rsid w:val="00B837C3"/>
    <w:rsid w:val="00B84646"/>
    <w:rsid w:val="00B8474F"/>
    <w:rsid w:val="00B858AB"/>
    <w:rsid w:val="00B872E9"/>
    <w:rsid w:val="00B872F5"/>
    <w:rsid w:val="00B87685"/>
    <w:rsid w:val="00B8788D"/>
    <w:rsid w:val="00B87FC7"/>
    <w:rsid w:val="00B90C0A"/>
    <w:rsid w:val="00B90FC3"/>
    <w:rsid w:val="00B910C2"/>
    <w:rsid w:val="00B91295"/>
    <w:rsid w:val="00B913A0"/>
    <w:rsid w:val="00B92800"/>
    <w:rsid w:val="00B93071"/>
    <w:rsid w:val="00B940D0"/>
    <w:rsid w:val="00B942B6"/>
    <w:rsid w:val="00B94890"/>
    <w:rsid w:val="00B95445"/>
    <w:rsid w:val="00B954F4"/>
    <w:rsid w:val="00B9633F"/>
    <w:rsid w:val="00B96696"/>
    <w:rsid w:val="00B96DC8"/>
    <w:rsid w:val="00B96E57"/>
    <w:rsid w:val="00B975F1"/>
    <w:rsid w:val="00BA0D9E"/>
    <w:rsid w:val="00BA3D14"/>
    <w:rsid w:val="00BA76AA"/>
    <w:rsid w:val="00BA7D58"/>
    <w:rsid w:val="00BA7D99"/>
    <w:rsid w:val="00BB09B2"/>
    <w:rsid w:val="00BB10F9"/>
    <w:rsid w:val="00BB211B"/>
    <w:rsid w:val="00BB25C5"/>
    <w:rsid w:val="00BB3245"/>
    <w:rsid w:val="00BB3D20"/>
    <w:rsid w:val="00BB41CC"/>
    <w:rsid w:val="00BB6335"/>
    <w:rsid w:val="00BB6479"/>
    <w:rsid w:val="00BB6B34"/>
    <w:rsid w:val="00BB77F7"/>
    <w:rsid w:val="00BC1074"/>
    <w:rsid w:val="00BC1472"/>
    <w:rsid w:val="00BC1AD1"/>
    <w:rsid w:val="00BC2E86"/>
    <w:rsid w:val="00BC33B0"/>
    <w:rsid w:val="00BC33C8"/>
    <w:rsid w:val="00BC3A02"/>
    <w:rsid w:val="00BC414C"/>
    <w:rsid w:val="00BC43DB"/>
    <w:rsid w:val="00BC66A4"/>
    <w:rsid w:val="00BC7007"/>
    <w:rsid w:val="00BC7650"/>
    <w:rsid w:val="00BC76CD"/>
    <w:rsid w:val="00BC770A"/>
    <w:rsid w:val="00BC7C28"/>
    <w:rsid w:val="00BC7E71"/>
    <w:rsid w:val="00BD0D59"/>
    <w:rsid w:val="00BD1036"/>
    <w:rsid w:val="00BD1786"/>
    <w:rsid w:val="00BD1944"/>
    <w:rsid w:val="00BD2989"/>
    <w:rsid w:val="00BD3681"/>
    <w:rsid w:val="00BD3A75"/>
    <w:rsid w:val="00BD4E2C"/>
    <w:rsid w:val="00BD5773"/>
    <w:rsid w:val="00BD64F3"/>
    <w:rsid w:val="00BD721F"/>
    <w:rsid w:val="00BD79FA"/>
    <w:rsid w:val="00BE14AF"/>
    <w:rsid w:val="00BE219B"/>
    <w:rsid w:val="00BE27CC"/>
    <w:rsid w:val="00BE4D43"/>
    <w:rsid w:val="00BE56DE"/>
    <w:rsid w:val="00BE66C8"/>
    <w:rsid w:val="00BE67B7"/>
    <w:rsid w:val="00BF069A"/>
    <w:rsid w:val="00BF10C5"/>
    <w:rsid w:val="00BF1421"/>
    <w:rsid w:val="00BF1AF1"/>
    <w:rsid w:val="00BF20C8"/>
    <w:rsid w:val="00BF2D3B"/>
    <w:rsid w:val="00BF315E"/>
    <w:rsid w:val="00BF57A0"/>
    <w:rsid w:val="00BF5932"/>
    <w:rsid w:val="00BF6654"/>
    <w:rsid w:val="00BF6EA5"/>
    <w:rsid w:val="00BF725A"/>
    <w:rsid w:val="00BF72A2"/>
    <w:rsid w:val="00C00038"/>
    <w:rsid w:val="00C0032D"/>
    <w:rsid w:val="00C02C8E"/>
    <w:rsid w:val="00C02D6D"/>
    <w:rsid w:val="00C0376B"/>
    <w:rsid w:val="00C03DB7"/>
    <w:rsid w:val="00C04786"/>
    <w:rsid w:val="00C061CA"/>
    <w:rsid w:val="00C06679"/>
    <w:rsid w:val="00C06FBA"/>
    <w:rsid w:val="00C07521"/>
    <w:rsid w:val="00C102F7"/>
    <w:rsid w:val="00C10C64"/>
    <w:rsid w:val="00C10DF1"/>
    <w:rsid w:val="00C1194D"/>
    <w:rsid w:val="00C11FF4"/>
    <w:rsid w:val="00C12C74"/>
    <w:rsid w:val="00C13327"/>
    <w:rsid w:val="00C136F3"/>
    <w:rsid w:val="00C13793"/>
    <w:rsid w:val="00C138FB"/>
    <w:rsid w:val="00C14629"/>
    <w:rsid w:val="00C152CD"/>
    <w:rsid w:val="00C16AC2"/>
    <w:rsid w:val="00C16EC1"/>
    <w:rsid w:val="00C1704D"/>
    <w:rsid w:val="00C20665"/>
    <w:rsid w:val="00C21254"/>
    <w:rsid w:val="00C220F1"/>
    <w:rsid w:val="00C226A8"/>
    <w:rsid w:val="00C22A68"/>
    <w:rsid w:val="00C23322"/>
    <w:rsid w:val="00C24548"/>
    <w:rsid w:val="00C255C2"/>
    <w:rsid w:val="00C25607"/>
    <w:rsid w:val="00C25E0F"/>
    <w:rsid w:val="00C2648A"/>
    <w:rsid w:val="00C275AC"/>
    <w:rsid w:val="00C275C5"/>
    <w:rsid w:val="00C3046A"/>
    <w:rsid w:val="00C30FEC"/>
    <w:rsid w:val="00C3148D"/>
    <w:rsid w:val="00C31D28"/>
    <w:rsid w:val="00C32397"/>
    <w:rsid w:val="00C33457"/>
    <w:rsid w:val="00C33795"/>
    <w:rsid w:val="00C33F18"/>
    <w:rsid w:val="00C363D1"/>
    <w:rsid w:val="00C368C7"/>
    <w:rsid w:val="00C36A73"/>
    <w:rsid w:val="00C36B75"/>
    <w:rsid w:val="00C371F0"/>
    <w:rsid w:val="00C374F5"/>
    <w:rsid w:val="00C40CE9"/>
    <w:rsid w:val="00C40F83"/>
    <w:rsid w:val="00C4282B"/>
    <w:rsid w:val="00C431BE"/>
    <w:rsid w:val="00C45767"/>
    <w:rsid w:val="00C45AB8"/>
    <w:rsid w:val="00C460A1"/>
    <w:rsid w:val="00C46290"/>
    <w:rsid w:val="00C470DE"/>
    <w:rsid w:val="00C47ED0"/>
    <w:rsid w:val="00C50A8A"/>
    <w:rsid w:val="00C5103A"/>
    <w:rsid w:val="00C51AB1"/>
    <w:rsid w:val="00C5203C"/>
    <w:rsid w:val="00C52090"/>
    <w:rsid w:val="00C522B1"/>
    <w:rsid w:val="00C538D7"/>
    <w:rsid w:val="00C53C9D"/>
    <w:rsid w:val="00C540F2"/>
    <w:rsid w:val="00C56001"/>
    <w:rsid w:val="00C56997"/>
    <w:rsid w:val="00C56CAF"/>
    <w:rsid w:val="00C56CD1"/>
    <w:rsid w:val="00C57927"/>
    <w:rsid w:val="00C61072"/>
    <w:rsid w:val="00C61B1E"/>
    <w:rsid w:val="00C62410"/>
    <w:rsid w:val="00C627C4"/>
    <w:rsid w:val="00C62D67"/>
    <w:rsid w:val="00C63469"/>
    <w:rsid w:val="00C635AF"/>
    <w:rsid w:val="00C63916"/>
    <w:rsid w:val="00C65356"/>
    <w:rsid w:val="00C65D2F"/>
    <w:rsid w:val="00C66C8A"/>
    <w:rsid w:val="00C67C3F"/>
    <w:rsid w:val="00C67C5E"/>
    <w:rsid w:val="00C71F7A"/>
    <w:rsid w:val="00C726C8"/>
    <w:rsid w:val="00C733C6"/>
    <w:rsid w:val="00C73F0D"/>
    <w:rsid w:val="00C74D41"/>
    <w:rsid w:val="00C77210"/>
    <w:rsid w:val="00C80F7C"/>
    <w:rsid w:val="00C813A1"/>
    <w:rsid w:val="00C81772"/>
    <w:rsid w:val="00C83B2F"/>
    <w:rsid w:val="00C85243"/>
    <w:rsid w:val="00C857E9"/>
    <w:rsid w:val="00C8626B"/>
    <w:rsid w:val="00C87BF1"/>
    <w:rsid w:val="00C90A99"/>
    <w:rsid w:val="00C917FF"/>
    <w:rsid w:val="00C919A4"/>
    <w:rsid w:val="00C91EFA"/>
    <w:rsid w:val="00C92197"/>
    <w:rsid w:val="00C922FD"/>
    <w:rsid w:val="00C9254B"/>
    <w:rsid w:val="00C925C2"/>
    <w:rsid w:val="00C925F1"/>
    <w:rsid w:val="00C930D1"/>
    <w:rsid w:val="00C93FDD"/>
    <w:rsid w:val="00C97832"/>
    <w:rsid w:val="00C978BF"/>
    <w:rsid w:val="00CA1611"/>
    <w:rsid w:val="00CA1877"/>
    <w:rsid w:val="00CA216B"/>
    <w:rsid w:val="00CA2A09"/>
    <w:rsid w:val="00CA4308"/>
    <w:rsid w:val="00CA4E20"/>
    <w:rsid w:val="00CA611D"/>
    <w:rsid w:val="00CA69EC"/>
    <w:rsid w:val="00CB0A19"/>
    <w:rsid w:val="00CB11CC"/>
    <w:rsid w:val="00CB1623"/>
    <w:rsid w:val="00CB2B7E"/>
    <w:rsid w:val="00CB2BCF"/>
    <w:rsid w:val="00CB2E84"/>
    <w:rsid w:val="00CB302A"/>
    <w:rsid w:val="00CB4A3E"/>
    <w:rsid w:val="00CB5229"/>
    <w:rsid w:val="00CB5FC2"/>
    <w:rsid w:val="00CB70AF"/>
    <w:rsid w:val="00CB7204"/>
    <w:rsid w:val="00CB72D1"/>
    <w:rsid w:val="00CB7AC8"/>
    <w:rsid w:val="00CC0F1E"/>
    <w:rsid w:val="00CC15BE"/>
    <w:rsid w:val="00CC1615"/>
    <w:rsid w:val="00CC17C5"/>
    <w:rsid w:val="00CC1923"/>
    <w:rsid w:val="00CC1CFC"/>
    <w:rsid w:val="00CC262E"/>
    <w:rsid w:val="00CC37AE"/>
    <w:rsid w:val="00CC40A9"/>
    <w:rsid w:val="00CC4397"/>
    <w:rsid w:val="00CC4871"/>
    <w:rsid w:val="00CC4D88"/>
    <w:rsid w:val="00CC4E91"/>
    <w:rsid w:val="00CC4F09"/>
    <w:rsid w:val="00CC50D3"/>
    <w:rsid w:val="00CC5166"/>
    <w:rsid w:val="00CC62DA"/>
    <w:rsid w:val="00CC76DD"/>
    <w:rsid w:val="00CD0203"/>
    <w:rsid w:val="00CD03E4"/>
    <w:rsid w:val="00CD09D9"/>
    <w:rsid w:val="00CD0C54"/>
    <w:rsid w:val="00CD2CF2"/>
    <w:rsid w:val="00CD4DBD"/>
    <w:rsid w:val="00CD6227"/>
    <w:rsid w:val="00CD6505"/>
    <w:rsid w:val="00CD6E18"/>
    <w:rsid w:val="00CD71B5"/>
    <w:rsid w:val="00CD7A3C"/>
    <w:rsid w:val="00CE09DC"/>
    <w:rsid w:val="00CE0C19"/>
    <w:rsid w:val="00CE0E2A"/>
    <w:rsid w:val="00CE1C62"/>
    <w:rsid w:val="00CE2743"/>
    <w:rsid w:val="00CE33AC"/>
    <w:rsid w:val="00CE33D7"/>
    <w:rsid w:val="00CE5AD6"/>
    <w:rsid w:val="00CE7602"/>
    <w:rsid w:val="00CF0540"/>
    <w:rsid w:val="00CF05BF"/>
    <w:rsid w:val="00CF0A8F"/>
    <w:rsid w:val="00CF1094"/>
    <w:rsid w:val="00CF124A"/>
    <w:rsid w:val="00CF139F"/>
    <w:rsid w:val="00CF15CB"/>
    <w:rsid w:val="00CF43D0"/>
    <w:rsid w:val="00CF456F"/>
    <w:rsid w:val="00CF68B2"/>
    <w:rsid w:val="00CF77FA"/>
    <w:rsid w:val="00CF7C50"/>
    <w:rsid w:val="00D011DA"/>
    <w:rsid w:val="00D0189F"/>
    <w:rsid w:val="00D02045"/>
    <w:rsid w:val="00D020AA"/>
    <w:rsid w:val="00D02491"/>
    <w:rsid w:val="00D02494"/>
    <w:rsid w:val="00D02894"/>
    <w:rsid w:val="00D02D84"/>
    <w:rsid w:val="00D031BF"/>
    <w:rsid w:val="00D03B1C"/>
    <w:rsid w:val="00D0437B"/>
    <w:rsid w:val="00D04484"/>
    <w:rsid w:val="00D04CA7"/>
    <w:rsid w:val="00D0512F"/>
    <w:rsid w:val="00D0662E"/>
    <w:rsid w:val="00D066C3"/>
    <w:rsid w:val="00D06D6A"/>
    <w:rsid w:val="00D10301"/>
    <w:rsid w:val="00D115F5"/>
    <w:rsid w:val="00D11DC4"/>
    <w:rsid w:val="00D1245D"/>
    <w:rsid w:val="00D12732"/>
    <w:rsid w:val="00D12F07"/>
    <w:rsid w:val="00D1562D"/>
    <w:rsid w:val="00D1565A"/>
    <w:rsid w:val="00D175B0"/>
    <w:rsid w:val="00D17AAA"/>
    <w:rsid w:val="00D17ED1"/>
    <w:rsid w:val="00D21157"/>
    <w:rsid w:val="00D21552"/>
    <w:rsid w:val="00D234F5"/>
    <w:rsid w:val="00D23F09"/>
    <w:rsid w:val="00D24215"/>
    <w:rsid w:val="00D24BE9"/>
    <w:rsid w:val="00D25916"/>
    <w:rsid w:val="00D25D69"/>
    <w:rsid w:val="00D2672F"/>
    <w:rsid w:val="00D268C9"/>
    <w:rsid w:val="00D26C68"/>
    <w:rsid w:val="00D26F57"/>
    <w:rsid w:val="00D26FCC"/>
    <w:rsid w:val="00D279CF"/>
    <w:rsid w:val="00D304BC"/>
    <w:rsid w:val="00D30C32"/>
    <w:rsid w:val="00D31AB0"/>
    <w:rsid w:val="00D31BCC"/>
    <w:rsid w:val="00D32B51"/>
    <w:rsid w:val="00D33C1D"/>
    <w:rsid w:val="00D34604"/>
    <w:rsid w:val="00D34A91"/>
    <w:rsid w:val="00D3557E"/>
    <w:rsid w:val="00D35BA9"/>
    <w:rsid w:val="00D35D1D"/>
    <w:rsid w:val="00D35E4E"/>
    <w:rsid w:val="00D372F0"/>
    <w:rsid w:val="00D41918"/>
    <w:rsid w:val="00D41B23"/>
    <w:rsid w:val="00D41FA3"/>
    <w:rsid w:val="00D42148"/>
    <w:rsid w:val="00D4268E"/>
    <w:rsid w:val="00D427B5"/>
    <w:rsid w:val="00D42EF5"/>
    <w:rsid w:val="00D43078"/>
    <w:rsid w:val="00D435B8"/>
    <w:rsid w:val="00D4377E"/>
    <w:rsid w:val="00D43866"/>
    <w:rsid w:val="00D44191"/>
    <w:rsid w:val="00D444CD"/>
    <w:rsid w:val="00D44511"/>
    <w:rsid w:val="00D45364"/>
    <w:rsid w:val="00D45853"/>
    <w:rsid w:val="00D467D9"/>
    <w:rsid w:val="00D47052"/>
    <w:rsid w:val="00D5159E"/>
    <w:rsid w:val="00D51B82"/>
    <w:rsid w:val="00D5221D"/>
    <w:rsid w:val="00D5377C"/>
    <w:rsid w:val="00D5465C"/>
    <w:rsid w:val="00D5524C"/>
    <w:rsid w:val="00D558CB"/>
    <w:rsid w:val="00D55D25"/>
    <w:rsid w:val="00D568F0"/>
    <w:rsid w:val="00D56D10"/>
    <w:rsid w:val="00D57BD2"/>
    <w:rsid w:val="00D60E0A"/>
    <w:rsid w:val="00D61EEA"/>
    <w:rsid w:val="00D620D0"/>
    <w:rsid w:val="00D627D9"/>
    <w:rsid w:val="00D63186"/>
    <w:rsid w:val="00D638B2"/>
    <w:rsid w:val="00D6423E"/>
    <w:rsid w:val="00D65E34"/>
    <w:rsid w:val="00D6705F"/>
    <w:rsid w:val="00D70702"/>
    <w:rsid w:val="00D70AD0"/>
    <w:rsid w:val="00D70C50"/>
    <w:rsid w:val="00D714DA"/>
    <w:rsid w:val="00D7155A"/>
    <w:rsid w:val="00D721A9"/>
    <w:rsid w:val="00D73082"/>
    <w:rsid w:val="00D7330B"/>
    <w:rsid w:val="00D733AE"/>
    <w:rsid w:val="00D749DE"/>
    <w:rsid w:val="00D75A44"/>
    <w:rsid w:val="00D802F8"/>
    <w:rsid w:val="00D805A2"/>
    <w:rsid w:val="00D81721"/>
    <w:rsid w:val="00D823DF"/>
    <w:rsid w:val="00D844FE"/>
    <w:rsid w:val="00D84C3F"/>
    <w:rsid w:val="00D84D6D"/>
    <w:rsid w:val="00D8547F"/>
    <w:rsid w:val="00D85729"/>
    <w:rsid w:val="00D8640C"/>
    <w:rsid w:val="00D87936"/>
    <w:rsid w:val="00D903E5"/>
    <w:rsid w:val="00D907AF"/>
    <w:rsid w:val="00D91601"/>
    <w:rsid w:val="00D91AEA"/>
    <w:rsid w:val="00D928B8"/>
    <w:rsid w:val="00D93035"/>
    <w:rsid w:val="00D93119"/>
    <w:rsid w:val="00D93BB7"/>
    <w:rsid w:val="00D949AA"/>
    <w:rsid w:val="00D95E51"/>
    <w:rsid w:val="00D96140"/>
    <w:rsid w:val="00D96E5F"/>
    <w:rsid w:val="00D978CA"/>
    <w:rsid w:val="00DA02F3"/>
    <w:rsid w:val="00DA0500"/>
    <w:rsid w:val="00DA0752"/>
    <w:rsid w:val="00DA0CF4"/>
    <w:rsid w:val="00DA14EE"/>
    <w:rsid w:val="00DA195B"/>
    <w:rsid w:val="00DA23B6"/>
    <w:rsid w:val="00DA28F7"/>
    <w:rsid w:val="00DA36B7"/>
    <w:rsid w:val="00DA423E"/>
    <w:rsid w:val="00DA48AF"/>
    <w:rsid w:val="00DA4AA0"/>
    <w:rsid w:val="00DA5054"/>
    <w:rsid w:val="00DA5506"/>
    <w:rsid w:val="00DA65DC"/>
    <w:rsid w:val="00DA7145"/>
    <w:rsid w:val="00DB039A"/>
    <w:rsid w:val="00DB1790"/>
    <w:rsid w:val="00DB18F6"/>
    <w:rsid w:val="00DB1F09"/>
    <w:rsid w:val="00DB2517"/>
    <w:rsid w:val="00DB40CE"/>
    <w:rsid w:val="00DB4828"/>
    <w:rsid w:val="00DB49DA"/>
    <w:rsid w:val="00DB6287"/>
    <w:rsid w:val="00DB6738"/>
    <w:rsid w:val="00DB715E"/>
    <w:rsid w:val="00DB71E3"/>
    <w:rsid w:val="00DC0364"/>
    <w:rsid w:val="00DC0DDD"/>
    <w:rsid w:val="00DC2F7D"/>
    <w:rsid w:val="00DC311F"/>
    <w:rsid w:val="00DC43B4"/>
    <w:rsid w:val="00DC4BDA"/>
    <w:rsid w:val="00DC4E13"/>
    <w:rsid w:val="00DC551D"/>
    <w:rsid w:val="00DC5AC0"/>
    <w:rsid w:val="00DC5E60"/>
    <w:rsid w:val="00DC6325"/>
    <w:rsid w:val="00DC75AA"/>
    <w:rsid w:val="00DD04E5"/>
    <w:rsid w:val="00DD06B4"/>
    <w:rsid w:val="00DD0B3C"/>
    <w:rsid w:val="00DD0E9C"/>
    <w:rsid w:val="00DD32EF"/>
    <w:rsid w:val="00DD3DD8"/>
    <w:rsid w:val="00DD492F"/>
    <w:rsid w:val="00DD4C90"/>
    <w:rsid w:val="00DD5703"/>
    <w:rsid w:val="00DD5D7A"/>
    <w:rsid w:val="00DD61DD"/>
    <w:rsid w:val="00DD6504"/>
    <w:rsid w:val="00DD69BF"/>
    <w:rsid w:val="00DD7518"/>
    <w:rsid w:val="00DE0885"/>
    <w:rsid w:val="00DE144E"/>
    <w:rsid w:val="00DE2E53"/>
    <w:rsid w:val="00DE39DD"/>
    <w:rsid w:val="00DE4352"/>
    <w:rsid w:val="00DE4B6A"/>
    <w:rsid w:val="00DE4E2F"/>
    <w:rsid w:val="00DE5450"/>
    <w:rsid w:val="00DE5A55"/>
    <w:rsid w:val="00DE67E7"/>
    <w:rsid w:val="00DE6D8B"/>
    <w:rsid w:val="00DE7602"/>
    <w:rsid w:val="00DE7DE2"/>
    <w:rsid w:val="00DE7E2B"/>
    <w:rsid w:val="00DF08DF"/>
    <w:rsid w:val="00DF0968"/>
    <w:rsid w:val="00DF0E04"/>
    <w:rsid w:val="00DF2148"/>
    <w:rsid w:val="00DF2C5B"/>
    <w:rsid w:val="00DF2FA2"/>
    <w:rsid w:val="00DF308C"/>
    <w:rsid w:val="00DF357F"/>
    <w:rsid w:val="00DF3737"/>
    <w:rsid w:val="00DF44B0"/>
    <w:rsid w:val="00DF5429"/>
    <w:rsid w:val="00DF5434"/>
    <w:rsid w:val="00DF54F1"/>
    <w:rsid w:val="00DF5718"/>
    <w:rsid w:val="00DF575A"/>
    <w:rsid w:val="00DF612F"/>
    <w:rsid w:val="00DF63CF"/>
    <w:rsid w:val="00DF7082"/>
    <w:rsid w:val="00DF7B7F"/>
    <w:rsid w:val="00E0111D"/>
    <w:rsid w:val="00E01159"/>
    <w:rsid w:val="00E01842"/>
    <w:rsid w:val="00E0288F"/>
    <w:rsid w:val="00E04693"/>
    <w:rsid w:val="00E0495D"/>
    <w:rsid w:val="00E04B39"/>
    <w:rsid w:val="00E04D6C"/>
    <w:rsid w:val="00E05320"/>
    <w:rsid w:val="00E05B44"/>
    <w:rsid w:val="00E05DB9"/>
    <w:rsid w:val="00E05F4E"/>
    <w:rsid w:val="00E070FD"/>
    <w:rsid w:val="00E07235"/>
    <w:rsid w:val="00E07370"/>
    <w:rsid w:val="00E07AAF"/>
    <w:rsid w:val="00E11105"/>
    <w:rsid w:val="00E11A20"/>
    <w:rsid w:val="00E1315D"/>
    <w:rsid w:val="00E133A8"/>
    <w:rsid w:val="00E13FC1"/>
    <w:rsid w:val="00E1427F"/>
    <w:rsid w:val="00E149BE"/>
    <w:rsid w:val="00E14FE4"/>
    <w:rsid w:val="00E15062"/>
    <w:rsid w:val="00E156BF"/>
    <w:rsid w:val="00E16982"/>
    <w:rsid w:val="00E16A93"/>
    <w:rsid w:val="00E207F3"/>
    <w:rsid w:val="00E20D12"/>
    <w:rsid w:val="00E20F82"/>
    <w:rsid w:val="00E22FB9"/>
    <w:rsid w:val="00E23F5A"/>
    <w:rsid w:val="00E246B5"/>
    <w:rsid w:val="00E259A5"/>
    <w:rsid w:val="00E26892"/>
    <w:rsid w:val="00E2764A"/>
    <w:rsid w:val="00E27FE2"/>
    <w:rsid w:val="00E3062D"/>
    <w:rsid w:val="00E31D5B"/>
    <w:rsid w:val="00E31EF8"/>
    <w:rsid w:val="00E324BA"/>
    <w:rsid w:val="00E32AE0"/>
    <w:rsid w:val="00E32FC1"/>
    <w:rsid w:val="00E331A1"/>
    <w:rsid w:val="00E34D76"/>
    <w:rsid w:val="00E36280"/>
    <w:rsid w:val="00E370D5"/>
    <w:rsid w:val="00E37AE8"/>
    <w:rsid w:val="00E4134E"/>
    <w:rsid w:val="00E41939"/>
    <w:rsid w:val="00E41F82"/>
    <w:rsid w:val="00E431BD"/>
    <w:rsid w:val="00E43B6B"/>
    <w:rsid w:val="00E44976"/>
    <w:rsid w:val="00E46869"/>
    <w:rsid w:val="00E47379"/>
    <w:rsid w:val="00E473CD"/>
    <w:rsid w:val="00E47829"/>
    <w:rsid w:val="00E50152"/>
    <w:rsid w:val="00E509D9"/>
    <w:rsid w:val="00E50C30"/>
    <w:rsid w:val="00E50E30"/>
    <w:rsid w:val="00E5149F"/>
    <w:rsid w:val="00E52073"/>
    <w:rsid w:val="00E52496"/>
    <w:rsid w:val="00E52FED"/>
    <w:rsid w:val="00E542E3"/>
    <w:rsid w:val="00E5557F"/>
    <w:rsid w:val="00E56506"/>
    <w:rsid w:val="00E56B5E"/>
    <w:rsid w:val="00E57A2A"/>
    <w:rsid w:val="00E605F0"/>
    <w:rsid w:val="00E60CEE"/>
    <w:rsid w:val="00E6260E"/>
    <w:rsid w:val="00E62B2C"/>
    <w:rsid w:val="00E62B4A"/>
    <w:rsid w:val="00E62C95"/>
    <w:rsid w:val="00E62F2A"/>
    <w:rsid w:val="00E62FDB"/>
    <w:rsid w:val="00E64341"/>
    <w:rsid w:val="00E647D1"/>
    <w:rsid w:val="00E653B7"/>
    <w:rsid w:val="00E671A6"/>
    <w:rsid w:val="00E6793D"/>
    <w:rsid w:val="00E67C7A"/>
    <w:rsid w:val="00E67D94"/>
    <w:rsid w:val="00E706C2"/>
    <w:rsid w:val="00E713B3"/>
    <w:rsid w:val="00E7197F"/>
    <w:rsid w:val="00E71BD9"/>
    <w:rsid w:val="00E72A87"/>
    <w:rsid w:val="00E72FDC"/>
    <w:rsid w:val="00E733B5"/>
    <w:rsid w:val="00E7372E"/>
    <w:rsid w:val="00E73AC9"/>
    <w:rsid w:val="00E7429D"/>
    <w:rsid w:val="00E7430F"/>
    <w:rsid w:val="00E74681"/>
    <w:rsid w:val="00E77014"/>
    <w:rsid w:val="00E80A7D"/>
    <w:rsid w:val="00E80E14"/>
    <w:rsid w:val="00E80EEE"/>
    <w:rsid w:val="00E836AA"/>
    <w:rsid w:val="00E83C1E"/>
    <w:rsid w:val="00E8505D"/>
    <w:rsid w:val="00E85C01"/>
    <w:rsid w:val="00E85E61"/>
    <w:rsid w:val="00E861FE"/>
    <w:rsid w:val="00E864E5"/>
    <w:rsid w:val="00E86824"/>
    <w:rsid w:val="00E86929"/>
    <w:rsid w:val="00E87D3D"/>
    <w:rsid w:val="00E912AF"/>
    <w:rsid w:val="00E9337C"/>
    <w:rsid w:val="00E9365C"/>
    <w:rsid w:val="00E938F3"/>
    <w:rsid w:val="00E93EBE"/>
    <w:rsid w:val="00E94784"/>
    <w:rsid w:val="00E95820"/>
    <w:rsid w:val="00E95BA6"/>
    <w:rsid w:val="00E96076"/>
    <w:rsid w:val="00E96EAC"/>
    <w:rsid w:val="00E979AF"/>
    <w:rsid w:val="00E979CE"/>
    <w:rsid w:val="00E97EB5"/>
    <w:rsid w:val="00EA078A"/>
    <w:rsid w:val="00EA0B36"/>
    <w:rsid w:val="00EA1208"/>
    <w:rsid w:val="00EA1379"/>
    <w:rsid w:val="00EA15A1"/>
    <w:rsid w:val="00EA368A"/>
    <w:rsid w:val="00EA432C"/>
    <w:rsid w:val="00EA458F"/>
    <w:rsid w:val="00EA4796"/>
    <w:rsid w:val="00EA48AE"/>
    <w:rsid w:val="00EA490F"/>
    <w:rsid w:val="00EA5491"/>
    <w:rsid w:val="00EA5517"/>
    <w:rsid w:val="00EA6F0E"/>
    <w:rsid w:val="00EA714E"/>
    <w:rsid w:val="00EB0025"/>
    <w:rsid w:val="00EB01CD"/>
    <w:rsid w:val="00EB2842"/>
    <w:rsid w:val="00EB2F7E"/>
    <w:rsid w:val="00EB3765"/>
    <w:rsid w:val="00EB3821"/>
    <w:rsid w:val="00EB3A23"/>
    <w:rsid w:val="00EB5E10"/>
    <w:rsid w:val="00EB5E62"/>
    <w:rsid w:val="00EC04D4"/>
    <w:rsid w:val="00EC1BAF"/>
    <w:rsid w:val="00EC2158"/>
    <w:rsid w:val="00EC23B0"/>
    <w:rsid w:val="00EC2B5E"/>
    <w:rsid w:val="00EC2E39"/>
    <w:rsid w:val="00EC36A1"/>
    <w:rsid w:val="00EC498E"/>
    <w:rsid w:val="00EC4CD2"/>
    <w:rsid w:val="00EC51CD"/>
    <w:rsid w:val="00EC579E"/>
    <w:rsid w:val="00EC59D0"/>
    <w:rsid w:val="00EC5BC0"/>
    <w:rsid w:val="00EC5C60"/>
    <w:rsid w:val="00EC5E70"/>
    <w:rsid w:val="00EC6313"/>
    <w:rsid w:val="00EC6EE1"/>
    <w:rsid w:val="00EC6F10"/>
    <w:rsid w:val="00EC6F46"/>
    <w:rsid w:val="00EC6F53"/>
    <w:rsid w:val="00EC708A"/>
    <w:rsid w:val="00EC7C22"/>
    <w:rsid w:val="00ED0892"/>
    <w:rsid w:val="00ED0C32"/>
    <w:rsid w:val="00ED0E15"/>
    <w:rsid w:val="00ED1A69"/>
    <w:rsid w:val="00ED210A"/>
    <w:rsid w:val="00ED3018"/>
    <w:rsid w:val="00ED31A1"/>
    <w:rsid w:val="00ED3444"/>
    <w:rsid w:val="00ED3B3D"/>
    <w:rsid w:val="00ED4B93"/>
    <w:rsid w:val="00ED5115"/>
    <w:rsid w:val="00ED5776"/>
    <w:rsid w:val="00ED63F0"/>
    <w:rsid w:val="00ED6C28"/>
    <w:rsid w:val="00EE0ABF"/>
    <w:rsid w:val="00EE1000"/>
    <w:rsid w:val="00EE2167"/>
    <w:rsid w:val="00EE23A9"/>
    <w:rsid w:val="00EE2563"/>
    <w:rsid w:val="00EE366F"/>
    <w:rsid w:val="00EE42D6"/>
    <w:rsid w:val="00EE54F7"/>
    <w:rsid w:val="00EE6D7B"/>
    <w:rsid w:val="00EE6D7C"/>
    <w:rsid w:val="00EE7319"/>
    <w:rsid w:val="00EE7F0B"/>
    <w:rsid w:val="00EF1062"/>
    <w:rsid w:val="00EF163E"/>
    <w:rsid w:val="00EF21D7"/>
    <w:rsid w:val="00EF44D0"/>
    <w:rsid w:val="00EF4C33"/>
    <w:rsid w:val="00EF58DF"/>
    <w:rsid w:val="00EF591C"/>
    <w:rsid w:val="00EF5972"/>
    <w:rsid w:val="00EF6259"/>
    <w:rsid w:val="00F001E0"/>
    <w:rsid w:val="00F00A87"/>
    <w:rsid w:val="00F00D94"/>
    <w:rsid w:val="00F0117B"/>
    <w:rsid w:val="00F01A35"/>
    <w:rsid w:val="00F02FF0"/>
    <w:rsid w:val="00F045E6"/>
    <w:rsid w:val="00F0537D"/>
    <w:rsid w:val="00F062A1"/>
    <w:rsid w:val="00F07842"/>
    <w:rsid w:val="00F107F9"/>
    <w:rsid w:val="00F10F73"/>
    <w:rsid w:val="00F110EE"/>
    <w:rsid w:val="00F129E2"/>
    <w:rsid w:val="00F12EE9"/>
    <w:rsid w:val="00F1357A"/>
    <w:rsid w:val="00F13776"/>
    <w:rsid w:val="00F13E49"/>
    <w:rsid w:val="00F16CF7"/>
    <w:rsid w:val="00F17491"/>
    <w:rsid w:val="00F1787E"/>
    <w:rsid w:val="00F20A4C"/>
    <w:rsid w:val="00F220C6"/>
    <w:rsid w:val="00F239F5"/>
    <w:rsid w:val="00F24036"/>
    <w:rsid w:val="00F24A2C"/>
    <w:rsid w:val="00F24C17"/>
    <w:rsid w:val="00F26315"/>
    <w:rsid w:val="00F26777"/>
    <w:rsid w:val="00F2724F"/>
    <w:rsid w:val="00F27F09"/>
    <w:rsid w:val="00F3008A"/>
    <w:rsid w:val="00F307E8"/>
    <w:rsid w:val="00F31744"/>
    <w:rsid w:val="00F31C51"/>
    <w:rsid w:val="00F31CB3"/>
    <w:rsid w:val="00F31D3B"/>
    <w:rsid w:val="00F32262"/>
    <w:rsid w:val="00F3235B"/>
    <w:rsid w:val="00F33C9A"/>
    <w:rsid w:val="00F358F8"/>
    <w:rsid w:val="00F4068E"/>
    <w:rsid w:val="00F42284"/>
    <w:rsid w:val="00F43BF4"/>
    <w:rsid w:val="00F43F24"/>
    <w:rsid w:val="00F44D51"/>
    <w:rsid w:val="00F45A5E"/>
    <w:rsid w:val="00F45C5B"/>
    <w:rsid w:val="00F4664B"/>
    <w:rsid w:val="00F4719E"/>
    <w:rsid w:val="00F52C19"/>
    <w:rsid w:val="00F52FB3"/>
    <w:rsid w:val="00F5360F"/>
    <w:rsid w:val="00F53956"/>
    <w:rsid w:val="00F550CD"/>
    <w:rsid w:val="00F55111"/>
    <w:rsid w:val="00F55374"/>
    <w:rsid w:val="00F55B46"/>
    <w:rsid w:val="00F560C8"/>
    <w:rsid w:val="00F6016B"/>
    <w:rsid w:val="00F606B1"/>
    <w:rsid w:val="00F60B27"/>
    <w:rsid w:val="00F60CEC"/>
    <w:rsid w:val="00F61A35"/>
    <w:rsid w:val="00F61A6A"/>
    <w:rsid w:val="00F62989"/>
    <w:rsid w:val="00F629F0"/>
    <w:rsid w:val="00F6312C"/>
    <w:rsid w:val="00F63777"/>
    <w:rsid w:val="00F64FA1"/>
    <w:rsid w:val="00F659A7"/>
    <w:rsid w:val="00F66B49"/>
    <w:rsid w:val="00F676DB"/>
    <w:rsid w:val="00F67FF3"/>
    <w:rsid w:val="00F70C80"/>
    <w:rsid w:val="00F71805"/>
    <w:rsid w:val="00F72095"/>
    <w:rsid w:val="00F7236E"/>
    <w:rsid w:val="00F73C02"/>
    <w:rsid w:val="00F7406F"/>
    <w:rsid w:val="00F74218"/>
    <w:rsid w:val="00F747F8"/>
    <w:rsid w:val="00F74DC0"/>
    <w:rsid w:val="00F751C7"/>
    <w:rsid w:val="00F7544A"/>
    <w:rsid w:val="00F7549E"/>
    <w:rsid w:val="00F774DA"/>
    <w:rsid w:val="00F804B9"/>
    <w:rsid w:val="00F80E55"/>
    <w:rsid w:val="00F8137C"/>
    <w:rsid w:val="00F814BD"/>
    <w:rsid w:val="00F81FD0"/>
    <w:rsid w:val="00F82014"/>
    <w:rsid w:val="00F822DE"/>
    <w:rsid w:val="00F8275C"/>
    <w:rsid w:val="00F841E3"/>
    <w:rsid w:val="00F847BC"/>
    <w:rsid w:val="00F84A59"/>
    <w:rsid w:val="00F85F94"/>
    <w:rsid w:val="00F86018"/>
    <w:rsid w:val="00F86A6E"/>
    <w:rsid w:val="00F87CE2"/>
    <w:rsid w:val="00F90DBD"/>
    <w:rsid w:val="00F91E97"/>
    <w:rsid w:val="00F93BA1"/>
    <w:rsid w:val="00F94B09"/>
    <w:rsid w:val="00F94E7B"/>
    <w:rsid w:val="00F95050"/>
    <w:rsid w:val="00F95AE5"/>
    <w:rsid w:val="00F965B3"/>
    <w:rsid w:val="00F96E2E"/>
    <w:rsid w:val="00F96E48"/>
    <w:rsid w:val="00FA036C"/>
    <w:rsid w:val="00FA124D"/>
    <w:rsid w:val="00FA39F4"/>
    <w:rsid w:val="00FA3FA6"/>
    <w:rsid w:val="00FA5692"/>
    <w:rsid w:val="00FA58A0"/>
    <w:rsid w:val="00FA59BF"/>
    <w:rsid w:val="00FB1846"/>
    <w:rsid w:val="00FB4F92"/>
    <w:rsid w:val="00FB4FE7"/>
    <w:rsid w:val="00FB5D3D"/>
    <w:rsid w:val="00FB5D4B"/>
    <w:rsid w:val="00FB6147"/>
    <w:rsid w:val="00FC41AF"/>
    <w:rsid w:val="00FC46B4"/>
    <w:rsid w:val="00FC47B6"/>
    <w:rsid w:val="00FC47C8"/>
    <w:rsid w:val="00FC4A5D"/>
    <w:rsid w:val="00FC50DC"/>
    <w:rsid w:val="00FC5710"/>
    <w:rsid w:val="00FC5792"/>
    <w:rsid w:val="00FC6564"/>
    <w:rsid w:val="00FD1AEC"/>
    <w:rsid w:val="00FD3542"/>
    <w:rsid w:val="00FD35A8"/>
    <w:rsid w:val="00FD482B"/>
    <w:rsid w:val="00FD59B6"/>
    <w:rsid w:val="00FD6A9E"/>
    <w:rsid w:val="00FD7AD5"/>
    <w:rsid w:val="00FE0A6A"/>
    <w:rsid w:val="00FE3981"/>
    <w:rsid w:val="00FE39B1"/>
    <w:rsid w:val="00FE3C4C"/>
    <w:rsid w:val="00FE3C5E"/>
    <w:rsid w:val="00FE3F7F"/>
    <w:rsid w:val="00FE41F2"/>
    <w:rsid w:val="00FE52DA"/>
    <w:rsid w:val="00FE536B"/>
    <w:rsid w:val="00FE5741"/>
    <w:rsid w:val="00FE5873"/>
    <w:rsid w:val="00FE59E4"/>
    <w:rsid w:val="00FE661F"/>
    <w:rsid w:val="00FE6949"/>
    <w:rsid w:val="00FF001D"/>
    <w:rsid w:val="00FF0549"/>
    <w:rsid w:val="00FF1DAC"/>
    <w:rsid w:val="00FF1EB6"/>
    <w:rsid w:val="00FF20BC"/>
    <w:rsid w:val="00FF24E4"/>
    <w:rsid w:val="00FF2ABC"/>
    <w:rsid w:val="00FF342C"/>
    <w:rsid w:val="00FF35A9"/>
    <w:rsid w:val="00FF36E2"/>
    <w:rsid w:val="00FF3FF2"/>
    <w:rsid w:val="00FF4191"/>
    <w:rsid w:val="00FF68F0"/>
    <w:rsid w:val="00FF72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E72DF"/>
  <w15:chartTrackingRefBased/>
  <w15:docId w15:val="{EB1628AE-342C-4A68-B193-3EB196530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B4"/>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457B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457B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457B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457B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457B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457B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457B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457B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457B4"/>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7B4"/>
    <w:rPr>
      <w:rFonts w:eastAsiaTheme="majorEastAsia" w:cstheme="majorBidi"/>
      <w:color w:val="272727" w:themeColor="text1" w:themeTint="D8"/>
    </w:rPr>
  </w:style>
  <w:style w:type="paragraph" w:styleId="Title">
    <w:name w:val="Title"/>
    <w:basedOn w:val="Normal"/>
    <w:next w:val="Normal"/>
    <w:link w:val="TitleChar"/>
    <w:uiPriority w:val="10"/>
    <w:qFormat/>
    <w:rsid w:val="005457B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45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7B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45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7B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457B4"/>
    <w:rPr>
      <w:i/>
      <w:iCs/>
      <w:color w:val="404040" w:themeColor="text1" w:themeTint="BF"/>
    </w:rPr>
  </w:style>
  <w:style w:type="paragraph" w:styleId="ListParagraph">
    <w:name w:val="List Paragraph"/>
    <w:basedOn w:val="Normal"/>
    <w:uiPriority w:val="34"/>
    <w:qFormat/>
    <w:rsid w:val="005457B4"/>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457B4"/>
    <w:rPr>
      <w:i/>
      <w:iCs/>
      <w:color w:val="0F4761" w:themeColor="accent1" w:themeShade="BF"/>
    </w:rPr>
  </w:style>
  <w:style w:type="paragraph" w:styleId="IntenseQuote">
    <w:name w:val="Intense Quote"/>
    <w:basedOn w:val="Normal"/>
    <w:next w:val="Normal"/>
    <w:link w:val="IntenseQuoteChar"/>
    <w:uiPriority w:val="30"/>
    <w:qFormat/>
    <w:rsid w:val="005457B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457B4"/>
    <w:rPr>
      <w:i/>
      <w:iCs/>
      <w:color w:val="0F4761" w:themeColor="accent1" w:themeShade="BF"/>
    </w:rPr>
  </w:style>
  <w:style w:type="character" w:styleId="IntenseReference">
    <w:name w:val="Intense Reference"/>
    <w:basedOn w:val="DefaultParagraphFont"/>
    <w:uiPriority w:val="32"/>
    <w:qFormat/>
    <w:rsid w:val="005457B4"/>
    <w:rPr>
      <w:b/>
      <w:bCs/>
      <w:smallCaps/>
      <w:color w:val="0F4761" w:themeColor="accent1" w:themeShade="BF"/>
      <w:spacing w:val="5"/>
    </w:rPr>
  </w:style>
  <w:style w:type="character" w:styleId="CommentReference">
    <w:name w:val="annotation reference"/>
    <w:basedOn w:val="DefaultParagraphFont"/>
    <w:uiPriority w:val="99"/>
    <w:semiHidden/>
    <w:unhideWhenUsed/>
    <w:rsid w:val="005457B4"/>
    <w:rPr>
      <w:sz w:val="16"/>
      <w:szCs w:val="16"/>
    </w:rPr>
  </w:style>
  <w:style w:type="paragraph" w:styleId="CommentText">
    <w:name w:val="annotation text"/>
    <w:basedOn w:val="Normal"/>
    <w:link w:val="CommentTextChar"/>
    <w:uiPriority w:val="99"/>
    <w:unhideWhenUsed/>
    <w:rsid w:val="005457B4"/>
    <w:pPr>
      <w:spacing w:line="240" w:lineRule="auto"/>
    </w:pPr>
    <w:rPr>
      <w:sz w:val="20"/>
      <w:szCs w:val="20"/>
    </w:rPr>
  </w:style>
  <w:style w:type="character" w:customStyle="1" w:styleId="CommentTextChar">
    <w:name w:val="Comment Text Char"/>
    <w:basedOn w:val="DefaultParagraphFont"/>
    <w:link w:val="CommentText"/>
    <w:uiPriority w:val="99"/>
    <w:rsid w:val="005457B4"/>
    <w:rPr>
      <w:rFonts w:ascii="Calibri" w:eastAsia="Calibri" w:hAnsi="Calibri" w:cs="Calibri"/>
      <w:kern w:val="0"/>
      <w:sz w:val="20"/>
      <w:szCs w:val="20"/>
      <w14:ligatures w14:val="none"/>
    </w:rPr>
  </w:style>
  <w:style w:type="character" w:customStyle="1" w:styleId="cf01">
    <w:name w:val="cf01"/>
    <w:basedOn w:val="DefaultParagraphFont"/>
    <w:rsid w:val="005457B4"/>
    <w:rPr>
      <w:rFonts w:ascii="Segoe UI" w:hAnsi="Segoe UI" w:cs="Segoe UI" w:hint="default"/>
      <w:sz w:val="18"/>
      <w:szCs w:val="18"/>
    </w:rPr>
  </w:style>
  <w:style w:type="paragraph" w:styleId="CommentSubject">
    <w:name w:val="annotation subject"/>
    <w:basedOn w:val="CommentText"/>
    <w:next w:val="CommentText"/>
    <w:link w:val="CommentSubjectChar"/>
    <w:uiPriority w:val="99"/>
    <w:semiHidden/>
    <w:unhideWhenUsed/>
    <w:rsid w:val="00F8137C"/>
    <w:rPr>
      <w:b/>
      <w:bCs/>
    </w:rPr>
  </w:style>
  <w:style w:type="character" w:customStyle="1" w:styleId="CommentSubjectChar">
    <w:name w:val="Comment Subject Char"/>
    <w:basedOn w:val="CommentTextChar"/>
    <w:link w:val="CommentSubject"/>
    <w:uiPriority w:val="99"/>
    <w:semiHidden/>
    <w:rsid w:val="00F8137C"/>
    <w:rPr>
      <w:rFonts w:ascii="Calibri" w:eastAsia="Calibri" w:hAnsi="Calibri" w:cs="Calibri"/>
      <w:b/>
      <w:bCs/>
      <w:kern w:val="0"/>
      <w:sz w:val="20"/>
      <w:szCs w:val="20"/>
      <w14:ligatures w14:val="none"/>
    </w:rPr>
  </w:style>
  <w:style w:type="paragraph" w:styleId="Revision">
    <w:name w:val="Revision"/>
    <w:hidden/>
    <w:uiPriority w:val="99"/>
    <w:semiHidden/>
    <w:rsid w:val="005850E6"/>
    <w:pPr>
      <w:spacing w:after="0" w:line="240" w:lineRule="auto"/>
    </w:pPr>
    <w:rPr>
      <w:rFonts w:ascii="Calibri" w:eastAsia="Calibri" w:hAnsi="Calibri" w:cs="Calibri"/>
      <w:kern w:val="0"/>
      <w:sz w:val="22"/>
      <w:szCs w:val="22"/>
      <w14:ligatures w14:val="none"/>
    </w:rPr>
  </w:style>
  <w:style w:type="character" w:styleId="Hyperlink">
    <w:name w:val="Hyperlink"/>
    <w:basedOn w:val="DefaultParagraphFont"/>
    <w:uiPriority w:val="99"/>
    <w:unhideWhenUsed/>
    <w:rsid w:val="00642A19"/>
    <w:rPr>
      <w:color w:val="467886" w:themeColor="hyperlink"/>
      <w:u w:val="single"/>
    </w:rPr>
  </w:style>
  <w:style w:type="character" w:styleId="UnresolvedMention">
    <w:name w:val="Unresolved Mention"/>
    <w:basedOn w:val="DefaultParagraphFont"/>
    <w:uiPriority w:val="99"/>
    <w:semiHidden/>
    <w:unhideWhenUsed/>
    <w:rsid w:val="00642A19"/>
    <w:rPr>
      <w:color w:val="605E5C"/>
      <w:shd w:val="clear" w:color="auto" w:fill="E1DFDD"/>
    </w:rPr>
  </w:style>
  <w:style w:type="paragraph" w:styleId="BalloonText">
    <w:name w:val="Balloon Text"/>
    <w:basedOn w:val="Normal"/>
    <w:link w:val="BalloonTextChar"/>
    <w:uiPriority w:val="99"/>
    <w:semiHidden/>
    <w:unhideWhenUsed/>
    <w:rsid w:val="003378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844"/>
    <w:rPr>
      <w:rFonts w:ascii="Segoe UI" w:eastAsia="Calibri" w:hAnsi="Segoe UI" w:cs="Segoe UI"/>
      <w:kern w:val="0"/>
      <w:sz w:val="18"/>
      <w:szCs w:val="18"/>
      <w14:ligatures w14:val="none"/>
    </w:rPr>
  </w:style>
  <w:style w:type="character" w:styleId="PlaceholderText">
    <w:name w:val="Placeholder Text"/>
    <w:basedOn w:val="DefaultParagraphFont"/>
    <w:uiPriority w:val="99"/>
    <w:semiHidden/>
    <w:rsid w:val="006971BD"/>
    <w:rPr>
      <w:color w:val="808080"/>
    </w:rPr>
  </w:style>
  <w:style w:type="paragraph" w:styleId="NormalWeb">
    <w:name w:val="Normal (Web)"/>
    <w:basedOn w:val="Normal"/>
    <w:uiPriority w:val="99"/>
    <w:semiHidden/>
    <w:unhideWhenUsed/>
    <w:rsid w:val="00DA505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99192">
      <w:bodyDiv w:val="1"/>
      <w:marLeft w:val="0"/>
      <w:marRight w:val="0"/>
      <w:marTop w:val="0"/>
      <w:marBottom w:val="0"/>
      <w:divBdr>
        <w:top w:val="none" w:sz="0" w:space="0" w:color="auto"/>
        <w:left w:val="none" w:sz="0" w:space="0" w:color="auto"/>
        <w:bottom w:val="none" w:sz="0" w:space="0" w:color="auto"/>
        <w:right w:val="none" w:sz="0" w:space="0" w:color="auto"/>
      </w:divBdr>
      <w:divsChild>
        <w:div w:id="286277531">
          <w:marLeft w:val="0"/>
          <w:marRight w:val="0"/>
          <w:marTop w:val="0"/>
          <w:marBottom w:val="0"/>
          <w:divBdr>
            <w:top w:val="none" w:sz="0" w:space="0" w:color="auto"/>
            <w:left w:val="none" w:sz="0" w:space="0" w:color="auto"/>
            <w:bottom w:val="none" w:sz="0" w:space="0" w:color="auto"/>
            <w:right w:val="none" w:sz="0" w:space="0" w:color="auto"/>
          </w:divBdr>
        </w:div>
        <w:div w:id="910847011">
          <w:marLeft w:val="0"/>
          <w:marRight w:val="0"/>
          <w:marTop w:val="0"/>
          <w:marBottom w:val="0"/>
          <w:divBdr>
            <w:top w:val="none" w:sz="0" w:space="0" w:color="auto"/>
            <w:left w:val="none" w:sz="0" w:space="0" w:color="auto"/>
            <w:bottom w:val="none" w:sz="0" w:space="0" w:color="auto"/>
            <w:right w:val="none" w:sz="0" w:space="0" w:color="auto"/>
          </w:divBdr>
        </w:div>
        <w:div w:id="523788087">
          <w:marLeft w:val="0"/>
          <w:marRight w:val="0"/>
          <w:marTop w:val="0"/>
          <w:marBottom w:val="0"/>
          <w:divBdr>
            <w:top w:val="none" w:sz="0" w:space="0" w:color="auto"/>
            <w:left w:val="none" w:sz="0" w:space="0" w:color="auto"/>
            <w:bottom w:val="none" w:sz="0" w:space="0" w:color="auto"/>
            <w:right w:val="none" w:sz="0" w:space="0" w:color="auto"/>
          </w:divBdr>
        </w:div>
        <w:div w:id="1725761990">
          <w:marLeft w:val="0"/>
          <w:marRight w:val="0"/>
          <w:marTop w:val="0"/>
          <w:marBottom w:val="0"/>
          <w:divBdr>
            <w:top w:val="none" w:sz="0" w:space="0" w:color="auto"/>
            <w:left w:val="none" w:sz="0" w:space="0" w:color="auto"/>
            <w:bottom w:val="none" w:sz="0" w:space="0" w:color="auto"/>
            <w:right w:val="none" w:sz="0" w:space="0" w:color="auto"/>
          </w:divBdr>
        </w:div>
        <w:div w:id="242031301">
          <w:marLeft w:val="0"/>
          <w:marRight w:val="0"/>
          <w:marTop w:val="0"/>
          <w:marBottom w:val="0"/>
          <w:divBdr>
            <w:top w:val="none" w:sz="0" w:space="0" w:color="auto"/>
            <w:left w:val="none" w:sz="0" w:space="0" w:color="auto"/>
            <w:bottom w:val="none" w:sz="0" w:space="0" w:color="auto"/>
            <w:right w:val="none" w:sz="0" w:space="0" w:color="auto"/>
          </w:divBdr>
        </w:div>
      </w:divsChild>
    </w:div>
    <w:div w:id="95103271">
      <w:bodyDiv w:val="1"/>
      <w:marLeft w:val="0"/>
      <w:marRight w:val="0"/>
      <w:marTop w:val="0"/>
      <w:marBottom w:val="0"/>
      <w:divBdr>
        <w:top w:val="none" w:sz="0" w:space="0" w:color="auto"/>
        <w:left w:val="none" w:sz="0" w:space="0" w:color="auto"/>
        <w:bottom w:val="none" w:sz="0" w:space="0" w:color="auto"/>
        <w:right w:val="none" w:sz="0" w:space="0" w:color="auto"/>
      </w:divBdr>
    </w:div>
    <w:div w:id="125009716">
      <w:bodyDiv w:val="1"/>
      <w:marLeft w:val="0"/>
      <w:marRight w:val="0"/>
      <w:marTop w:val="0"/>
      <w:marBottom w:val="0"/>
      <w:divBdr>
        <w:top w:val="none" w:sz="0" w:space="0" w:color="auto"/>
        <w:left w:val="none" w:sz="0" w:space="0" w:color="auto"/>
        <w:bottom w:val="none" w:sz="0" w:space="0" w:color="auto"/>
        <w:right w:val="none" w:sz="0" w:space="0" w:color="auto"/>
      </w:divBdr>
      <w:divsChild>
        <w:div w:id="1850868957">
          <w:marLeft w:val="0"/>
          <w:marRight w:val="0"/>
          <w:marTop w:val="0"/>
          <w:marBottom w:val="0"/>
          <w:divBdr>
            <w:top w:val="none" w:sz="0" w:space="0" w:color="auto"/>
            <w:left w:val="none" w:sz="0" w:space="0" w:color="auto"/>
            <w:bottom w:val="none" w:sz="0" w:space="0" w:color="auto"/>
            <w:right w:val="none" w:sz="0" w:space="0" w:color="auto"/>
          </w:divBdr>
        </w:div>
        <w:div w:id="246695574">
          <w:marLeft w:val="0"/>
          <w:marRight w:val="0"/>
          <w:marTop w:val="0"/>
          <w:marBottom w:val="0"/>
          <w:divBdr>
            <w:top w:val="none" w:sz="0" w:space="0" w:color="auto"/>
            <w:left w:val="none" w:sz="0" w:space="0" w:color="auto"/>
            <w:bottom w:val="none" w:sz="0" w:space="0" w:color="auto"/>
            <w:right w:val="none" w:sz="0" w:space="0" w:color="auto"/>
          </w:divBdr>
        </w:div>
      </w:divsChild>
    </w:div>
    <w:div w:id="137264943">
      <w:bodyDiv w:val="1"/>
      <w:marLeft w:val="0"/>
      <w:marRight w:val="0"/>
      <w:marTop w:val="0"/>
      <w:marBottom w:val="0"/>
      <w:divBdr>
        <w:top w:val="none" w:sz="0" w:space="0" w:color="auto"/>
        <w:left w:val="none" w:sz="0" w:space="0" w:color="auto"/>
        <w:bottom w:val="none" w:sz="0" w:space="0" w:color="auto"/>
        <w:right w:val="none" w:sz="0" w:space="0" w:color="auto"/>
      </w:divBdr>
    </w:div>
    <w:div w:id="144666236">
      <w:bodyDiv w:val="1"/>
      <w:marLeft w:val="0"/>
      <w:marRight w:val="0"/>
      <w:marTop w:val="0"/>
      <w:marBottom w:val="0"/>
      <w:divBdr>
        <w:top w:val="none" w:sz="0" w:space="0" w:color="auto"/>
        <w:left w:val="none" w:sz="0" w:space="0" w:color="auto"/>
        <w:bottom w:val="none" w:sz="0" w:space="0" w:color="auto"/>
        <w:right w:val="none" w:sz="0" w:space="0" w:color="auto"/>
      </w:divBdr>
    </w:div>
    <w:div w:id="163516225">
      <w:bodyDiv w:val="1"/>
      <w:marLeft w:val="0"/>
      <w:marRight w:val="0"/>
      <w:marTop w:val="0"/>
      <w:marBottom w:val="0"/>
      <w:divBdr>
        <w:top w:val="none" w:sz="0" w:space="0" w:color="auto"/>
        <w:left w:val="none" w:sz="0" w:space="0" w:color="auto"/>
        <w:bottom w:val="none" w:sz="0" w:space="0" w:color="auto"/>
        <w:right w:val="none" w:sz="0" w:space="0" w:color="auto"/>
      </w:divBdr>
    </w:div>
    <w:div w:id="172064410">
      <w:bodyDiv w:val="1"/>
      <w:marLeft w:val="0"/>
      <w:marRight w:val="0"/>
      <w:marTop w:val="0"/>
      <w:marBottom w:val="0"/>
      <w:divBdr>
        <w:top w:val="none" w:sz="0" w:space="0" w:color="auto"/>
        <w:left w:val="none" w:sz="0" w:space="0" w:color="auto"/>
        <w:bottom w:val="none" w:sz="0" w:space="0" w:color="auto"/>
        <w:right w:val="none" w:sz="0" w:space="0" w:color="auto"/>
      </w:divBdr>
    </w:div>
    <w:div w:id="190530858">
      <w:bodyDiv w:val="1"/>
      <w:marLeft w:val="0"/>
      <w:marRight w:val="0"/>
      <w:marTop w:val="0"/>
      <w:marBottom w:val="0"/>
      <w:divBdr>
        <w:top w:val="none" w:sz="0" w:space="0" w:color="auto"/>
        <w:left w:val="none" w:sz="0" w:space="0" w:color="auto"/>
        <w:bottom w:val="none" w:sz="0" w:space="0" w:color="auto"/>
        <w:right w:val="none" w:sz="0" w:space="0" w:color="auto"/>
      </w:divBdr>
    </w:div>
    <w:div w:id="198862681">
      <w:bodyDiv w:val="1"/>
      <w:marLeft w:val="0"/>
      <w:marRight w:val="0"/>
      <w:marTop w:val="0"/>
      <w:marBottom w:val="0"/>
      <w:divBdr>
        <w:top w:val="none" w:sz="0" w:space="0" w:color="auto"/>
        <w:left w:val="none" w:sz="0" w:space="0" w:color="auto"/>
        <w:bottom w:val="none" w:sz="0" w:space="0" w:color="auto"/>
        <w:right w:val="none" w:sz="0" w:space="0" w:color="auto"/>
      </w:divBdr>
      <w:divsChild>
        <w:div w:id="2101558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30957">
      <w:bodyDiv w:val="1"/>
      <w:marLeft w:val="0"/>
      <w:marRight w:val="0"/>
      <w:marTop w:val="0"/>
      <w:marBottom w:val="0"/>
      <w:divBdr>
        <w:top w:val="none" w:sz="0" w:space="0" w:color="auto"/>
        <w:left w:val="none" w:sz="0" w:space="0" w:color="auto"/>
        <w:bottom w:val="none" w:sz="0" w:space="0" w:color="auto"/>
        <w:right w:val="none" w:sz="0" w:space="0" w:color="auto"/>
      </w:divBdr>
    </w:div>
    <w:div w:id="222372192">
      <w:bodyDiv w:val="1"/>
      <w:marLeft w:val="0"/>
      <w:marRight w:val="0"/>
      <w:marTop w:val="0"/>
      <w:marBottom w:val="0"/>
      <w:divBdr>
        <w:top w:val="none" w:sz="0" w:space="0" w:color="auto"/>
        <w:left w:val="none" w:sz="0" w:space="0" w:color="auto"/>
        <w:bottom w:val="none" w:sz="0" w:space="0" w:color="auto"/>
        <w:right w:val="none" w:sz="0" w:space="0" w:color="auto"/>
      </w:divBdr>
    </w:div>
    <w:div w:id="224031316">
      <w:bodyDiv w:val="1"/>
      <w:marLeft w:val="0"/>
      <w:marRight w:val="0"/>
      <w:marTop w:val="0"/>
      <w:marBottom w:val="0"/>
      <w:divBdr>
        <w:top w:val="none" w:sz="0" w:space="0" w:color="auto"/>
        <w:left w:val="none" w:sz="0" w:space="0" w:color="auto"/>
        <w:bottom w:val="none" w:sz="0" w:space="0" w:color="auto"/>
        <w:right w:val="none" w:sz="0" w:space="0" w:color="auto"/>
      </w:divBdr>
    </w:div>
    <w:div w:id="237254703">
      <w:bodyDiv w:val="1"/>
      <w:marLeft w:val="0"/>
      <w:marRight w:val="0"/>
      <w:marTop w:val="0"/>
      <w:marBottom w:val="0"/>
      <w:divBdr>
        <w:top w:val="none" w:sz="0" w:space="0" w:color="auto"/>
        <w:left w:val="none" w:sz="0" w:space="0" w:color="auto"/>
        <w:bottom w:val="none" w:sz="0" w:space="0" w:color="auto"/>
        <w:right w:val="none" w:sz="0" w:space="0" w:color="auto"/>
      </w:divBdr>
    </w:div>
    <w:div w:id="262307189">
      <w:bodyDiv w:val="1"/>
      <w:marLeft w:val="0"/>
      <w:marRight w:val="0"/>
      <w:marTop w:val="0"/>
      <w:marBottom w:val="0"/>
      <w:divBdr>
        <w:top w:val="none" w:sz="0" w:space="0" w:color="auto"/>
        <w:left w:val="none" w:sz="0" w:space="0" w:color="auto"/>
        <w:bottom w:val="none" w:sz="0" w:space="0" w:color="auto"/>
        <w:right w:val="none" w:sz="0" w:space="0" w:color="auto"/>
      </w:divBdr>
    </w:div>
    <w:div w:id="267278524">
      <w:bodyDiv w:val="1"/>
      <w:marLeft w:val="0"/>
      <w:marRight w:val="0"/>
      <w:marTop w:val="0"/>
      <w:marBottom w:val="0"/>
      <w:divBdr>
        <w:top w:val="none" w:sz="0" w:space="0" w:color="auto"/>
        <w:left w:val="none" w:sz="0" w:space="0" w:color="auto"/>
        <w:bottom w:val="none" w:sz="0" w:space="0" w:color="auto"/>
        <w:right w:val="none" w:sz="0" w:space="0" w:color="auto"/>
      </w:divBdr>
    </w:div>
    <w:div w:id="287902880">
      <w:bodyDiv w:val="1"/>
      <w:marLeft w:val="0"/>
      <w:marRight w:val="0"/>
      <w:marTop w:val="0"/>
      <w:marBottom w:val="0"/>
      <w:divBdr>
        <w:top w:val="none" w:sz="0" w:space="0" w:color="auto"/>
        <w:left w:val="none" w:sz="0" w:space="0" w:color="auto"/>
        <w:bottom w:val="none" w:sz="0" w:space="0" w:color="auto"/>
        <w:right w:val="none" w:sz="0" w:space="0" w:color="auto"/>
      </w:divBdr>
    </w:div>
    <w:div w:id="293488827">
      <w:bodyDiv w:val="1"/>
      <w:marLeft w:val="0"/>
      <w:marRight w:val="0"/>
      <w:marTop w:val="0"/>
      <w:marBottom w:val="0"/>
      <w:divBdr>
        <w:top w:val="none" w:sz="0" w:space="0" w:color="auto"/>
        <w:left w:val="none" w:sz="0" w:space="0" w:color="auto"/>
        <w:bottom w:val="none" w:sz="0" w:space="0" w:color="auto"/>
        <w:right w:val="none" w:sz="0" w:space="0" w:color="auto"/>
      </w:divBdr>
    </w:div>
    <w:div w:id="321277727">
      <w:bodyDiv w:val="1"/>
      <w:marLeft w:val="0"/>
      <w:marRight w:val="0"/>
      <w:marTop w:val="0"/>
      <w:marBottom w:val="0"/>
      <w:divBdr>
        <w:top w:val="none" w:sz="0" w:space="0" w:color="auto"/>
        <w:left w:val="none" w:sz="0" w:space="0" w:color="auto"/>
        <w:bottom w:val="none" w:sz="0" w:space="0" w:color="auto"/>
        <w:right w:val="none" w:sz="0" w:space="0" w:color="auto"/>
      </w:divBdr>
    </w:div>
    <w:div w:id="329868746">
      <w:bodyDiv w:val="1"/>
      <w:marLeft w:val="0"/>
      <w:marRight w:val="0"/>
      <w:marTop w:val="0"/>
      <w:marBottom w:val="0"/>
      <w:divBdr>
        <w:top w:val="none" w:sz="0" w:space="0" w:color="auto"/>
        <w:left w:val="none" w:sz="0" w:space="0" w:color="auto"/>
        <w:bottom w:val="none" w:sz="0" w:space="0" w:color="auto"/>
        <w:right w:val="none" w:sz="0" w:space="0" w:color="auto"/>
      </w:divBdr>
    </w:div>
    <w:div w:id="346567108">
      <w:bodyDiv w:val="1"/>
      <w:marLeft w:val="0"/>
      <w:marRight w:val="0"/>
      <w:marTop w:val="0"/>
      <w:marBottom w:val="0"/>
      <w:divBdr>
        <w:top w:val="none" w:sz="0" w:space="0" w:color="auto"/>
        <w:left w:val="none" w:sz="0" w:space="0" w:color="auto"/>
        <w:bottom w:val="none" w:sz="0" w:space="0" w:color="auto"/>
        <w:right w:val="none" w:sz="0" w:space="0" w:color="auto"/>
      </w:divBdr>
    </w:div>
    <w:div w:id="366760166">
      <w:bodyDiv w:val="1"/>
      <w:marLeft w:val="0"/>
      <w:marRight w:val="0"/>
      <w:marTop w:val="0"/>
      <w:marBottom w:val="0"/>
      <w:divBdr>
        <w:top w:val="none" w:sz="0" w:space="0" w:color="auto"/>
        <w:left w:val="none" w:sz="0" w:space="0" w:color="auto"/>
        <w:bottom w:val="none" w:sz="0" w:space="0" w:color="auto"/>
        <w:right w:val="none" w:sz="0" w:space="0" w:color="auto"/>
      </w:divBdr>
    </w:div>
    <w:div w:id="375278890">
      <w:bodyDiv w:val="1"/>
      <w:marLeft w:val="0"/>
      <w:marRight w:val="0"/>
      <w:marTop w:val="0"/>
      <w:marBottom w:val="0"/>
      <w:divBdr>
        <w:top w:val="none" w:sz="0" w:space="0" w:color="auto"/>
        <w:left w:val="none" w:sz="0" w:space="0" w:color="auto"/>
        <w:bottom w:val="none" w:sz="0" w:space="0" w:color="auto"/>
        <w:right w:val="none" w:sz="0" w:space="0" w:color="auto"/>
      </w:divBdr>
    </w:div>
    <w:div w:id="377583101">
      <w:bodyDiv w:val="1"/>
      <w:marLeft w:val="0"/>
      <w:marRight w:val="0"/>
      <w:marTop w:val="0"/>
      <w:marBottom w:val="0"/>
      <w:divBdr>
        <w:top w:val="none" w:sz="0" w:space="0" w:color="auto"/>
        <w:left w:val="none" w:sz="0" w:space="0" w:color="auto"/>
        <w:bottom w:val="none" w:sz="0" w:space="0" w:color="auto"/>
        <w:right w:val="none" w:sz="0" w:space="0" w:color="auto"/>
      </w:divBdr>
    </w:div>
    <w:div w:id="390621534">
      <w:bodyDiv w:val="1"/>
      <w:marLeft w:val="0"/>
      <w:marRight w:val="0"/>
      <w:marTop w:val="0"/>
      <w:marBottom w:val="0"/>
      <w:divBdr>
        <w:top w:val="none" w:sz="0" w:space="0" w:color="auto"/>
        <w:left w:val="none" w:sz="0" w:space="0" w:color="auto"/>
        <w:bottom w:val="none" w:sz="0" w:space="0" w:color="auto"/>
        <w:right w:val="none" w:sz="0" w:space="0" w:color="auto"/>
      </w:divBdr>
    </w:div>
    <w:div w:id="395015849">
      <w:bodyDiv w:val="1"/>
      <w:marLeft w:val="0"/>
      <w:marRight w:val="0"/>
      <w:marTop w:val="0"/>
      <w:marBottom w:val="0"/>
      <w:divBdr>
        <w:top w:val="none" w:sz="0" w:space="0" w:color="auto"/>
        <w:left w:val="none" w:sz="0" w:space="0" w:color="auto"/>
        <w:bottom w:val="none" w:sz="0" w:space="0" w:color="auto"/>
        <w:right w:val="none" w:sz="0" w:space="0" w:color="auto"/>
      </w:divBdr>
    </w:div>
    <w:div w:id="399062784">
      <w:bodyDiv w:val="1"/>
      <w:marLeft w:val="0"/>
      <w:marRight w:val="0"/>
      <w:marTop w:val="0"/>
      <w:marBottom w:val="0"/>
      <w:divBdr>
        <w:top w:val="none" w:sz="0" w:space="0" w:color="auto"/>
        <w:left w:val="none" w:sz="0" w:space="0" w:color="auto"/>
        <w:bottom w:val="none" w:sz="0" w:space="0" w:color="auto"/>
        <w:right w:val="none" w:sz="0" w:space="0" w:color="auto"/>
      </w:divBdr>
      <w:divsChild>
        <w:div w:id="1124736449">
          <w:marLeft w:val="0"/>
          <w:marRight w:val="0"/>
          <w:marTop w:val="0"/>
          <w:marBottom w:val="0"/>
          <w:divBdr>
            <w:top w:val="none" w:sz="0" w:space="0" w:color="auto"/>
            <w:left w:val="none" w:sz="0" w:space="0" w:color="auto"/>
            <w:bottom w:val="none" w:sz="0" w:space="0" w:color="auto"/>
            <w:right w:val="none" w:sz="0" w:space="0" w:color="auto"/>
          </w:divBdr>
        </w:div>
        <w:div w:id="13576659">
          <w:marLeft w:val="0"/>
          <w:marRight w:val="0"/>
          <w:marTop w:val="0"/>
          <w:marBottom w:val="0"/>
          <w:divBdr>
            <w:top w:val="none" w:sz="0" w:space="0" w:color="auto"/>
            <w:left w:val="none" w:sz="0" w:space="0" w:color="auto"/>
            <w:bottom w:val="none" w:sz="0" w:space="0" w:color="auto"/>
            <w:right w:val="none" w:sz="0" w:space="0" w:color="auto"/>
          </w:divBdr>
        </w:div>
      </w:divsChild>
    </w:div>
    <w:div w:id="437604777">
      <w:bodyDiv w:val="1"/>
      <w:marLeft w:val="0"/>
      <w:marRight w:val="0"/>
      <w:marTop w:val="0"/>
      <w:marBottom w:val="0"/>
      <w:divBdr>
        <w:top w:val="none" w:sz="0" w:space="0" w:color="auto"/>
        <w:left w:val="none" w:sz="0" w:space="0" w:color="auto"/>
        <w:bottom w:val="none" w:sz="0" w:space="0" w:color="auto"/>
        <w:right w:val="none" w:sz="0" w:space="0" w:color="auto"/>
      </w:divBdr>
    </w:div>
    <w:div w:id="449252428">
      <w:bodyDiv w:val="1"/>
      <w:marLeft w:val="0"/>
      <w:marRight w:val="0"/>
      <w:marTop w:val="0"/>
      <w:marBottom w:val="0"/>
      <w:divBdr>
        <w:top w:val="none" w:sz="0" w:space="0" w:color="auto"/>
        <w:left w:val="none" w:sz="0" w:space="0" w:color="auto"/>
        <w:bottom w:val="none" w:sz="0" w:space="0" w:color="auto"/>
        <w:right w:val="none" w:sz="0" w:space="0" w:color="auto"/>
      </w:divBdr>
    </w:div>
    <w:div w:id="465657570">
      <w:bodyDiv w:val="1"/>
      <w:marLeft w:val="0"/>
      <w:marRight w:val="0"/>
      <w:marTop w:val="0"/>
      <w:marBottom w:val="0"/>
      <w:divBdr>
        <w:top w:val="none" w:sz="0" w:space="0" w:color="auto"/>
        <w:left w:val="none" w:sz="0" w:space="0" w:color="auto"/>
        <w:bottom w:val="none" w:sz="0" w:space="0" w:color="auto"/>
        <w:right w:val="none" w:sz="0" w:space="0" w:color="auto"/>
      </w:divBdr>
    </w:div>
    <w:div w:id="480659884">
      <w:bodyDiv w:val="1"/>
      <w:marLeft w:val="0"/>
      <w:marRight w:val="0"/>
      <w:marTop w:val="0"/>
      <w:marBottom w:val="0"/>
      <w:divBdr>
        <w:top w:val="none" w:sz="0" w:space="0" w:color="auto"/>
        <w:left w:val="none" w:sz="0" w:space="0" w:color="auto"/>
        <w:bottom w:val="none" w:sz="0" w:space="0" w:color="auto"/>
        <w:right w:val="none" w:sz="0" w:space="0" w:color="auto"/>
      </w:divBdr>
    </w:div>
    <w:div w:id="517892181">
      <w:bodyDiv w:val="1"/>
      <w:marLeft w:val="0"/>
      <w:marRight w:val="0"/>
      <w:marTop w:val="0"/>
      <w:marBottom w:val="0"/>
      <w:divBdr>
        <w:top w:val="none" w:sz="0" w:space="0" w:color="auto"/>
        <w:left w:val="none" w:sz="0" w:space="0" w:color="auto"/>
        <w:bottom w:val="none" w:sz="0" w:space="0" w:color="auto"/>
        <w:right w:val="none" w:sz="0" w:space="0" w:color="auto"/>
      </w:divBdr>
    </w:div>
    <w:div w:id="521746956">
      <w:bodyDiv w:val="1"/>
      <w:marLeft w:val="0"/>
      <w:marRight w:val="0"/>
      <w:marTop w:val="0"/>
      <w:marBottom w:val="0"/>
      <w:divBdr>
        <w:top w:val="none" w:sz="0" w:space="0" w:color="auto"/>
        <w:left w:val="none" w:sz="0" w:space="0" w:color="auto"/>
        <w:bottom w:val="none" w:sz="0" w:space="0" w:color="auto"/>
        <w:right w:val="none" w:sz="0" w:space="0" w:color="auto"/>
      </w:divBdr>
    </w:div>
    <w:div w:id="533035835">
      <w:bodyDiv w:val="1"/>
      <w:marLeft w:val="0"/>
      <w:marRight w:val="0"/>
      <w:marTop w:val="0"/>
      <w:marBottom w:val="0"/>
      <w:divBdr>
        <w:top w:val="none" w:sz="0" w:space="0" w:color="auto"/>
        <w:left w:val="none" w:sz="0" w:space="0" w:color="auto"/>
        <w:bottom w:val="none" w:sz="0" w:space="0" w:color="auto"/>
        <w:right w:val="none" w:sz="0" w:space="0" w:color="auto"/>
      </w:divBdr>
    </w:div>
    <w:div w:id="536553932">
      <w:bodyDiv w:val="1"/>
      <w:marLeft w:val="0"/>
      <w:marRight w:val="0"/>
      <w:marTop w:val="0"/>
      <w:marBottom w:val="0"/>
      <w:divBdr>
        <w:top w:val="none" w:sz="0" w:space="0" w:color="auto"/>
        <w:left w:val="none" w:sz="0" w:space="0" w:color="auto"/>
        <w:bottom w:val="none" w:sz="0" w:space="0" w:color="auto"/>
        <w:right w:val="none" w:sz="0" w:space="0" w:color="auto"/>
      </w:divBdr>
    </w:div>
    <w:div w:id="538860252">
      <w:bodyDiv w:val="1"/>
      <w:marLeft w:val="0"/>
      <w:marRight w:val="0"/>
      <w:marTop w:val="0"/>
      <w:marBottom w:val="0"/>
      <w:divBdr>
        <w:top w:val="none" w:sz="0" w:space="0" w:color="auto"/>
        <w:left w:val="none" w:sz="0" w:space="0" w:color="auto"/>
        <w:bottom w:val="none" w:sz="0" w:space="0" w:color="auto"/>
        <w:right w:val="none" w:sz="0" w:space="0" w:color="auto"/>
      </w:divBdr>
    </w:div>
    <w:div w:id="575289768">
      <w:bodyDiv w:val="1"/>
      <w:marLeft w:val="0"/>
      <w:marRight w:val="0"/>
      <w:marTop w:val="0"/>
      <w:marBottom w:val="0"/>
      <w:divBdr>
        <w:top w:val="none" w:sz="0" w:space="0" w:color="auto"/>
        <w:left w:val="none" w:sz="0" w:space="0" w:color="auto"/>
        <w:bottom w:val="none" w:sz="0" w:space="0" w:color="auto"/>
        <w:right w:val="none" w:sz="0" w:space="0" w:color="auto"/>
      </w:divBdr>
    </w:div>
    <w:div w:id="580988702">
      <w:bodyDiv w:val="1"/>
      <w:marLeft w:val="0"/>
      <w:marRight w:val="0"/>
      <w:marTop w:val="0"/>
      <w:marBottom w:val="0"/>
      <w:divBdr>
        <w:top w:val="none" w:sz="0" w:space="0" w:color="auto"/>
        <w:left w:val="none" w:sz="0" w:space="0" w:color="auto"/>
        <w:bottom w:val="none" w:sz="0" w:space="0" w:color="auto"/>
        <w:right w:val="none" w:sz="0" w:space="0" w:color="auto"/>
      </w:divBdr>
    </w:div>
    <w:div w:id="592862759">
      <w:bodyDiv w:val="1"/>
      <w:marLeft w:val="0"/>
      <w:marRight w:val="0"/>
      <w:marTop w:val="0"/>
      <w:marBottom w:val="0"/>
      <w:divBdr>
        <w:top w:val="none" w:sz="0" w:space="0" w:color="auto"/>
        <w:left w:val="none" w:sz="0" w:space="0" w:color="auto"/>
        <w:bottom w:val="none" w:sz="0" w:space="0" w:color="auto"/>
        <w:right w:val="none" w:sz="0" w:space="0" w:color="auto"/>
      </w:divBdr>
    </w:div>
    <w:div w:id="625501344">
      <w:bodyDiv w:val="1"/>
      <w:marLeft w:val="0"/>
      <w:marRight w:val="0"/>
      <w:marTop w:val="0"/>
      <w:marBottom w:val="0"/>
      <w:divBdr>
        <w:top w:val="none" w:sz="0" w:space="0" w:color="auto"/>
        <w:left w:val="none" w:sz="0" w:space="0" w:color="auto"/>
        <w:bottom w:val="none" w:sz="0" w:space="0" w:color="auto"/>
        <w:right w:val="none" w:sz="0" w:space="0" w:color="auto"/>
      </w:divBdr>
    </w:div>
    <w:div w:id="653066418">
      <w:bodyDiv w:val="1"/>
      <w:marLeft w:val="0"/>
      <w:marRight w:val="0"/>
      <w:marTop w:val="0"/>
      <w:marBottom w:val="0"/>
      <w:divBdr>
        <w:top w:val="none" w:sz="0" w:space="0" w:color="auto"/>
        <w:left w:val="none" w:sz="0" w:space="0" w:color="auto"/>
        <w:bottom w:val="none" w:sz="0" w:space="0" w:color="auto"/>
        <w:right w:val="none" w:sz="0" w:space="0" w:color="auto"/>
      </w:divBdr>
    </w:div>
    <w:div w:id="656497313">
      <w:bodyDiv w:val="1"/>
      <w:marLeft w:val="0"/>
      <w:marRight w:val="0"/>
      <w:marTop w:val="0"/>
      <w:marBottom w:val="0"/>
      <w:divBdr>
        <w:top w:val="none" w:sz="0" w:space="0" w:color="auto"/>
        <w:left w:val="none" w:sz="0" w:space="0" w:color="auto"/>
        <w:bottom w:val="none" w:sz="0" w:space="0" w:color="auto"/>
        <w:right w:val="none" w:sz="0" w:space="0" w:color="auto"/>
      </w:divBdr>
    </w:div>
    <w:div w:id="664208481">
      <w:bodyDiv w:val="1"/>
      <w:marLeft w:val="0"/>
      <w:marRight w:val="0"/>
      <w:marTop w:val="0"/>
      <w:marBottom w:val="0"/>
      <w:divBdr>
        <w:top w:val="none" w:sz="0" w:space="0" w:color="auto"/>
        <w:left w:val="none" w:sz="0" w:space="0" w:color="auto"/>
        <w:bottom w:val="none" w:sz="0" w:space="0" w:color="auto"/>
        <w:right w:val="none" w:sz="0" w:space="0" w:color="auto"/>
      </w:divBdr>
    </w:div>
    <w:div w:id="664238935">
      <w:bodyDiv w:val="1"/>
      <w:marLeft w:val="0"/>
      <w:marRight w:val="0"/>
      <w:marTop w:val="0"/>
      <w:marBottom w:val="0"/>
      <w:divBdr>
        <w:top w:val="none" w:sz="0" w:space="0" w:color="auto"/>
        <w:left w:val="none" w:sz="0" w:space="0" w:color="auto"/>
        <w:bottom w:val="none" w:sz="0" w:space="0" w:color="auto"/>
        <w:right w:val="none" w:sz="0" w:space="0" w:color="auto"/>
      </w:divBdr>
      <w:divsChild>
        <w:div w:id="1656030169">
          <w:marLeft w:val="0"/>
          <w:marRight w:val="0"/>
          <w:marTop w:val="0"/>
          <w:marBottom w:val="0"/>
          <w:divBdr>
            <w:top w:val="none" w:sz="0" w:space="0" w:color="auto"/>
            <w:left w:val="none" w:sz="0" w:space="0" w:color="auto"/>
            <w:bottom w:val="none" w:sz="0" w:space="0" w:color="auto"/>
            <w:right w:val="none" w:sz="0" w:space="0" w:color="auto"/>
          </w:divBdr>
        </w:div>
        <w:div w:id="892233776">
          <w:marLeft w:val="0"/>
          <w:marRight w:val="0"/>
          <w:marTop w:val="0"/>
          <w:marBottom w:val="0"/>
          <w:divBdr>
            <w:top w:val="none" w:sz="0" w:space="0" w:color="auto"/>
            <w:left w:val="none" w:sz="0" w:space="0" w:color="auto"/>
            <w:bottom w:val="none" w:sz="0" w:space="0" w:color="auto"/>
            <w:right w:val="none" w:sz="0" w:space="0" w:color="auto"/>
          </w:divBdr>
        </w:div>
      </w:divsChild>
    </w:div>
    <w:div w:id="670910557">
      <w:bodyDiv w:val="1"/>
      <w:marLeft w:val="0"/>
      <w:marRight w:val="0"/>
      <w:marTop w:val="0"/>
      <w:marBottom w:val="0"/>
      <w:divBdr>
        <w:top w:val="none" w:sz="0" w:space="0" w:color="auto"/>
        <w:left w:val="none" w:sz="0" w:space="0" w:color="auto"/>
        <w:bottom w:val="none" w:sz="0" w:space="0" w:color="auto"/>
        <w:right w:val="none" w:sz="0" w:space="0" w:color="auto"/>
      </w:divBdr>
    </w:div>
    <w:div w:id="676809515">
      <w:bodyDiv w:val="1"/>
      <w:marLeft w:val="0"/>
      <w:marRight w:val="0"/>
      <w:marTop w:val="0"/>
      <w:marBottom w:val="0"/>
      <w:divBdr>
        <w:top w:val="none" w:sz="0" w:space="0" w:color="auto"/>
        <w:left w:val="none" w:sz="0" w:space="0" w:color="auto"/>
        <w:bottom w:val="none" w:sz="0" w:space="0" w:color="auto"/>
        <w:right w:val="none" w:sz="0" w:space="0" w:color="auto"/>
      </w:divBdr>
    </w:div>
    <w:div w:id="721442450">
      <w:bodyDiv w:val="1"/>
      <w:marLeft w:val="0"/>
      <w:marRight w:val="0"/>
      <w:marTop w:val="0"/>
      <w:marBottom w:val="0"/>
      <w:divBdr>
        <w:top w:val="none" w:sz="0" w:space="0" w:color="auto"/>
        <w:left w:val="none" w:sz="0" w:space="0" w:color="auto"/>
        <w:bottom w:val="none" w:sz="0" w:space="0" w:color="auto"/>
        <w:right w:val="none" w:sz="0" w:space="0" w:color="auto"/>
      </w:divBdr>
    </w:div>
    <w:div w:id="738869340">
      <w:bodyDiv w:val="1"/>
      <w:marLeft w:val="0"/>
      <w:marRight w:val="0"/>
      <w:marTop w:val="0"/>
      <w:marBottom w:val="0"/>
      <w:divBdr>
        <w:top w:val="none" w:sz="0" w:space="0" w:color="auto"/>
        <w:left w:val="none" w:sz="0" w:space="0" w:color="auto"/>
        <w:bottom w:val="none" w:sz="0" w:space="0" w:color="auto"/>
        <w:right w:val="none" w:sz="0" w:space="0" w:color="auto"/>
      </w:divBdr>
    </w:div>
    <w:div w:id="742989927">
      <w:bodyDiv w:val="1"/>
      <w:marLeft w:val="0"/>
      <w:marRight w:val="0"/>
      <w:marTop w:val="0"/>
      <w:marBottom w:val="0"/>
      <w:divBdr>
        <w:top w:val="none" w:sz="0" w:space="0" w:color="auto"/>
        <w:left w:val="none" w:sz="0" w:space="0" w:color="auto"/>
        <w:bottom w:val="none" w:sz="0" w:space="0" w:color="auto"/>
        <w:right w:val="none" w:sz="0" w:space="0" w:color="auto"/>
      </w:divBdr>
    </w:div>
    <w:div w:id="755513412">
      <w:bodyDiv w:val="1"/>
      <w:marLeft w:val="0"/>
      <w:marRight w:val="0"/>
      <w:marTop w:val="0"/>
      <w:marBottom w:val="0"/>
      <w:divBdr>
        <w:top w:val="none" w:sz="0" w:space="0" w:color="auto"/>
        <w:left w:val="none" w:sz="0" w:space="0" w:color="auto"/>
        <w:bottom w:val="none" w:sz="0" w:space="0" w:color="auto"/>
        <w:right w:val="none" w:sz="0" w:space="0" w:color="auto"/>
      </w:divBdr>
    </w:div>
    <w:div w:id="775029536">
      <w:bodyDiv w:val="1"/>
      <w:marLeft w:val="0"/>
      <w:marRight w:val="0"/>
      <w:marTop w:val="0"/>
      <w:marBottom w:val="0"/>
      <w:divBdr>
        <w:top w:val="none" w:sz="0" w:space="0" w:color="auto"/>
        <w:left w:val="none" w:sz="0" w:space="0" w:color="auto"/>
        <w:bottom w:val="none" w:sz="0" w:space="0" w:color="auto"/>
        <w:right w:val="none" w:sz="0" w:space="0" w:color="auto"/>
      </w:divBdr>
    </w:div>
    <w:div w:id="775444335">
      <w:bodyDiv w:val="1"/>
      <w:marLeft w:val="0"/>
      <w:marRight w:val="0"/>
      <w:marTop w:val="0"/>
      <w:marBottom w:val="0"/>
      <w:divBdr>
        <w:top w:val="none" w:sz="0" w:space="0" w:color="auto"/>
        <w:left w:val="none" w:sz="0" w:space="0" w:color="auto"/>
        <w:bottom w:val="none" w:sz="0" w:space="0" w:color="auto"/>
        <w:right w:val="none" w:sz="0" w:space="0" w:color="auto"/>
      </w:divBdr>
    </w:div>
    <w:div w:id="786387088">
      <w:bodyDiv w:val="1"/>
      <w:marLeft w:val="0"/>
      <w:marRight w:val="0"/>
      <w:marTop w:val="0"/>
      <w:marBottom w:val="0"/>
      <w:divBdr>
        <w:top w:val="none" w:sz="0" w:space="0" w:color="auto"/>
        <w:left w:val="none" w:sz="0" w:space="0" w:color="auto"/>
        <w:bottom w:val="none" w:sz="0" w:space="0" w:color="auto"/>
        <w:right w:val="none" w:sz="0" w:space="0" w:color="auto"/>
      </w:divBdr>
    </w:div>
    <w:div w:id="786390569">
      <w:bodyDiv w:val="1"/>
      <w:marLeft w:val="0"/>
      <w:marRight w:val="0"/>
      <w:marTop w:val="0"/>
      <w:marBottom w:val="0"/>
      <w:divBdr>
        <w:top w:val="none" w:sz="0" w:space="0" w:color="auto"/>
        <w:left w:val="none" w:sz="0" w:space="0" w:color="auto"/>
        <w:bottom w:val="none" w:sz="0" w:space="0" w:color="auto"/>
        <w:right w:val="none" w:sz="0" w:space="0" w:color="auto"/>
      </w:divBdr>
    </w:div>
    <w:div w:id="830373274">
      <w:bodyDiv w:val="1"/>
      <w:marLeft w:val="0"/>
      <w:marRight w:val="0"/>
      <w:marTop w:val="0"/>
      <w:marBottom w:val="0"/>
      <w:divBdr>
        <w:top w:val="none" w:sz="0" w:space="0" w:color="auto"/>
        <w:left w:val="none" w:sz="0" w:space="0" w:color="auto"/>
        <w:bottom w:val="none" w:sz="0" w:space="0" w:color="auto"/>
        <w:right w:val="none" w:sz="0" w:space="0" w:color="auto"/>
      </w:divBdr>
    </w:div>
    <w:div w:id="831945786">
      <w:bodyDiv w:val="1"/>
      <w:marLeft w:val="0"/>
      <w:marRight w:val="0"/>
      <w:marTop w:val="0"/>
      <w:marBottom w:val="0"/>
      <w:divBdr>
        <w:top w:val="none" w:sz="0" w:space="0" w:color="auto"/>
        <w:left w:val="none" w:sz="0" w:space="0" w:color="auto"/>
        <w:bottom w:val="none" w:sz="0" w:space="0" w:color="auto"/>
        <w:right w:val="none" w:sz="0" w:space="0" w:color="auto"/>
      </w:divBdr>
    </w:div>
    <w:div w:id="859049435">
      <w:bodyDiv w:val="1"/>
      <w:marLeft w:val="0"/>
      <w:marRight w:val="0"/>
      <w:marTop w:val="0"/>
      <w:marBottom w:val="0"/>
      <w:divBdr>
        <w:top w:val="none" w:sz="0" w:space="0" w:color="auto"/>
        <w:left w:val="none" w:sz="0" w:space="0" w:color="auto"/>
        <w:bottom w:val="none" w:sz="0" w:space="0" w:color="auto"/>
        <w:right w:val="none" w:sz="0" w:space="0" w:color="auto"/>
      </w:divBdr>
    </w:div>
    <w:div w:id="882719737">
      <w:bodyDiv w:val="1"/>
      <w:marLeft w:val="0"/>
      <w:marRight w:val="0"/>
      <w:marTop w:val="0"/>
      <w:marBottom w:val="0"/>
      <w:divBdr>
        <w:top w:val="none" w:sz="0" w:space="0" w:color="auto"/>
        <w:left w:val="none" w:sz="0" w:space="0" w:color="auto"/>
        <w:bottom w:val="none" w:sz="0" w:space="0" w:color="auto"/>
        <w:right w:val="none" w:sz="0" w:space="0" w:color="auto"/>
      </w:divBdr>
    </w:div>
    <w:div w:id="886794001">
      <w:bodyDiv w:val="1"/>
      <w:marLeft w:val="0"/>
      <w:marRight w:val="0"/>
      <w:marTop w:val="0"/>
      <w:marBottom w:val="0"/>
      <w:divBdr>
        <w:top w:val="none" w:sz="0" w:space="0" w:color="auto"/>
        <w:left w:val="none" w:sz="0" w:space="0" w:color="auto"/>
        <w:bottom w:val="none" w:sz="0" w:space="0" w:color="auto"/>
        <w:right w:val="none" w:sz="0" w:space="0" w:color="auto"/>
      </w:divBdr>
    </w:div>
    <w:div w:id="887185612">
      <w:bodyDiv w:val="1"/>
      <w:marLeft w:val="0"/>
      <w:marRight w:val="0"/>
      <w:marTop w:val="0"/>
      <w:marBottom w:val="0"/>
      <w:divBdr>
        <w:top w:val="none" w:sz="0" w:space="0" w:color="auto"/>
        <w:left w:val="none" w:sz="0" w:space="0" w:color="auto"/>
        <w:bottom w:val="none" w:sz="0" w:space="0" w:color="auto"/>
        <w:right w:val="none" w:sz="0" w:space="0" w:color="auto"/>
      </w:divBdr>
    </w:div>
    <w:div w:id="895705359">
      <w:bodyDiv w:val="1"/>
      <w:marLeft w:val="0"/>
      <w:marRight w:val="0"/>
      <w:marTop w:val="0"/>
      <w:marBottom w:val="0"/>
      <w:divBdr>
        <w:top w:val="none" w:sz="0" w:space="0" w:color="auto"/>
        <w:left w:val="none" w:sz="0" w:space="0" w:color="auto"/>
        <w:bottom w:val="none" w:sz="0" w:space="0" w:color="auto"/>
        <w:right w:val="none" w:sz="0" w:space="0" w:color="auto"/>
      </w:divBdr>
    </w:div>
    <w:div w:id="898592667">
      <w:bodyDiv w:val="1"/>
      <w:marLeft w:val="0"/>
      <w:marRight w:val="0"/>
      <w:marTop w:val="0"/>
      <w:marBottom w:val="0"/>
      <w:divBdr>
        <w:top w:val="none" w:sz="0" w:space="0" w:color="auto"/>
        <w:left w:val="none" w:sz="0" w:space="0" w:color="auto"/>
        <w:bottom w:val="none" w:sz="0" w:space="0" w:color="auto"/>
        <w:right w:val="none" w:sz="0" w:space="0" w:color="auto"/>
      </w:divBdr>
    </w:div>
    <w:div w:id="902832446">
      <w:bodyDiv w:val="1"/>
      <w:marLeft w:val="0"/>
      <w:marRight w:val="0"/>
      <w:marTop w:val="0"/>
      <w:marBottom w:val="0"/>
      <w:divBdr>
        <w:top w:val="none" w:sz="0" w:space="0" w:color="auto"/>
        <w:left w:val="none" w:sz="0" w:space="0" w:color="auto"/>
        <w:bottom w:val="none" w:sz="0" w:space="0" w:color="auto"/>
        <w:right w:val="none" w:sz="0" w:space="0" w:color="auto"/>
      </w:divBdr>
    </w:div>
    <w:div w:id="909655666">
      <w:bodyDiv w:val="1"/>
      <w:marLeft w:val="0"/>
      <w:marRight w:val="0"/>
      <w:marTop w:val="0"/>
      <w:marBottom w:val="0"/>
      <w:divBdr>
        <w:top w:val="none" w:sz="0" w:space="0" w:color="auto"/>
        <w:left w:val="none" w:sz="0" w:space="0" w:color="auto"/>
        <w:bottom w:val="none" w:sz="0" w:space="0" w:color="auto"/>
        <w:right w:val="none" w:sz="0" w:space="0" w:color="auto"/>
      </w:divBdr>
    </w:div>
    <w:div w:id="910576348">
      <w:bodyDiv w:val="1"/>
      <w:marLeft w:val="0"/>
      <w:marRight w:val="0"/>
      <w:marTop w:val="0"/>
      <w:marBottom w:val="0"/>
      <w:divBdr>
        <w:top w:val="none" w:sz="0" w:space="0" w:color="auto"/>
        <w:left w:val="none" w:sz="0" w:space="0" w:color="auto"/>
        <w:bottom w:val="none" w:sz="0" w:space="0" w:color="auto"/>
        <w:right w:val="none" w:sz="0" w:space="0" w:color="auto"/>
      </w:divBdr>
    </w:div>
    <w:div w:id="917984315">
      <w:bodyDiv w:val="1"/>
      <w:marLeft w:val="0"/>
      <w:marRight w:val="0"/>
      <w:marTop w:val="0"/>
      <w:marBottom w:val="0"/>
      <w:divBdr>
        <w:top w:val="none" w:sz="0" w:space="0" w:color="auto"/>
        <w:left w:val="none" w:sz="0" w:space="0" w:color="auto"/>
        <w:bottom w:val="none" w:sz="0" w:space="0" w:color="auto"/>
        <w:right w:val="none" w:sz="0" w:space="0" w:color="auto"/>
      </w:divBdr>
    </w:div>
    <w:div w:id="936017531">
      <w:bodyDiv w:val="1"/>
      <w:marLeft w:val="0"/>
      <w:marRight w:val="0"/>
      <w:marTop w:val="0"/>
      <w:marBottom w:val="0"/>
      <w:divBdr>
        <w:top w:val="none" w:sz="0" w:space="0" w:color="auto"/>
        <w:left w:val="none" w:sz="0" w:space="0" w:color="auto"/>
        <w:bottom w:val="none" w:sz="0" w:space="0" w:color="auto"/>
        <w:right w:val="none" w:sz="0" w:space="0" w:color="auto"/>
      </w:divBdr>
    </w:div>
    <w:div w:id="938219704">
      <w:bodyDiv w:val="1"/>
      <w:marLeft w:val="0"/>
      <w:marRight w:val="0"/>
      <w:marTop w:val="0"/>
      <w:marBottom w:val="0"/>
      <w:divBdr>
        <w:top w:val="none" w:sz="0" w:space="0" w:color="auto"/>
        <w:left w:val="none" w:sz="0" w:space="0" w:color="auto"/>
        <w:bottom w:val="none" w:sz="0" w:space="0" w:color="auto"/>
        <w:right w:val="none" w:sz="0" w:space="0" w:color="auto"/>
      </w:divBdr>
    </w:div>
    <w:div w:id="950626243">
      <w:bodyDiv w:val="1"/>
      <w:marLeft w:val="0"/>
      <w:marRight w:val="0"/>
      <w:marTop w:val="0"/>
      <w:marBottom w:val="0"/>
      <w:divBdr>
        <w:top w:val="none" w:sz="0" w:space="0" w:color="auto"/>
        <w:left w:val="none" w:sz="0" w:space="0" w:color="auto"/>
        <w:bottom w:val="none" w:sz="0" w:space="0" w:color="auto"/>
        <w:right w:val="none" w:sz="0" w:space="0" w:color="auto"/>
      </w:divBdr>
    </w:div>
    <w:div w:id="956377736">
      <w:bodyDiv w:val="1"/>
      <w:marLeft w:val="0"/>
      <w:marRight w:val="0"/>
      <w:marTop w:val="0"/>
      <w:marBottom w:val="0"/>
      <w:divBdr>
        <w:top w:val="none" w:sz="0" w:space="0" w:color="auto"/>
        <w:left w:val="none" w:sz="0" w:space="0" w:color="auto"/>
        <w:bottom w:val="none" w:sz="0" w:space="0" w:color="auto"/>
        <w:right w:val="none" w:sz="0" w:space="0" w:color="auto"/>
      </w:divBdr>
    </w:div>
    <w:div w:id="969242315">
      <w:bodyDiv w:val="1"/>
      <w:marLeft w:val="0"/>
      <w:marRight w:val="0"/>
      <w:marTop w:val="0"/>
      <w:marBottom w:val="0"/>
      <w:divBdr>
        <w:top w:val="none" w:sz="0" w:space="0" w:color="auto"/>
        <w:left w:val="none" w:sz="0" w:space="0" w:color="auto"/>
        <w:bottom w:val="none" w:sz="0" w:space="0" w:color="auto"/>
        <w:right w:val="none" w:sz="0" w:space="0" w:color="auto"/>
      </w:divBdr>
    </w:div>
    <w:div w:id="973829528">
      <w:bodyDiv w:val="1"/>
      <w:marLeft w:val="0"/>
      <w:marRight w:val="0"/>
      <w:marTop w:val="0"/>
      <w:marBottom w:val="0"/>
      <w:divBdr>
        <w:top w:val="none" w:sz="0" w:space="0" w:color="auto"/>
        <w:left w:val="none" w:sz="0" w:space="0" w:color="auto"/>
        <w:bottom w:val="none" w:sz="0" w:space="0" w:color="auto"/>
        <w:right w:val="none" w:sz="0" w:space="0" w:color="auto"/>
      </w:divBdr>
    </w:div>
    <w:div w:id="1016082411">
      <w:bodyDiv w:val="1"/>
      <w:marLeft w:val="0"/>
      <w:marRight w:val="0"/>
      <w:marTop w:val="0"/>
      <w:marBottom w:val="0"/>
      <w:divBdr>
        <w:top w:val="none" w:sz="0" w:space="0" w:color="auto"/>
        <w:left w:val="none" w:sz="0" w:space="0" w:color="auto"/>
        <w:bottom w:val="none" w:sz="0" w:space="0" w:color="auto"/>
        <w:right w:val="none" w:sz="0" w:space="0" w:color="auto"/>
      </w:divBdr>
    </w:div>
    <w:div w:id="1040666589">
      <w:bodyDiv w:val="1"/>
      <w:marLeft w:val="0"/>
      <w:marRight w:val="0"/>
      <w:marTop w:val="0"/>
      <w:marBottom w:val="0"/>
      <w:divBdr>
        <w:top w:val="none" w:sz="0" w:space="0" w:color="auto"/>
        <w:left w:val="none" w:sz="0" w:space="0" w:color="auto"/>
        <w:bottom w:val="none" w:sz="0" w:space="0" w:color="auto"/>
        <w:right w:val="none" w:sz="0" w:space="0" w:color="auto"/>
      </w:divBdr>
    </w:div>
    <w:div w:id="1050958346">
      <w:bodyDiv w:val="1"/>
      <w:marLeft w:val="0"/>
      <w:marRight w:val="0"/>
      <w:marTop w:val="0"/>
      <w:marBottom w:val="0"/>
      <w:divBdr>
        <w:top w:val="none" w:sz="0" w:space="0" w:color="auto"/>
        <w:left w:val="none" w:sz="0" w:space="0" w:color="auto"/>
        <w:bottom w:val="none" w:sz="0" w:space="0" w:color="auto"/>
        <w:right w:val="none" w:sz="0" w:space="0" w:color="auto"/>
      </w:divBdr>
    </w:div>
    <w:div w:id="1060208024">
      <w:bodyDiv w:val="1"/>
      <w:marLeft w:val="0"/>
      <w:marRight w:val="0"/>
      <w:marTop w:val="0"/>
      <w:marBottom w:val="0"/>
      <w:divBdr>
        <w:top w:val="none" w:sz="0" w:space="0" w:color="auto"/>
        <w:left w:val="none" w:sz="0" w:space="0" w:color="auto"/>
        <w:bottom w:val="none" w:sz="0" w:space="0" w:color="auto"/>
        <w:right w:val="none" w:sz="0" w:space="0" w:color="auto"/>
      </w:divBdr>
    </w:div>
    <w:div w:id="1063408804">
      <w:bodyDiv w:val="1"/>
      <w:marLeft w:val="0"/>
      <w:marRight w:val="0"/>
      <w:marTop w:val="0"/>
      <w:marBottom w:val="0"/>
      <w:divBdr>
        <w:top w:val="none" w:sz="0" w:space="0" w:color="auto"/>
        <w:left w:val="none" w:sz="0" w:space="0" w:color="auto"/>
        <w:bottom w:val="none" w:sz="0" w:space="0" w:color="auto"/>
        <w:right w:val="none" w:sz="0" w:space="0" w:color="auto"/>
      </w:divBdr>
    </w:div>
    <w:div w:id="1108936516">
      <w:bodyDiv w:val="1"/>
      <w:marLeft w:val="0"/>
      <w:marRight w:val="0"/>
      <w:marTop w:val="0"/>
      <w:marBottom w:val="0"/>
      <w:divBdr>
        <w:top w:val="none" w:sz="0" w:space="0" w:color="auto"/>
        <w:left w:val="none" w:sz="0" w:space="0" w:color="auto"/>
        <w:bottom w:val="none" w:sz="0" w:space="0" w:color="auto"/>
        <w:right w:val="none" w:sz="0" w:space="0" w:color="auto"/>
      </w:divBdr>
    </w:div>
    <w:div w:id="1121194827">
      <w:bodyDiv w:val="1"/>
      <w:marLeft w:val="0"/>
      <w:marRight w:val="0"/>
      <w:marTop w:val="0"/>
      <w:marBottom w:val="0"/>
      <w:divBdr>
        <w:top w:val="none" w:sz="0" w:space="0" w:color="auto"/>
        <w:left w:val="none" w:sz="0" w:space="0" w:color="auto"/>
        <w:bottom w:val="none" w:sz="0" w:space="0" w:color="auto"/>
        <w:right w:val="none" w:sz="0" w:space="0" w:color="auto"/>
      </w:divBdr>
    </w:div>
    <w:div w:id="1125928810">
      <w:bodyDiv w:val="1"/>
      <w:marLeft w:val="0"/>
      <w:marRight w:val="0"/>
      <w:marTop w:val="0"/>
      <w:marBottom w:val="0"/>
      <w:divBdr>
        <w:top w:val="none" w:sz="0" w:space="0" w:color="auto"/>
        <w:left w:val="none" w:sz="0" w:space="0" w:color="auto"/>
        <w:bottom w:val="none" w:sz="0" w:space="0" w:color="auto"/>
        <w:right w:val="none" w:sz="0" w:space="0" w:color="auto"/>
      </w:divBdr>
    </w:div>
    <w:div w:id="1129317398">
      <w:bodyDiv w:val="1"/>
      <w:marLeft w:val="0"/>
      <w:marRight w:val="0"/>
      <w:marTop w:val="0"/>
      <w:marBottom w:val="0"/>
      <w:divBdr>
        <w:top w:val="none" w:sz="0" w:space="0" w:color="auto"/>
        <w:left w:val="none" w:sz="0" w:space="0" w:color="auto"/>
        <w:bottom w:val="none" w:sz="0" w:space="0" w:color="auto"/>
        <w:right w:val="none" w:sz="0" w:space="0" w:color="auto"/>
      </w:divBdr>
    </w:div>
    <w:div w:id="1132165784">
      <w:bodyDiv w:val="1"/>
      <w:marLeft w:val="0"/>
      <w:marRight w:val="0"/>
      <w:marTop w:val="0"/>
      <w:marBottom w:val="0"/>
      <w:divBdr>
        <w:top w:val="none" w:sz="0" w:space="0" w:color="auto"/>
        <w:left w:val="none" w:sz="0" w:space="0" w:color="auto"/>
        <w:bottom w:val="none" w:sz="0" w:space="0" w:color="auto"/>
        <w:right w:val="none" w:sz="0" w:space="0" w:color="auto"/>
      </w:divBdr>
      <w:divsChild>
        <w:div w:id="1851992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6336596">
      <w:bodyDiv w:val="1"/>
      <w:marLeft w:val="0"/>
      <w:marRight w:val="0"/>
      <w:marTop w:val="0"/>
      <w:marBottom w:val="0"/>
      <w:divBdr>
        <w:top w:val="none" w:sz="0" w:space="0" w:color="auto"/>
        <w:left w:val="none" w:sz="0" w:space="0" w:color="auto"/>
        <w:bottom w:val="none" w:sz="0" w:space="0" w:color="auto"/>
        <w:right w:val="none" w:sz="0" w:space="0" w:color="auto"/>
      </w:divBdr>
    </w:div>
    <w:div w:id="1138912494">
      <w:bodyDiv w:val="1"/>
      <w:marLeft w:val="0"/>
      <w:marRight w:val="0"/>
      <w:marTop w:val="0"/>
      <w:marBottom w:val="0"/>
      <w:divBdr>
        <w:top w:val="none" w:sz="0" w:space="0" w:color="auto"/>
        <w:left w:val="none" w:sz="0" w:space="0" w:color="auto"/>
        <w:bottom w:val="none" w:sz="0" w:space="0" w:color="auto"/>
        <w:right w:val="none" w:sz="0" w:space="0" w:color="auto"/>
      </w:divBdr>
    </w:div>
    <w:div w:id="1155025898">
      <w:bodyDiv w:val="1"/>
      <w:marLeft w:val="0"/>
      <w:marRight w:val="0"/>
      <w:marTop w:val="0"/>
      <w:marBottom w:val="0"/>
      <w:divBdr>
        <w:top w:val="none" w:sz="0" w:space="0" w:color="auto"/>
        <w:left w:val="none" w:sz="0" w:space="0" w:color="auto"/>
        <w:bottom w:val="none" w:sz="0" w:space="0" w:color="auto"/>
        <w:right w:val="none" w:sz="0" w:space="0" w:color="auto"/>
      </w:divBdr>
    </w:div>
    <w:div w:id="1171143570">
      <w:bodyDiv w:val="1"/>
      <w:marLeft w:val="0"/>
      <w:marRight w:val="0"/>
      <w:marTop w:val="0"/>
      <w:marBottom w:val="0"/>
      <w:divBdr>
        <w:top w:val="none" w:sz="0" w:space="0" w:color="auto"/>
        <w:left w:val="none" w:sz="0" w:space="0" w:color="auto"/>
        <w:bottom w:val="none" w:sz="0" w:space="0" w:color="auto"/>
        <w:right w:val="none" w:sz="0" w:space="0" w:color="auto"/>
      </w:divBdr>
    </w:div>
    <w:div w:id="1179194920">
      <w:bodyDiv w:val="1"/>
      <w:marLeft w:val="0"/>
      <w:marRight w:val="0"/>
      <w:marTop w:val="0"/>
      <w:marBottom w:val="0"/>
      <w:divBdr>
        <w:top w:val="none" w:sz="0" w:space="0" w:color="auto"/>
        <w:left w:val="none" w:sz="0" w:space="0" w:color="auto"/>
        <w:bottom w:val="none" w:sz="0" w:space="0" w:color="auto"/>
        <w:right w:val="none" w:sz="0" w:space="0" w:color="auto"/>
      </w:divBdr>
    </w:div>
    <w:div w:id="1189947542">
      <w:bodyDiv w:val="1"/>
      <w:marLeft w:val="0"/>
      <w:marRight w:val="0"/>
      <w:marTop w:val="0"/>
      <w:marBottom w:val="0"/>
      <w:divBdr>
        <w:top w:val="none" w:sz="0" w:space="0" w:color="auto"/>
        <w:left w:val="none" w:sz="0" w:space="0" w:color="auto"/>
        <w:bottom w:val="none" w:sz="0" w:space="0" w:color="auto"/>
        <w:right w:val="none" w:sz="0" w:space="0" w:color="auto"/>
      </w:divBdr>
    </w:div>
    <w:div w:id="1205021605">
      <w:bodyDiv w:val="1"/>
      <w:marLeft w:val="0"/>
      <w:marRight w:val="0"/>
      <w:marTop w:val="0"/>
      <w:marBottom w:val="0"/>
      <w:divBdr>
        <w:top w:val="none" w:sz="0" w:space="0" w:color="auto"/>
        <w:left w:val="none" w:sz="0" w:space="0" w:color="auto"/>
        <w:bottom w:val="none" w:sz="0" w:space="0" w:color="auto"/>
        <w:right w:val="none" w:sz="0" w:space="0" w:color="auto"/>
      </w:divBdr>
    </w:div>
    <w:div w:id="1227035128">
      <w:bodyDiv w:val="1"/>
      <w:marLeft w:val="0"/>
      <w:marRight w:val="0"/>
      <w:marTop w:val="0"/>
      <w:marBottom w:val="0"/>
      <w:divBdr>
        <w:top w:val="none" w:sz="0" w:space="0" w:color="auto"/>
        <w:left w:val="none" w:sz="0" w:space="0" w:color="auto"/>
        <w:bottom w:val="none" w:sz="0" w:space="0" w:color="auto"/>
        <w:right w:val="none" w:sz="0" w:space="0" w:color="auto"/>
      </w:divBdr>
    </w:div>
    <w:div w:id="1237282258">
      <w:bodyDiv w:val="1"/>
      <w:marLeft w:val="0"/>
      <w:marRight w:val="0"/>
      <w:marTop w:val="0"/>
      <w:marBottom w:val="0"/>
      <w:divBdr>
        <w:top w:val="none" w:sz="0" w:space="0" w:color="auto"/>
        <w:left w:val="none" w:sz="0" w:space="0" w:color="auto"/>
        <w:bottom w:val="none" w:sz="0" w:space="0" w:color="auto"/>
        <w:right w:val="none" w:sz="0" w:space="0" w:color="auto"/>
      </w:divBdr>
    </w:div>
    <w:div w:id="1239288813">
      <w:bodyDiv w:val="1"/>
      <w:marLeft w:val="0"/>
      <w:marRight w:val="0"/>
      <w:marTop w:val="0"/>
      <w:marBottom w:val="0"/>
      <w:divBdr>
        <w:top w:val="none" w:sz="0" w:space="0" w:color="auto"/>
        <w:left w:val="none" w:sz="0" w:space="0" w:color="auto"/>
        <w:bottom w:val="none" w:sz="0" w:space="0" w:color="auto"/>
        <w:right w:val="none" w:sz="0" w:space="0" w:color="auto"/>
      </w:divBdr>
    </w:div>
    <w:div w:id="1243487822">
      <w:bodyDiv w:val="1"/>
      <w:marLeft w:val="0"/>
      <w:marRight w:val="0"/>
      <w:marTop w:val="0"/>
      <w:marBottom w:val="0"/>
      <w:divBdr>
        <w:top w:val="none" w:sz="0" w:space="0" w:color="auto"/>
        <w:left w:val="none" w:sz="0" w:space="0" w:color="auto"/>
        <w:bottom w:val="none" w:sz="0" w:space="0" w:color="auto"/>
        <w:right w:val="none" w:sz="0" w:space="0" w:color="auto"/>
      </w:divBdr>
    </w:div>
    <w:div w:id="1244602224">
      <w:bodyDiv w:val="1"/>
      <w:marLeft w:val="0"/>
      <w:marRight w:val="0"/>
      <w:marTop w:val="0"/>
      <w:marBottom w:val="0"/>
      <w:divBdr>
        <w:top w:val="none" w:sz="0" w:space="0" w:color="auto"/>
        <w:left w:val="none" w:sz="0" w:space="0" w:color="auto"/>
        <w:bottom w:val="none" w:sz="0" w:space="0" w:color="auto"/>
        <w:right w:val="none" w:sz="0" w:space="0" w:color="auto"/>
      </w:divBdr>
    </w:div>
    <w:div w:id="1263686812">
      <w:bodyDiv w:val="1"/>
      <w:marLeft w:val="0"/>
      <w:marRight w:val="0"/>
      <w:marTop w:val="0"/>
      <w:marBottom w:val="0"/>
      <w:divBdr>
        <w:top w:val="none" w:sz="0" w:space="0" w:color="auto"/>
        <w:left w:val="none" w:sz="0" w:space="0" w:color="auto"/>
        <w:bottom w:val="none" w:sz="0" w:space="0" w:color="auto"/>
        <w:right w:val="none" w:sz="0" w:space="0" w:color="auto"/>
      </w:divBdr>
    </w:div>
    <w:div w:id="1278411105">
      <w:bodyDiv w:val="1"/>
      <w:marLeft w:val="0"/>
      <w:marRight w:val="0"/>
      <w:marTop w:val="0"/>
      <w:marBottom w:val="0"/>
      <w:divBdr>
        <w:top w:val="none" w:sz="0" w:space="0" w:color="auto"/>
        <w:left w:val="none" w:sz="0" w:space="0" w:color="auto"/>
        <w:bottom w:val="none" w:sz="0" w:space="0" w:color="auto"/>
        <w:right w:val="none" w:sz="0" w:space="0" w:color="auto"/>
      </w:divBdr>
    </w:div>
    <w:div w:id="1281302577">
      <w:bodyDiv w:val="1"/>
      <w:marLeft w:val="0"/>
      <w:marRight w:val="0"/>
      <w:marTop w:val="0"/>
      <w:marBottom w:val="0"/>
      <w:divBdr>
        <w:top w:val="none" w:sz="0" w:space="0" w:color="auto"/>
        <w:left w:val="none" w:sz="0" w:space="0" w:color="auto"/>
        <w:bottom w:val="none" w:sz="0" w:space="0" w:color="auto"/>
        <w:right w:val="none" w:sz="0" w:space="0" w:color="auto"/>
      </w:divBdr>
    </w:div>
    <w:div w:id="1310331170">
      <w:bodyDiv w:val="1"/>
      <w:marLeft w:val="0"/>
      <w:marRight w:val="0"/>
      <w:marTop w:val="0"/>
      <w:marBottom w:val="0"/>
      <w:divBdr>
        <w:top w:val="none" w:sz="0" w:space="0" w:color="auto"/>
        <w:left w:val="none" w:sz="0" w:space="0" w:color="auto"/>
        <w:bottom w:val="none" w:sz="0" w:space="0" w:color="auto"/>
        <w:right w:val="none" w:sz="0" w:space="0" w:color="auto"/>
      </w:divBdr>
    </w:div>
    <w:div w:id="1324971731">
      <w:bodyDiv w:val="1"/>
      <w:marLeft w:val="0"/>
      <w:marRight w:val="0"/>
      <w:marTop w:val="0"/>
      <w:marBottom w:val="0"/>
      <w:divBdr>
        <w:top w:val="none" w:sz="0" w:space="0" w:color="auto"/>
        <w:left w:val="none" w:sz="0" w:space="0" w:color="auto"/>
        <w:bottom w:val="none" w:sz="0" w:space="0" w:color="auto"/>
        <w:right w:val="none" w:sz="0" w:space="0" w:color="auto"/>
      </w:divBdr>
    </w:div>
    <w:div w:id="1328442173">
      <w:bodyDiv w:val="1"/>
      <w:marLeft w:val="0"/>
      <w:marRight w:val="0"/>
      <w:marTop w:val="0"/>
      <w:marBottom w:val="0"/>
      <w:divBdr>
        <w:top w:val="none" w:sz="0" w:space="0" w:color="auto"/>
        <w:left w:val="none" w:sz="0" w:space="0" w:color="auto"/>
        <w:bottom w:val="none" w:sz="0" w:space="0" w:color="auto"/>
        <w:right w:val="none" w:sz="0" w:space="0" w:color="auto"/>
      </w:divBdr>
    </w:div>
    <w:div w:id="1338919320">
      <w:bodyDiv w:val="1"/>
      <w:marLeft w:val="0"/>
      <w:marRight w:val="0"/>
      <w:marTop w:val="0"/>
      <w:marBottom w:val="0"/>
      <w:divBdr>
        <w:top w:val="none" w:sz="0" w:space="0" w:color="auto"/>
        <w:left w:val="none" w:sz="0" w:space="0" w:color="auto"/>
        <w:bottom w:val="none" w:sz="0" w:space="0" w:color="auto"/>
        <w:right w:val="none" w:sz="0" w:space="0" w:color="auto"/>
      </w:divBdr>
    </w:div>
    <w:div w:id="1338998690">
      <w:bodyDiv w:val="1"/>
      <w:marLeft w:val="0"/>
      <w:marRight w:val="0"/>
      <w:marTop w:val="0"/>
      <w:marBottom w:val="0"/>
      <w:divBdr>
        <w:top w:val="none" w:sz="0" w:space="0" w:color="auto"/>
        <w:left w:val="none" w:sz="0" w:space="0" w:color="auto"/>
        <w:bottom w:val="none" w:sz="0" w:space="0" w:color="auto"/>
        <w:right w:val="none" w:sz="0" w:space="0" w:color="auto"/>
      </w:divBdr>
    </w:div>
    <w:div w:id="1362626579">
      <w:bodyDiv w:val="1"/>
      <w:marLeft w:val="0"/>
      <w:marRight w:val="0"/>
      <w:marTop w:val="0"/>
      <w:marBottom w:val="0"/>
      <w:divBdr>
        <w:top w:val="none" w:sz="0" w:space="0" w:color="auto"/>
        <w:left w:val="none" w:sz="0" w:space="0" w:color="auto"/>
        <w:bottom w:val="none" w:sz="0" w:space="0" w:color="auto"/>
        <w:right w:val="none" w:sz="0" w:space="0" w:color="auto"/>
      </w:divBdr>
    </w:div>
    <w:div w:id="1408455097">
      <w:bodyDiv w:val="1"/>
      <w:marLeft w:val="0"/>
      <w:marRight w:val="0"/>
      <w:marTop w:val="0"/>
      <w:marBottom w:val="0"/>
      <w:divBdr>
        <w:top w:val="none" w:sz="0" w:space="0" w:color="auto"/>
        <w:left w:val="none" w:sz="0" w:space="0" w:color="auto"/>
        <w:bottom w:val="none" w:sz="0" w:space="0" w:color="auto"/>
        <w:right w:val="none" w:sz="0" w:space="0" w:color="auto"/>
      </w:divBdr>
    </w:div>
    <w:div w:id="1431969331">
      <w:bodyDiv w:val="1"/>
      <w:marLeft w:val="0"/>
      <w:marRight w:val="0"/>
      <w:marTop w:val="0"/>
      <w:marBottom w:val="0"/>
      <w:divBdr>
        <w:top w:val="none" w:sz="0" w:space="0" w:color="auto"/>
        <w:left w:val="none" w:sz="0" w:space="0" w:color="auto"/>
        <w:bottom w:val="none" w:sz="0" w:space="0" w:color="auto"/>
        <w:right w:val="none" w:sz="0" w:space="0" w:color="auto"/>
      </w:divBdr>
    </w:div>
    <w:div w:id="1436945267">
      <w:bodyDiv w:val="1"/>
      <w:marLeft w:val="0"/>
      <w:marRight w:val="0"/>
      <w:marTop w:val="0"/>
      <w:marBottom w:val="0"/>
      <w:divBdr>
        <w:top w:val="none" w:sz="0" w:space="0" w:color="auto"/>
        <w:left w:val="none" w:sz="0" w:space="0" w:color="auto"/>
        <w:bottom w:val="none" w:sz="0" w:space="0" w:color="auto"/>
        <w:right w:val="none" w:sz="0" w:space="0" w:color="auto"/>
      </w:divBdr>
    </w:div>
    <w:div w:id="1440221429">
      <w:bodyDiv w:val="1"/>
      <w:marLeft w:val="0"/>
      <w:marRight w:val="0"/>
      <w:marTop w:val="0"/>
      <w:marBottom w:val="0"/>
      <w:divBdr>
        <w:top w:val="none" w:sz="0" w:space="0" w:color="auto"/>
        <w:left w:val="none" w:sz="0" w:space="0" w:color="auto"/>
        <w:bottom w:val="none" w:sz="0" w:space="0" w:color="auto"/>
        <w:right w:val="none" w:sz="0" w:space="0" w:color="auto"/>
      </w:divBdr>
    </w:div>
    <w:div w:id="1460994157">
      <w:bodyDiv w:val="1"/>
      <w:marLeft w:val="0"/>
      <w:marRight w:val="0"/>
      <w:marTop w:val="0"/>
      <w:marBottom w:val="0"/>
      <w:divBdr>
        <w:top w:val="none" w:sz="0" w:space="0" w:color="auto"/>
        <w:left w:val="none" w:sz="0" w:space="0" w:color="auto"/>
        <w:bottom w:val="none" w:sz="0" w:space="0" w:color="auto"/>
        <w:right w:val="none" w:sz="0" w:space="0" w:color="auto"/>
      </w:divBdr>
    </w:div>
    <w:div w:id="1472166874">
      <w:bodyDiv w:val="1"/>
      <w:marLeft w:val="0"/>
      <w:marRight w:val="0"/>
      <w:marTop w:val="0"/>
      <w:marBottom w:val="0"/>
      <w:divBdr>
        <w:top w:val="none" w:sz="0" w:space="0" w:color="auto"/>
        <w:left w:val="none" w:sz="0" w:space="0" w:color="auto"/>
        <w:bottom w:val="none" w:sz="0" w:space="0" w:color="auto"/>
        <w:right w:val="none" w:sz="0" w:space="0" w:color="auto"/>
      </w:divBdr>
    </w:div>
    <w:div w:id="1500971092">
      <w:bodyDiv w:val="1"/>
      <w:marLeft w:val="0"/>
      <w:marRight w:val="0"/>
      <w:marTop w:val="0"/>
      <w:marBottom w:val="0"/>
      <w:divBdr>
        <w:top w:val="none" w:sz="0" w:space="0" w:color="auto"/>
        <w:left w:val="none" w:sz="0" w:space="0" w:color="auto"/>
        <w:bottom w:val="none" w:sz="0" w:space="0" w:color="auto"/>
        <w:right w:val="none" w:sz="0" w:space="0" w:color="auto"/>
      </w:divBdr>
    </w:div>
    <w:div w:id="1509177651">
      <w:bodyDiv w:val="1"/>
      <w:marLeft w:val="0"/>
      <w:marRight w:val="0"/>
      <w:marTop w:val="0"/>
      <w:marBottom w:val="0"/>
      <w:divBdr>
        <w:top w:val="none" w:sz="0" w:space="0" w:color="auto"/>
        <w:left w:val="none" w:sz="0" w:space="0" w:color="auto"/>
        <w:bottom w:val="none" w:sz="0" w:space="0" w:color="auto"/>
        <w:right w:val="none" w:sz="0" w:space="0" w:color="auto"/>
      </w:divBdr>
    </w:div>
    <w:div w:id="1513107446">
      <w:bodyDiv w:val="1"/>
      <w:marLeft w:val="0"/>
      <w:marRight w:val="0"/>
      <w:marTop w:val="0"/>
      <w:marBottom w:val="0"/>
      <w:divBdr>
        <w:top w:val="none" w:sz="0" w:space="0" w:color="auto"/>
        <w:left w:val="none" w:sz="0" w:space="0" w:color="auto"/>
        <w:bottom w:val="none" w:sz="0" w:space="0" w:color="auto"/>
        <w:right w:val="none" w:sz="0" w:space="0" w:color="auto"/>
      </w:divBdr>
    </w:div>
    <w:div w:id="1524514976">
      <w:bodyDiv w:val="1"/>
      <w:marLeft w:val="0"/>
      <w:marRight w:val="0"/>
      <w:marTop w:val="0"/>
      <w:marBottom w:val="0"/>
      <w:divBdr>
        <w:top w:val="none" w:sz="0" w:space="0" w:color="auto"/>
        <w:left w:val="none" w:sz="0" w:space="0" w:color="auto"/>
        <w:bottom w:val="none" w:sz="0" w:space="0" w:color="auto"/>
        <w:right w:val="none" w:sz="0" w:space="0" w:color="auto"/>
      </w:divBdr>
    </w:div>
    <w:div w:id="1533836076">
      <w:bodyDiv w:val="1"/>
      <w:marLeft w:val="0"/>
      <w:marRight w:val="0"/>
      <w:marTop w:val="0"/>
      <w:marBottom w:val="0"/>
      <w:divBdr>
        <w:top w:val="none" w:sz="0" w:space="0" w:color="auto"/>
        <w:left w:val="none" w:sz="0" w:space="0" w:color="auto"/>
        <w:bottom w:val="none" w:sz="0" w:space="0" w:color="auto"/>
        <w:right w:val="none" w:sz="0" w:space="0" w:color="auto"/>
      </w:divBdr>
    </w:div>
    <w:div w:id="1535193495">
      <w:bodyDiv w:val="1"/>
      <w:marLeft w:val="0"/>
      <w:marRight w:val="0"/>
      <w:marTop w:val="0"/>
      <w:marBottom w:val="0"/>
      <w:divBdr>
        <w:top w:val="none" w:sz="0" w:space="0" w:color="auto"/>
        <w:left w:val="none" w:sz="0" w:space="0" w:color="auto"/>
        <w:bottom w:val="none" w:sz="0" w:space="0" w:color="auto"/>
        <w:right w:val="none" w:sz="0" w:space="0" w:color="auto"/>
      </w:divBdr>
    </w:div>
    <w:div w:id="1536768669">
      <w:bodyDiv w:val="1"/>
      <w:marLeft w:val="0"/>
      <w:marRight w:val="0"/>
      <w:marTop w:val="0"/>
      <w:marBottom w:val="0"/>
      <w:divBdr>
        <w:top w:val="none" w:sz="0" w:space="0" w:color="auto"/>
        <w:left w:val="none" w:sz="0" w:space="0" w:color="auto"/>
        <w:bottom w:val="none" w:sz="0" w:space="0" w:color="auto"/>
        <w:right w:val="none" w:sz="0" w:space="0" w:color="auto"/>
      </w:divBdr>
    </w:div>
    <w:div w:id="1538204910">
      <w:bodyDiv w:val="1"/>
      <w:marLeft w:val="0"/>
      <w:marRight w:val="0"/>
      <w:marTop w:val="0"/>
      <w:marBottom w:val="0"/>
      <w:divBdr>
        <w:top w:val="none" w:sz="0" w:space="0" w:color="auto"/>
        <w:left w:val="none" w:sz="0" w:space="0" w:color="auto"/>
        <w:bottom w:val="none" w:sz="0" w:space="0" w:color="auto"/>
        <w:right w:val="none" w:sz="0" w:space="0" w:color="auto"/>
      </w:divBdr>
    </w:div>
    <w:div w:id="1540628398">
      <w:bodyDiv w:val="1"/>
      <w:marLeft w:val="0"/>
      <w:marRight w:val="0"/>
      <w:marTop w:val="0"/>
      <w:marBottom w:val="0"/>
      <w:divBdr>
        <w:top w:val="none" w:sz="0" w:space="0" w:color="auto"/>
        <w:left w:val="none" w:sz="0" w:space="0" w:color="auto"/>
        <w:bottom w:val="none" w:sz="0" w:space="0" w:color="auto"/>
        <w:right w:val="none" w:sz="0" w:space="0" w:color="auto"/>
      </w:divBdr>
    </w:div>
    <w:div w:id="1561165017">
      <w:bodyDiv w:val="1"/>
      <w:marLeft w:val="0"/>
      <w:marRight w:val="0"/>
      <w:marTop w:val="0"/>
      <w:marBottom w:val="0"/>
      <w:divBdr>
        <w:top w:val="none" w:sz="0" w:space="0" w:color="auto"/>
        <w:left w:val="none" w:sz="0" w:space="0" w:color="auto"/>
        <w:bottom w:val="none" w:sz="0" w:space="0" w:color="auto"/>
        <w:right w:val="none" w:sz="0" w:space="0" w:color="auto"/>
      </w:divBdr>
    </w:div>
    <w:div w:id="1569999260">
      <w:bodyDiv w:val="1"/>
      <w:marLeft w:val="0"/>
      <w:marRight w:val="0"/>
      <w:marTop w:val="0"/>
      <w:marBottom w:val="0"/>
      <w:divBdr>
        <w:top w:val="none" w:sz="0" w:space="0" w:color="auto"/>
        <w:left w:val="none" w:sz="0" w:space="0" w:color="auto"/>
        <w:bottom w:val="none" w:sz="0" w:space="0" w:color="auto"/>
        <w:right w:val="none" w:sz="0" w:space="0" w:color="auto"/>
      </w:divBdr>
    </w:div>
    <w:div w:id="1594627468">
      <w:bodyDiv w:val="1"/>
      <w:marLeft w:val="0"/>
      <w:marRight w:val="0"/>
      <w:marTop w:val="0"/>
      <w:marBottom w:val="0"/>
      <w:divBdr>
        <w:top w:val="none" w:sz="0" w:space="0" w:color="auto"/>
        <w:left w:val="none" w:sz="0" w:space="0" w:color="auto"/>
        <w:bottom w:val="none" w:sz="0" w:space="0" w:color="auto"/>
        <w:right w:val="none" w:sz="0" w:space="0" w:color="auto"/>
      </w:divBdr>
    </w:div>
    <w:div w:id="1603613436">
      <w:bodyDiv w:val="1"/>
      <w:marLeft w:val="0"/>
      <w:marRight w:val="0"/>
      <w:marTop w:val="0"/>
      <w:marBottom w:val="0"/>
      <w:divBdr>
        <w:top w:val="none" w:sz="0" w:space="0" w:color="auto"/>
        <w:left w:val="none" w:sz="0" w:space="0" w:color="auto"/>
        <w:bottom w:val="none" w:sz="0" w:space="0" w:color="auto"/>
        <w:right w:val="none" w:sz="0" w:space="0" w:color="auto"/>
      </w:divBdr>
    </w:div>
    <w:div w:id="1610627074">
      <w:bodyDiv w:val="1"/>
      <w:marLeft w:val="0"/>
      <w:marRight w:val="0"/>
      <w:marTop w:val="0"/>
      <w:marBottom w:val="0"/>
      <w:divBdr>
        <w:top w:val="none" w:sz="0" w:space="0" w:color="auto"/>
        <w:left w:val="none" w:sz="0" w:space="0" w:color="auto"/>
        <w:bottom w:val="none" w:sz="0" w:space="0" w:color="auto"/>
        <w:right w:val="none" w:sz="0" w:space="0" w:color="auto"/>
      </w:divBdr>
    </w:div>
    <w:div w:id="1610891045">
      <w:bodyDiv w:val="1"/>
      <w:marLeft w:val="0"/>
      <w:marRight w:val="0"/>
      <w:marTop w:val="0"/>
      <w:marBottom w:val="0"/>
      <w:divBdr>
        <w:top w:val="none" w:sz="0" w:space="0" w:color="auto"/>
        <w:left w:val="none" w:sz="0" w:space="0" w:color="auto"/>
        <w:bottom w:val="none" w:sz="0" w:space="0" w:color="auto"/>
        <w:right w:val="none" w:sz="0" w:space="0" w:color="auto"/>
      </w:divBdr>
    </w:div>
    <w:div w:id="1613707166">
      <w:bodyDiv w:val="1"/>
      <w:marLeft w:val="0"/>
      <w:marRight w:val="0"/>
      <w:marTop w:val="0"/>
      <w:marBottom w:val="0"/>
      <w:divBdr>
        <w:top w:val="none" w:sz="0" w:space="0" w:color="auto"/>
        <w:left w:val="none" w:sz="0" w:space="0" w:color="auto"/>
        <w:bottom w:val="none" w:sz="0" w:space="0" w:color="auto"/>
        <w:right w:val="none" w:sz="0" w:space="0" w:color="auto"/>
      </w:divBdr>
    </w:div>
    <w:div w:id="1619601960">
      <w:bodyDiv w:val="1"/>
      <w:marLeft w:val="0"/>
      <w:marRight w:val="0"/>
      <w:marTop w:val="0"/>
      <w:marBottom w:val="0"/>
      <w:divBdr>
        <w:top w:val="none" w:sz="0" w:space="0" w:color="auto"/>
        <w:left w:val="none" w:sz="0" w:space="0" w:color="auto"/>
        <w:bottom w:val="none" w:sz="0" w:space="0" w:color="auto"/>
        <w:right w:val="none" w:sz="0" w:space="0" w:color="auto"/>
      </w:divBdr>
    </w:div>
    <w:div w:id="1625113047">
      <w:bodyDiv w:val="1"/>
      <w:marLeft w:val="0"/>
      <w:marRight w:val="0"/>
      <w:marTop w:val="0"/>
      <w:marBottom w:val="0"/>
      <w:divBdr>
        <w:top w:val="none" w:sz="0" w:space="0" w:color="auto"/>
        <w:left w:val="none" w:sz="0" w:space="0" w:color="auto"/>
        <w:bottom w:val="none" w:sz="0" w:space="0" w:color="auto"/>
        <w:right w:val="none" w:sz="0" w:space="0" w:color="auto"/>
      </w:divBdr>
    </w:div>
    <w:div w:id="1650095179">
      <w:bodyDiv w:val="1"/>
      <w:marLeft w:val="0"/>
      <w:marRight w:val="0"/>
      <w:marTop w:val="0"/>
      <w:marBottom w:val="0"/>
      <w:divBdr>
        <w:top w:val="none" w:sz="0" w:space="0" w:color="auto"/>
        <w:left w:val="none" w:sz="0" w:space="0" w:color="auto"/>
        <w:bottom w:val="none" w:sz="0" w:space="0" w:color="auto"/>
        <w:right w:val="none" w:sz="0" w:space="0" w:color="auto"/>
      </w:divBdr>
    </w:div>
    <w:div w:id="1650162111">
      <w:bodyDiv w:val="1"/>
      <w:marLeft w:val="0"/>
      <w:marRight w:val="0"/>
      <w:marTop w:val="0"/>
      <w:marBottom w:val="0"/>
      <w:divBdr>
        <w:top w:val="none" w:sz="0" w:space="0" w:color="auto"/>
        <w:left w:val="none" w:sz="0" w:space="0" w:color="auto"/>
        <w:bottom w:val="none" w:sz="0" w:space="0" w:color="auto"/>
        <w:right w:val="none" w:sz="0" w:space="0" w:color="auto"/>
      </w:divBdr>
    </w:div>
    <w:div w:id="1654603458">
      <w:bodyDiv w:val="1"/>
      <w:marLeft w:val="0"/>
      <w:marRight w:val="0"/>
      <w:marTop w:val="0"/>
      <w:marBottom w:val="0"/>
      <w:divBdr>
        <w:top w:val="none" w:sz="0" w:space="0" w:color="auto"/>
        <w:left w:val="none" w:sz="0" w:space="0" w:color="auto"/>
        <w:bottom w:val="none" w:sz="0" w:space="0" w:color="auto"/>
        <w:right w:val="none" w:sz="0" w:space="0" w:color="auto"/>
      </w:divBdr>
    </w:div>
    <w:div w:id="1698583377">
      <w:bodyDiv w:val="1"/>
      <w:marLeft w:val="0"/>
      <w:marRight w:val="0"/>
      <w:marTop w:val="0"/>
      <w:marBottom w:val="0"/>
      <w:divBdr>
        <w:top w:val="none" w:sz="0" w:space="0" w:color="auto"/>
        <w:left w:val="none" w:sz="0" w:space="0" w:color="auto"/>
        <w:bottom w:val="none" w:sz="0" w:space="0" w:color="auto"/>
        <w:right w:val="none" w:sz="0" w:space="0" w:color="auto"/>
      </w:divBdr>
    </w:div>
    <w:div w:id="1743601529">
      <w:bodyDiv w:val="1"/>
      <w:marLeft w:val="0"/>
      <w:marRight w:val="0"/>
      <w:marTop w:val="0"/>
      <w:marBottom w:val="0"/>
      <w:divBdr>
        <w:top w:val="none" w:sz="0" w:space="0" w:color="auto"/>
        <w:left w:val="none" w:sz="0" w:space="0" w:color="auto"/>
        <w:bottom w:val="none" w:sz="0" w:space="0" w:color="auto"/>
        <w:right w:val="none" w:sz="0" w:space="0" w:color="auto"/>
      </w:divBdr>
    </w:div>
    <w:div w:id="1743987014">
      <w:bodyDiv w:val="1"/>
      <w:marLeft w:val="0"/>
      <w:marRight w:val="0"/>
      <w:marTop w:val="0"/>
      <w:marBottom w:val="0"/>
      <w:divBdr>
        <w:top w:val="none" w:sz="0" w:space="0" w:color="auto"/>
        <w:left w:val="none" w:sz="0" w:space="0" w:color="auto"/>
        <w:bottom w:val="none" w:sz="0" w:space="0" w:color="auto"/>
        <w:right w:val="none" w:sz="0" w:space="0" w:color="auto"/>
      </w:divBdr>
    </w:div>
    <w:div w:id="1748728337">
      <w:bodyDiv w:val="1"/>
      <w:marLeft w:val="0"/>
      <w:marRight w:val="0"/>
      <w:marTop w:val="0"/>
      <w:marBottom w:val="0"/>
      <w:divBdr>
        <w:top w:val="none" w:sz="0" w:space="0" w:color="auto"/>
        <w:left w:val="none" w:sz="0" w:space="0" w:color="auto"/>
        <w:bottom w:val="none" w:sz="0" w:space="0" w:color="auto"/>
        <w:right w:val="none" w:sz="0" w:space="0" w:color="auto"/>
      </w:divBdr>
    </w:div>
    <w:div w:id="1751198939">
      <w:bodyDiv w:val="1"/>
      <w:marLeft w:val="0"/>
      <w:marRight w:val="0"/>
      <w:marTop w:val="0"/>
      <w:marBottom w:val="0"/>
      <w:divBdr>
        <w:top w:val="none" w:sz="0" w:space="0" w:color="auto"/>
        <w:left w:val="none" w:sz="0" w:space="0" w:color="auto"/>
        <w:bottom w:val="none" w:sz="0" w:space="0" w:color="auto"/>
        <w:right w:val="none" w:sz="0" w:space="0" w:color="auto"/>
      </w:divBdr>
      <w:divsChild>
        <w:div w:id="985206076">
          <w:marLeft w:val="0"/>
          <w:marRight w:val="0"/>
          <w:marTop w:val="0"/>
          <w:marBottom w:val="0"/>
          <w:divBdr>
            <w:top w:val="none" w:sz="0" w:space="0" w:color="auto"/>
            <w:left w:val="none" w:sz="0" w:space="0" w:color="auto"/>
            <w:bottom w:val="none" w:sz="0" w:space="0" w:color="auto"/>
            <w:right w:val="none" w:sz="0" w:space="0" w:color="auto"/>
          </w:divBdr>
        </w:div>
        <w:div w:id="1422946535">
          <w:marLeft w:val="0"/>
          <w:marRight w:val="0"/>
          <w:marTop w:val="0"/>
          <w:marBottom w:val="0"/>
          <w:divBdr>
            <w:top w:val="none" w:sz="0" w:space="0" w:color="auto"/>
            <w:left w:val="none" w:sz="0" w:space="0" w:color="auto"/>
            <w:bottom w:val="none" w:sz="0" w:space="0" w:color="auto"/>
            <w:right w:val="none" w:sz="0" w:space="0" w:color="auto"/>
          </w:divBdr>
        </w:div>
      </w:divsChild>
    </w:div>
    <w:div w:id="1752854165">
      <w:bodyDiv w:val="1"/>
      <w:marLeft w:val="0"/>
      <w:marRight w:val="0"/>
      <w:marTop w:val="0"/>
      <w:marBottom w:val="0"/>
      <w:divBdr>
        <w:top w:val="none" w:sz="0" w:space="0" w:color="auto"/>
        <w:left w:val="none" w:sz="0" w:space="0" w:color="auto"/>
        <w:bottom w:val="none" w:sz="0" w:space="0" w:color="auto"/>
        <w:right w:val="none" w:sz="0" w:space="0" w:color="auto"/>
      </w:divBdr>
    </w:div>
    <w:div w:id="1767267865">
      <w:bodyDiv w:val="1"/>
      <w:marLeft w:val="0"/>
      <w:marRight w:val="0"/>
      <w:marTop w:val="0"/>
      <w:marBottom w:val="0"/>
      <w:divBdr>
        <w:top w:val="none" w:sz="0" w:space="0" w:color="auto"/>
        <w:left w:val="none" w:sz="0" w:space="0" w:color="auto"/>
        <w:bottom w:val="none" w:sz="0" w:space="0" w:color="auto"/>
        <w:right w:val="none" w:sz="0" w:space="0" w:color="auto"/>
      </w:divBdr>
    </w:div>
    <w:div w:id="1783259026">
      <w:bodyDiv w:val="1"/>
      <w:marLeft w:val="0"/>
      <w:marRight w:val="0"/>
      <w:marTop w:val="0"/>
      <w:marBottom w:val="0"/>
      <w:divBdr>
        <w:top w:val="none" w:sz="0" w:space="0" w:color="auto"/>
        <w:left w:val="none" w:sz="0" w:space="0" w:color="auto"/>
        <w:bottom w:val="none" w:sz="0" w:space="0" w:color="auto"/>
        <w:right w:val="none" w:sz="0" w:space="0" w:color="auto"/>
      </w:divBdr>
    </w:div>
    <w:div w:id="1793749784">
      <w:bodyDiv w:val="1"/>
      <w:marLeft w:val="0"/>
      <w:marRight w:val="0"/>
      <w:marTop w:val="0"/>
      <w:marBottom w:val="0"/>
      <w:divBdr>
        <w:top w:val="none" w:sz="0" w:space="0" w:color="auto"/>
        <w:left w:val="none" w:sz="0" w:space="0" w:color="auto"/>
        <w:bottom w:val="none" w:sz="0" w:space="0" w:color="auto"/>
        <w:right w:val="none" w:sz="0" w:space="0" w:color="auto"/>
      </w:divBdr>
    </w:div>
    <w:div w:id="1818843515">
      <w:bodyDiv w:val="1"/>
      <w:marLeft w:val="0"/>
      <w:marRight w:val="0"/>
      <w:marTop w:val="0"/>
      <w:marBottom w:val="0"/>
      <w:divBdr>
        <w:top w:val="none" w:sz="0" w:space="0" w:color="auto"/>
        <w:left w:val="none" w:sz="0" w:space="0" w:color="auto"/>
        <w:bottom w:val="none" w:sz="0" w:space="0" w:color="auto"/>
        <w:right w:val="none" w:sz="0" w:space="0" w:color="auto"/>
      </w:divBdr>
    </w:div>
    <w:div w:id="1821386919">
      <w:bodyDiv w:val="1"/>
      <w:marLeft w:val="0"/>
      <w:marRight w:val="0"/>
      <w:marTop w:val="0"/>
      <w:marBottom w:val="0"/>
      <w:divBdr>
        <w:top w:val="none" w:sz="0" w:space="0" w:color="auto"/>
        <w:left w:val="none" w:sz="0" w:space="0" w:color="auto"/>
        <w:bottom w:val="none" w:sz="0" w:space="0" w:color="auto"/>
        <w:right w:val="none" w:sz="0" w:space="0" w:color="auto"/>
      </w:divBdr>
    </w:div>
    <w:div w:id="1827159854">
      <w:bodyDiv w:val="1"/>
      <w:marLeft w:val="0"/>
      <w:marRight w:val="0"/>
      <w:marTop w:val="0"/>
      <w:marBottom w:val="0"/>
      <w:divBdr>
        <w:top w:val="none" w:sz="0" w:space="0" w:color="auto"/>
        <w:left w:val="none" w:sz="0" w:space="0" w:color="auto"/>
        <w:bottom w:val="none" w:sz="0" w:space="0" w:color="auto"/>
        <w:right w:val="none" w:sz="0" w:space="0" w:color="auto"/>
      </w:divBdr>
    </w:div>
    <w:div w:id="1828672454">
      <w:bodyDiv w:val="1"/>
      <w:marLeft w:val="0"/>
      <w:marRight w:val="0"/>
      <w:marTop w:val="0"/>
      <w:marBottom w:val="0"/>
      <w:divBdr>
        <w:top w:val="none" w:sz="0" w:space="0" w:color="auto"/>
        <w:left w:val="none" w:sz="0" w:space="0" w:color="auto"/>
        <w:bottom w:val="none" w:sz="0" w:space="0" w:color="auto"/>
        <w:right w:val="none" w:sz="0" w:space="0" w:color="auto"/>
      </w:divBdr>
    </w:div>
    <w:div w:id="1840579876">
      <w:bodyDiv w:val="1"/>
      <w:marLeft w:val="0"/>
      <w:marRight w:val="0"/>
      <w:marTop w:val="0"/>
      <w:marBottom w:val="0"/>
      <w:divBdr>
        <w:top w:val="none" w:sz="0" w:space="0" w:color="auto"/>
        <w:left w:val="none" w:sz="0" w:space="0" w:color="auto"/>
        <w:bottom w:val="none" w:sz="0" w:space="0" w:color="auto"/>
        <w:right w:val="none" w:sz="0" w:space="0" w:color="auto"/>
      </w:divBdr>
    </w:div>
    <w:div w:id="1843355573">
      <w:bodyDiv w:val="1"/>
      <w:marLeft w:val="0"/>
      <w:marRight w:val="0"/>
      <w:marTop w:val="0"/>
      <w:marBottom w:val="0"/>
      <w:divBdr>
        <w:top w:val="none" w:sz="0" w:space="0" w:color="auto"/>
        <w:left w:val="none" w:sz="0" w:space="0" w:color="auto"/>
        <w:bottom w:val="none" w:sz="0" w:space="0" w:color="auto"/>
        <w:right w:val="none" w:sz="0" w:space="0" w:color="auto"/>
      </w:divBdr>
    </w:div>
    <w:div w:id="1845239001">
      <w:bodyDiv w:val="1"/>
      <w:marLeft w:val="0"/>
      <w:marRight w:val="0"/>
      <w:marTop w:val="0"/>
      <w:marBottom w:val="0"/>
      <w:divBdr>
        <w:top w:val="none" w:sz="0" w:space="0" w:color="auto"/>
        <w:left w:val="none" w:sz="0" w:space="0" w:color="auto"/>
        <w:bottom w:val="none" w:sz="0" w:space="0" w:color="auto"/>
        <w:right w:val="none" w:sz="0" w:space="0" w:color="auto"/>
      </w:divBdr>
    </w:div>
    <w:div w:id="1851600518">
      <w:bodyDiv w:val="1"/>
      <w:marLeft w:val="0"/>
      <w:marRight w:val="0"/>
      <w:marTop w:val="0"/>
      <w:marBottom w:val="0"/>
      <w:divBdr>
        <w:top w:val="none" w:sz="0" w:space="0" w:color="auto"/>
        <w:left w:val="none" w:sz="0" w:space="0" w:color="auto"/>
        <w:bottom w:val="none" w:sz="0" w:space="0" w:color="auto"/>
        <w:right w:val="none" w:sz="0" w:space="0" w:color="auto"/>
      </w:divBdr>
    </w:div>
    <w:div w:id="1859732931">
      <w:bodyDiv w:val="1"/>
      <w:marLeft w:val="0"/>
      <w:marRight w:val="0"/>
      <w:marTop w:val="0"/>
      <w:marBottom w:val="0"/>
      <w:divBdr>
        <w:top w:val="none" w:sz="0" w:space="0" w:color="auto"/>
        <w:left w:val="none" w:sz="0" w:space="0" w:color="auto"/>
        <w:bottom w:val="none" w:sz="0" w:space="0" w:color="auto"/>
        <w:right w:val="none" w:sz="0" w:space="0" w:color="auto"/>
      </w:divBdr>
    </w:div>
    <w:div w:id="1917786664">
      <w:bodyDiv w:val="1"/>
      <w:marLeft w:val="0"/>
      <w:marRight w:val="0"/>
      <w:marTop w:val="0"/>
      <w:marBottom w:val="0"/>
      <w:divBdr>
        <w:top w:val="none" w:sz="0" w:space="0" w:color="auto"/>
        <w:left w:val="none" w:sz="0" w:space="0" w:color="auto"/>
        <w:bottom w:val="none" w:sz="0" w:space="0" w:color="auto"/>
        <w:right w:val="none" w:sz="0" w:space="0" w:color="auto"/>
      </w:divBdr>
    </w:div>
    <w:div w:id="1921059344">
      <w:bodyDiv w:val="1"/>
      <w:marLeft w:val="0"/>
      <w:marRight w:val="0"/>
      <w:marTop w:val="0"/>
      <w:marBottom w:val="0"/>
      <w:divBdr>
        <w:top w:val="none" w:sz="0" w:space="0" w:color="auto"/>
        <w:left w:val="none" w:sz="0" w:space="0" w:color="auto"/>
        <w:bottom w:val="none" w:sz="0" w:space="0" w:color="auto"/>
        <w:right w:val="none" w:sz="0" w:space="0" w:color="auto"/>
      </w:divBdr>
    </w:div>
    <w:div w:id="1922567584">
      <w:bodyDiv w:val="1"/>
      <w:marLeft w:val="0"/>
      <w:marRight w:val="0"/>
      <w:marTop w:val="0"/>
      <w:marBottom w:val="0"/>
      <w:divBdr>
        <w:top w:val="none" w:sz="0" w:space="0" w:color="auto"/>
        <w:left w:val="none" w:sz="0" w:space="0" w:color="auto"/>
        <w:bottom w:val="none" w:sz="0" w:space="0" w:color="auto"/>
        <w:right w:val="none" w:sz="0" w:space="0" w:color="auto"/>
      </w:divBdr>
    </w:div>
    <w:div w:id="1925070531">
      <w:bodyDiv w:val="1"/>
      <w:marLeft w:val="0"/>
      <w:marRight w:val="0"/>
      <w:marTop w:val="0"/>
      <w:marBottom w:val="0"/>
      <w:divBdr>
        <w:top w:val="none" w:sz="0" w:space="0" w:color="auto"/>
        <w:left w:val="none" w:sz="0" w:space="0" w:color="auto"/>
        <w:bottom w:val="none" w:sz="0" w:space="0" w:color="auto"/>
        <w:right w:val="none" w:sz="0" w:space="0" w:color="auto"/>
      </w:divBdr>
    </w:div>
    <w:div w:id="1926259127">
      <w:bodyDiv w:val="1"/>
      <w:marLeft w:val="0"/>
      <w:marRight w:val="0"/>
      <w:marTop w:val="0"/>
      <w:marBottom w:val="0"/>
      <w:divBdr>
        <w:top w:val="none" w:sz="0" w:space="0" w:color="auto"/>
        <w:left w:val="none" w:sz="0" w:space="0" w:color="auto"/>
        <w:bottom w:val="none" w:sz="0" w:space="0" w:color="auto"/>
        <w:right w:val="none" w:sz="0" w:space="0" w:color="auto"/>
      </w:divBdr>
    </w:div>
    <w:div w:id="1929731887">
      <w:bodyDiv w:val="1"/>
      <w:marLeft w:val="0"/>
      <w:marRight w:val="0"/>
      <w:marTop w:val="0"/>
      <w:marBottom w:val="0"/>
      <w:divBdr>
        <w:top w:val="none" w:sz="0" w:space="0" w:color="auto"/>
        <w:left w:val="none" w:sz="0" w:space="0" w:color="auto"/>
        <w:bottom w:val="none" w:sz="0" w:space="0" w:color="auto"/>
        <w:right w:val="none" w:sz="0" w:space="0" w:color="auto"/>
      </w:divBdr>
    </w:div>
    <w:div w:id="1932153083">
      <w:bodyDiv w:val="1"/>
      <w:marLeft w:val="0"/>
      <w:marRight w:val="0"/>
      <w:marTop w:val="0"/>
      <w:marBottom w:val="0"/>
      <w:divBdr>
        <w:top w:val="none" w:sz="0" w:space="0" w:color="auto"/>
        <w:left w:val="none" w:sz="0" w:space="0" w:color="auto"/>
        <w:bottom w:val="none" w:sz="0" w:space="0" w:color="auto"/>
        <w:right w:val="none" w:sz="0" w:space="0" w:color="auto"/>
      </w:divBdr>
    </w:div>
    <w:div w:id="1933246940">
      <w:bodyDiv w:val="1"/>
      <w:marLeft w:val="0"/>
      <w:marRight w:val="0"/>
      <w:marTop w:val="0"/>
      <w:marBottom w:val="0"/>
      <w:divBdr>
        <w:top w:val="none" w:sz="0" w:space="0" w:color="auto"/>
        <w:left w:val="none" w:sz="0" w:space="0" w:color="auto"/>
        <w:bottom w:val="none" w:sz="0" w:space="0" w:color="auto"/>
        <w:right w:val="none" w:sz="0" w:space="0" w:color="auto"/>
      </w:divBdr>
    </w:div>
    <w:div w:id="1959608121">
      <w:bodyDiv w:val="1"/>
      <w:marLeft w:val="0"/>
      <w:marRight w:val="0"/>
      <w:marTop w:val="0"/>
      <w:marBottom w:val="0"/>
      <w:divBdr>
        <w:top w:val="none" w:sz="0" w:space="0" w:color="auto"/>
        <w:left w:val="none" w:sz="0" w:space="0" w:color="auto"/>
        <w:bottom w:val="none" w:sz="0" w:space="0" w:color="auto"/>
        <w:right w:val="none" w:sz="0" w:space="0" w:color="auto"/>
      </w:divBdr>
      <w:divsChild>
        <w:div w:id="179776910">
          <w:marLeft w:val="0"/>
          <w:marRight w:val="0"/>
          <w:marTop w:val="0"/>
          <w:marBottom w:val="0"/>
          <w:divBdr>
            <w:top w:val="none" w:sz="0" w:space="0" w:color="auto"/>
            <w:left w:val="none" w:sz="0" w:space="0" w:color="auto"/>
            <w:bottom w:val="none" w:sz="0" w:space="0" w:color="auto"/>
            <w:right w:val="none" w:sz="0" w:space="0" w:color="auto"/>
          </w:divBdr>
        </w:div>
        <w:div w:id="993217196">
          <w:marLeft w:val="0"/>
          <w:marRight w:val="0"/>
          <w:marTop w:val="0"/>
          <w:marBottom w:val="0"/>
          <w:divBdr>
            <w:top w:val="none" w:sz="0" w:space="0" w:color="auto"/>
            <w:left w:val="none" w:sz="0" w:space="0" w:color="auto"/>
            <w:bottom w:val="none" w:sz="0" w:space="0" w:color="auto"/>
            <w:right w:val="none" w:sz="0" w:space="0" w:color="auto"/>
          </w:divBdr>
        </w:div>
        <w:div w:id="914507300">
          <w:marLeft w:val="0"/>
          <w:marRight w:val="0"/>
          <w:marTop w:val="0"/>
          <w:marBottom w:val="0"/>
          <w:divBdr>
            <w:top w:val="none" w:sz="0" w:space="0" w:color="auto"/>
            <w:left w:val="none" w:sz="0" w:space="0" w:color="auto"/>
            <w:bottom w:val="none" w:sz="0" w:space="0" w:color="auto"/>
            <w:right w:val="none" w:sz="0" w:space="0" w:color="auto"/>
          </w:divBdr>
        </w:div>
        <w:div w:id="1689021605">
          <w:marLeft w:val="0"/>
          <w:marRight w:val="0"/>
          <w:marTop w:val="0"/>
          <w:marBottom w:val="0"/>
          <w:divBdr>
            <w:top w:val="none" w:sz="0" w:space="0" w:color="auto"/>
            <w:left w:val="none" w:sz="0" w:space="0" w:color="auto"/>
            <w:bottom w:val="none" w:sz="0" w:space="0" w:color="auto"/>
            <w:right w:val="none" w:sz="0" w:space="0" w:color="auto"/>
          </w:divBdr>
        </w:div>
        <w:div w:id="457575241">
          <w:marLeft w:val="0"/>
          <w:marRight w:val="0"/>
          <w:marTop w:val="0"/>
          <w:marBottom w:val="0"/>
          <w:divBdr>
            <w:top w:val="none" w:sz="0" w:space="0" w:color="auto"/>
            <w:left w:val="none" w:sz="0" w:space="0" w:color="auto"/>
            <w:bottom w:val="none" w:sz="0" w:space="0" w:color="auto"/>
            <w:right w:val="none" w:sz="0" w:space="0" w:color="auto"/>
          </w:divBdr>
        </w:div>
      </w:divsChild>
    </w:div>
    <w:div w:id="1961917323">
      <w:bodyDiv w:val="1"/>
      <w:marLeft w:val="0"/>
      <w:marRight w:val="0"/>
      <w:marTop w:val="0"/>
      <w:marBottom w:val="0"/>
      <w:divBdr>
        <w:top w:val="none" w:sz="0" w:space="0" w:color="auto"/>
        <w:left w:val="none" w:sz="0" w:space="0" w:color="auto"/>
        <w:bottom w:val="none" w:sz="0" w:space="0" w:color="auto"/>
        <w:right w:val="none" w:sz="0" w:space="0" w:color="auto"/>
      </w:divBdr>
    </w:div>
    <w:div w:id="1964075162">
      <w:bodyDiv w:val="1"/>
      <w:marLeft w:val="0"/>
      <w:marRight w:val="0"/>
      <w:marTop w:val="0"/>
      <w:marBottom w:val="0"/>
      <w:divBdr>
        <w:top w:val="none" w:sz="0" w:space="0" w:color="auto"/>
        <w:left w:val="none" w:sz="0" w:space="0" w:color="auto"/>
        <w:bottom w:val="none" w:sz="0" w:space="0" w:color="auto"/>
        <w:right w:val="none" w:sz="0" w:space="0" w:color="auto"/>
      </w:divBdr>
    </w:div>
    <w:div w:id="1979526927">
      <w:bodyDiv w:val="1"/>
      <w:marLeft w:val="0"/>
      <w:marRight w:val="0"/>
      <w:marTop w:val="0"/>
      <w:marBottom w:val="0"/>
      <w:divBdr>
        <w:top w:val="none" w:sz="0" w:space="0" w:color="auto"/>
        <w:left w:val="none" w:sz="0" w:space="0" w:color="auto"/>
        <w:bottom w:val="none" w:sz="0" w:space="0" w:color="auto"/>
        <w:right w:val="none" w:sz="0" w:space="0" w:color="auto"/>
      </w:divBdr>
    </w:div>
    <w:div w:id="1992446594">
      <w:bodyDiv w:val="1"/>
      <w:marLeft w:val="0"/>
      <w:marRight w:val="0"/>
      <w:marTop w:val="0"/>
      <w:marBottom w:val="0"/>
      <w:divBdr>
        <w:top w:val="none" w:sz="0" w:space="0" w:color="auto"/>
        <w:left w:val="none" w:sz="0" w:space="0" w:color="auto"/>
        <w:bottom w:val="none" w:sz="0" w:space="0" w:color="auto"/>
        <w:right w:val="none" w:sz="0" w:space="0" w:color="auto"/>
      </w:divBdr>
    </w:div>
    <w:div w:id="2001542779">
      <w:bodyDiv w:val="1"/>
      <w:marLeft w:val="0"/>
      <w:marRight w:val="0"/>
      <w:marTop w:val="0"/>
      <w:marBottom w:val="0"/>
      <w:divBdr>
        <w:top w:val="none" w:sz="0" w:space="0" w:color="auto"/>
        <w:left w:val="none" w:sz="0" w:space="0" w:color="auto"/>
        <w:bottom w:val="none" w:sz="0" w:space="0" w:color="auto"/>
        <w:right w:val="none" w:sz="0" w:space="0" w:color="auto"/>
      </w:divBdr>
    </w:div>
    <w:div w:id="2004818815">
      <w:bodyDiv w:val="1"/>
      <w:marLeft w:val="0"/>
      <w:marRight w:val="0"/>
      <w:marTop w:val="0"/>
      <w:marBottom w:val="0"/>
      <w:divBdr>
        <w:top w:val="none" w:sz="0" w:space="0" w:color="auto"/>
        <w:left w:val="none" w:sz="0" w:space="0" w:color="auto"/>
        <w:bottom w:val="none" w:sz="0" w:space="0" w:color="auto"/>
        <w:right w:val="none" w:sz="0" w:space="0" w:color="auto"/>
      </w:divBdr>
    </w:div>
    <w:div w:id="2020617101">
      <w:bodyDiv w:val="1"/>
      <w:marLeft w:val="0"/>
      <w:marRight w:val="0"/>
      <w:marTop w:val="0"/>
      <w:marBottom w:val="0"/>
      <w:divBdr>
        <w:top w:val="none" w:sz="0" w:space="0" w:color="auto"/>
        <w:left w:val="none" w:sz="0" w:space="0" w:color="auto"/>
        <w:bottom w:val="none" w:sz="0" w:space="0" w:color="auto"/>
        <w:right w:val="none" w:sz="0" w:space="0" w:color="auto"/>
      </w:divBdr>
    </w:div>
    <w:div w:id="2029023057">
      <w:bodyDiv w:val="1"/>
      <w:marLeft w:val="0"/>
      <w:marRight w:val="0"/>
      <w:marTop w:val="0"/>
      <w:marBottom w:val="0"/>
      <w:divBdr>
        <w:top w:val="none" w:sz="0" w:space="0" w:color="auto"/>
        <w:left w:val="none" w:sz="0" w:space="0" w:color="auto"/>
        <w:bottom w:val="none" w:sz="0" w:space="0" w:color="auto"/>
        <w:right w:val="none" w:sz="0" w:space="0" w:color="auto"/>
      </w:divBdr>
    </w:div>
    <w:div w:id="2030983950">
      <w:bodyDiv w:val="1"/>
      <w:marLeft w:val="0"/>
      <w:marRight w:val="0"/>
      <w:marTop w:val="0"/>
      <w:marBottom w:val="0"/>
      <w:divBdr>
        <w:top w:val="none" w:sz="0" w:space="0" w:color="auto"/>
        <w:left w:val="none" w:sz="0" w:space="0" w:color="auto"/>
        <w:bottom w:val="none" w:sz="0" w:space="0" w:color="auto"/>
        <w:right w:val="none" w:sz="0" w:space="0" w:color="auto"/>
      </w:divBdr>
    </w:div>
    <w:div w:id="2048985967">
      <w:bodyDiv w:val="1"/>
      <w:marLeft w:val="0"/>
      <w:marRight w:val="0"/>
      <w:marTop w:val="0"/>
      <w:marBottom w:val="0"/>
      <w:divBdr>
        <w:top w:val="none" w:sz="0" w:space="0" w:color="auto"/>
        <w:left w:val="none" w:sz="0" w:space="0" w:color="auto"/>
        <w:bottom w:val="none" w:sz="0" w:space="0" w:color="auto"/>
        <w:right w:val="none" w:sz="0" w:space="0" w:color="auto"/>
      </w:divBdr>
    </w:div>
    <w:div w:id="2069641656">
      <w:bodyDiv w:val="1"/>
      <w:marLeft w:val="0"/>
      <w:marRight w:val="0"/>
      <w:marTop w:val="0"/>
      <w:marBottom w:val="0"/>
      <w:divBdr>
        <w:top w:val="none" w:sz="0" w:space="0" w:color="auto"/>
        <w:left w:val="none" w:sz="0" w:space="0" w:color="auto"/>
        <w:bottom w:val="none" w:sz="0" w:space="0" w:color="auto"/>
        <w:right w:val="none" w:sz="0" w:space="0" w:color="auto"/>
      </w:divBdr>
    </w:div>
    <w:div w:id="2070879007">
      <w:bodyDiv w:val="1"/>
      <w:marLeft w:val="0"/>
      <w:marRight w:val="0"/>
      <w:marTop w:val="0"/>
      <w:marBottom w:val="0"/>
      <w:divBdr>
        <w:top w:val="none" w:sz="0" w:space="0" w:color="auto"/>
        <w:left w:val="none" w:sz="0" w:space="0" w:color="auto"/>
        <w:bottom w:val="none" w:sz="0" w:space="0" w:color="auto"/>
        <w:right w:val="none" w:sz="0" w:space="0" w:color="auto"/>
      </w:divBdr>
    </w:div>
    <w:div w:id="2092971590">
      <w:bodyDiv w:val="1"/>
      <w:marLeft w:val="0"/>
      <w:marRight w:val="0"/>
      <w:marTop w:val="0"/>
      <w:marBottom w:val="0"/>
      <w:divBdr>
        <w:top w:val="none" w:sz="0" w:space="0" w:color="auto"/>
        <w:left w:val="none" w:sz="0" w:space="0" w:color="auto"/>
        <w:bottom w:val="none" w:sz="0" w:space="0" w:color="auto"/>
        <w:right w:val="none" w:sz="0" w:space="0" w:color="auto"/>
      </w:divBdr>
    </w:div>
    <w:div w:id="2094545912">
      <w:bodyDiv w:val="1"/>
      <w:marLeft w:val="0"/>
      <w:marRight w:val="0"/>
      <w:marTop w:val="0"/>
      <w:marBottom w:val="0"/>
      <w:divBdr>
        <w:top w:val="none" w:sz="0" w:space="0" w:color="auto"/>
        <w:left w:val="none" w:sz="0" w:space="0" w:color="auto"/>
        <w:bottom w:val="none" w:sz="0" w:space="0" w:color="auto"/>
        <w:right w:val="none" w:sz="0" w:space="0" w:color="auto"/>
      </w:divBdr>
    </w:div>
    <w:div w:id="2115401660">
      <w:bodyDiv w:val="1"/>
      <w:marLeft w:val="0"/>
      <w:marRight w:val="0"/>
      <w:marTop w:val="0"/>
      <w:marBottom w:val="0"/>
      <w:divBdr>
        <w:top w:val="none" w:sz="0" w:space="0" w:color="auto"/>
        <w:left w:val="none" w:sz="0" w:space="0" w:color="auto"/>
        <w:bottom w:val="none" w:sz="0" w:space="0" w:color="auto"/>
        <w:right w:val="none" w:sz="0" w:space="0" w:color="auto"/>
      </w:divBdr>
    </w:div>
    <w:div w:id="2124297581">
      <w:bodyDiv w:val="1"/>
      <w:marLeft w:val="0"/>
      <w:marRight w:val="0"/>
      <w:marTop w:val="0"/>
      <w:marBottom w:val="0"/>
      <w:divBdr>
        <w:top w:val="none" w:sz="0" w:space="0" w:color="auto"/>
        <w:left w:val="none" w:sz="0" w:space="0" w:color="auto"/>
        <w:bottom w:val="none" w:sz="0" w:space="0" w:color="auto"/>
        <w:right w:val="none" w:sz="0" w:space="0" w:color="auto"/>
      </w:divBdr>
    </w:div>
    <w:div w:id="2131971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royalsocietypublishing.org/doi/10.1098/rspb.2019.0795?utm_source=chatgpt.com" TargetMode="External"/><Relationship Id="rId13" Type="http://schemas.openxmlformats.org/officeDocument/2006/relationships/hyperlink" Target="https://pubmed.ncbi.nlm.nih.gov/?term=%22Eccard%20JA%22%5BAuthor%5D" TargetMode="External"/><Relationship Id="rId3" Type="http://schemas.openxmlformats.org/officeDocument/2006/relationships/hyperlink" Target="https://royalsocietypublishing.org/doi/10.1098/rspb.2019.0795?utm_source=chatgpt.com" TargetMode="External"/><Relationship Id="rId7" Type="http://schemas.openxmlformats.org/officeDocument/2006/relationships/hyperlink" Target="https://royalsocietypublishing.org/doi/10.1098/rspb.2019.0795?utm_source=chatgpt.com" TargetMode="External"/><Relationship Id="rId12" Type="http://schemas.openxmlformats.org/officeDocument/2006/relationships/hyperlink" Target="https://royalsocietypublishing.org/doi/10.1098/rspb.2019.0795?utm_source=chatgpt.com" TargetMode="External"/><Relationship Id="rId2" Type="http://schemas.openxmlformats.org/officeDocument/2006/relationships/hyperlink" Target="https://royalsocietypublishing.org/doi/10.1098/rspb.2019.0795?utm_source=chatgpt.com" TargetMode="External"/><Relationship Id="rId16" Type="http://schemas.openxmlformats.org/officeDocument/2006/relationships/hyperlink" Target="https://pubmed.ncbi.nlm.nih.gov/33141325/" TargetMode="External"/><Relationship Id="rId1" Type="http://schemas.openxmlformats.org/officeDocument/2006/relationships/hyperlink" Target="https://royalsocietypublishing.org/doi/10.1098/rspb.2019.0795?utm_source=chatgpt.com" TargetMode="External"/><Relationship Id="rId6" Type="http://schemas.openxmlformats.org/officeDocument/2006/relationships/hyperlink" Target="https://royalsocietypublishing.org/doi/10.1098/rspb.2019.0795?utm_source=chatgpt.com" TargetMode="External"/><Relationship Id="rId11" Type="http://schemas.openxmlformats.org/officeDocument/2006/relationships/hyperlink" Target="https://royalsocietypublishing.org/doi/10.1098/rspb.2019.0795?utm_source=chatgpt.com" TargetMode="External"/><Relationship Id="rId5" Type="http://schemas.openxmlformats.org/officeDocument/2006/relationships/hyperlink" Target="https://royalsocietypublishing.org/doi/10.1098/rspb.2019.0795?utm_source=chatgpt.com" TargetMode="External"/><Relationship Id="rId15" Type="http://schemas.openxmlformats.org/officeDocument/2006/relationships/hyperlink" Target="https://pubmed.ncbi.nlm.nih.gov/?term=%22Dammhahn%20M%22%5BAuthor%5D" TargetMode="External"/><Relationship Id="rId10" Type="http://schemas.openxmlformats.org/officeDocument/2006/relationships/hyperlink" Target="https://royalsocietypublishing.org/doi/10.1098/rspb.2019.0795?utm_source=chatgpt.com" TargetMode="External"/><Relationship Id="rId4" Type="http://schemas.openxmlformats.org/officeDocument/2006/relationships/hyperlink" Target="https://royalsocietypublishing.org/doi/10.1098/rspb.2019.0795?utm_source=chatgpt.com" TargetMode="External"/><Relationship Id="rId9" Type="http://schemas.openxmlformats.org/officeDocument/2006/relationships/hyperlink" Target="https://royalsocietypublishing.org/doi/10.1098/rspb.2019.0795?utm_source=chatgpt.com" TargetMode="External"/><Relationship Id="rId14" Type="http://schemas.openxmlformats.org/officeDocument/2006/relationships/hyperlink" Target="https://pubmed.ncbi.nlm.nih.gov/?term=%22Liesenjohann%20T%22%5BAuthor%5D"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microsoft.com/office/2011/relationships/people" Target="people.xm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mailto:bjr@ln.nimh.nih.gov"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www.mathworks.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mailto:rossella.falcone@einsteinmed.edu"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www.mathworks.com/"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nei.nih.gov/intramural/software" TargetMode="External"/><Relationship Id="rId48" Type="http://schemas.openxmlformats.org/officeDocument/2006/relationships/theme" Target="theme/theme1.xm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1D002-1FFB-4294-AF35-84243A059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27</Pages>
  <Words>5237</Words>
  <Characters>29857</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Siyu Wang</cp:lastModifiedBy>
  <cp:revision>62</cp:revision>
  <dcterms:created xsi:type="dcterms:W3CDTF">2025-08-03T14:35:00Z</dcterms:created>
  <dcterms:modified xsi:type="dcterms:W3CDTF">2025-08-03T15:51:00Z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