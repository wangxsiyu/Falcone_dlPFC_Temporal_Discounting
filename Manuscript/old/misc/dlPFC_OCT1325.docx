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1A8A4" w14:textId="145DC214" w:rsidR="00866122" w:rsidRDefault="00CB1623"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Title: </w:t>
      </w:r>
      <w:r w:rsidR="00342E4F">
        <w:rPr>
          <w:rFonts w:ascii="Times New Roman" w:eastAsia="Times New Roman" w:hAnsi="Times New Roman" w:cs="Times New Roman"/>
          <w:bCs/>
          <w:sz w:val="24"/>
          <w:szCs w:val="24"/>
        </w:rPr>
        <w:t>T</w:t>
      </w:r>
      <w:r w:rsidR="00DD7510" w:rsidRPr="00DD7510">
        <w:rPr>
          <w:rFonts w:ascii="Times New Roman" w:eastAsia="Times New Roman" w:hAnsi="Times New Roman" w:cs="Times New Roman"/>
          <w:bCs/>
          <w:sz w:val="24"/>
          <w:szCs w:val="24"/>
        </w:rPr>
        <w:t>emporal discounting strategies</w:t>
      </w:r>
      <w:r w:rsidR="00342E4F">
        <w:rPr>
          <w:rFonts w:ascii="Times New Roman" w:eastAsia="Times New Roman" w:hAnsi="Times New Roman" w:cs="Times New Roman"/>
          <w:bCs/>
          <w:sz w:val="24"/>
          <w:szCs w:val="24"/>
        </w:rPr>
        <w:t xml:space="preserve"> are represented in the dorsolateral prefrontal cortex</w:t>
      </w:r>
      <w:r w:rsidR="002F6C4F">
        <w:rPr>
          <w:rFonts w:ascii="Times New Roman" w:eastAsia="Times New Roman" w:hAnsi="Times New Roman" w:cs="Times New Roman"/>
          <w:bCs/>
          <w:sz w:val="24"/>
          <w:szCs w:val="24"/>
        </w:rPr>
        <w:t xml:space="preserve"> </w:t>
      </w:r>
      <w:r w:rsidR="00342E4F">
        <w:rPr>
          <w:rFonts w:ascii="Times New Roman" w:eastAsia="Times New Roman" w:hAnsi="Times New Roman" w:cs="Times New Roman"/>
          <w:bCs/>
          <w:sz w:val="24"/>
          <w:szCs w:val="24"/>
        </w:rPr>
        <w:t xml:space="preserve">of </w:t>
      </w:r>
      <w:r w:rsidR="002F6C4F">
        <w:rPr>
          <w:rFonts w:ascii="Times New Roman" w:eastAsia="Times New Roman" w:hAnsi="Times New Roman" w:cs="Times New Roman"/>
          <w:bCs/>
          <w:sz w:val="24"/>
          <w:szCs w:val="24"/>
        </w:rPr>
        <w:t>monkeys.</w:t>
      </w:r>
    </w:p>
    <w:p w14:paraId="20DC80CA" w14:textId="77777777" w:rsidR="00866122" w:rsidRDefault="00866122"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p>
    <w:p w14:paraId="4DB3DAF9" w14:textId="35FD5496" w:rsidR="00211F12" w:rsidRPr="00995E5C" w:rsidRDefault="00211F12" w:rsidP="00211F12">
      <w:pPr>
        <w:spacing w:after="0" w:line="24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Siyu Wang</w:t>
      </w:r>
      <w:r w:rsidRPr="00C154F7">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David B. Weintraub</w:t>
      </w:r>
      <w:commentRangeStart w:id="0"/>
      <w:commentRangeStart w:id="1"/>
      <w:commentRangeStart w:id="2"/>
      <w:commentRangeStart w:id="3"/>
      <w:r>
        <w:rPr>
          <w:rFonts w:ascii="Times New Roman" w:eastAsia="Times New Roman" w:hAnsi="Times New Roman" w:cs="Times New Roman"/>
          <w:sz w:val="24"/>
          <w:szCs w:val="24"/>
          <w:vertAlign w:val="superscript"/>
        </w:rPr>
        <w:t>2</w:t>
      </w:r>
      <w:commentRangeEnd w:id="0"/>
      <w:r w:rsidR="006C4460">
        <w:rPr>
          <w:rStyle w:val="CommentReference"/>
        </w:rPr>
        <w:commentReference w:id="0"/>
      </w:r>
      <w:commentRangeEnd w:id="1"/>
      <w:r w:rsidR="002B5069">
        <w:rPr>
          <w:rStyle w:val="CommentReference"/>
        </w:rPr>
        <w:commentReference w:id="1"/>
      </w:r>
      <w:commentRangeEnd w:id="2"/>
      <w:r w:rsidR="00342E4F">
        <w:rPr>
          <w:rStyle w:val="CommentReference"/>
        </w:rPr>
        <w:commentReference w:id="2"/>
      </w:r>
      <w:commentRangeEnd w:id="3"/>
      <w:r w:rsidR="00A716E9">
        <w:rPr>
          <w:rStyle w:val="CommentReference"/>
        </w:rPr>
        <w:commentReference w:id="3"/>
      </w:r>
      <w:r>
        <w:rPr>
          <w:rFonts w:ascii="Times New Roman" w:eastAsia="Times New Roman" w:hAnsi="Times New Roman" w:cs="Times New Roman"/>
          <w:sz w:val="24"/>
          <w:szCs w:val="24"/>
        </w:rPr>
        <w:t>,</w:t>
      </w:r>
      <w:r w:rsidR="00225FE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Mark</w:t>
      </w:r>
      <w:r w:rsidR="008D7B4B">
        <w:rPr>
          <w:rFonts w:ascii="Times New Roman" w:eastAsia="Times New Roman" w:hAnsi="Times New Roman" w:cs="Times New Roman"/>
          <w:sz w:val="24"/>
          <w:szCs w:val="24"/>
        </w:rPr>
        <w:t xml:space="preserve"> A. G.</w:t>
      </w:r>
      <w:r>
        <w:rPr>
          <w:rFonts w:ascii="Times New Roman" w:eastAsia="Times New Roman" w:hAnsi="Times New Roman" w:cs="Times New Roman"/>
          <w:sz w:val="24"/>
          <w:szCs w:val="24"/>
        </w:rPr>
        <w:t xml:space="preserve"> Eldridge</w:t>
      </w:r>
      <w:r w:rsidR="00E912AF">
        <w:rPr>
          <w:rFonts w:ascii="Times New Roman" w:eastAsia="Times New Roman" w:hAnsi="Times New Roman" w:cs="Times New Roman"/>
          <w:sz w:val="24"/>
          <w:szCs w:val="24"/>
          <w:vertAlign w:val="superscript"/>
        </w:rPr>
        <w:t>1,4</w:t>
      </w:r>
      <w:r w:rsidR="00225FE1">
        <w:rPr>
          <w:rFonts w:ascii="Times New Roman" w:eastAsia="Times New Roman" w:hAnsi="Times New Roman" w:cs="Times New Roman"/>
          <w:sz w:val="24"/>
          <w:szCs w:val="24"/>
        </w:rPr>
        <w:t>, Mariko McDougall</w:t>
      </w:r>
      <w:r w:rsidR="00225FE1">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 Barry J. Richmond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p>
    <w:p w14:paraId="07E46B23" w14:textId="77777777" w:rsidR="00211F12" w:rsidRDefault="00211F12" w:rsidP="00211F12">
      <w:pPr>
        <w:spacing w:after="0" w:line="240" w:lineRule="auto"/>
        <w:rPr>
          <w:rFonts w:ascii="Times New Roman" w:eastAsia="Times New Roman" w:hAnsi="Times New Roman" w:cs="Times New Roman"/>
          <w:sz w:val="24"/>
          <w:szCs w:val="24"/>
        </w:rPr>
      </w:pPr>
    </w:p>
    <w:p w14:paraId="60EEC7A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Affiliations:</w:t>
      </w:r>
    </w:p>
    <w:p w14:paraId="436F06E6"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1</w:t>
      </w:r>
      <w:r w:rsidRPr="00C331F5">
        <w:rPr>
          <w:rFonts w:ascii="Times New Roman" w:eastAsia="Times New Roman" w:hAnsi="Times New Roman" w:cs="Times New Roman"/>
        </w:rPr>
        <w:t>Laboratory of Neuropsychology, NIMH, Bethesda, MD, USA</w:t>
      </w:r>
    </w:p>
    <w:p w14:paraId="1568713C"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2</w:t>
      </w:r>
      <w:r w:rsidRPr="00C331F5">
        <w:rPr>
          <w:rFonts w:ascii="Times New Roman" w:eastAsia="Times New Roman" w:hAnsi="Times New Roman" w:cs="Times New Roman"/>
        </w:rPr>
        <w:t>Surgical Neurology Branch, NINDS, Bethesda, MD, USA</w:t>
      </w:r>
    </w:p>
    <w:p w14:paraId="62CCCFCE" w14:textId="3802321C" w:rsidR="00211F12" w:rsidRDefault="00211F12" w:rsidP="00515CC8">
      <w:pPr>
        <w:suppressLineNumbers/>
        <w:spacing w:after="0" w:line="240" w:lineRule="auto"/>
        <w:ind w:left="90" w:hanging="90"/>
        <w:jc w:val="both"/>
        <w:rPr>
          <w:rFonts w:ascii="Times New Roman" w:eastAsia="Times New Roman" w:hAnsi="Times New Roman" w:cs="Times New Roman"/>
        </w:rPr>
      </w:pPr>
      <w:r w:rsidRPr="00C331F5">
        <w:rPr>
          <w:rFonts w:ascii="Times New Roman" w:eastAsia="Times New Roman" w:hAnsi="Times New Roman" w:cs="Times New Roman"/>
          <w:vertAlign w:val="superscript"/>
        </w:rPr>
        <w:t>3</w:t>
      </w:r>
      <w:r w:rsidRPr="00C331F5">
        <w:rPr>
          <w:rFonts w:ascii="Times New Roman" w:hAnsi="Times New Roman" w:cs="Times New Roman"/>
          <w:color w:val="000000"/>
        </w:rPr>
        <w:t>Leo M. Davidoff Department of Neurological Surgery, Albert Einstein College of Medicine Montefiore Medical Center Bronx, NY USA</w:t>
      </w:r>
      <w:r w:rsidRPr="00C331F5">
        <w:rPr>
          <w:rFonts w:ascii="Times New Roman" w:eastAsia="Times New Roman" w:hAnsi="Times New Roman" w:cs="Times New Roman"/>
        </w:rPr>
        <w:t>.</w:t>
      </w:r>
    </w:p>
    <w:p w14:paraId="453C6ADA" w14:textId="1015CFC9" w:rsidR="00E912AF" w:rsidRPr="00E912AF" w:rsidRDefault="00E912AF" w:rsidP="00211F12">
      <w:pPr>
        <w:suppressLineNumbers/>
        <w:spacing w:after="0" w:line="240" w:lineRule="auto"/>
        <w:jc w:val="both"/>
        <w:rPr>
          <w:rFonts w:ascii="Times New Roman" w:eastAsia="Times New Roman" w:hAnsi="Times New Roman" w:cs="Times New Roman"/>
        </w:rPr>
      </w:pPr>
      <w:r w:rsidRPr="006B7FEB">
        <w:rPr>
          <w:rFonts w:ascii="Times New Roman" w:eastAsia="Times New Roman" w:hAnsi="Times New Roman" w:cs="Times New Roman"/>
          <w:vertAlign w:val="superscript"/>
        </w:rPr>
        <w:t>4</w:t>
      </w:r>
      <w:r w:rsidR="003A5FB8" w:rsidRPr="006B7FEB">
        <w:rPr>
          <w:rFonts w:ascii="Times New Roman" w:eastAsia="Times New Roman" w:hAnsi="Times New Roman" w:cs="Times New Roman"/>
        </w:rPr>
        <w:t>Newcastle University, Newca</w:t>
      </w:r>
      <w:r w:rsidR="006B7FEB" w:rsidRPr="006B7FEB">
        <w:rPr>
          <w:rFonts w:ascii="Times New Roman" w:eastAsia="Times New Roman" w:hAnsi="Times New Roman" w:cs="Times New Roman"/>
        </w:rPr>
        <w:t>s</w:t>
      </w:r>
      <w:r w:rsidR="003A5FB8" w:rsidRPr="006B7FEB">
        <w:rPr>
          <w:rFonts w:ascii="Times New Roman" w:eastAsia="Times New Roman" w:hAnsi="Times New Roman" w:cs="Times New Roman"/>
        </w:rPr>
        <w:t>tle upon Tyne, NE1 7RU</w:t>
      </w:r>
    </w:p>
    <w:p w14:paraId="664CF6D6"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1A66A40" w14:textId="1E78900D"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4" w:name="_heading=h.30j0zll" w:colFirst="0" w:colLast="0"/>
      <w:bookmarkEnd w:id="4"/>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Corresponding author</w:t>
      </w:r>
      <w:r w:rsidR="00642A19">
        <w:rPr>
          <w:rFonts w:ascii="Times New Roman" w:eastAsia="Times New Roman" w:hAnsi="Times New Roman" w:cs="Times New Roman"/>
          <w:b/>
          <w:color w:val="000000"/>
          <w:sz w:val="24"/>
          <w:szCs w:val="24"/>
        </w:rPr>
        <w:t>s</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w:t>
      </w:r>
    </w:p>
    <w:p w14:paraId="4270AF3B" w14:textId="54C82D24"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67B221E4" w14:textId="04591449"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0E7F1583" w14:textId="0C7FFFFF"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1E4D4958" w14:textId="09CE726D" w:rsidR="00642A19" w:rsidRPr="00420349" w:rsidRDefault="00225FE1"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fr-FR"/>
        </w:rPr>
      </w:pPr>
      <w:proofErr w:type="gramStart"/>
      <w:r w:rsidRPr="00420349">
        <w:rPr>
          <w:rFonts w:ascii="Times New Roman" w:eastAsia="Times New Roman" w:hAnsi="Times New Roman" w:cs="Times New Roman"/>
          <w:color w:val="000000"/>
          <w:sz w:val="24"/>
          <w:szCs w:val="24"/>
          <w:lang w:val="fr-FR"/>
        </w:rPr>
        <w:t>e-mail:</w:t>
      </w:r>
      <w:proofErr w:type="gramEnd"/>
      <w:r w:rsidR="00642A19" w:rsidRPr="00420349">
        <w:rPr>
          <w:rFonts w:ascii="Times New Roman" w:eastAsia="Times New Roman" w:hAnsi="Times New Roman" w:cs="Times New Roman"/>
          <w:color w:val="000000"/>
          <w:sz w:val="24"/>
          <w:szCs w:val="24"/>
          <w:lang w:val="fr-FR"/>
        </w:rPr>
        <w:t xml:space="preserve"> </w:t>
      </w:r>
      <w:r w:rsidR="00AF060C" w:rsidRPr="00420349">
        <w:rPr>
          <w:rFonts w:ascii="Times New Roman" w:hAnsi="Times New Roman" w:cs="Times New Roman"/>
          <w:sz w:val="24"/>
          <w:szCs w:val="24"/>
          <w:lang w:val="fr-FR"/>
        </w:rPr>
        <w:t>rossella.falcone@einsteinmed.edu</w:t>
      </w:r>
      <w:r w:rsidR="00642A19">
        <w:fldChar w:fldCharType="begin"/>
      </w:r>
      <w:r w:rsidR="00642A19" w:rsidRPr="00762C8E">
        <w:rPr>
          <w:lang w:val="fr-FR"/>
          <w:rPrChange w:id="5" w:author="Rossella Falcone" w:date="2025-10-13T09:34:00Z" w16du:dateUtc="2025-10-13T13:34:00Z">
            <w:rPr/>
          </w:rPrChange>
        </w:rPr>
        <w:instrText>HYPERLINK "mailto:"</w:instrText>
      </w:r>
      <w:r w:rsidR="00642A19">
        <w:fldChar w:fldCharType="separate"/>
      </w:r>
      <w:r w:rsidR="00642A19">
        <w:fldChar w:fldCharType="end"/>
      </w:r>
    </w:p>
    <w:p w14:paraId="37767A14" w14:textId="77777777" w:rsidR="00642A19" w:rsidRPr="00225FE1"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fr-FR"/>
        </w:rPr>
      </w:pPr>
    </w:p>
    <w:p w14:paraId="5846F26A" w14:textId="77777777" w:rsidR="00211F12" w:rsidRPr="00225FE1"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lang w:val="fr-FR"/>
        </w:rPr>
      </w:pPr>
      <w:r w:rsidRPr="00225FE1">
        <w:rPr>
          <w:rFonts w:ascii="Times New Roman" w:eastAsia="Times New Roman" w:hAnsi="Times New Roman" w:cs="Times New Roman"/>
          <w:color w:val="000000"/>
          <w:sz w:val="24"/>
          <w:szCs w:val="24"/>
          <w:lang w:val="fr-FR"/>
        </w:rPr>
        <w:t xml:space="preserve">Barry J. Richmond, MD </w:t>
      </w:r>
    </w:p>
    <w:p w14:paraId="34CEAC31"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Chief, Section on Neural Coding and Computation, Laboratory of Neuropsychology, NIMH/NIH/DHHS, </w:t>
      </w:r>
      <w:proofErr w:type="spellStart"/>
      <w:r>
        <w:rPr>
          <w:rFonts w:ascii="Times New Roman" w:eastAsia="Times New Roman" w:hAnsi="Times New Roman" w:cs="Times New Roman"/>
          <w:color w:val="000000"/>
          <w:sz w:val="24"/>
          <w:szCs w:val="24"/>
        </w:rPr>
        <w:t>Bldg</w:t>
      </w:r>
      <w:proofErr w:type="spellEnd"/>
      <w:r>
        <w:rPr>
          <w:rFonts w:ascii="Times New Roman" w:eastAsia="Times New Roman" w:hAnsi="Times New Roman" w:cs="Times New Roman"/>
          <w:color w:val="000000"/>
          <w:sz w:val="24"/>
          <w:szCs w:val="24"/>
        </w:rPr>
        <w:t xml:space="preserve"> 49, Rm 1B80, Bethesda, MD, 20892</w:t>
      </w:r>
    </w:p>
    <w:p w14:paraId="4FC02139" w14:textId="48AB5D65"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e</w:t>
      </w:r>
      <w:r w:rsidR="00225FE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mail: </w:t>
      </w:r>
      <w:hyperlink r:id="rId12">
        <w:r>
          <w:rPr>
            <w:rFonts w:ascii="Times New Roman" w:eastAsia="Times New Roman" w:hAnsi="Times New Roman" w:cs="Times New Roman"/>
            <w:color w:val="000000"/>
            <w:sz w:val="24"/>
            <w:szCs w:val="24"/>
            <w:u w:val="single"/>
          </w:rPr>
          <w:t>bjr@ln.nimh.nih.gov</w:t>
        </w:r>
      </w:hyperlink>
    </w:p>
    <w:p w14:paraId="18C7733B"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p>
    <w:p w14:paraId="369C6B03"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pages:</w:t>
      </w:r>
      <w:r>
        <w:rPr>
          <w:rFonts w:ascii="Times New Roman" w:eastAsia="Times New Roman" w:hAnsi="Times New Roman" w:cs="Times New Roman"/>
          <w:color w:val="000000"/>
          <w:sz w:val="24"/>
          <w:szCs w:val="24"/>
        </w:rPr>
        <w:t xml:space="preserve"> </w:t>
      </w:r>
    </w:p>
    <w:p w14:paraId="29C21DF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figures:</w:t>
      </w:r>
    </w:p>
    <w:p w14:paraId="17057331"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Abstract:</w:t>
      </w:r>
      <w:r>
        <w:rPr>
          <w:rFonts w:ascii="Times New Roman" w:eastAsia="Times New Roman" w:hAnsi="Times New Roman" w:cs="Times New Roman"/>
          <w:color w:val="000000"/>
          <w:sz w:val="24"/>
          <w:szCs w:val="24"/>
        </w:rPr>
        <w:t xml:space="preserve"> </w:t>
      </w:r>
    </w:p>
    <w:p w14:paraId="4720D114"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Introduction:</w:t>
      </w:r>
      <w:r>
        <w:rPr>
          <w:rFonts w:ascii="Times New Roman" w:eastAsia="Times New Roman" w:hAnsi="Times New Roman" w:cs="Times New Roman"/>
          <w:color w:val="000000"/>
          <w:sz w:val="24"/>
          <w:szCs w:val="24"/>
        </w:rPr>
        <w:t xml:space="preserve"> </w:t>
      </w:r>
    </w:p>
    <w:p w14:paraId="5101C189"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Discussion:</w:t>
      </w:r>
    </w:p>
    <w:p w14:paraId="4B6A735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DD8CBBE"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xml:space="preserve"> The authors declare no competing financial interests.</w:t>
      </w:r>
    </w:p>
    <w:p w14:paraId="110D15C3" w14:textId="77777777" w:rsidR="00211F12" w:rsidRDefault="00211F12" w:rsidP="00211F12">
      <w:pPr>
        <w:spacing w:after="0" w:line="240" w:lineRule="auto"/>
        <w:rPr>
          <w:rFonts w:ascii="Times New Roman" w:eastAsia="Times New Roman" w:hAnsi="Times New Roman" w:cs="Times New Roman"/>
          <w:sz w:val="24"/>
          <w:szCs w:val="24"/>
        </w:rPr>
      </w:pPr>
    </w:p>
    <w:p w14:paraId="3E08963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Acknowledgments: </w:t>
      </w:r>
    </w:p>
    <w:p w14:paraId="43C668F1" w14:textId="77777777" w:rsidR="00C925C2" w:rsidRPr="00C925C2" w:rsidRDefault="00C925C2" w:rsidP="00C925C2">
      <w:pPr>
        <w:spacing w:after="0" w:line="240" w:lineRule="auto"/>
        <w:rPr>
          <w:rFonts w:ascii="Times New Roman" w:eastAsia="Times New Roman" w:hAnsi="Times New Roman" w:cs="Times New Roman"/>
          <w:sz w:val="24"/>
          <w:szCs w:val="24"/>
        </w:rPr>
      </w:pPr>
      <w:r w:rsidRPr="00C925C2">
        <w:rPr>
          <w:rFonts w:ascii="Times New Roman" w:eastAsia="Times New Roman" w:hAnsi="Times New Roman" w:cs="Times New Roman"/>
          <w:sz w:val="24"/>
          <w:szCs w:val="24"/>
        </w:rPr>
        <w:t>This research was supported in part by the Intramural Research Program of the National Institutes of Health (NIH). The contributions of the NIH author(s) were made as part of their official duties as NIH federal employees, </w:t>
      </w:r>
      <w:proofErr w:type="gramStart"/>
      <w:r w:rsidRPr="00C925C2">
        <w:rPr>
          <w:rFonts w:ascii="Times New Roman" w:eastAsia="Times New Roman" w:hAnsi="Times New Roman" w:cs="Times New Roman"/>
          <w:sz w:val="24"/>
          <w:szCs w:val="24"/>
        </w:rPr>
        <w:t>are in compliance with</w:t>
      </w:r>
      <w:proofErr w:type="gramEnd"/>
      <w:r w:rsidRPr="00C925C2">
        <w:rPr>
          <w:rFonts w:ascii="Times New Roman" w:eastAsia="Times New Roman" w:hAnsi="Times New Roman" w:cs="Times New Roman"/>
          <w:sz w:val="24"/>
          <w:szCs w:val="24"/>
        </w:rPr>
        <w:t xml:space="preserve"> agency policy requirements, and are considered Works of the United States Government. However, the findings and conclusions presented in this paper are those of the author(s) and do not necessarily reflect the views of the NIH or the U.S. Department of Health and Human Services.</w:t>
      </w:r>
    </w:p>
    <w:p w14:paraId="220A8776" w14:textId="429DE048" w:rsidR="00211F12" w:rsidRDefault="00000000" w:rsidP="00211F12">
      <w:pPr>
        <w:spacing w:after="0" w:line="240" w:lineRule="auto"/>
        <w:rPr>
          <w:rFonts w:ascii="Times New Roman" w:eastAsia="Times New Roman" w:hAnsi="Times New Roman" w:cs="Times New Roman"/>
          <w:i/>
          <w:color w:val="FF0000"/>
          <w:sz w:val="24"/>
          <w:szCs w:val="24"/>
        </w:rPr>
      </w:pPr>
      <w:sdt>
        <w:sdtPr>
          <w:tag w:val="goog_rdk_4"/>
          <w:id w:val="-2028628276"/>
        </w:sdtPr>
        <w:sdtContent/>
      </w:sdt>
      <w:r w:rsidR="00211F12">
        <w:rPr>
          <w:rFonts w:ascii="Times New Roman" w:eastAsia="Times New Roman" w:hAnsi="Times New Roman" w:cs="Times New Roman"/>
          <w:i/>
          <w:color w:val="FF0000"/>
          <w:sz w:val="24"/>
          <w:szCs w:val="24"/>
        </w:rPr>
        <w:t xml:space="preserve"> </w:t>
      </w:r>
    </w:p>
    <w:p w14:paraId="358F61BD" w14:textId="77777777" w:rsidR="00211F12" w:rsidRPr="002A5CAF" w:rsidRDefault="00211F12" w:rsidP="00211F12">
      <w:pPr>
        <w:spacing w:after="0" w:line="240" w:lineRule="auto"/>
        <w:rPr>
          <w:rFonts w:ascii="Times New Roman" w:eastAsia="Times New Roman" w:hAnsi="Times New Roman" w:cs="Times New Roman"/>
          <w:b/>
          <w:sz w:val="24"/>
          <w:szCs w:val="24"/>
        </w:rPr>
      </w:pPr>
      <w:r w:rsidRPr="00302E13">
        <w:rPr>
          <w:rFonts w:ascii="Times New Roman" w:eastAsia="Times New Roman" w:hAnsi="Times New Roman" w:cs="Times New Roman"/>
          <w:b/>
          <w:sz w:val="24"/>
          <w:szCs w:val="24"/>
        </w:rPr>
        <w:t>Authors contribution:</w:t>
      </w:r>
      <w:r w:rsidRPr="002A5CAF">
        <w:rPr>
          <w:rFonts w:ascii="Times New Roman" w:eastAsia="Times New Roman" w:hAnsi="Times New Roman" w:cs="Times New Roman"/>
          <w:b/>
          <w:sz w:val="24"/>
          <w:szCs w:val="24"/>
        </w:rPr>
        <w:t xml:space="preserve"> </w:t>
      </w:r>
    </w:p>
    <w:p w14:paraId="08BEE957" w14:textId="48827513" w:rsidR="00CB1623" w:rsidRDefault="00211F12" w:rsidP="00F24C17">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DW</w:t>
      </w:r>
      <w:r w:rsidR="00247637">
        <w:rPr>
          <w:rFonts w:ascii="Times New Roman" w:eastAsia="Times New Roman" w:hAnsi="Times New Roman" w:cs="Times New Roman"/>
          <w:bCs/>
          <w:sz w:val="24"/>
          <w:szCs w:val="24"/>
        </w:rPr>
        <w:t xml:space="preserve">, </w:t>
      </w:r>
      <w:r w:rsidRPr="00752B6C">
        <w:rPr>
          <w:rFonts w:ascii="Times New Roman" w:eastAsia="Times New Roman" w:hAnsi="Times New Roman" w:cs="Times New Roman"/>
          <w:bCs/>
          <w:sz w:val="24"/>
          <w:szCs w:val="24"/>
        </w:rPr>
        <w:t xml:space="preserve">BR </w:t>
      </w:r>
      <w:r w:rsidR="00247637">
        <w:rPr>
          <w:rFonts w:ascii="Times New Roman" w:eastAsia="Times New Roman" w:hAnsi="Times New Roman" w:cs="Times New Roman"/>
          <w:bCs/>
          <w:sz w:val="24"/>
          <w:szCs w:val="24"/>
        </w:rPr>
        <w:t xml:space="preserve">and RF </w:t>
      </w:r>
      <w:r w:rsidRPr="00752B6C">
        <w:rPr>
          <w:rFonts w:ascii="Times New Roman" w:eastAsia="Times New Roman" w:hAnsi="Times New Roman" w:cs="Times New Roman"/>
          <w:bCs/>
          <w:sz w:val="24"/>
          <w:szCs w:val="24"/>
        </w:rPr>
        <w:t xml:space="preserve">conceived and designed the task. </w:t>
      </w:r>
      <w:r>
        <w:rPr>
          <w:rFonts w:ascii="Times New Roman" w:eastAsia="Times New Roman" w:hAnsi="Times New Roman" w:cs="Times New Roman"/>
          <w:bCs/>
          <w:sz w:val="24"/>
          <w:szCs w:val="24"/>
        </w:rPr>
        <w:t xml:space="preserve">RF, DW </w:t>
      </w:r>
      <w:r w:rsidR="0099659F">
        <w:rPr>
          <w:rFonts w:ascii="Times New Roman" w:eastAsia="Times New Roman" w:hAnsi="Times New Roman" w:cs="Times New Roman"/>
          <w:bCs/>
          <w:sz w:val="24"/>
          <w:szCs w:val="24"/>
        </w:rPr>
        <w:t>collected the data</w:t>
      </w:r>
      <w:r w:rsidRPr="00752B6C">
        <w:rPr>
          <w:rFonts w:ascii="Times New Roman" w:eastAsia="Times New Roman" w:hAnsi="Times New Roman" w:cs="Times New Roman"/>
          <w:bCs/>
          <w:sz w:val="24"/>
          <w:szCs w:val="24"/>
        </w:rPr>
        <w:t xml:space="preserve">. </w:t>
      </w:r>
      <w:r w:rsidR="00F71805">
        <w:rPr>
          <w:rFonts w:ascii="Times New Roman" w:eastAsia="Times New Roman" w:hAnsi="Times New Roman" w:cs="Times New Roman"/>
          <w:bCs/>
          <w:sz w:val="24"/>
          <w:szCs w:val="24"/>
        </w:rPr>
        <w:t xml:space="preserve">RF and DW sorted the data. </w:t>
      </w:r>
      <w:r w:rsidRPr="00752B6C">
        <w:rPr>
          <w:rFonts w:ascii="Times New Roman" w:eastAsia="Times New Roman" w:hAnsi="Times New Roman" w:cs="Times New Roman"/>
          <w:bCs/>
          <w:sz w:val="24"/>
          <w:szCs w:val="24"/>
        </w:rPr>
        <w:t>SW</w:t>
      </w:r>
      <w:r w:rsidR="007045E6">
        <w:rPr>
          <w:rFonts w:ascii="Times New Roman" w:eastAsia="Times New Roman" w:hAnsi="Times New Roman" w:cs="Times New Roman"/>
          <w:bCs/>
          <w:sz w:val="24"/>
          <w:szCs w:val="24"/>
        </w:rPr>
        <w:t>,</w:t>
      </w:r>
      <w:r w:rsidR="00677FF3">
        <w:rPr>
          <w:rFonts w:ascii="Times New Roman" w:eastAsia="Times New Roman" w:hAnsi="Times New Roman" w:cs="Times New Roman"/>
          <w:bCs/>
          <w:sz w:val="24"/>
          <w:szCs w:val="24"/>
        </w:rPr>
        <w:t xml:space="preserve"> RF</w:t>
      </w:r>
      <w:r w:rsidR="007045E6">
        <w:rPr>
          <w:rFonts w:ascii="Times New Roman" w:eastAsia="Times New Roman" w:hAnsi="Times New Roman" w:cs="Times New Roman"/>
          <w:bCs/>
          <w:sz w:val="24"/>
          <w:szCs w:val="24"/>
        </w:rPr>
        <w:t xml:space="preserve">, </w:t>
      </w:r>
      <w:proofErr w:type="spellStart"/>
      <w:r w:rsidR="001150A3">
        <w:rPr>
          <w:rFonts w:ascii="Times New Roman" w:eastAsia="Times New Roman" w:hAnsi="Times New Roman" w:cs="Times New Roman"/>
          <w:bCs/>
          <w:sz w:val="24"/>
          <w:szCs w:val="24"/>
        </w:rPr>
        <w:t>MMcD</w:t>
      </w:r>
      <w:proofErr w:type="spellEnd"/>
      <w:r w:rsidR="001150A3">
        <w:rPr>
          <w:rFonts w:ascii="Times New Roman" w:eastAsia="Times New Roman" w:hAnsi="Times New Roman" w:cs="Times New Roman"/>
          <w:bCs/>
          <w:sz w:val="24"/>
          <w:szCs w:val="24"/>
        </w:rPr>
        <w:t>, ME, BR</w:t>
      </w:r>
      <w:r w:rsidR="00677FF3">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analyzed </w:t>
      </w:r>
      <w:r w:rsidRPr="002A5CAF">
        <w:rPr>
          <w:rFonts w:ascii="Times New Roman" w:eastAsia="Times New Roman" w:hAnsi="Times New Roman" w:cs="Times New Roman"/>
          <w:bCs/>
          <w:sz w:val="24"/>
          <w:szCs w:val="24"/>
        </w:rPr>
        <w:t>th</w:t>
      </w:r>
      <w:r w:rsidRPr="00752B6C">
        <w:rPr>
          <w:rFonts w:ascii="Times New Roman" w:eastAsia="Times New Roman" w:hAnsi="Times New Roman" w:cs="Times New Roman"/>
          <w:bCs/>
          <w:sz w:val="24"/>
          <w:szCs w:val="24"/>
        </w:rPr>
        <w:t>e data. RF</w:t>
      </w:r>
      <w:r>
        <w:rPr>
          <w:rFonts w:ascii="Times New Roman" w:eastAsia="Times New Roman" w:hAnsi="Times New Roman" w:cs="Times New Roman"/>
          <w:bCs/>
          <w:sz w:val="24"/>
          <w:szCs w:val="24"/>
        </w:rPr>
        <w:t>, DW</w:t>
      </w:r>
      <w:r w:rsidRPr="00752B6C">
        <w:rPr>
          <w:rFonts w:ascii="Times New Roman" w:eastAsia="Times New Roman" w:hAnsi="Times New Roman" w:cs="Times New Roman"/>
          <w:bCs/>
          <w:sz w:val="24"/>
          <w:szCs w:val="24"/>
        </w:rPr>
        <w:t xml:space="preserve"> and ME performed surgeries</w:t>
      </w:r>
      <w:r>
        <w:rPr>
          <w:rFonts w:ascii="Times New Roman" w:eastAsia="Times New Roman" w:hAnsi="Times New Roman" w:cs="Times New Roman"/>
          <w:bCs/>
          <w:sz w:val="24"/>
          <w:szCs w:val="24"/>
        </w:rPr>
        <w:t xml:space="preserve"> and MRIs</w:t>
      </w:r>
      <w:r w:rsidRPr="00752B6C">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RF,</w:t>
      </w:r>
      <w:r w:rsidR="00403BB7">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ME</w:t>
      </w:r>
      <w:r w:rsidR="00DD7510">
        <w:rPr>
          <w:rFonts w:ascii="Times New Roman" w:eastAsia="Times New Roman" w:hAnsi="Times New Roman" w:cs="Times New Roman"/>
          <w:bCs/>
          <w:sz w:val="24"/>
          <w:szCs w:val="24"/>
        </w:rPr>
        <w:t>,</w:t>
      </w:r>
      <w:r w:rsidR="00580D1E">
        <w:rPr>
          <w:rFonts w:ascii="Times New Roman" w:eastAsia="Times New Roman" w:hAnsi="Times New Roman" w:cs="Times New Roman"/>
          <w:bCs/>
          <w:sz w:val="24"/>
          <w:szCs w:val="24"/>
        </w:rPr>
        <w:t xml:space="preserve"> </w:t>
      </w:r>
      <w:r w:rsidR="003E7A7F">
        <w:rPr>
          <w:rFonts w:ascii="Times New Roman" w:eastAsia="Times New Roman" w:hAnsi="Times New Roman" w:cs="Times New Roman"/>
          <w:bCs/>
          <w:sz w:val="24"/>
          <w:szCs w:val="24"/>
        </w:rPr>
        <w:t xml:space="preserve">SW, </w:t>
      </w:r>
      <w:r w:rsidR="00580D1E">
        <w:rPr>
          <w:rFonts w:ascii="Times New Roman" w:eastAsia="Times New Roman" w:hAnsi="Times New Roman" w:cs="Times New Roman"/>
          <w:bCs/>
          <w:sz w:val="24"/>
          <w:szCs w:val="24"/>
        </w:rPr>
        <w:t xml:space="preserve">and BR wrote the paper. </w:t>
      </w:r>
    </w:p>
    <w:p w14:paraId="4A70D238" w14:textId="77777777" w:rsidR="00F24C17" w:rsidRDefault="00F24C17" w:rsidP="00F24C17">
      <w:pPr>
        <w:spacing w:after="0" w:line="240" w:lineRule="auto"/>
        <w:rPr>
          <w:rFonts w:ascii="Times New Roman" w:eastAsia="Times New Roman" w:hAnsi="Times New Roman" w:cs="Times New Roman"/>
          <w:bCs/>
          <w:sz w:val="24"/>
          <w:szCs w:val="24"/>
        </w:rPr>
      </w:pPr>
    </w:p>
    <w:p w14:paraId="044AE880" w14:textId="77777777" w:rsidR="00F24C17" w:rsidRPr="00F24C17" w:rsidRDefault="00F24C17" w:rsidP="00F24C17">
      <w:pPr>
        <w:spacing w:after="0" w:line="240" w:lineRule="auto"/>
        <w:rPr>
          <w:rFonts w:ascii="Times New Roman" w:eastAsia="Times New Roman" w:hAnsi="Times New Roman" w:cs="Times New Roman"/>
          <w:bCs/>
          <w:sz w:val="24"/>
          <w:szCs w:val="24"/>
        </w:rPr>
      </w:pPr>
    </w:p>
    <w:p w14:paraId="6F0D8E14" w14:textId="77777777" w:rsidR="00DB039A" w:rsidRDefault="00DB039A"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5732917F" w14:textId="5DF970E4" w:rsidR="00072F8F" w:rsidRPr="00A6794A" w:rsidRDefault="00D5524C" w:rsidP="00D5524C">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D5524C">
        <w:rPr>
          <w:rFonts w:ascii="Times New Roman" w:eastAsia="Times New Roman" w:hAnsi="Times New Roman" w:cs="Times New Roman"/>
          <w:b/>
          <w:bCs/>
          <w:sz w:val="24"/>
          <w:szCs w:val="24"/>
        </w:rPr>
        <w:lastRenderedPageBreak/>
        <w:t>Abstract</w:t>
      </w:r>
      <w:r w:rsidRPr="00D5524C">
        <w:rPr>
          <w:rFonts w:ascii="Times New Roman" w:eastAsia="Times New Roman" w:hAnsi="Times New Roman" w:cs="Times New Roman"/>
          <w:b/>
          <w:sz w:val="24"/>
          <w:szCs w:val="24"/>
        </w:rPr>
        <w:br/>
      </w:r>
      <w:r w:rsidR="00EC4CD2" w:rsidRPr="00A6794A">
        <w:rPr>
          <w:rFonts w:ascii="Times New Roman" w:eastAsia="Times New Roman" w:hAnsi="Times New Roman" w:cs="Times New Roman"/>
          <w:bCs/>
          <w:sz w:val="24"/>
          <w:szCs w:val="24"/>
        </w:rPr>
        <w:t xml:space="preserve">Imagine being offered two options: a small reward now or a larger reward later. Which would you choose? </w:t>
      </w:r>
      <w:r w:rsidRPr="00A6794A">
        <w:rPr>
          <w:rFonts w:ascii="Times New Roman" w:eastAsia="Times New Roman" w:hAnsi="Times New Roman" w:cs="Times New Roman"/>
          <w:bCs/>
          <w:sz w:val="24"/>
          <w:szCs w:val="24"/>
        </w:rPr>
        <w:t>Th</w:t>
      </w:r>
      <w:r w:rsidR="00072F8F" w:rsidRPr="00A6794A">
        <w:rPr>
          <w:rFonts w:ascii="Times New Roman" w:eastAsia="Times New Roman" w:hAnsi="Times New Roman" w:cs="Times New Roman"/>
          <w:bCs/>
          <w:sz w:val="24"/>
          <w:szCs w:val="24"/>
        </w:rPr>
        <w:t>is behavior is governed by</w:t>
      </w:r>
      <w:r w:rsidRPr="00A6794A">
        <w:rPr>
          <w:rFonts w:ascii="Times New Roman" w:eastAsia="Times New Roman" w:hAnsi="Times New Roman" w:cs="Times New Roman"/>
          <w:bCs/>
          <w:sz w:val="24"/>
          <w:szCs w:val="24"/>
        </w:rPr>
        <w:t xml:space="preserve"> temporal discounting</w:t>
      </w:r>
      <w:r w:rsidR="00A50807" w:rsidRPr="00A6794A">
        <w:rPr>
          <w:rFonts w:ascii="Times New Roman" w:eastAsia="Times New Roman" w:hAnsi="Times New Roman" w:cs="Times New Roman"/>
          <w:bCs/>
          <w:sz w:val="24"/>
          <w:szCs w:val="24"/>
        </w:rPr>
        <w:t>,</w:t>
      </w:r>
      <w:r w:rsidR="00B8382D" w:rsidRPr="00A6794A">
        <w:rPr>
          <w:rFonts w:ascii="Times New Roman" w:eastAsia="Times New Roman" w:hAnsi="Times New Roman" w:cs="Times New Roman"/>
          <w:bCs/>
          <w:sz w:val="24"/>
          <w:szCs w:val="24"/>
        </w:rPr>
        <w:t xml:space="preserve"> </w:t>
      </w:r>
      <w:r w:rsidR="00072F8F" w:rsidRPr="00A6794A">
        <w:rPr>
          <w:rFonts w:ascii="Times New Roman" w:eastAsia="Times New Roman" w:hAnsi="Times New Roman" w:cs="Times New Roman"/>
          <w:bCs/>
          <w:sz w:val="24"/>
          <w:szCs w:val="24"/>
        </w:rPr>
        <w:t xml:space="preserve">in which temporal delay reduces the value of future rewards. </w:t>
      </w:r>
      <w:r w:rsidR="00342E4F">
        <w:rPr>
          <w:rFonts w:ascii="Times New Roman" w:eastAsia="Times New Roman" w:hAnsi="Times New Roman" w:cs="Times New Roman"/>
          <w:bCs/>
          <w:sz w:val="24"/>
          <w:szCs w:val="24"/>
        </w:rPr>
        <w:t>Although</w:t>
      </w:r>
      <w:r w:rsidR="00342E4F" w:rsidRPr="00A6794A">
        <w:rPr>
          <w:rFonts w:ascii="Times New Roman" w:eastAsia="Times New Roman" w:hAnsi="Times New Roman" w:cs="Times New Roman"/>
          <w:bCs/>
          <w:sz w:val="24"/>
          <w:szCs w:val="24"/>
        </w:rPr>
        <w:t xml:space="preserve"> </w:t>
      </w:r>
      <w:r w:rsidR="00072F8F" w:rsidRPr="00A6794A">
        <w:rPr>
          <w:rFonts w:ascii="Times New Roman" w:eastAsia="Times New Roman" w:hAnsi="Times New Roman" w:cs="Times New Roman"/>
          <w:bCs/>
          <w:sz w:val="24"/>
          <w:szCs w:val="24"/>
        </w:rPr>
        <w:t xml:space="preserve">this phenomenon is well established,  </w:t>
      </w:r>
    </w:p>
    <w:p w14:paraId="41218B76" w14:textId="37DB6995" w:rsidR="00181F7C" w:rsidRPr="00441180" w:rsidRDefault="00D5524C" w:rsidP="00D5524C">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A6794A">
        <w:rPr>
          <w:rFonts w:ascii="Times New Roman" w:eastAsia="Times New Roman" w:hAnsi="Times New Roman" w:cs="Times New Roman"/>
          <w:bCs/>
          <w:sz w:val="24"/>
          <w:szCs w:val="24"/>
        </w:rPr>
        <w:t xml:space="preserve">individuals differ </w:t>
      </w:r>
      <w:r w:rsidR="00072F8F" w:rsidRPr="00A6794A">
        <w:rPr>
          <w:rFonts w:ascii="Times New Roman" w:eastAsia="Times New Roman" w:hAnsi="Times New Roman" w:cs="Times New Roman"/>
          <w:bCs/>
          <w:sz w:val="24"/>
          <w:szCs w:val="24"/>
        </w:rPr>
        <w:t xml:space="preserve">widely </w:t>
      </w:r>
      <w:r w:rsidRPr="00A6794A">
        <w:rPr>
          <w:rFonts w:ascii="Times New Roman" w:eastAsia="Times New Roman" w:hAnsi="Times New Roman" w:cs="Times New Roman"/>
          <w:bCs/>
          <w:sz w:val="24"/>
          <w:szCs w:val="24"/>
        </w:rPr>
        <w:t xml:space="preserve">in </w:t>
      </w:r>
      <w:r w:rsidR="00AD30F0">
        <w:rPr>
          <w:rFonts w:ascii="Times New Roman" w:eastAsia="Times New Roman" w:hAnsi="Times New Roman" w:cs="Times New Roman"/>
          <w:bCs/>
          <w:sz w:val="24"/>
          <w:szCs w:val="24"/>
        </w:rPr>
        <w:t xml:space="preserve">the </w:t>
      </w:r>
      <w:r w:rsidR="007443EC">
        <w:rPr>
          <w:rFonts w:ascii="Times New Roman" w:eastAsia="Times New Roman" w:hAnsi="Times New Roman" w:cs="Times New Roman"/>
          <w:bCs/>
          <w:sz w:val="24"/>
          <w:szCs w:val="24"/>
        </w:rPr>
        <w:t xml:space="preserve">strategies </w:t>
      </w:r>
      <w:r w:rsidR="00AD30F0">
        <w:rPr>
          <w:rFonts w:ascii="Times New Roman" w:eastAsia="Times New Roman" w:hAnsi="Times New Roman" w:cs="Times New Roman"/>
          <w:bCs/>
          <w:sz w:val="24"/>
          <w:szCs w:val="24"/>
        </w:rPr>
        <w:t xml:space="preserve">they use </w:t>
      </w:r>
      <w:r w:rsidRPr="00A6794A">
        <w:rPr>
          <w:rFonts w:ascii="Times New Roman" w:eastAsia="Times New Roman" w:hAnsi="Times New Roman" w:cs="Times New Roman"/>
          <w:bCs/>
          <w:sz w:val="24"/>
          <w:szCs w:val="24"/>
        </w:rPr>
        <w:t xml:space="preserve">to weigh future benefits against immediate gratification. Such variability </w:t>
      </w:r>
      <w:r w:rsidR="00D853A4" w:rsidRPr="00A6794A">
        <w:rPr>
          <w:rFonts w:ascii="Times New Roman" w:eastAsia="Times New Roman" w:hAnsi="Times New Roman" w:cs="Times New Roman"/>
          <w:bCs/>
          <w:sz w:val="24"/>
          <w:szCs w:val="24"/>
        </w:rPr>
        <w:t xml:space="preserve">in behavior </w:t>
      </w:r>
      <w:r w:rsidR="00072F8F" w:rsidRPr="00A6794A">
        <w:rPr>
          <w:rFonts w:ascii="Times New Roman" w:eastAsia="Times New Roman" w:hAnsi="Times New Roman" w:cs="Times New Roman"/>
          <w:bCs/>
          <w:sz w:val="24"/>
          <w:szCs w:val="24"/>
        </w:rPr>
        <w:t>reflect</w:t>
      </w:r>
      <w:r w:rsidR="000C176A" w:rsidRPr="00A6794A">
        <w:rPr>
          <w:rFonts w:ascii="Times New Roman" w:eastAsia="Times New Roman" w:hAnsi="Times New Roman" w:cs="Times New Roman"/>
          <w:bCs/>
          <w:sz w:val="24"/>
          <w:szCs w:val="24"/>
        </w:rPr>
        <w:t>s</w:t>
      </w:r>
      <w:r w:rsidR="00D853A4" w:rsidRPr="00A6794A">
        <w:rPr>
          <w:rFonts w:ascii="Times New Roman" w:eastAsia="Times New Roman" w:hAnsi="Times New Roman" w:cs="Times New Roman"/>
          <w:bCs/>
          <w:sz w:val="24"/>
          <w:szCs w:val="24"/>
        </w:rPr>
        <w:t xml:space="preserve"> </w:t>
      </w:r>
      <w:r w:rsidR="00586091">
        <w:rPr>
          <w:rFonts w:ascii="Times New Roman" w:eastAsia="Times New Roman" w:hAnsi="Times New Roman" w:cs="Times New Roman"/>
          <w:bCs/>
          <w:sz w:val="24"/>
          <w:szCs w:val="24"/>
        </w:rPr>
        <w:t>differences</w:t>
      </w:r>
      <w:r w:rsidR="00586091" w:rsidRPr="00A6794A">
        <w:rPr>
          <w:rFonts w:ascii="Times New Roman" w:eastAsia="Times New Roman" w:hAnsi="Times New Roman" w:cs="Times New Roman"/>
          <w:bCs/>
          <w:sz w:val="24"/>
          <w:szCs w:val="24"/>
        </w:rPr>
        <w:t xml:space="preserve"> </w:t>
      </w:r>
      <w:r w:rsidRPr="00A6794A">
        <w:rPr>
          <w:rFonts w:ascii="Times New Roman" w:eastAsia="Times New Roman" w:hAnsi="Times New Roman" w:cs="Times New Roman"/>
          <w:bCs/>
          <w:sz w:val="24"/>
          <w:szCs w:val="24"/>
        </w:rPr>
        <w:t xml:space="preserve">in how the brain integrates </w:t>
      </w:r>
      <w:r w:rsidR="00072F8F" w:rsidRPr="00A6794A">
        <w:rPr>
          <w:rFonts w:ascii="Times New Roman" w:eastAsia="Times New Roman" w:hAnsi="Times New Roman" w:cs="Times New Roman"/>
          <w:bCs/>
          <w:sz w:val="24"/>
          <w:szCs w:val="24"/>
        </w:rPr>
        <w:t xml:space="preserve">reward magnitude and </w:t>
      </w:r>
      <w:r w:rsidR="00072F8F" w:rsidRPr="00441180">
        <w:rPr>
          <w:rFonts w:ascii="Times New Roman" w:eastAsia="Times New Roman" w:hAnsi="Times New Roman" w:cs="Times New Roman"/>
          <w:bCs/>
          <w:sz w:val="24"/>
          <w:szCs w:val="24"/>
        </w:rPr>
        <w:t>delay</w:t>
      </w:r>
      <w:r w:rsidRPr="00441180">
        <w:rPr>
          <w:rFonts w:ascii="Times New Roman" w:eastAsia="Times New Roman" w:hAnsi="Times New Roman" w:cs="Times New Roman"/>
          <w:bCs/>
          <w:sz w:val="24"/>
          <w:szCs w:val="24"/>
        </w:rPr>
        <w:t xml:space="preserve"> during deliberation. </w:t>
      </w:r>
    </w:p>
    <w:p w14:paraId="17284730" w14:textId="3B095A13" w:rsidR="00755DDA" w:rsidRDefault="00C043B7"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C043B7">
        <w:rPr>
          <w:rFonts w:ascii="Times New Roman" w:eastAsia="Times New Roman" w:hAnsi="Times New Roman" w:cs="Times New Roman"/>
          <w:bCs/>
          <w:sz w:val="24"/>
          <w:szCs w:val="24"/>
        </w:rPr>
        <w:t>In many real-life situations,</w:t>
      </w:r>
      <w:r w:rsidR="00762C8E">
        <w:rPr>
          <w:rFonts w:ascii="Times New Roman" w:eastAsia="Times New Roman" w:hAnsi="Times New Roman" w:cs="Times New Roman"/>
          <w:bCs/>
          <w:sz w:val="24"/>
          <w:szCs w:val="24"/>
        </w:rPr>
        <w:t xml:space="preserve"> such as </w:t>
      </w:r>
      <w:r w:rsidR="00C865DC">
        <w:rPr>
          <w:rFonts w:ascii="Times New Roman" w:eastAsia="Times New Roman" w:hAnsi="Times New Roman" w:cs="Times New Roman"/>
          <w:bCs/>
          <w:sz w:val="24"/>
          <w:szCs w:val="24"/>
        </w:rPr>
        <w:t>whether to accept a new job position or when to retire or when to make an investment</w:t>
      </w:r>
      <w:r w:rsidR="00762C8E">
        <w:rPr>
          <w:rFonts w:ascii="Times New Roman" w:eastAsia="Times New Roman" w:hAnsi="Times New Roman" w:cs="Times New Roman"/>
          <w:bCs/>
          <w:sz w:val="24"/>
          <w:szCs w:val="24"/>
        </w:rPr>
        <w:t xml:space="preserve">, </w:t>
      </w:r>
      <w:r w:rsidRPr="00C043B7">
        <w:rPr>
          <w:rFonts w:ascii="Times New Roman" w:eastAsia="Times New Roman" w:hAnsi="Times New Roman" w:cs="Times New Roman"/>
          <w:bCs/>
          <w:sz w:val="24"/>
          <w:szCs w:val="24"/>
        </w:rPr>
        <w:t xml:space="preserve">the opportunity to </w:t>
      </w:r>
      <w:r w:rsidR="00ED1A6E">
        <w:rPr>
          <w:rFonts w:ascii="Times New Roman" w:eastAsia="Times New Roman" w:hAnsi="Times New Roman" w:cs="Times New Roman"/>
          <w:bCs/>
          <w:sz w:val="24"/>
          <w:szCs w:val="24"/>
        </w:rPr>
        <w:t xml:space="preserve">choose </w:t>
      </w:r>
      <w:r w:rsidRPr="00C043B7">
        <w:rPr>
          <w:rFonts w:ascii="Times New Roman" w:eastAsia="Times New Roman" w:hAnsi="Times New Roman" w:cs="Times New Roman"/>
          <w:bCs/>
          <w:sz w:val="24"/>
          <w:szCs w:val="24"/>
        </w:rPr>
        <w:t>may be delayed, or the rules governing the choice may only become clear later.</w:t>
      </w:r>
      <w:r>
        <w:rPr>
          <w:rFonts w:ascii="Times New Roman" w:eastAsia="Times New Roman" w:hAnsi="Times New Roman" w:cs="Times New Roman"/>
          <w:bCs/>
          <w:sz w:val="24"/>
          <w:szCs w:val="24"/>
        </w:rPr>
        <w:t xml:space="preserve"> </w:t>
      </w:r>
      <w:r w:rsidR="006C06DA">
        <w:rPr>
          <w:rFonts w:ascii="Times New Roman" w:eastAsia="Times New Roman" w:hAnsi="Times New Roman" w:cs="Times New Roman"/>
          <w:bCs/>
          <w:sz w:val="24"/>
          <w:szCs w:val="24"/>
        </w:rPr>
        <w:t>To capture this</w:t>
      </w:r>
      <w:r w:rsidR="00342E4F">
        <w:rPr>
          <w:rFonts w:ascii="Times New Roman" w:eastAsia="Times New Roman" w:hAnsi="Times New Roman" w:cs="Times New Roman"/>
          <w:bCs/>
          <w:sz w:val="24"/>
          <w:szCs w:val="24"/>
        </w:rPr>
        <w:t xml:space="preserve"> phenomenon</w:t>
      </w:r>
      <w:r w:rsidR="006C06DA">
        <w:rPr>
          <w:rFonts w:ascii="Times New Roman" w:eastAsia="Times New Roman" w:hAnsi="Times New Roman" w:cs="Times New Roman"/>
          <w:bCs/>
          <w:sz w:val="24"/>
          <w:szCs w:val="24"/>
        </w:rPr>
        <w:t xml:space="preserve">, we </w:t>
      </w:r>
      <w:r w:rsidR="00441180" w:rsidRPr="00441180">
        <w:rPr>
          <w:rFonts w:ascii="Times New Roman" w:eastAsia="Times New Roman" w:hAnsi="Times New Roman" w:cs="Times New Roman"/>
          <w:bCs/>
          <w:sz w:val="24"/>
          <w:szCs w:val="24"/>
        </w:rPr>
        <w:t>design</w:t>
      </w:r>
      <w:r w:rsidR="006C06DA">
        <w:rPr>
          <w:rFonts w:ascii="Times New Roman" w:eastAsia="Times New Roman" w:hAnsi="Times New Roman" w:cs="Times New Roman"/>
          <w:bCs/>
          <w:sz w:val="24"/>
          <w:szCs w:val="24"/>
        </w:rPr>
        <w:t xml:space="preserve">ed a temporal discounting task with a two-step go-signal, that </w:t>
      </w:r>
      <w:r w:rsidR="00441180" w:rsidRPr="00441180">
        <w:rPr>
          <w:rFonts w:ascii="Times New Roman" w:eastAsia="Times New Roman" w:hAnsi="Times New Roman" w:cs="Times New Roman"/>
          <w:bCs/>
          <w:sz w:val="24"/>
          <w:szCs w:val="24"/>
        </w:rPr>
        <w:t>introduced an element of temporal uncertainty</w:t>
      </w:r>
      <w:r w:rsidR="00342E4F">
        <w:rPr>
          <w:rFonts w:ascii="Times New Roman" w:eastAsia="Times New Roman" w:hAnsi="Times New Roman" w:cs="Times New Roman"/>
          <w:bCs/>
          <w:sz w:val="24"/>
          <w:szCs w:val="24"/>
        </w:rPr>
        <w:t xml:space="preserve"> that</w:t>
      </w:r>
      <w:r w:rsidR="00441180" w:rsidRPr="00441180">
        <w:rPr>
          <w:rFonts w:ascii="Times New Roman" w:eastAsia="Times New Roman" w:hAnsi="Times New Roman" w:cs="Times New Roman"/>
          <w:bCs/>
          <w:sz w:val="24"/>
          <w:szCs w:val="24"/>
        </w:rPr>
        <w:t xml:space="preserve"> could potentially influence not only when the animal acts but also the type of choice it makes (accept or reject). This setup allowed us to examine how the timing and structure of the choice affect</w:t>
      </w:r>
      <w:r w:rsidR="00342E4F">
        <w:rPr>
          <w:rFonts w:ascii="Times New Roman" w:eastAsia="Times New Roman" w:hAnsi="Times New Roman" w:cs="Times New Roman"/>
          <w:bCs/>
          <w:sz w:val="24"/>
          <w:szCs w:val="24"/>
        </w:rPr>
        <w:t>s</w:t>
      </w:r>
      <w:r w:rsidR="00441180" w:rsidRPr="00441180">
        <w:rPr>
          <w:rFonts w:ascii="Times New Roman" w:eastAsia="Times New Roman" w:hAnsi="Times New Roman" w:cs="Times New Roman"/>
          <w:bCs/>
          <w:sz w:val="24"/>
          <w:szCs w:val="24"/>
        </w:rPr>
        <w:t xml:space="preserve"> both behavior and </w:t>
      </w:r>
      <w:r w:rsidR="00755DDA" w:rsidRPr="00A6794A">
        <w:rPr>
          <w:rFonts w:ascii="Times New Roman" w:eastAsia="Times New Roman" w:hAnsi="Times New Roman" w:cs="Times New Roman"/>
          <w:bCs/>
          <w:sz w:val="24"/>
          <w:szCs w:val="24"/>
        </w:rPr>
        <w:t>single-neuron activity in the dorsolateral prefrontal cortex (</w:t>
      </w:r>
      <w:proofErr w:type="spellStart"/>
      <w:r w:rsidR="00755DDA" w:rsidRPr="00A6794A">
        <w:rPr>
          <w:rFonts w:ascii="Times New Roman" w:eastAsia="Times New Roman" w:hAnsi="Times New Roman" w:cs="Times New Roman"/>
          <w:bCs/>
          <w:sz w:val="24"/>
          <w:szCs w:val="24"/>
        </w:rPr>
        <w:t>dlPFC</w:t>
      </w:r>
      <w:proofErr w:type="spellEnd"/>
      <w:r w:rsidR="00755DDA" w:rsidRPr="00A6794A">
        <w:rPr>
          <w:rFonts w:ascii="Times New Roman" w:eastAsia="Times New Roman" w:hAnsi="Times New Roman" w:cs="Times New Roman"/>
          <w:bCs/>
          <w:sz w:val="24"/>
          <w:szCs w:val="24"/>
        </w:rPr>
        <w:t xml:space="preserve">) </w:t>
      </w:r>
      <w:r w:rsidR="00D964D4" w:rsidRPr="00A6794A">
        <w:rPr>
          <w:rFonts w:ascii="Times New Roman" w:eastAsia="Times New Roman" w:hAnsi="Times New Roman" w:cs="Times New Roman"/>
          <w:bCs/>
          <w:sz w:val="24"/>
          <w:szCs w:val="24"/>
        </w:rPr>
        <w:t xml:space="preserve">in </w:t>
      </w:r>
      <w:r w:rsidR="00B35EF3" w:rsidRPr="00A6794A">
        <w:rPr>
          <w:rFonts w:ascii="Times New Roman" w:eastAsia="Times New Roman" w:hAnsi="Times New Roman" w:cs="Times New Roman"/>
          <w:bCs/>
          <w:sz w:val="24"/>
          <w:szCs w:val="24"/>
        </w:rPr>
        <w:t xml:space="preserve">two </w:t>
      </w:r>
      <w:r w:rsidR="00755DDA" w:rsidRPr="00A6794A">
        <w:rPr>
          <w:rFonts w:ascii="Times New Roman" w:eastAsia="Times New Roman" w:hAnsi="Times New Roman" w:cs="Times New Roman"/>
          <w:bCs/>
          <w:sz w:val="24"/>
          <w:szCs w:val="24"/>
        </w:rPr>
        <w:t>monkeys</w:t>
      </w:r>
      <w:r w:rsidR="00D964D4" w:rsidRPr="00A6794A">
        <w:rPr>
          <w:rFonts w:ascii="Times New Roman" w:eastAsia="Times New Roman" w:hAnsi="Times New Roman" w:cs="Times New Roman"/>
          <w:bCs/>
          <w:sz w:val="24"/>
          <w:szCs w:val="24"/>
        </w:rPr>
        <w:t>.</w:t>
      </w:r>
      <w:r w:rsidR="00755DDA" w:rsidRPr="00755DDA">
        <w:rPr>
          <w:rFonts w:ascii="Times New Roman" w:eastAsia="Times New Roman" w:hAnsi="Times New Roman" w:cs="Times New Roman"/>
          <w:bCs/>
          <w:sz w:val="24"/>
          <w:szCs w:val="24"/>
        </w:rPr>
        <w:t xml:space="preserve"> </w:t>
      </w:r>
    </w:p>
    <w:p w14:paraId="1E962440" w14:textId="603210D8" w:rsidR="00D63936" w:rsidRDefault="00342E4F" w:rsidP="00D63936">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w:t>
      </w:r>
      <w:r w:rsidR="00051805">
        <w:rPr>
          <w:rFonts w:ascii="Times New Roman" w:eastAsia="Times New Roman" w:hAnsi="Times New Roman" w:cs="Times New Roman"/>
          <w:sz w:val="24"/>
          <w:szCs w:val="24"/>
        </w:rPr>
        <w:t xml:space="preserve">both </w:t>
      </w:r>
      <w:r>
        <w:rPr>
          <w:rFonts w:ascii="Times New Roman" w:eastAsia="Times New Roman" w:hAnsi="Times New Roman" w:cs="Times New Roman"/>
          <w:sz w:val="24"/>
          <w:szCs w:val="24"/>
        </w:rPr>
        <w:t xml:space="preserve">monkeys </w:t>
      </w:r>
      <w:r w:rsidR="006C06DA">
        <w:rPr>
          <w:rFonts w:ascii="Times New Roman" w:eastAsia="Times New Roman" w:hAnsi="Times New Roman" w:cs="Times New Roman"/>
          <w:sz w:val="24"/>
          <w:szCs w:val="24"/>
        </w:rPr>
        <w:t>encoded</w:t>
      </w:r>
      <w:r w:rsidR="00051805">
        <w:rPr>
          <w:rFonts w:ascii="Times New Roman" w:eastAsia="Times New Roman" w:hAnsi="Times New Roman" w:cs="Times New Roman"/>
          <w:sz w:val="24"/>
          <w:szCs w:val="24"/>
        </w:rPr>
        <w:t xml:space="preserve"> reward and delay in </w:t>
      </w:r>
      <w:proofErr w:type="spellStart"/>
      <w:r w:rsidR="00051805">
        <w:rPr>
          <w:rFonts w:ascii="Times New Roman" w:eastAsia="Times New Roman" w:hAnsi="Times New Roman" w:cs="Times New Roman"/>
          <w:sz w:val="24"/>
          <w:szCs w:val="24"/>
        </w:rPr>
        <w:t>dlPFC</w:t>
      </w:r>
      <w:proofErr w:type="spellEnd"/>
      <w:r w:rsidR="00051805">
        <w:rPr>
          <w:rFonts w:ascii="Times New Roman" w:eastAsia="Times New Roman" w:hAnsi="Times New Roman" w:cs="Times New Roman"/>
          <w:sz w:val="24"/>
          <w:szCs w:val="24"/>
        </w:rPr>
        <w:t xml:space="preserve">, </w:t>
      </w:r>
      <w:r w:rsidR="00D63936" w:rsidRPr="00080F15">
        <w:rPr>
          <w:rFonts w:ascii="Times New Roman" w:eastAsia="Times New Roman" w:hAnsi="Times New Roman" w:cs="Times New Roman"/>
          <w:sz w:val="24"/>
          <w:szCs w:val="24"/>
        </w:rPr>
        <w:t xml:space="preserve">consistent with previous literature, </w:t>
      </w:r>
      <w:r w:rsidR="006C06DA">
        <w:rPr>
          <w:rFonts w:ascii="Times New Roman" w:eastAsia="Times New Roman" w:hAnsi="Times New Roman" w:cs="Times New Roman"/>
          <w:sz w:val="24"/>
          <w:szCs w:val="24"/>
        </w:rPr>
        <w:t>the temporal dynamics and integration of these signals differed</w:t>
      </w:r>
      <w:r>
        <w:rPr>
          <w:rFonts w:ascii="Times New Roman" w:eastAsia="Times New Roman" w:hAnsi="Times New Roman" w:cs="Times New Roman"/>
          <w:sz w:val="24"/>
          <w:szCs w:val="24"/>
        </w:rPr>
        <w:t xml:space="preserve"> between monkeys</w:t>
      </w:r>
      <w:r w:rsidR="006C06DA">
        <w:rPr>
          <w:rFonts w:ascii="Times New Roman" w:eastAsia="Times New Roman" w:hAnsi="Times New Roman" w:cs="Times New Roman"/>
          <w:sz w:val="24"/>
          <w:szCs w:val="24"/>
        </w:rPr>
        <w:t xml:space="preserve">, </w:t>
      </w:r>
      <w:r w:rsidR="00340E5F">
        <w:rPr>
          <w:rFonts w:ascii="Times New Roman" w:eastAsia="Times New Roman" w:hAnsi="Times New Roman" w:cs="Times New Roman"/>
          <w:sz w:val="24"/>
          <w:szCs w:val="24"/>
        </w:rPr>
        <w:t xml:space="preserve">supporting distinct </w:t>
      </w:r>
      <w:r w:rsidR="006C06DA">
        <w:rPr>
          <w:rFonts w:ascii="Times New Roman" w:eastAsia="Times New Roman" w:hAnsi="Times New Roman" w:cs="Times New Roman"/>
          <w:sz w:val="24"/>
          <w:szCs w:val="24"/>
        </w:rPr>
        <w:t>temporal discounting</w:t>
      </w:r>
      <w:r w:rsidR="00340E5F">
        <w:rPr>
          <w:rFonts w:ascii="Times New Roman" w:eastAsia="Times New Roman" w:hAnsi="Times New Roman" w:cs="Times New Roman"/>
          <w:sz w:val="24"/>
          <w:szCs w:val="24"/>
        </w:rPr>
        <w:t xml:space="preserve"> strategies</w:t>
      </w:r>
      <w:r w:rsidR="006C06DA">
        <w:rPr>
          <w:rFonts w:ascii="Times New Roman" w:eastAsia="Times New Roman" w:hAnsi="Times New Roman" w:cs="Times New Roman"/>
          <w:sz w:val="24"/>
          <w:szCs w:val="24"/>
        </w:rPr>
        <w:t>.</w:t>
      </w:r>
      <w:r w:rsidR="00340E5F">
        <w:rPr>
          <w:rFonts w:ascii="Times New Roman" w:eastAsia="Times New Roman" w:hAnsi="Times New Roman" w:cs="Times New Roman"/>
          <w:sz w:val="24"/>
          <w:szCs w:val="24"/>
        </w:rPr>
        <w:t xml:space="preserve"> </w:t>
      </w:r>
      <w:r w:rsidR="006C06DA">
        <w:rPr>
          <w:rFonts w:ascii="Times New Roman" w:eastAsia="Times New Roman" w:hAnsi="Times New Roman" w:cs="Times New Roman"/>
          <w:sz w:val="24"/>
          <w:szCs w:val="24"/>
        </w:rPr>
        <w:t xml:space="preserve"> </w:t>
      </w:r>
    </w:p>
    <w:p w14:paraId="27289AB9" w14:textId="77777777" w:rsidR="00340E5F" w:rsidRDefault="006C06DA" w:rsidP="00755DDA">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r w:rsidRPr="006C06DA">
        <w:rPr>
          <w:rFonts w:ascii="Times New Roman" w:eastAsia="Times New Roman" w:hAnsi="Times New Roman" w:cs="Times New Roman"/>
          <w:sz w:val="24"/>
          <w:szCs w:val="24"/>
        </w:rPr>
        <w:t xml:space="preserve">In one animal, reward and delay were integrated early and flexibly into a unified representation, reflecting a goal-directed strategy. In the other, integration occurred closer to the go-signal, with more independent coding of reward and delay, consistent with a reactive, stimulus-driven strategy. </w:t>
      </w:r>
    </w:p>
    <w:p w14:paraId="7F0FB5C5" w14:textId="4AB1EEF2" w:rsidR="00D63936" w:rsidRPr="00755DDA" w:rsidRDefault="006C06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6C06DA">
        <w:rPr>
          <w:rFonts w:ascii="Times New Roman" w:eastAsia="Times New Roman" w:hAnsi="Times New Roman" w:cs="Times New Roman"/>
          <w:sz w:val="24"/>
          <w:szCs w:val="24"/>
        </w:rPr>
        <w:lastRenderedPageBreak/>
        <w:t>These results highlight how individual strategies are mirrored in distinct patterns of neural activity.</w:t>
      </w:r>
    </w:p>
    <w:p w14:paraId="12FC643B" w14:textId="264034AC" w:rsidR="00755DDA" w:rsidRPr="00755DDA" w:rsidRDefault="00755DDA" w:rsidP="00755DDA">
      <w:pPr>
        <w:pBdr>
          <w:top w:val="nil"/>
          <w:left w:val="nil"/>
          <w:bottom w:val="nil"/>
          <w:right w:val="nil"/>
          <w:between w:val="nil"/>
        </w:pBdr>
        <w:spacing w:after="0" w:line="480" w:lineRule="auto"/>
        <w:rPr>
          <w:rFonts w:ascii="Times New Roman" w:eastAsia="Times New Roman" w:hAnsi="Times New Roman" w:cs="Times New Roman"/>
          <w:b/>
          <w:sz w:val="24"/>
          <w:szCs w:val="24"/>
        </w:rPr>
      </w:pPr>
      <w:r w:rsidRPr="00755DDA">
        <w:rPr>
          <w:rFonts w:ascii="Times New Roman" w:eastAsia="Times New Roman" w:hAnsi="Times New Roman" w:cs="Times New Roman"/>
          <w:b/>
          <w:sz w:val="24"/>
          <w:szCs w:val="24"/>
        </w:rPr>
        <w:t>Introduction</w:t>
      </w:r>
    </w:p>
    <w:p w14:paraId="2E2F46A1" w14:textId="73925B7C" w:rsidR="00245A19" w:rsidRPr="008459E8" w:rsidRDefault="005D41C4" w:rsidP="00E44DC2">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Temporal discounting </w:t>
      </w:r>
      <w:r w:rsidR="00840620">
        <w:rPr>
          <w:rFonts w:ascii="Times New Roman" w:eastAsia="Times New Roman" w:hAnsi="Times New Roman" w:cs="Times New Roman"/>
          <w:bCs/>
          <w:sz w:val="24"/>
          <w:szCs w:val="24"/>
        </w:rPr>
        <w:t>refers to</w:t>
      </w:r>
      <w:r w:rsidR="00A16825" w:rsidRPr="00A16825">
        <w:rPr>
          <w:rFonts w:ascii="Times New Roman" w:eastAsia="Times New Roman" w:hAnsi="Times New Roman" w:cs="Times New Roman"/>
          <w:bCs/>
          <w:sz w:val="24"/>
          <w:szCs w:val="24"/>
        </w:rPr>
        <w:t xml:space="preserve"> the tendency to assign less value to rewards that are delayed in time </w:t>
      </w:r>
      <w:r w:rsidR="006C2F67" w:rsidRPr="008459E8">
        <w:rPr>
          <w:rFonts w:ascii="Times New Roman" w:eastAsia="Times New Roman" w:hAnsi="Times New Roman" w:cs="Times New Roman"/>
          <w:bCs/>
          <w:sz w:val="24"/>
          <w:szCs w:val="24"/>
        </w:rPr>
        <w:t>(</w:t>
      </w:r>
      <w:r w:rsidR="00E11A20" w:rsidRPr="00051805">
        <w:rPr>
          <w:rFonts w:ascii="Times New Roman" w:eastAsia="Times New Roman" w:hAnsi="Times New Roman" w:cs="Times New Roman"/>
          <w:b/>
          <w:color w:val="EE0000"/>
          <w:sz w:val="24"/>
          <w:szCs w:val="24"/>
        </w:rPr>
        <w:t>Ainslie, 1975</w:t>
      </w:r>
      <w:r w:rsidR="00E11A20" w:rsidRPr="00051805">
        <w:rPr>
          <w:rFonts w:ascii="Times New Roman" w:eastAsia="Times New Roman" w:hAnsi="Times New Roman" w:cs="Times New Roman"/>
          <w:bCs/>
          <w:color w:val="EE0000"/>
          <w:sz w:val="24"/>
          <w:szCs w:val="24"/>
        </w:rPr>
        <w:t xml:space="preserve">; </w:t>
      </w:r>
      <w:r w:rsidR="00EA432C" w:rsidRPr="00051805">
        <w:rPr>
          <w:rFonts w:ascii="Times New Roman" w:eastAsia="Times New Roman" w:hAnsi="Times New Roman" w:cs="Times New Roman"/>
          <w:b/>
          <w:color w:val="EE0000"/>
          <w:sz w:val="24"/>
          <w:szCs w:val="24"/>
        </w:rPr>
        <w:t>Mazur, 1987</w:t>
      </w:r>
      <w:r w:rsidR="006C2F67" w:rsidRPr="008459E8">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r w:rsidR="00DB2517" w:rsidRPr="008459E8">
        <w:rPr>
          <w:rFonts w:ascii="Times New Roman" w:eastAsia="Times New Roman" w:hAnsi="Times New Roman" w:cs="Times New Roman"/>
          <w:bCs/>
          <w:sz w:val="24"/>
          <w:szCs w:val="24"/>
        </w:rPr>
        <w:t>This</w:t>
      </w:r>
      <w:r w:rsidR="00E836AA" w:rsidRPr="008459E8">
        <w:rPr>
          <w:rFonts w:ascii="Times New Roman" w:eastAsia="Times New Roman" w:hAnsi="Times New Roman" w:cs="Times New Roman"/>
          <w:bCs/>
          <w:sz w:val="24"/>
          <w:szCs w:val="24"/>
        </w:rPr>
        <w:t xml:space="preserve"> </w:t>
      </w:r>
      <w:r w:rsidR="000B16AE">
        <w:rPr>
          <w:rFonts w:ascii="Times New Roman" w:eastAsia="Times New Roman" w:hAnsi="Times New Roman" w:cs="Times New Roman"/>
          <w:bCs/>
          <w:sz w:val="24"/>
          <w:szCs w:val="24"/>
        </w:rPr>
        <w:t xml:space="preserve">trade-off between </w:t>
      </w:r>
      <w:r w:rsidR="002B4EC8">
        <w:rPr>
          <w:rFonts w:ascii="Times New Roman" w:eastAsia="Times New Roman" w:hAnsi="Times New Roman" w:cs="Times New Roman"/>
          <w:bCs/>
          <w:sz w:val="24"/>
          <w:szCs w:val="24"/>
        </w:rPr>
        <w:t xml:space="preserve">reward </w:t>
      </w:r>
      <w:r w:rsidR="00C47ED0">
        <w:rPr>
          <w:rFonts w:ascii="Times New Roman" w:eastAsia="Times New Roman" w:hAnsi="Times New Roman" w:cs="Times New Roman"/>
          <w:bCs/>
          <w:sz w:val="24"/>
          <w:szCs w:val="24"/>
        </w:rPr>
        <w:t xml:space="preserve">magnitude </w:t>
      </w:r>
      <w:r w:rsidR="000B16AE">
        <w:rPr>
          <w:rFonts w:ascii="Times New Roman" w:eastAsia="Times New Roman" w:hAnsi="Times New Roman" w:cs="Times New Roman"/>
          <w:bCs/>
          <w:sz w:val="24"/>
          <w:szCs w:val="24"/>
        </w:rPr>
        <w:t xml:space="preserve">and </w:t>
      </w:r>
      <w:r w:rsidR="008B5352">
        <w:rPr>
          <w:rFonts w:ascii="Times New Roman" w:eastAsia="Times New Roman" w:hAnsi="Times New Roman" w:cs="Times New Roman"/>
          <w:bCs/>
          <w:sz w:val="24"/>
          <w:szCs w:val="24"/>
        </w:rPr>
        <w:t xml:space="preserve">delay </w:t>
      </w:r>
      <w:r w:rsidR="00DB2517" w:rsidRPr="008459E8">
        <w:rPr>
          <w:rFonts w:ascii="Times New Roman" w:eastAsia="Times New Roman" w:hAnsi="Times New Roman" w:cs="Times New Roman"/>
          <w:bCs/>
          <w:sz w:val="24"/>
          <w:szCs w:val="24"/>
        </w:rPr>
        <w:t xml:space="preserve">is </w:t>
      </w:r>
      <w:r w:rsidR="003369C5">
        <w:rPr>
          <w:rFonts w:ascii="Times New Roman" w:eastAsia="Times New Roman" w:hAnsi="Times New Roman" w:cs="Times New Roman"/>
          <w:bCs/>
          <w:sz w:val="24"/>
          <w:szCs w:val="24"/>
        </w:rPr>
        <w:t xml:space="preserve">central to </w:t>
      </w:r>
      <w:r w:rsidR="00F66B49">
        <w:rPr>
          <w:rFonts w:ascii="Times New Roman" w:eastAsia="Times New Roman" w:hAnsi="Times New Roman" w:cs="Times New Roman"/>
          <w:bCs/>
          <w:sz w:val="24"/>
          <w:szCs w:val="24"/>
        </w:rPr>
        <w:t xml:space="preserve">many everyday </w:t>
      </w:r>
      <w:r w:rsidR="001D12C8">
        <w:rPr>
          <w:rFonts w:ascii="Times New Roman" w:eastAsia="Times New Roman" w:hAnsi="Times New Roman" w:cs="Times New Roman"/>
          <w:bCs/>
          <w:sz w:val="24"/>
          <w:szCs w:val="24"/>
        </w:rPr>
        <w:t>decisions</w:t>
      </w:r>
      <w:r w:rsidR="00C978BF" w:rsidRPr="008459E8">
        <w:rPr>
          <w:rFonts w:ascii="Times New Roman" w:eastAsia="Times New Roman" w:hAnsi="Times New Roman" w:cs="Times New Roman"/>
          <w:bCs/>
          <w:sz w:val="24"/>
          <w:szCs w:val="24"/>
        </w:rPr>
        <w:t xml:space="preserve"> </w:t>
      </w:r>
      <w:r w:rsidR="00551C22">
        <w:rPr>
          <w:rFonts w:ascii="Times New Roman" w:eastAsia="Times New Roman" w:hAnsi="Times New Roman" w:cs="Times New Roman"/>
          <w:bCs/>
          <w:sz w:val="24"/>
          <w:szCs w:val="24"/>
        </w:rPr>
        <w:t>that involve</w:t>
      </w:r>
      <w:r w:rsidR="00E34D76" w:rsidRPr="008459E8">
        <w:rPr>
          <w:rFonts w:ascii="Times New Roman" w:eastAsia="Times New Roman" w:hAnsi="Times New Roman" w:cs="Times New Roman"/>
          <w:bCs/>
          <w:sz w:val="24"/>
          <w:szCs w:val="24"/>
        </w:rPr>
        <w:t xml:space="preserve"> </w:t>
      </w:r>
      <w:r w:rsidR="00E979CE" w:rsidRPr="008459E8">
        <w:rPr>
          <w:rFonts w:ascii="Times New Roman" w:eastAsia="Times New Roman" w:hAnsi="Times New Roman" w:cs="Times New Roman"/>
          <w:bCs/>
          <w:sz w:val="24"/>
          <w:szCs w:val="24"/>
        </w:rPr>
        <w:t>choos</w:t>
      </w:r>
      <w:r w:rsidR="001D12C8">
        <w:rPr>
          <w:rFonts w:ascii="Times New Roman" w:eastAsia="Times New Roman" w:hAnsi="Times New Roman" w:cs="Times New Roman"/>
          <w:bCs/>
          <w:sz w:val="24"/>
          <w:szCs w:val="24"/>
        </w:rPr>
        <w:t>ing</w:t>
      </w:r>
      <w:r w:rsidR="00E979CE" w:rsidRPr="008459E8">
        <w:rPr>
          <w:rFonts w:ascii="Times New Roman" w:eastAsia="Times New Roman" w:hAnsi="Times New Roman" w:cs="Times New Roman"/>
          <w:bCs/>
          <w:sz w:val="24"/>
          <w:szCs w:val="24"/>
        </w:rPr>
        <w:t xml:space="preserve"> </w:t>
      </w:r>
      <w:r w:rsidR="001F5170" w:rsidRPr="008459E8">
        <w:rPr>
          <w:rFonts w:ascii="Times New Roman" w:eastAsia="Times New Roman" w:hAnsi="Times New Roman" w:cs="Times New Roman"/>
          <w:bCs/>
          <w:sz w:val="24"/>
          <w:szCs w:val="24"/>
        </w:rPr>
        <w:t>something small now</w:t>
      </w:r>
      <w:r w:rsidR="001448FB" w:rsidRPr="008459E8">
        <w:rPr>
          <w:rFonts w:ascii="Times New Roman" w:eastAsia="Times New Roman" w:hAnsi="Times New Roman" w:cs="Times New Roman"/>
          <w:bCs/>
          <w:sz w:val="24"/>
          <w:szCs w:val="24"/>
        </w:rPr>
        <w:t xml:space="preserve"> </w:t>
      </w:r>
      <w:r w:rsidR="00E34D76">
        <w:rPr>
          <w:rFonts w:ascii="Times New Roman" w:eastAsia="Times New Roman" w:hAnsi="Times New Roman" w:cs="Times New Roman"/>
          <w:bCs/>
          <w:sz w:val="24"/>
          <w:szCs w:val="24"/>
        </w:rPr>
        <w:t>vs</w:t>
      </w:r>
      <w:r w:rsidR="00551C22">
        <w:rPr>
          <w:rFonts w:ascii="Times New Roman" w:eastAsia="Times New Roman" w:hAnsi="Times New Roman" w:cs="Times New Roman"/>
          <w:bCs/>
          <w:sz w:val="24"/>
          <w:szCs w:val="24"/>
        </w:rPr>
        <w:t>.</w:t>
      </w:r>
      <w:r w:rsidR="00E34D76">
        <w:rPr>
          <w:rFonts w:ascii="Times New Roman" w:eastAsia="Times New Roman" w:hAnsi="Times New Roman" w:cs="Times New Roman"/>
          <w:bCs/>
          <w:sz w:val="24"/>
          <w:szCs w:val="24"/>
        </w:rPr>
        <w:t xml:space="preserve"> </w:t>
      </w:r>
      <w:r w:rsidR="00B10A59">
        <w:rPr>
          <w:rFonts w:ascii="Times New Roman" w:eastAsia="Times New Roman" w:hAnsi="Times New Roman" w:cs="Times New Roman"/>
          <w:bCs/>
          <w:sz w:val="24"/>
          <w:szCs w:val="24"/>
        </w:rPr>
        <w:t>waiting for</w:t>
      </w:r>
      <w:r w:rsidR="001448FB" w:rsidRPr="008459E8">
        <w:rPr>
          <w:rFonts w:ascii="Times New Roman" w:eastAsia="Times New Roman" w:hAnsi="Times New Roman" w:cs="Times New Roman"/>
          <w:bCs/>
          <w:sz w:val="24"/>
          <w:szCs w:val="24"/>
        </w:rPr>
        <w:t xml:space="preserve"> </w:t>
      </w:r>
      <w:r w:rsidR="001F5170" w:rsidRPr="008459E8">
        <w:rPr>
          <w:rFonts w:ascii="Times New Roman" w:eastAsia="Times New Roman" w:hAnsi="Times New Roman" w:cs="Times New Roman"/>
          <w:bCs/>
          <w:sz w:val="24"/>
          <w:szCs w:val="24"/>
        </w:rPr>
        <w:t xml:space="preserve">something </w:t>
      </w:r>
      <w:r w:rsidR="006057F1">
        <w:rPr>
          <w:rFonts w:ascii="Times New Roman" w:eastAsia="Times New Roman" w:hAnsi="Times New Roman" w:cs="Times New Roman"/>
          <w:bCs/>
          <w:sz w:val="24"/>
          <w:szCs w:val="24"/>
        </w:rPr>
        <w:t>large</w:t>
      </w:r>
      <w:r w:rsidR="001F5170" w:rsidRPr="008459E8">
        <w:rPr>
          <w:rFonts w:ascii="Times New Roman" w:eastAsia="Times New Roman" w:hAnsi="Times New Roman" w:cs="Times New Roman"/>
          <w:bCs/>
          <w:sz w:val="24"/>
          <w:szCs w:val="24"/>
        </w:rPr>
        <w:t xml:space="preserve">r later. </w:t>
      </w:r>
      <w:r w:rsidR="00B47573">
        <w:rPr>
          <w:rFonts w:ascii="Times New Roman" w:eastAsia="Times New Roman" w:hAnsi="Times New Roman" w:cs="Times New Roman"/>
          <w:bCs/>
          <w:sz w:val="24"/>
          <w:szCs w:val="24"/>
        </w:rPr>
        <w:t>A well-known example</w:t>
      </w:r>
      <w:r w:rsidR="00165DDA" w:rsidRPr="008459E8">
        <w:rPr>
          <w:rFonts w:ascii="Times New Roman" w:eastAsia="Times New Roman" w:hAnsi="Times New Roman" w:cs="Times New Roman"/>
          <w:bCs/>
          <w:sz w:val="24"/>
          <w:szCs w:val="24"/>
        </w:rPr>
        <w:t xml:space="preserve"> is the </w:t>
      </w:r>
      <w:r w:rsidR="00645FB9">
        <w:rPr>
          <w:rFonts w:ascii="Times New Roman" w:eastAsia="Times New Roman" w:hAnsi="Times New Roman" w:cs="Times New Roman"/>
          <w:bCs/>
          <w:sz w:val="24"/>
          <w:szCs w:val="24"/>
        </w:rPr>
        <w:t>‘</w:t>
      </w:r>
      <w:r w:rsidR="00165DDA" w:rsidRPr="008459E8">
        <w:rPr>
          <w:rFonts w:ascii="Times New Roman" w:eastAsia="Times New Roman" w:hAnsi="Times New Roman" w:cs="Times New Roman"/>
          <w:bCs/>
          <w:sz w:val="24"/>
          <w:szCs w:val="24"/>
        </w:rPr>
        <w:t>marshmallow</w:t>
      </w:r>
      <w:r w:rsidR="00645FB9">
        <w:rPr>
          <w:rFonts w:ascii="Times New Roman" w:eastAsia="Times New Roman" w:hAnsi="Times New Roman" w:cs="Times New Roman"/>
          <w:bCs/>
          <w:sz w:val="24"/>
          <w:szCs w:val="24"/>
        </w:rPr>
        <w:t>’</w:t>
      </w:r>
      <w:r w:rsidR="00165DDA" w:rsidRPr="008459E8">
        <w:rPr>
          <w:rFonts w:ascii="Times New Roman" w:eastAsia="Times New Roman" w:hAnsi="Times New Roman" w:cs="Times New Roman"/>
          <w:bCs/>
          <w:sz w:val="24"/>
          <w:szCs w:val="24"/>
        </w:rPr>
        <w:t xml:space="preserve"> test, </w:t>
      </w:r>
      <w:r w:rsidR="001D7834" w:rsidRPr="008459E8">
        <w:rPr>
          <w:rFonts w:ascii="Times New Roman" w:eastAsia="Times New Roman" w:hAnsi="Times New Roman" w:cs="Times New Roman"/>
          <w:bCs/>
          <w:sz w:val="24"/>
          <w:szCs w:val="24"/>
        </w:rPr>
        <w:t>in which</w:t>
      </w:r>
      <w:r w:rsidR="00613873" w:rsidRPr="008459E8">
        <w:rPr>
          <w:rFonts w:ascii="Times New Roman" w:eastAsia="Times New Roman" w:hAnsi="Times New Roman" w:cs="Times New Roman"/>
          <w:bCs/>
          <w:sz w:val="24"/>
          <w:szCs w:val="24"/>
        </w:rPr>
        <w:t xml:space="preserve"> children</w:t>
      </w:r>
      <w:r w:rsidR="00062092" w:rsidRPr="008459E8">
        <w:rPr>
          <w:rFonts w:ascii="Times New Roman" w:eastAsia="Times New Roman" w:hAnsi="Times New Roman" w:cs="Times New Roman"/>
          <w:bCs/>
          <w:sz w:val="24"/>
          <w:szCs w:val="24"/>
        </w:rPr>
        <w:t xml:space="preserve"> were given a choice between eating one marshmallow immediately or </w:t>
      </w:r>
      <w:r w:rsidR="00EA714E">
        <w:rPr>
          <w:rFonts w:ascii="Times New Roman" w:eastAsia="Times New Roman" w:hAnsi="Times New Roman" w:cs="Times New Roman"/>
          <w:bCs/>
          <w:sz w:val="24"/>
          <w:szCs w:val="24"/>
        </w:rPr>
        <w:t xml:space="preserve">waiting to receive </w:t>
      </w:r>
      <w:r w:rsidR="00062092" w:rsidRPr="008459E8">
        <w:rPr>
          <w:rFonts w:ascii="Times New Roman" w:eastAsia="Times New Roman" w:hAnsi="Times New Roman" w:cs="Times New Roman"/>
          <w:bCs/>
          <w:sz w:val="24"/>
          <w:szCs w:val="24"/>
        </w:rPr>
        <w:t>two</w:t>
      </w:r>
      <w:r w:rsidR="009A1258">
        <w:rPr>
          <w:rFonts w:ascii="Times New Roman" w:eastAsia="Times New Roman" w:hAnsi="Times New Roman" w:cs="Times New Roman"/>
          <w:bCs/>
          <w:sz w:val="24"/>
          <w:szCs w:val="24"/>
        </w:rPr>
        <w:t xml:space="preserve"> (</w:t>
      </w:r>
      <w:r w:rsidR="00EE1000" w:rsidRPr="00051805">
        <w:rPr>
          <w:rFonts w:ascii="Times New Roman" w:eastAsia="Times New Roman" w:hAnsi="Times New Roman" w:cs="Times New Roman"/>
          <w:b/>
          <w:color w:val="EE0000"/>
          <w:sz w:val="24"/>
          <w:szCs w:val="24"/>
        </w:rPr>
        <w:t>Mischel and Ebbesen, 1970</w:t>
      </w:r>
      <w:r w:rsidR="009A1258" w:rsidRPr="009A1258">
        <w:rPr>
          <w:rFonts w:ascii="Times New Roman" w:eastAsia="Times New Roman" w:hAnsi="Times New Roman" w:cs="Times New Roman"/>
          <w:bCs/>
          <w:sz w:val="24"/>
          <w:szCs w:val="24"/>
        </w:rPr>
        <w:t>)</w:t>
      </w:r>
      <w:r w:rsidR="00062092" w:rsidRPr="008459E8">
        <w:rPr>
          <w:rFonts w:ascii="Times New Roman" w:eastAsia="Times New Roman" w:hAnsi="Times New Roman" w:cs="Times New Roman"/>
          <w:bCs/>
          <w:sz w:val="24"/>
          <w:szCs w:val="24"/>
        </w:rPr>
        <w:t xml:space="preserve">. </w:t>
      </w:r>
      <w:r w:rsidR="00C97832">
        <w:rPr>
          <w:rFonts w:ascii="Times New Roman" w:eastAsia="Times New Roman" w:hAnsi="Times New Roman" w:cs="Times New Roman"/>
          <w:bCs/>
          <w:sz w:val="24"/>
          <w:szCs w:val="24"/>
        </w:rPr>
        <w:t>Although confounded with socioeconomic background, t</w:t>
      </w:r>
      <w:r w:rsidR="0017204D" w:rsidRPr="008459E8">
        <w:rPr>
          <w:rFonts w:ascii="Times New Roman" w:eastAsia="Times New Roman" w:hAnsi="Times New Roman" w:cs="Times New Roman"/>
          <w:bCs/>
          <w:sz w:val="24"/>
          <w:szCs w:val="24"/>
        </w:rPr>
        <w:t>h</w:t>
      </w:r>
      <w:r w:rsidR="00EA714E">
        <w:rPr>
          <w:rFonts w:ascii="Times New Roman" w:eastAsia="Times New Roman" w:hAnsi="Times New Roman" w:cs="Times New Roman"/>
          <w:bCs/>
          <w:sz w:val="24"/>
          <w:szCs w:val="24"/>
        </w:rPr>
        <w:t>is</w:t>
      </w:r>
      <w:r w:rsidR="0017204D" w:rsidRPr="008459E8">
        <w:rPr>
          <w:rFonts w:ascii="Times New Roman" w:eastAsia="Times New Roman" w:hAnsi="Times New Roman" w:cs="Times New Roman"/>
          <w:bCs/>
          <w:sz w:val="24"/>
          <w:szCs w:val="24"/>
        </w:rPr>
        <w:t xml:space="preserve"> </w:t>
      </w:r>
      <w:r w:rsidR="00BA7D58" w:rsidRPr="008459E8">
        <w:rPr>
          <w:rFonts w:ascii="Times New Roman" w:eastAsia="Times New Roman" w:hAnsi="Times New Roman" w:cs="Times New Roman"/>
          <w:bCs/>
          <w:sz w:val="24"/>
          <w:szCs w:val="24"/>
        </w:rPr>
        <w:t xml:space="preserve">test </w:t>
      </w:r>
      <w:r w:rsidR="0017204D" w:rsidRPr="008459E8">
        <w:rPr>
          <w:rFonts w:ascii="Times New Roman" w:eastAsia="Times New Roman" w:hAnsi="Times New Roman" w:cs="Times New Roman"/>
          <w:bCs/>
          <w:sz w:val="24"/>
          <w:szCs w:val="24"/>
        </w:rPr>
        <w:t xml:space="preserve">revealed individual differences in how </w:t>
      </w:r>
      <w:r w:rsidR="006B7E50" w:rsidRPr="008459E8">
        <w:rPr>
          <w:rFonts w:ascii="Times New Roman" w:eastAsia="Times New Roman" w:hAnsi="Times New Roman" w:cs="Times New Roman"/>
          <w:bCs/>
          <w:sz w:val="24"/>
          <w:szCs w:val="24"/>
        </w:rPr>
        <w:t>children</w:t>
      </w:r>
      <w:r w:rsidR="0017204D" w:rsidRPr="008459E8">
        <w:rPr>
          <w:rFonts w:ascii="Times New Roman" w:eastAsia="Times New Roman" w:hAnsi="Times New Roman" w:cs="Times New Roman"/>
          <w:bCs/>
          <w:sz w:val="24"/>
          <w:szCs w:val="24"/>
        </w:rPr>
        <w:t xml:space="preserve"> </w:t>
      </w:r>
      <w:r w:rsidR="00723B0F">
        <w:rPr>
          <w:rFonts w:ascii="Times New Roman" w:eastAsia="Times New Roman" w:hAnsi="Times New Roman" w:cs="Times New Roman"/>
          <w:bCs/>
          <w:sz w:val="24"/>
          <w:szCs w:val="24"/>
        </w:rPr>
        <w:t>tolerate delay</w:t>
      </w:r>
      <w:r w:rsidR="00547CE4">
        <w:rPr>
          <w:rFonts w:ascii="Times New Roman" w:eastAsia="Times New Roman" w:hAnsi="Times New Roman" w:cs="Times New Roman"/>
          <w:bCs/>
          <w:sz w:val="24"/>
          <w:szCs w:val="24"/>
        </w:rPr>
        <w:t xml:space="preserve"> </w:t>
      </w:r>
      <w:r w:rsidR="004A106E">
        <w:rPr>
          <w:rFonts w:ascii="Times New Roman" w:eastAsia="Times New Roman" w:hAnsi="Times New Roman" w:cs="Times New Roman"/>
          <w:bCs/>
          <w:sz w:val="24"/>
          <w:szCs w:val="24"/>
        </w:rPr>
        <w:t>and</w:t>
      </w:r>
      <w:r w:rsidR="002F471A">
        <w:rPr>
          <w:rFonts w:ascii="Times New Roman" w:eastAsia="Times New Roman" w:hAnsi="Times New Roman" w:cs="Times New Roman"/>
          <w:bCs/>
          <w:sz w:val="24"/>
          <w:szCs w:val="24"/>
        </w:rPr>
        <w:t xml:space="preserve"> </w:t>
      </w:r>
      <w:r w:rsidR="00547CE4">
        <w:rPr>
          <w:rFonts w:ascii="Times New Roman" w:eastAsia="Times New Roman" w:hAnsi="Times New Roman" w:cs="Times New Roman"/>
          <w:bCs/>
          <w:sz w:val="24"/>
          <w:szCs w:val="24"/>
        </w:rPr>
        <w:t>self-control</w:t>
      </w:r>
      <w:r w:rsidR="0008495F" w:rsidRPr="008459E8">
        <w:rPr>
          <w:rFonts w:ascii="Times New Roman" w:eastAsia="Times New Roman" w:hAnsi="Times New Roman" w:cs="Times New Roman"/>
          <w:bCs/>
          <w:sz w:val="24"/>
          <w:szCs w:val="24"/>
        </w:rPr>
        <w:t xml:space="preserve">, with some children resisting </w:t>
      </w:r>
      <w:r w:rsidR="008E5317" w:rsidRPr="008459E8">
        <w:rPr>
          <w:rFonts w:ascii="Times New Roman" w:eastAsia="Times New Roman" w:hAnsi="Times New Roman" w:cs="Times New Roman"/>
          <w:bCs/>
          <w:sz w:val="24"/>
          <w:szCs w:val="24"/>
        </w:rPr>
        <w:t>immediate</w:t>
      </w:r>
      <w:r w:rsidR="0008495F" w:rsidRPr="008459E8">
        <w:rPr>
          <w:rFonts w:ascii="Times New Roman" w:eastAsia="Times New Roman" w:hAnsi="Times New Roman" w:cs="Times New Roman"/>
          <w:bCs/>
          <w:sz w:val="24"/>
          <w:szCs w:val="24"/>
        </w:rPr>
        <w:t xml:space="preserve"> </w:t>
      </w:r>
      <w:r w:rsidR="00167529">
        <w:rPr>
          <w:rFonts w:ascii="Times New Roman" w:eastAsia="Times New Roman" w:hAnsi="Times New Roman" w:cs="Times New Roman"/>
          <w:bCs/>
          <w:sz w:val="24"/>
          <w:szCs w:val="24"/>
        </w:rPr>
        <w:t xml:space="preserve">gratification and </w:t>
      </w:r>
      <w:r w:rsidR="0008495F" w:rsidRPr="008459E8">
        <w:rPr>
          <w:rFonts w:ascii="Times New Roman" w:eastAsia="Times New Roman" w:hAnsi="Times New Roman" w:cs="Times New Roman"/>
          <w:bCs/>
          <w:sz w:val="24"/>
          <w:szCs w:val="24"/>
        </w:rPr>
        <w:t xml:space="preserve">others </w:t>
      </w:r>
      <w:r w:rsidR="009B2DFA">
        <w:rPr>
          <w:rFonts w:ascii="Times New Roman" w:eastAsia="Times New Roman" w:hAnsi="Times New Roman" w:cs="Times New Roman"/>
          <w:bCs/>
          <w:sz w:val="24"/>
          <w:szCs w:val="24"/>
        </w:rPr>
        <w:t>succumbing to</w:t>
      </w:r>
      <w:r w:rsidR="001C0135" w:rsidRPr="008459E8">
        <w:rPr>
          <w:rFonts w:ascii="Times New Roman" w:eastAsia="Times New Roman" w:hAnsi="Times New Roman" w:cs="Times New Roman"/>
          <w:bCs/>
          <w:sz w:val="24"/>
          <w:szCs w:val="24"/>
        </w:rPr>
        <w:t xml:space="preserve"> </w:t>
      </w:r>
      <w:r w:rsidR="00D02045">
        <w:rPr>
          <w:rFonts w:ascii="Times New Roman" w:eastAsia="Times New Roman" w:hAnsi="Times New Roman" w:cs="Times New Roman"/>
          <w:bCs/>
          <w:sz w:val="24"/>
          <w:szCs w:val="24"/>
        </w:rPr>
        <w:t>it</w:t>
      </w:r>
      <w:r w:rsidR="001C0135" w:rsidRPr="008459E8">
        <w:rPr>
          <w:rFonts w:ascii="Times New Roman" w:eastAsia="Times New Roman" w:hAnsi="Times New Roman" w:cs="Times New Roman"/>
          <w:bCs/>
          <w:sz w:val="24"/>
          <w:szCs w:val="24"/>
        </w:rPr>
        <w:t>.</w:t>
      </w:r>
      <w:r w:rsidR="00EC1BAF" w:rsidRPr="008459E8">
        <w:rPr>
          <w:rFonts w:ascii="Times New Roman" w:eastAsia="Times New Roman" w:hAnsi="Times New Roman" w:cs="Times New Roman"/>
          <w:bCs/>
          <w:sz w:val="24"/>
          <w:szCs w:val="24"/>
        </w:rPr>
        <w:t xml:space="preserve"> </w:t>
      </w:r>
    </w:p>
    <w:p w14:paraId="77E9A64E" w14:textId="44C0828C" w:rsidR="00BC414C" w:rsidRDefault="002F16DF" w:rsidP="00FF68F0">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Similar </w:t>
      </w:r>
      <w:r w:rsidR="00E74681">
        <w:rPr>
          <w:rFonts w:ascii="Times New Roman" w:eastAsia="Times New Roman" w:hAnsi="Times New Roman" w:cs="Times New Roman"/>
          <w:bCs/>
          <w:sz w:val="24"/>
          <w:szCs w:val="24"/>
        </w:rPr>
        <w:t>variability</w:t>
      </w:r>
      <w:r w:rsidRPr="008459E8">
        <w:rPr>
          <w:rFonts w:ascii="Times New Roman" w:eastAsia="Times New Roman" w:hAnsi="Times New Roman" w:cs="Times New Roman"/>
          <w:bCs/>
          <w:sz w:val="24"/>
          <w:szCs w:val="24"/>
        </w:rPr>
        <w:t xml:space="preserve"> </w:t>
      </w:r>
      <w:r w:rsidR="00E74681">
        <w:rPr>
          <w:rFonts w:ascii="Times New Roman" w:eastAsia="Times New Roman" w:hAnsi="Times New Roman" w:cs="Times New Roman"/>
          <w:bCs/>
          <w:sz w:val="24"/>
          <w:szCs w:val="24"/>
        </w:rPr>
        <w:t>has been</w:t>
      </w:r>
      <w:r w:rsidR="00FF36E2">
        <w:rPr>
          <w:rFonts w:ascii="Times New Roman" w:eastAsia="Times New Roman" w:hAnsi="Times New Roman" w:cs="Times New Roman"/>
          <w:bCs/>
          <w:sz w:val="24"/>
          <w:szCs w:val="24"/>
        </w:rPr>
        <w:t xml:space="preserve"> observed</w:t>
      </w:r>
      <w:r w:rsidRPr="008459E8">
        <w:rPr>
          <w:rFonts w:ascii="Times New Roman" w:eastAsia="Times New Roman" w:hAnsi="Times New Roman" w:cs="Times New Roman"/>
          <w:bCs/>
          <w:sz w:val="24"/>
          <w:szCs w:val="24"/>
        </w:rPr>
        <w:t xml:space="preserve"> in animals</w:t>
      </w:r>
      <w:r w:rsidR="00105266">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r w:rsidR="0011631F">
        <w:rPr>
          <w:rFonts w:ascii="Times New Roman" w:eastAsia="Times New Roman" w:hAnsi="Times New Roman" w:cs="Times New Roman"/>
          <w:bCs/>
          <w:sz w:val="24"/>
          <w:szCs w:val="24"/>
        </w:rPr>
        <w:t>I</w:t>
      </w:r>
      <w:r w:rsidR="00BC414C" w:rsidRPr="00BC414C">
        <w:rPr>
          <w:rFonts w:ascii="Times New Roman" w:eastAsia="Times New Roman" w:hAnsi="Times New Roman" w:cs="Times New Roman"/>
          <w:bCs/>
          <w:sz w:val="24"/>
          <w:szCs w:val="24"/>
        </w:rPr>
        <w:t xml:space="preserve">n </w:t>
      </w:r>
      <w:r w:rsidR="00D17ED1">
        <w:rPr>
          <w:rFonts w:ascii="Times New Roman" w:eastAsia="Times New Roman" w:hAnsi="Times New Roman" w:cs="Times New Roman"/>
          <w:bCs/>
          <w:sz w:val="24"/>
          <w:szCs w:val="24"/>
        </w:rPr>
        <w:t xml:space="preserve">natural </w:t>
      </w:r>
      <w:r w:rsidR="00BC414C" w:rsidRPr="00BC414C">
        <w:rPr>
          <w:rFonts w:ascii="Times New Roman" w:eastAsia="Times New Roman" w:hAnsi="Times New Roman" w:cs="Times New Roman"/>
          <w:bCs/>
          <w:sz w:val="24"/>
          <w:szCs w:val="24"/>
        </w:rPr>
        <w:t xml:space="preserve">foraging </w:t>
      </w:r>
      <w:r w:rsidR="00AF7AB3">
        <w:rPr>
          <w:rFonts w:ascii="Times New Roman" w:eastAsia="Times New Roman" w:hAnsi="Times New Roman" w:cs="Times New Roman"/>
          <w:bCs/>
          <w:sz w:val="24"/>
          <w:szCs w:val="24"/>
        </w:rPr>
        <w:t>scenarios</w:t>
      </w:r>
      <w:r w:rsidR="00BC414C" w:rsidRPr="00BC414C">
        <w:rPr>
          <w:rFonts w:ascii="Times New Roman" w:eastAsia="Times New Roman" w:hAnsi="Times New Roman" w:cs="Times New Roman"/>
          <w:bCs/>
          <w:sz w:val="24"/>
          <w:szCs w:val="24"/>
        </w:rPr>
        <w:t xml:space="preserve">, animals often face </w:t>
      </w:r>
      <w:r w:rsidR="00D17ED1">
        <w:rPr>
          <w:rFonts w:ascii="Times New Roman" w:eastAsia="Times New Roman" w:hAnsi="Times New Roman" w:cs="Times New Roman"/>
          <w:bCs/>
          <w:sz w:val="24"/>
          <w:szCs w:val="24"/>
        </w:rPr>
        <w:t>choices</w:t>
      </w:r>
      <w:r w:rsidR="00BC414C" w:rsidRPr="00BC414C">
        <w:rPr>
          <w:rFonts w:ascii="Times New Roman" w:eastAsia="Times New Roman" w:hAnsi="Times New Roman" w:cs="Times New Roman"/>
          <w:bCs/>
          <w:sz w:val="24"/>
          <w:szCs w:val="24"/>
        </w:rPr>
        <w:t xml:space="preserve"> between immediate but smaller food sources and delayed but more substantial ones</w:t>
      </w:r>
      <w:r w:rsidR="000C48D8">
        <w:rPr>
          <w:rFonts w:ascii="Times New Roman" w:eastAsia="Times New Roman" w:hAnsi="Times New Roman" w:cs="Times New Roman"/>
          <w:bCs/>
          <w:sz w:val="24"/>
          <w:szCs w:val="24"/>
        </w:rPr>
        <w:t>. Their preferences</w:t>
      </w:r>
      <w:r w:rsidR="00BC414C" w:rsidRPr="00BC414C">
        <w:rPr>
          <w:rFonts w:ascii="Times New Roman" w:eastAsia="Times New Roman" w:hAnsi="Times New Roman" w:cs="Times New Roman"/>
          <w:bCs/>
          <w:sz w:val="24"/>
          <w:szCs w:val="24"/>
        </w:rPr>
        <w:t xml:space="preserve"> can vary </w:t>
      </w:r>
      <w:r w:rsidR="00835F55">
        <w:rPr>
          <w:rFonts w:ascii="Times New Roman" w:eastAsia="Times New Roman" w:hAnsi="Times New Roman" w:cs="Times New Roman"/>
          <w:bCs/>
          <w:sz w:val="24"/>
          <w:szCs w:val="24"/>
        </w:rPr>
        <w:t>with</w:t>
      </w:r>
      <w:r w:rsidR="00BC414C" w:rsidRPr="00BC414C">
        <w:rPr>
          <w:rFonts w:ascii="Times New Roman" w:eastAsia="Times New Roman" w:hAnsi="Times New Roman" w:cs="Times New Roman"/>
          <w:bCs/>
          <w:sz w:val="24"/>
          <w:szCs w:val="24"/>
        </w:rPr>
        <w:t xml:space="preserve"> environmental conditions, </w:t>
      </w:r>
      <w:r w:rsidR="00835F55">
        <w:rPr>
          <w:rFonts w:ascii="Times New Roman" w:eastAsia="Times New Roman" w:hAnsi="Times New Roman" w:cs="Times New Roman"/>
          <w:bCs/>
          <w:sz w:val="24"/>
          <w:szCs w:val="24"/>
        </w:rPr>
        <w:t>prior</w:t>
      </w:r>
      <w:r w:rsidR="00835F55" w:rsidRPr="00BC414C">
        <w:rPr>
          <w:rFonts w:ascii="Times New Roman" w:eastAsia="Times New Roman" w:hAnsi="Times New Roman" w:cs="Times New Roman"/>
          <w:bCs/>
          <w:sz w:val="24"/>
          <w:szCs w:val="24"/>
        </w:rPr>
        <w:t xml:space="preserve"> </w:t>
      </w:r>
      <w:r w:rsidR="00BC414C" w:rsidRPr="00BC414C">
        <w:rPr>
          <w:rFonts w:ascii="Times New Roman" w:eastAsia="Times New Roman" w:hAnsi="Times New Roman" w:cs="Times New Roman"/>
          <w:bCs/>
          <w:sz w:val="24"/>
          <w:szCs w:val="24"/>
        </w:rPr>
        <w:t>experience</w:t>
      </w:r>
      <w:r w:rsidR="00342E4F">
        <w:rPr>
          <w:rFonts w:ascii="Times New Roman" w:eastAsia="Times New Roman" w:hAnsi="Times New Roman" w:cs="Times New Roman"/>
          <w:bCs/>
          <w:sz w:val="24"/>
          <w:szCs w:val="24"/>
        </w:rPr>
        <w:t>,</w:t>
      </w:r>
      <w:r w:rsidR="00CA4E20">
        <w:rPr>
          <w:rFonts w:ascii="Times New Roman" w:eastAsia="Times New Roman" w:hAnsi="Times New Roman" w:cs="Times New Roman"/>
          <w:bCs/>
          <w:sz w:val="24"/>
          <w:szCs w:val="24"/>
        </w:rPr>
        <w:t xml:space="preserve"> </w:t>
      </w:r>
      <w:r w:rsidR="000207E1">
        <w:rPr>
          <w:rFonts w:ascii="Times New Roman" w:eastAsia="Times New Roman" w:hAnsi="Times New Roman" w:cs="Times New Roman"/>
          <w:bCs/>
          <w:sz w:val="24"/>
          <w:szCs w:val="24"/>
        </w:rPr>
        <w:t xml:space="preserve">and individual differences </w:t>
      </w:r>
      <w:r w:rsidR="00CA4E20">
        <w:rPr>
          <w:rFonts w:ascii="Times New Roman" w:eastAsia="Times New Roman" w:hAnsi="Times New Roman" w:cs="Times New Roman"/>
          <w:bCs/>
          <w:sz w:val="24"/>
          <w:szCs w:val="24"/>
        </w:rPr>
        <w:t>(</w:t>
      </w:r>
      <w:r w:rsidR="001458B6" w:rsidRPr="00051805">
        <w:rPr>
          <w:rFonts w:ascii="Times New Roman" w:eastAsia="Times New Roman" w:hAnsi="Times New Roman" w:cs="Times New Roman"/>
          <w:b/>
          <w:color w:val="EE0000"/>
          <w:sz w:val="24"/>
          <w:szCs w:val="24"/>
        </w:rPr>
        <w:t>Trevail et al., 2019</w:t>
      </w:r>
      <w:r w:rsidR="000207E1" w:rsidRPr="00051805">
        <w:rPr>
          <w:rFonts w:ascii="Times New Roman" w:eastAsia="Times New Roman" w:hAnsi="Times New Roman" w:cs="Times New Roman"/>
          <w:b/>
          <w:color w:val="EE0000"/>
          <w:sz w:val="24"/>
          <w:szCs w:val="24"/>
        </w:rPr>
        <w:t xml:space="preserve">; </w:t>
      </w:r>
      <w:r w:rsidR="008B696E" w:rsidRPr="00051805">
        <w:rPr>
          <w:rFonts w:ascii="Times New Roman" w:eastAsia="Times New Roman" w:hAnsi="Times New Roman" w:cs="Times New Roman"/>
          <w:b/>
          <w:color w:val="EE0000"/>
          <w:sz w:val="24"/>
          <w:szCs w:val="24"/>
        </w:rPr>
        <w:t xml:space="preserve">Eccard et al., 2020; </w:t>
      </w:r>
      <w:r w:rsidR="0091337F" w:rsidRPr="00051805">
        <w:rPr>
          <w:rFonts w:ascii="Times New Roman" w:eastAsia="Times New Roman" w:hAnsi="Times New Roman" w:cs="Times New Roman"/>
          <w:b/>
          <w:color w:val="EE0000"/>
          <w:sz w:val="24"/>
          <w:szCs w:val="24"/>
        </w:rPr>
        <w:t>Walker et al., 2023</w:t>
      </w:r>
      <w:r w:rsidR="001458B6">
        <w:rPr>
          <w:rFonts w:ascii="Times New Roman" w:eastAsia="Times New Roman" w:hAnsi="Times New Roman" w:cs="Times New Roman"/>
          <w:bCs/>
          <w:sz w:val="24"/>
          <w:szCs w:val="24"/>
        </w:rPr>
        <w:t>)</w:t>
      </w:r>
      <w:r w:rsidR="00BC414C">
        <w:rPr>
          <w:rFonts w:ascii="Times New Roman" w:eastAsia="Times New Roman" w:hAnsi="Times New Roman" w:cs="Times New Roman"/>
          <w:bCs/>
          <w:sz w:val="24"/>
          <w:szCs w:val="24"/>
        </w:rPr>
        <w:t xml:space="preserve">. </w:t>
      </w:r>
      <w:r w:rsidR="00BC414C" w:rsidRPr="00BC414C">
        <w:rPr>
          <w:rFonts w:ascii="Times New Roman" w:eastAsia="Times New Roman" w:hAnsi="Times New Roman" w:cs="Times New Roman"/>
          <w:bCs/>
          <w:sz w:val="24"/>
          <w:szCs w:val="24"/>
        </w:rPr>
        <w:t xml:space="preserve"> </w:t>
      </w:r>
    </w:p>
    <w:p w14:paraId="5B1C1BA3" w14:textId="5C30A8D5" w:rsidR="0066468D" w:rsidRPr="003E4ADA" w:rsidRDefault="0066468D" w:rsidP="0066468D">
      <w:pPr>
        <w:pBdr>
          <w:top w:val="nil"/>
          <w:left w:val="nil"/>
          <w:bottom w:val="nil"/>
          <w:right w:val="nil"/>
          <w:between w:val="nil"/>
        </w:pBdr>
        <w:spacing w:after="0" w:line="480" w:lineRule="auto"/>
        <w:rPr>
          <w:rFonts w:ascii="Times New Roman" w:eastAsia="Times New Roman" w:hAnsi="Times New Roman" w:cs="Times New Roman"/>
          <w:bCs/>
          <w:sz w:val="24"/>
          <w:szCs w:val="24"/>
          <w:highlight w:val="yellow"/>
        </w:rPr>
      </w:pPr>
      <w:r>
        <w:rPr>
          <w:rFonts w:ascii="Times New Roman" w:eastAsia="Times New Roman" w:hAnsi="Times New Roman" w:cs="Times New Roman"/>
          <w:bCs/>
          <w:sz w:val="24"/>
          <w:szCs w:val="24"/>
        </w:rPr>
        <w:t>Although</w:t>
      </w:r>
      <w:r w:rsidRPr="00266AE3">
        <w:rPr>
          <w:rFonts w:ascii="Times New Roman" w:eastAsia="Times New Roman" w:hAnsi="Times New Roman" w:cs="Times New Roman"/>
          <w:bCs/>
          <w:sz w:val="24"/>
          <w:szCs w:val="24"/>
        </w:rPr>
        <w:t xml:space="preserve"> temporal discounting is commonly viewed as the result of general valuation processes, </w:t>
      </w:r>
      <w:r>
        <w:rPr>
          <w:rFonts w:ascii="Times New Roman" w:eastAsia="Times New Roman" w:hAnsi="Times New Roman" w:cs="Times New Roman"/>
          <w:bCs/>
          <w:sz w:val="24"/>
          <w:szCs w:val="24"/>
        </w:rPr>
        <w:t xml:space="preserve">emerging evidence suggests </w:t>
      </w:r>
      <w:r w:rsidRPr="00266AE3">
        <w:rPr>
          <w:rFonts w:ascii="Times New Roman" w:eastAsia="Times New Roman" w:hAnsi="Times New Roman" w:cs="Times New Roman"/>
          <w:bCs/>
          <w:sz w:val="24"/>
          <w:szCs w:val="24"/>
        </w:rPr>
        <w:t xml:space="preserve">decisions </w:t>
      </w:r>
      <w:r>
        <w:rPr>
          <w:rFonts w:ascii="Times New Roman" w:eastAsia="Times New Roman" w:hAnsi="Times New Roman" w:cs="Times New Roman"/>
          <w:bCs/>
          <w:sz w:val="24"/>
          <w:szCs w:val="24"/>
        </w:rPr>
        <w:t>may also</w:t>
      </w:r>
      <w:r w:rsidRPr="00266AE3">
        <w:rPr>
          <w:rFonts w:ascii="Times New Roman" w:eastAsia="Times New Roman" w:hAnsi="Times New Roman" w:cs="Times New Roman"/>
          <w:bCs/>
          <w:sz w:val="24"/>
          <w:szCs w:val="24"/>
        </w:rPr>
        <w:t xml:space="preserve"> reflect adaptive strategies shaped by both internal states</w:t>
      </w:r>
      <w:r>
        <w:rPr>
          <w:rFonts w:ascii="Times New Roman" w:eastAsia="Times New Roman" w:hAnsi="Times New Roman" w:cs="Times New Roman"/>
          <w:bCs/>
          <w:sz w:val="24"/>
          <w:szCs w:val="24"/>
        </w:rPr>
        <w:t>, such as motivation (</w:t>
      </w:r>
      <w:r w:rsidRPr="00051805">
        <w:rPr>
          <w:rFonts w:ascii="Times New Roman" w:eastAsia="Times New Roman" w:hAnsi="Times New Roman" w:cs="Times New Roman"/>
          <w:b/>
          <w:bCs/>
          <w:color w:val="EE0000"/>
          <w:sz w:val="24"/>
          <w:szCs w:val="24"/>
        </w:rPr>
        <w:t>Kable &amp; Glimcher, 2007</w:t>
      </w:r>
      <w:r w:rsidRPr="000F45F4">
        <w:rPr>
          <w:rFonts w:ascii="Times New Roman" w:eastAsia="Times New Roman" w:hAnsi="Times New Roman" w:cs="Times New Roman"/>
          <w:sz w:val="24"/>
          <w:szCs w:val="24"/>
        </w:rPr>
        <w:t>),</w:t>
      </w:r>
      <w:r>
        <w:rPr>
          <w:rFonts w:ascii="Times New Roman" w:eastAsia="Times New Roman" w:hAnsi="Times New Roman" w:cs="Times New Roman"/>
          <w:bCs/>
          <w:sz w:val="24"/>
          <w:szCs w:val="24"/>
        </w:rPr>
        <w:t xml:space="preserve"> </w:t>
      </w:r>
      <w:r w:rsidRPr="00266AE3">
        <w:rPr>
          <w:rFonts w:ascii="Times New Roman" w:eastAsia="Times New Roman" w:hAnsi="Times New Roman" w:cs="Times New Roman"/>
          <w:bCs/>
          <w:sz w:val="24"/>
          <w:szCs w:val="24"/>
        </w:rPr>
        <w:t>and external demands</w:t>
      </w:r>
      <w:r>
        <w:rPr>
          <w:rFonts w:ascii="Times New Roman" w:eastAsia="Times New Roman" w:hAnsi="Times New Roman" w:cs="Times New Roman"/>
          <w:bCs/>
          <w:sz w:val="24"/>
          <w:szCs w:val="24"/>
        </w:rPr>
        <w:t>, including</w:t>
      </w:r>
      <w:r w:rsidRPr="007F7A4F">
        <w:rPr>
          <w:rFonts w:ascii="Times New Roman" w:eastAsia="Times New Roman" w:hAnsi="Times New Roman" w:cs="Times New Roman"/>
          <w:bCs/>
          <w:sz w:val="24"/>
          <w:szCs w:val="24"/>
        </w:rPr>
        <w:t xml:space="preserve"> the timing </w:t>
      </w:r>
      <w:r>
        <w:rPr>
          <w:rFonts w:ascii="Times New Roman" w:eastAsia="Times New Roman" w:hAnsi="Times New Roman" w:cs="Times New Roman"/>
          <w:bCs/>
          <w:sz w:val="24"/>
          <w:szCs w:val="24"/>
        </w:rPr>
        <w:t xml:space="preserve">and the structure of the choice. </w:t>
      </w:r>
      <w:r w:rsidR="00977F3D" w:rsidRPr="003E4ADA">
        <w:rPr>
          <w:rFonts w:ascii="Times New Roman" w:eastAsia="Times New Roman" w:hAnsi="Times New Roman" w:cs="Times New Roman"/>
          <w:bCs/>
          <w:sz w:val="24"/>
          <w:szCs w:val="24"/>
        </w:rPr>
        <w:t>We</w:t>
      </w:r>
      <w:r w:rsidR="002F1245" w:rsidRPr="003E4ADA">
        <w:rPr>
          <w:rFonts w:ascii="Times New Roman" w:eastAsia="Times New Roman" w:hAnsi="Times New Roman" w:cs="Times New Roman"/>
          <w:bCs/>
          <w:sz w:val="24"/>
          <w:szCs w:val="24"/>
        </w:rPr>
        <w:t xml:space="preserve"> hypothesize that </w:t>
      </w:r>
      <w:r w:rsidRPr="003E4ADA">
        <w:rPr>
          <w:rFonts w:ascii="Times New Roman" w:eastAsia="Times New Roman" w:hAnsi="Times New Roman" w:cs="Times New Roman"/>
          <w:bCs/>
          <w:sz w:val="24"/>
          <w:szCs w:val="24"/>
        </w:rPr>
        <w:t xml:space="preserve">the time required to make a choice and the nature of the choice, such as accepting or rejecting sooner or later, can impose an additional temporal cost that can influence the evaluation process, similar to findings of </w:t>
      </w:r>
      <w:proofErr w:type="spellStart"/>
      <w:r w:rsidRPr="003E4ADA">
        <w:rPr>
          <w:rFonts w:ascii="Times New Roman" w:eastAsia="Times New Roman" w:hAnsi="Times New Roman" w:cs="Times New Roman"/>
          <w:b/>
          <w:bCs/>
          <w:color w:val="EE0000"/>
          <w:sz w:val="24"/>
          <w:szCs w:val="24"/>
        </w:rPr>
        <w:t>Shadmehr</w:t>
      </w:r>
      <w:proofErr w:type="spellEnd"/>
      <w:r w:rsidRPr="003E4ADA">
        <w:rPr>
          <w:rFonts w:ascii="Times New Roman" w:eastAsia="Times New Roman" w:hAnsi="Times New Roman" w:cs="Times New Roman"/>
          <w:b/>
          <w:bCs/>
          <w:color w:val="EE0000"/>
          <w:sz w:val="24"/>
          <w:szCs w:val="24"/>
        </w:rPr>
        <w:t xml:space="preserve"> and colleagues (2010)</w:t>
      </w:r>
      <w:r w:rsidRPr="003E4ADA">
        <w:rPr>
          <w:rFonts w:ascii="Times New Roman" w:eastAsia="Times New Roman" w:hAnsi="Times New Roman" w:cs="Times New Roman"/>
          <w:bCs/>
          <w:sz w:val="24"/>
          <w:szCs w:val="24"/>
        </w:rPr>
        <w:t xml:space="preserve">, who showed that the brain treats the duration of movements </w:t>
      </w:r>
      <w:r w:rsidRPr="003E4ADA">
        <w:rPr>
          <w:rFonts w:ascii="Times New Roman" w:eastAsia="Times New Roman" w:hAnsi="Times New Roman" w:cs="Times New Roman"/>
          <w:bCs/>
          <w:sz w:val="24"/>
          <w:szCs w:val="24"/>
        </w:rPr>
        <w:lastRenderedPageBreak/>
        <w:t>as a cost, such that longer delays reduce the subjective value of rewards and influence motor planning.</w:t>
      </w:r>
    </w:p>
    <w:p w14:paraId="7FF87BC7" w14:textId="50AADBC6" w:rsidR="0066468D" w:rsidRPr="0066468D" w:rsidRDefault="0066468D" w:rsidP="0066468D">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8F1E1A">
        <w:rPr>
          <w:rFonts w:ascii="Times New Roman" w:eastAsia="Times New Roman" w:hAnsi="Times New Roman" w:cs="Times New Roman"/>
          <w:bCs/>
          <w:sz w:val="24"/>
          <w:szCs w:val="24"/>
        </w:rPr>
        <w:t xml:space="preserve">Most studies on temporal discounting present options simultaneously and allow immediate choice. However, in real-life situations, the opportunity to act may be delayed, </w:t>
      </w:r>
      <w:r w:rsidR="00DD3F50" w:rsidRPr="008F1E1A">
        <w:rPr>
          <w:rFonts w:ascii="Times New Roman" w:eastAsia="Times New Roman" w:hAnsi="Times New Roman" w:cs="Times New Roman"/>
          <w:bCs/>
          <w:sz w:val="24"/>
          <w:szCs w:val="24"/>
        </w:rPr>
        <w:t>or</w:t>
      </w:r>
      <w:r w:rsidRPr="008F1E1A">
        <w:rPr>
          <w:rFonts w:ascii="Times New Roman" w:eastAsia="Times New Roman" w:hAnsi="Times New Roman" w:cs="Times New Roman"/>
          <w:bCs/>
          <w:sz w:val="24"/>
          <w:szCs w:val="24"/>
        </w:rPr>
        <w:t xml:space="preserve"> the rules governing the choice may become clear only later.</w:t>
      </w:r>
      <w:r w:rsidRPr="0066468D">
        <w:rPr>
          <w:rFonts w:ascii="Times New Roman" w:eastAsia="Times New Roman" w:hAnsi="Times New Roman" w:cs="Times New Roman"/>
          <w:bCs/>
          <w:sz w:val="24"/>
          <w:szCs w:val="24"/>
        </w:rPr>
        <w:t xml:space="preserve"> To capture this, we designed a temporal discounting task with a </w:t>
      </w:r>
      <w:r w:rsidRPr="00E514AE">
        <w:rPr>
          <w:rFonts w:ascii="Times New Roman" w:eastAsia="Times New Roman" w:hAnsi="Times New Roman" w:cs="Times New Roman"/>
          <w:bCs/>
          <w:sz w:val="24"/>
          <w:szCs w:val="24"/>
        </w:rPr>
        <w:t>two-step go-signal</w:t>
      </w:r>
      <w:r w:rsidRPr="0066468D">
        <w:rPr>
          <w:rFonts w:ascii="Times New Roman" w:eastAsia="Times New Roman" w:hAnsi="Times New Roman" w:cs="Times New Roman"/>
          <w:bCs/>
          <w:sz w:val="24"/>
          <w:szCs w:val="24"/>
        </w:rPr>
        <w:t xml:space="preserve"> that controlled both when the animal could act and whether it could accept or reject the offer at different times. This design separates </w:t>
      </w:r>
      <w:r w:rsidRPr="00E514AE">
        <w:rPr>
          <w:rFonts w:ascii="Times New Roman" w:eastAsia="Times New Roman" w:hAnsi="Times New Roman" w:cs="Times New Roman"/>
          <w:bCs/>
          <w:sz w:val="24"/>
          <w:szCs w:val="24"/>
        </w:rPr>
        <w:t>offer evaluation</w:t>
      </w:r>
      <w:r w:rsidRPr="0066468D">
        <w:rPr>
          <w:rFonts w:ascii="Times New Roman" w:eastAsia="Times New Roman" w:hAnsi="Times New Roman" w:cs="Times New Roman"/>
          <w:bCs/>
          <w:sz w:val="24"/>
          <w:szCs w:val="24"/>
        </w:rPr>
        <w:t xml:space="preserve"> from </w:t>
      </w:r>
      <w:r w:rsidRPr="00E514AE">
        <w:rPr>
          <w:rFonts w:ascii="Times New Roman" w:eastAsia="Times New Roman" w:hAnsi="Times New Roman" w:cs="Times New Roman"/>
          <w:bCs/>
          <w:sz w:val="24"/>
          <w:szCs w:val="24"/>
        </w:rPr>
        <w:t>action execution</w:t>
      </w:r>
      <w:r w:rsidRPr="0066468D">
        <w:rPr>
          <w:rFonts w:ascii="Times New Roman" w:eastAsia="Times New Roman" w:hAnsi="Times New Roman" w:cs="Times New Roman"/>
          <w:bCs/>
          <w:sz w:val="24"/>
          <w:szCs w:val="24"/>
        </w:rPr>
        <w:t xml:space="preserve">, allowing us to </w:t>
      </w:r>
      <w:r w:rsidR="00D1758C">
        <w:rPr>
          <w:rFonts w:ascii="Times New Roman" w:eastAsia="Times New Roman" w:hAnsi="Times New Roman" w:cs="Times New Roman"/>
          <w:bCs/>
          <w:sz w:val="24"/>
          <w:szCs w:val="24"/>
        </w:rPr>
        <w:t>investigate</w:t>
      </w:r>
      <w:r w:rsidRPr="0066468D">
        <w:rPr>
          <w:rFonts w:ascii="Times New Roman" w:eastAsia="Times New Roman" w:hAnsi="Times New Roman" w:cs="Times New Roman"/>
          <w:bCs/>
          <w:sz w:val="24"/>
          <w:szCs w:val="24"/>
        </w:rPr>
        <w:t xml:space="preserve"> how temporal structure shapes neural computations of reward and delay.</w:t>
      </w:r>
      <w:r w:rsidR="008A79EA">
        <w:rPr>
          <w:rFonts w:ascii="Times New Roman" w:eastAsia="Times New Roman" w:hAnsi="Times New Roman" w:cs="Times New Roman"/>
          <w:bCs/>
          <w:sz w:val="24"/>
          <w:szCs w:val="24"/>
        </w:rPr>
        <w:t xml:space="preserve"> It also offered us the opportunity to identify possible individual </w:t>
      </w:r>
      <w:r w:rsidR="009920E6">
        <w:rPr>
          <w:rFonts w:ascii="Times New Roman" w:eastAsia="Times New Roman" w:hAnsi="Times New Roman" w:cs="Times New Roman"/>
          <w:bCs/>
          <w:sz w:val="24"/>
          <w:szCs w:val="24"/>
        </w:rPr>
        <w:t xml:space="preserve">strategies </w:t>
      </w:r>
      <w:r w:rsidR="008A79EA">
        <w:rPr>
          <w:rFonts w:ascii="Times New Roman" w:eastAsia="Times New Roman" w:hAnsi="Times New Roman" w:cs="Times New Roman"/>
          <w:bCs/>
          <w:sz w:val="24"/>
          <w:szCs w:val="24"/>
        </w:rPr>
        <w:t xml:space="preserve">that may be reflected in distinct neural </w:t>
      </w:r>
      <w:r w:rsidR="009920E6">
        <w:rPr>
          <w:rFonts w:ascii="Times New Roman" w:eastAsia="Times New Roman" w:hAnsi="Times New Roman" w:cs="Times New Roman"/>
          <w:bCs/>
          <w:sz w:val="24"/>
          <w:szCs w:val="24"/>
        </w:rPr>
        <w:t>coding</w:t>
      </w:r>
      <w:r w:rsidR="008A79EA">
        <w:rPr>
          <w:rFonts w:ascii="Times New Roman" w:eastAsia="Times New Roman" w:hAnsi="Times New Roman" w:cs="Times New Roman"/>
          <w:bCs/>
          <w:sz w:val="24"/>
          <w:szCs w:val="24"/>
        </w:rPr>
        <w:t xml:space="preserve">. </w:t>
      </w:r>
    </w:p>
    <w:p w14:paraId="16B43C75" w14:textId="5093BDF1" w:rsidR="00FA0A95" w:rsidRDefault="00D1758C" w:rsidP="00B837C3">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sz w:val="24"/>
          <w:szCs w:val="24"/>
        </w:rPr>
        <w:t>W</w:t>
      </w:r>
      <w:r w:rsidR="0064674F" w:rsidRPr="0064674F">
        <w:rPr>
          <w:rFonts w:ascii="Times New Roman" w:eastAsia="Times New Roman" w:hAnsi="Times New Roman" w:cs="Times New Roman"/>
          <w:sz w:val="24"/>
          <w:szCs w:val="24"/>
        </w:rPr>
        <w:t xml:space="preserve">e recorded single-neuron activity in the </w:t>
      </w:r>
      <w:r w:rsidR="00E91934" w:rsidRPr="00D96140">
        <w:rPr>
          <w:rFonts w:ascii="Times New Roman" w:eastAsia="Times New Roman" w:hAnsi="Times New Roman" w:cs="Times New Roman"/>
          <w:bCs/>
          <w:sz w:val="24"/>
          <w:szCs w:val="24"/>
        </w:rPr>
        <w:t>dorsolateral prefrontal cortex (</w:t>
      </w:r>
      <w:proofErr w:type="spellStart"/>
      <w:r w:rsidR="00E91934" w:rsidRPr="00D96140">
        <w:rPr>
          <w:rFonts w:ascii="Times New Roman" w:eastAsia="Times New Roman" w:hAnsi="Times New Roman" w:cs="Times New Roman"/>
          <w:bCs/>
          <w:sz w:val="24"/>
          <w:szCs w:val="24"/>
        </w:rPr>
        <w:t>dlPFC</w:t>
      </w:r>
      <w:proofErr w:type="spellEnd"/>
      <w:r w:rsidR="00E91934" w:rsidRPr="00D96140">
        <w:rPr>
          <w:rFonts w:ascii="Times New Roman" w:eastAsia="Times New Roman" w:hAnsi="Times New Roman" w:cs="Times New Roman"/>
          <w:bCs/>
          <w:sz w:val="24"/>
          <w:szCs w:val="24"/>
        </w:rPr>
        <w:t xml:space="preserve">) </w:t>
      </w:r>
      <w:r w:rsidR="0064674F" w:rsidRPr="0064674F">
        <w:rPr>
          <w:rFonts w:ascii="Times New Roman" w:eastAsia="Times New Roman" w:hAnsi="Times New Roman" w:cs="Times New Roman"/>
          <w:sz w:val="24"/>
          <w:szCs w:val="24"/>
        </w:rPr>
        <w:t>of two monkeys</w:t>
      </w:r>
      <w:r w:rsidR="007C095A">
        <w:rPr>
          <w:rFonts w:ascii="Times New Roman" w:eastAsia="Times New Roman" w:hAnsi="Times New Roman" w:cs="Times New Roman"/>
          <w:sz w:val="24"/>
          <w:szCs w:val="24"/>
        </w:rPr>
        <w:t>.</w:t>
      </w:r>
      <w:r w:rsidR="0064674F" w:rsidRPr="0064674F">
        <w:rPr>
          <w:rFonts w:ascii="Times New Roman" w:eastAsia="Times New Roman" w:hAnsi="Times New Roman" w:cs="Times New Roman"/>
          <w:sz w:val="24"/>
          <w:szCs w:val="24"/>
        </w:rPr>
        <w:t xml:space="preserve"> </w:t>
      </w:r>
      <w:r w:rsidR="00080F15" w:rsidRPr="00E44DC2">
        <w:rPr>
          <w:rFonts w:ascii="Times New Roman" w:eastAsia="Times New Roman" w:hAnsi="Times New Roman" w:cs="Times New Roman"/>
          <w:bCs/>
          <w:sz w:val="24"/>
          <w:szCs w:val="24"/>
        </w:rPr>
        <w:t xml:space="preserve">The </w:t>
      </w:r>
      <w:proofErr w:type="spellStart"/>
      <w:r w:rsidR="00080F15" w:rsidRPr="00E44DC2">
        <w:rPr>
          <w:rFonts w:ascii="Times New Roman" w:eastAsia="Times New Roman" w:hAnsi="Times New Roman" w:cs="Times New Roman"/>
          <w:bCs/>
          <w:sz w:val="24"/>
          <w:szCs w:val="24"/>
        </w:rPr>
        <w:t>dlPFC</w:t>
      </w:r>
      <w:proofErr w:type="spellEnd"/>
      <w:r w:rsidR="00080F15" w:rsidRPr="00E44DC2">
        <w:rPr>
          <w:rFonts w:ascii="Times New Roman" w:eastAsia="Times New Roman" w:hAnsi="Times New Roman" w:cs="Times New Roman"/>
          <w:bCs/>
          <w:sz w:val="24"/>
          <w:szCs w:val="24"/>
        </w:rPr>
        <w:t xml:space="preserve"> </w:t>
      </w:r>
      <w:r w:rsidR="000F45F4" w:rsidRPr="00E44DC2">
        <w:rPr>
          <w:rFonts w:ascii="Times New Roman" w:eastAsia="Times New Roman" w:hAnsi="Times New Roman" w:cs="Times New Roman"/>
          <w:bCs/>
          <w:sz w:val="24"/>
          <w:szCs w:val="24"/>
        </w:rPr>
        <w:t>is</w:t>
      </w:r>
      <w:r w:rsidR="00080F15" w:rsidRPr="00E44DC2">
        <w:rPr>
          <w:rFonts w:ascii="Times New Roman" w:eastAsia="Times New Roman" w:hAnsi="Times New Roman" w:cs="Times New Roman"/>
          <w:bCs/>
          <w:sz w:val="24"/>
          <w:szCs w:val="24"/>
        </w:rPr>
        <w:t xml:space="preserve"> implicated in value-guided behavior </w:t>
      </w:r>
      <w:r w:rsidR="00080F15" w:rsidRPr="00E44DC2">
        <w:rPr>
          <w:rFonts w:ascii="Times New Roman" w:eastAsia="Times New Roman" w:hAnsi="Times New Roman" w:cs="Times New Roman"/>
          <w:b/>
          <w:color w:val="EE0000"/>
          <w:sz w:val="24"/>
          <w:szCs w:val="24"/>
        </w:rPr>
        <w:t>(Barraclough et al., 2004; Hutcherson et al., 2012</w:t>
      </w:r>
      <w:r w:rsidR="00080F15" w:rsidRPr="00E44DC2">
        <w:rPr>
          <w:rFonts w:ascii="Times New Roman" w:eastAsia="Times New Roman" w:hAnsi="Times New Roman" w:cs="Times New Roman"/>
          <w:bCs/>
          <w:sz w:val="24"/>
          <w:szCs w:val="24"/>
        </w:rPr>
        <w:t>) and self-control (</w:t>
      </w:r>
      <w:proofErr w:type="spellStart"/>
      <w:r w:rsidR="00080F15" w:rsidRPr="00E44DC2">
        <w:rPr>
          <w:rFonts w:ascii="Times New Roman" w:eastAsia="Times New Roman" w:hAnsi="Times New Roman" w:cs="Times New Roman"/>
          <w:b/>
          <w:color w:val="EE0000"/>
          <w:sz w:val="24"/>
          <w:szCs w:val="24"/>
        </w:rPr>
        <w:t>Figner</w:t>
      </w:r>
      <w:proofErr w:type="spellEnd"/>
      <w:r w:rsidR="00080F15" w:rsidRPr="00E44DC2">
        <w:rPr>
          <w:rFonts w:ascii="Times New Roman" w:eastAsia="Times New Roman" w:hAnsi="Times New Roman" w:cs="Times New Roman"/>
          <w:b/>
          <w:color w:val="EE0000"/>
          <w:sz w:val="24"/>
          <w:szCs w:val="24"/>
        </w:rPr>
        <w:t xml:space="preserve"> et al., 2010; Hare et al., 2009</w:t>
      </w:r>
      <w:r w:rsidR="00080F15" w:rsidRPr="00E44DC2">
        <w:rPr>
          <w:rFonts w:ascii="Times New Roman" w:eastAsia="Times New Roman" w:hAnsi="Times New Roman" w:cs="Times New Roman"/>
          <w:bCs/>
          <w:sz w:val="24"/>
          <w:szCs w:val="24"/>
        </w:rPr>
        <w:t>)</w:t>
      </w:r>
      <w:r w:rsidR="000F45F4" w:rsidRPr="00E44DC2">
        <w:rPr>
          <w:rFonts w:ascii="Times New Roman" w:eastAsia="Times New Roman" w:hAnsi="Times New Roman" w:cs="Times New Roman"/>
          <w:bCs/>
          <w:sz w:val="24"/>
          <w:szCs w:val="24"/>
        </w:rPr>
        <w:t>, with n</w:t>
      </w:r>
      <w:r w:rsidR="00080F15" w:rsidRPr="00E44DC2">
        <w:rPr>
          <w:rFonts w:ascii="Times New Roman" w:eastAsia="Times New Roman" w:hAnsi="Times New Roman" w:cs="Times New Roman"/>
          <w:bCs/>
          <w:sz w:val="24"/>
          <w:szCs w:val="24"/>
        </w:rPr>
        <w:t>eurons</w:t>
      </w:r>
      <w:r w:rsidR="000F45F4" w:rsidRPr="00E44DC2">
        <w:rPr>
          <w:rFonts w:ascii="Times New Roman" w:eastAsia="Times New Roman" w:hAnsi="Times New Roman" w:cs="Times New Roman"/>
          <w:bCs/>
          <w:sz w:val="24"/>
          <w:szCs w:val="24"/>
        </w:rPr>
        <w:t xml:space="preserve"> </w:t>
      </w:r>
      <w:r w:rsidR="00080F15" w:rsidRPr="00E44DC2">
        <w:rPr>
          <w:rFonts w:ascii="Times New Roman" w:eastAsia="Times New Roman" w:hAnsi="Times New Roman" w:cs="Times New Roman"/>
          <w:bCs/>
          <w:sz w:val="24"/>
          <w:szCs w:val="24"/>
        </w:rPr>
        <w:t>encod</w:t>
      </w:r>
      <w:r w:rsidR="000F45F4" w:rsidRPr="00E44DC2">
        <w:rPr>
          <w:rFonts w:ascii="Times New Roman" w:eastAsia="Times New Roman" w:hAnsi="Times New Roman" w:cs="Times New Roman"/>
          <w:bCs/>
          <w:sz w:val="24"/>
          <w:szCs w:val="24"/>
        </w:rPr>
        <w:t>ing</w:t>
      </w:r>
      <w:r w:rsidR="00080F15" w:rsidRPr="00E44DC2">
        <w:rPr>
          <w:rFonts w:ascii="Times New Roman" w:eastAsia="Times New Roman" w:hAnsi="Times New Roman" w:cs="Times New Roman"/>
          <w:bCs/>
          <w:sz w:val="24"/>
          <w:szCs w:val="24"/>
        </w:rPr>
        <w:t xml:space="preserve"> reward magnitude, delay, and </w:t>
      </w:r>
      <w:r w:rsidR="008A79EA" w:rsidRPr="00E44DC2">
        <w:rPr>
          <w:rFonts w:ascii="Times New Roman" w:eastAsia="Times New Roman" w:hAnsi="Times New Roman" w:cs="Times New Roman"/>
          <w:bCs/>
          <w:sz w:val="24"/>
          <w:szCs w:val="24"/>
        </w:rPr>
        <w:t>interaction</w:t>
      </w:r>
      <w:r w:rsidR="00080F15" w:rsidRPr="00E44DC2">
        <w:rPr>
          <w:rFonts w:ascii="Times New Roman" w:eastAsia="Times New Roman" w:hAnsi="Times New Roman" w:cs="Times New Roman"/>
          <w:bCs/>
          <w:sz w:val="24"/>
          <w:szCs w:val="24"/>
        </w:rPr>
        <w:t>, supporting the computation of temporally discounted value (</w:t>
      </w:r>
      <w:r w:rsidR="00080F15" w:rsidRPr="00E44DC2">
        <w:rPr>
          <w:rFonts w:ascii="Times New Roman" w:eastAsia="Times New Roman" w:hAnsi="Times New Roman" w:cs="Times New Roman"/>
          <w:b/>
          <w:color w:val="EE0000"/>
          <w:sz w:val="24"/>
          <w:szCs w:val="24"/>
        </w:rPr>
        <w:t>Kim et al., 2008</w:t>
      </w:r>
      <w:r w:rsidR="00AF65B0">
        <w:rPr>
          <w:rFonts w:ascii="Times New Roman" w:eastAsia="Times New Roman" w:hAnsi="Times New Roman" w:cs="Times New Roman"/>
          <w:b/>
          <w:color w:val="EE0000"/>
          <w:sz w:val="24"/>
          <w:szCs w:val="24"/>
        </w:rPr>
        <w:t>; Wang</w:t>
      </w:r>
      <w:r w:rsidR="00B42372">
        <w:rPr>
          <w:rFonts w:ascii="Times New Roman" w:eastAsia="Times New Roman" w:hAnsi="Times New Roman" w:cs="Times New Roman"/>
          <w:b/>
          <w:color w:val="EE0000"/>
          <w:sz w:val="24"/>
          <w:szCs w:val="24"/>
        </w:rPr>
        <w:t>, Falcone et al., 2023</w:t>
      </w:r>
      <w:r w:rsidR="00080F15" w:rsidRPr="00E44DC2">
        <w:rPr>
          <w:rFonts w:ascii="Times New Roman" w:eastAsia="Times New Roman" w:hAnsi="Times New Roman" w:cs="Times New Roman"/>
          <w:bCs/>
          <w:sz w:val="24"/>
          <w:szCs w:val="24"/>
        </w:rPr>
        <w:t xml:space="preserve">). </w:t>
      </w:r>
      <w:r w:rsidR="00FC384A" w:rsidRPr="00FD40F4">
        <w:rPr>
          <w:rFonts w:ascii="Times New Roman" w:hAnsi="Times New Roman" w:cs="Times New Roman"/>
          <w:sz w:val="24"/>
          <w:szCs w:val="24"/>
          <w:shd w:val="clear" w:color="auto" w:fill="FFFFFF"/>
        </w:rPr>
        <w:t xml:space="preserve">Human </w:t>
      </w:r>
      <w:proofErr w:type="spellStart"/>
      <w:r w:rsidR="00FC384A" w:rsidRPr="00FD40F4">
        <w:rPr>
          <w:rFonts w:ascii="Times New Roman" w:hAnsi="Times New Roman" w:cs="Times New Roman"/>
          <w:sz w:val="24"/>
          <w:szCs w:val="24"/>
          <w:shd w:val="clear" w:color="auto" w:fill="FFFFFF"/>
        </w:rPr>
        <w:t>dlPFC</w:t>
      </w:r>
      <w:proofErr w:type="spellEnd"/>
      <w:r w:rsidR="00FC384A" w:rsidRPr="00FD40F4">
        <w:rPr>
          <w:rFonts w:ascii="Times New Roman" w:hAnsi="Times New Roman" w:cs="Times New Roman"/>
          <w:sz w:val="24"/>
          <w:szCs w:val="24"/>
          <w:shd w:val="clear" w:color="auto" w:fill="FFFFFF"/>
        </w:rPr>
        <w:t xml:space="preserve"> is active </w:t>
      </w:r>
      <w:r w:rsidR="00FC384A">
        <w:rPr>
          <w:rFonts w:ascii="Times New Roman" w:hAnsi="Times New Roman" w:cs="Times New Roman"/>
          <w:sz w:val="24"/>
          <w:szCs w:val="24"/>
          <w:shd w:val="clear" w:color="auto" w:fill="FFFFFF"/>
        </w:rPr>
        <w:t>in intertemporal choice</w:t>
      </w:r>
      <w:r w:rsidR="00FC384A" w:rsidRPr="00FD40F4">
        <w:rPr>
          <w:rFonts w:ascii="Times New Roman" w:hAnsi="Times New Roman" w:cs="Times New Roman"/>
          <w:sz w:val="24"/>
          <w:szCs w:val="24"/>
          <w:shd w:val="clear" w:color="auto" w:fill="FFFFFF"/>
        </w:rPr>
        <w:t xml:space="preserve"> (</w:t>
      </w:r>
      <w:r w:rsidR="00FC384A" w:rsidRPr="00616E77">
        <w:rPr>
          <w:rFonts w:ascii="Times New Roman" w:hAnsi="Times New Roman" w:cs="Times New Roman"/>
          <w:b/>
          <w:bCs/>
          <w:color w:val="FF0000"/>
          <w:sz w:val="24"/>
          <w:szCs w:val="24"/>
          <w:shd w:val="clear" w:color="auto" w:fill="FFFFFF"/>
        </w:rPr>
        <w:t>McClure et al., 2004</w:t>
      </w:r>
      <w:r w:rsidR="00FC384A" w:rsidRPr="00FD40F4">
        <w:rPr>
          <w:rFonts w:ascii="Times New Roman" w:hAnsi="Times New Roman" w:cs="Times New Roman"/>
          <w:sz w:val="24"/>
          <w:szCs w:val="24"/>
          <w:shd w:val="clear" w:color="auto" w:fill="FFFFFF"/>
        </w:rPr>
        <w:t>)</w:t>
      </w:r>
      <w:r w:rsidR="00FC384A">
        <w:rPr>
          <w:rFonts w:ascii="Times New Roman" w:hAnsi="Times New Roman" w:cs="Times New Roman"/>
          <w:sz w:val="24"/>
          <w:szCs w:val="24"/>
          <w:shd w:val="clear" w:color="auto" w:fill="FFFFFF"/>
        </w:rPr>
        <w:t xml:space="preserve">, </w:t>
      </w:r>
      <w:r w:rsidR="00FC384A" w:rsidRPr="008E76D8">
        <w:rPr>
          <w:rFonts w:ascii="Times New Roman" w:hAnsi="Times New Roman" w:cs="Times New Roman"/>
          <w:sz w:val="24"/>
          <w:szCs w:val="24"/>
          <w:shd w:val="clear" w:color="auto" w:fill="FFFFFF"/>
        </w:rPr>
        <w:t xml:space="preserve">and </w:t>
      </w:r>
      <w:r w:rsidR="00FC384A">
        <w:rPr>
          <w:rFonts w:ascii="Times New Roman" w:hAnsi="Times New Roman" w:cs="Times New Roman"/>
          <w:sz w:val="24"/>
          <w:szCs w:val="24"/>
          <w:shd w:val="clear" w:color="auto" w:fill="FFFFFF"/>
        </w:rPr>
        <w:t xml:space="preserve">during </w:t>
      </w:r>
      <w:r w:rsidR="00FC384A" w:rsidRPr="008E76D8">
        <w:rPr>
          <w:rFonts w:ascii="Times New Roman" w:hAnsi="Times New Roman" w:cs="Times New Roman"/>
          <w:sz w:val="24"/>
          <w:szCs w:val="24"/>
          <w:shd w:val="clear" w:color="auto" w:fill="FFFFFF"/>
        </w:rPr>
        <w:t>learn</w:t>
      </w:r>
      <w:r w:rsidR="00FC384A">
        <w:rPr>
          <w:rFonts w:ascii="Times New Roman" w:hAnsi="Times New Roman" w:cs="Times New Roman"/>
          <w:sz w:val="24"/>
          <w:szCs w:val="24"/>
          <w:shd w:val="clear" w:color="auto" w:fill="FFFFFF"/>
        </w:rPr>
        <w:t>ing</w:t>
      </w:r>
      <w:r w:rsidR="00FC384A" w:rsidRPr="008E76D8">
        <w:rPr>
          <w:rFonts w:ascii="Times New Roman" w:hAnsi="Times New Roman" w:cs="Times New Roman"/>
          <w:sz w:val="24"/>
          <w:szCs w:val="24"/>
          <w:shd w:val="clear" w:color="auto" w:fill="FFFFFF"/>
        </w:rPr>
        <w:t xml:space="preserve"> </w:t>
      </w:r>
      <w:r w:rsidR="00FC384A">
        <w:rPr>
          <w:rFonts w:ascii="Times New Roman" w:hAnsi="Times New Roman" w:cs="Times New Roman"/>
          <w:sz w:val="24"/>
          <w:szCs w:val="24"/>
          <w:shd w:val="clear" w:color="auto" w:fill="FFFFFF"/>
        </w:rPr>
        <w:t xml:space="preserve">of </w:t>
      </w:r>
      <w:r w:rsidR="00FC384A" w:rsidRPr="008E76D8">
        <w:rPr>
          <w:rFonts w:ascii="Times New Roman" w:hAnsi="Times New Roman" w:cs="Times New Roman"/>
          <w:sz w:val="24"/>
          <w:szCs w:val="24"/>
          <w:shd w:val="clear" w:color="auto" w:fill="FFFFFF"/>
        </w:rPr>
        <w:t xml:space="preserve">actions </w:t>
      </w:r>
      <w:r w:rsidR="00FC384A">
        <w:rPr>
          <w:rFonts w:ascii="Times New Roman" w:hAnsi="Times New Roman" w:cs="Times New Roman"/>
          <w:sz w:val="24"/>
          <w:szCs w:val="24"/>
          <w:shd w:val="clear" w:color="auto" w:fill="FFFFFF"/>
        </w:rPr>
        <w:t>for</w:t>
      </w:r>
      <w:r w:rsidR="00FC384A" w:rsidRPr="008E76D8">
        <w:rPr>
          <w:rFonts w:ascii="Times New Roman" w:hAnsi="Times New Roman" w:cs="Times New Roman"/>
          <w:sz w:val="24"/>
          <w:szCs w:val="24"/>
          <w:shd w:val="clear" w:color="auto" w:fill="FFFFFF"/>
        </w:rPr>
        <w:t xml:space="preserve"> gain</w:t>
      </w:r>
      <w:r w:rsidR="00FC384A">
        <w:rPr>
          <w:rFonts w:ascii="Times New Roman" w:hAnsi="Times New Roman" w:cs="Times New Roman"/>
          <w:sz w:val="24"/>
          <w:szCs w:val="24"/>
          <w:shd w:val="clear" w:color="auto" w:fill="FFFFFF"/>
        </w:rPr>
        <w:t>ing</w:t>
      </w:r>
      <w:r w:rsidR="00FC384A" w:rsidRPr="008E76D8">
        <w:rPr>
          <w:rFonts w:ascii="Times New Roman" w:hAnsi="Times New Roman" w:cs="Times New Roman"/>
          <w:sz w:val="24"/>
          <w:szCs w:val="24"/>
          <w:shd w:val="clear" w:color="auto" w:fill="FFFFFF"/>
        </w:rPr>
        <w:t xml:space="preserve"> great future rewards while suffering small immediate losses</w:t>
      </w:r>
      <w:r w:rsidR="00FC384A">
        <w:rPr>
          <w:rFonts w:ascii="Times New Roman" w:hAnsi="Times New Roman" w:cs="Times New Roman"/>
          <w:sz w:val="24"/>
          <w:szCs w:val="24"/>
          <w:shd w:val="clear" w:color="auto" w:fill="FFFFFF"/>
        </w:rPr>
        <w:t xml:space="preserve"> (</w:t>
      </w:r>
      <w:r w:rsidR="00FC384A" w:rsidRPr="00616E77">
        <w:rPr>
          <w:rFonts w:ascii="Times New Roman" w:hAnsi="Times New Roman" w:cs="Times New Roman"/>
          <w:b/>
          <w:bCs/>
          <w:color w:val="FF0000"/>
          <w:sz w:val="24"/>
          <w:szCs w:val="24"/>
          <w:shd w:val="clear" w:color="auto" w:fill="FFFFFF"/>
        </w:rPr>
        <w:t>Tanaka et al., 2004</w:t>
      </w:r>
      <w:r w:rsidR="00FC384A">
        <w:rPr>
          <w:rFonts w:ascii="Times New Roman" w:hAnsi="Times New Roman" w:cs="Times New Roman"/>
          <w:sz w:val="24"/>
          <w:szCs w:val="24"/>
          <w:shd w:val="clear" w:color="auto" w:fill="FFFFFF"/>
        </w:rPr>
        <w:t>)</w:t>
      </w:r>
      <w:r w:rsidR="00FC384A" w:rsidRPr="008E76D8">
        <w:rPr>
          <w:rFonts w:ascii="Times New Roman" w:hAnsi="Times New Roman" w:cs="Times New Roman"/>
          <w:sz w:val="24"/>
          <w:szCs w:val="24"/>
          <w:shd w:val="clear" w:color="auto" w:fill="FFFFFF"/>
        </w:rPr>
        <w:t>.</w:t>
      </w:r>
    </w:p>
    <w:p w14:paraId="3D78599E" w14:textId="4AD10793" w:rsidR="00D1758C" w:rsidRPr="008A79EA" w:rsidRDefault="008A79EA" w:rsidP="00B837C3">
      <w:pPr>
        <w:spacing w:after="0" w:line="480" w:lineRule="auto"/>
        <w:rPr>
          <w:rFonts w:ascii="Times New Roman" w:eastAsia="Times New Roman" w:hAnsi="Times New Roman" w:cs="Times New Roman"/>
          <w:sz w:val="24"/>
          <w:szCs w:val="24"/>
        </w:rPr>
      </w:pPr>
      <w:r w:rsidRPr="008A79EA">
        <w:rPr>
          <w:rFonts w:ascii="Times New Roman" w:eastAsia="Times New Roman" w:hAnsi="Times New Roman" w:cs="Times New Roman"/>
          <w:sz w:val="24"/>
          <w:szCs w:val="24"/>
        </w:rPr>
        <w:t xml:space="preserve">Our results reveal two complementary findings. First, consistent with previous studies, </w:t>
      </w:r>
      <w:proofErr w:type="spellStart"/>
      <w:r w:rsidRPr="008A79EA">
        <w:rPr>
          <w:rFonts w:ascii="Times New Roman" w:eastAsia="Times New Roman" w:hAnsi="Times New Roman" w:cs="Times New Roman"/>
          <w:sz w:val="24"/>
          <w:szCs w:val="24"/>
        </w:rPr>
        <w:t>dlPFC</w:t>
      </w:r>
      <w:proofErr w:type="spellEnd"/>
      <w:r w:rsidRPr="008A79EA">
        <w:rPr>
          <w:rFonts w:ascii="Times New Roman" w:eastAsia="Times New Roman" w:hAnsi="Times New Roman" w:cs="Times New Roman"/>
          <w:sz w:val="24"/>
          <w:szCs w:val="24"/>
        </w:rPr>
        <w:t xml:space="preserve"> neurons encode reward magnitude and delay with an inverse </w:t>
      </w:r>
      <w:r w:rsidR="00567000">
        <w:rPr>
          <w:rFonts w:ascii="Times New Roman" w:eastAsia="Times New Roman" w:hAnsi="Times New Roman" w:cs="Times New Roman"/>
          <w:sz w:val="24"/>
          <w:szCs w:val="24"/>
        </w:rPr>
        <w:t xml:space="preserve">linear </w:t>
      </w:r>
      <w:r w:rsidRPr="008A79EA">
        <w:rPr>
          <w:rFonts w:ascii="Times New Roman" w:eastAsia="Times New Roman" w:hAnsi="Times New Roman" w:cs="Times New Roman"/>
          <w:sz w:val="24"/>
          <w:szCs w:val="24"/>
        </w:rPr>
        <w:t>relationship</w:t>
      </w:r>
      <w:r w:rsidR="006C20DD">
        <w:rPr>
          <w:rFonts w:ascii="Times New Roman" w:eastAsia="Times New Roman" w:hAnsi="Times New Roman" w:cs="Times New Roman"/>
          <w:sz w:val="24"/>
          <w:szCs w:val="24"/>
        </w:rPr>
        <w:t xml:space="preserve"> (</w:t>
      </w:r>
      <w:r w:rsidR="006C20DD" w:rsidRPr="00E44DC2">
        <w:rPr>
          <w:rFonts w:ascii="Times New Roman" w:eastAsia="Times New Roman" w:hAnsi="Times New Roman" w:cs="Times New Roman"/>
          <w:b/>
          <w:color w:val="EE0000"/>
          <w:sz w:val="24"/>
          <w:szCs w:val="24"/>
        </w:rPr>
        <w:t>Kim et al., 2008</w:t>
      </w:r>
      <w:r w:rsidR="00373DF0" w:rsidRPr="00373DF0">
        <w:rPr>
          <w:rFonts w:ascii="Times New Roman" w:eastAsia="Times New Roman" w:hAnsi="Times New Roman" w:cs="Times New Roman"/>
          <w:b/>
          <w:color w:val="EE0000"/>
          <w:sz w:val="24"/>
          <w:szCs w:val="24"/>
        </w:rPr>
        <w:t>;</w:t>
      </w:r>
      <w:r w:rsidR="00373DF0">
        <w:rPr>
          <w:rFonts w:ascii="Times New Roman" w:eastAsia="Times New Roman" w:hAnsi="Times New Roman" w:cs="Times New Roman"/>
          <w:b/>
          <w:color w:val="EE0000"/>
          <w:sz w:val="24"/>
          <w:szCs w:val="24"/>
        </w:rPr>
        <w:t xml:space="preserve"> </w:t>
      </w:r>
      <w:r w:rsidR="00373DF0" w:rsidRPr="00373DF0">
        <w:rPr>
          <w:rFonts w:ascii="Times New Roman" w:eastAsia="Times New Roman" w:hAnsi="Times New Roman" w:cs="Times New Roman"/>
          <w:b/>
          <w:color w:val="EE0000"/>
          <w:sz w:val="24"/>
          <w:szCs w:val="24"/>
        </w:rPr>
        <w:t>Wang, Falcone et al., 2023</w:t>
      </w:r>
      <w:r w:rsidR="006C20DD" w:rsidRPr="00373DF0">
        <w:rPr>
          <w:rFonts w:ascii="Times New Roman" w:eastAsia="Times New Roman" w:hAnsi="Times New Roman" w:cs="Times New Roman"/>
          <w:b/>
          <w:sz w:val="24"/>
          <w:szCs w:val="24"/>
        </w:rPr>
        <w:t>)</w:t>
      </w:r>
      <w:r w:rsidRPr="008A79EA">
        <w:rPr>
          <w:rFonts w:ascii="Times New Roman" w:eastAsia="Times New Roman" w:hAnsi="Times New Roman" w:cs="Times New Roman"/>
          <w:sz w:val="24"/>
          <w:szCs w:val="24"/>
        </w:rPr>
        <w:t xml:space="preserve">, supporting temporal discounting computations. Second, and crucially, the temporal dynamics and integration of these signals differed between the two animals, supporting distinct behavioral strategies: one monkey integrated reward and delay early and flexibly, forming a unified value representation (goal-directed strategy), whereas the other </w:t>
      </w:r>
      <w:r w:rsidRPr="008A79EA">
        <w:rPr>
          <w:rFonts w:ascii="Times New Roman" w:eastAsia="Times New Roman" w:hAnsi="Times New Roman" w:cs="Times New Roman"/>
          <w:sz w:val="24"/>
          <w:szCs w:val="24"/>
        </w:rPr>
        <w:lastRenderedPageBreak/>
        <w:t>integrated these features later and more independently, consistent with a reactive, stimulus-driven strategy.</w:t>
      </w:r>
    </w:p>
    <w:p w14:paraId="01D6DF63" w14:textId="42621A34" w:rsidR="00D63936" w:rsidRPr="00755DDA" w:rsidRDefault="00AF5D2B" w:rsidP="009920E6">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Additional </w:t>
      </w:r>
      <w:r w:rsidR="00D63936">
        <w:rPr>
          <w:rFonts w:ascii="Times New Roman" w:eastAsia="Times New Roman" w:hAnsi="Times New Roman" w:cs="Times New Roman"/>
          <w:bCs/>
          <w:sz w:val="24"/>
          <w:szCs w:val="24"/>
        </w:rPr>
        <w:t xml:space="preserve">analyses, including correlation with discounted value, </w:t>
      </w:r>
      <w:r w:rsidR="000B1F82">
        <w:rPr>
          <w:rFonts w:ascii="Times New Roman" w:eastAsia="Times New Roman" w:hAnsi="Times New Roman" w:cs="Times New Roman"/>
          <w:bCs/>
          <w:sz w:val="24"/>
          <w:szCs w:val="24"/>
        </w:rPr>
        <w:t xml:space="preserve">representational </w:t>
      </w:r>
      <w:r w:rsidR="00D63936">
        <w:rPr>
          <w:rFonts w:ascii="Times New Roman" w:eastAsia="Times New Roman" w:hAnsi="Times New Roman" w:cs="Times New Roman"/>
          <w:bCs/>
          <w:sz w:val="24"/>
          <w:szCs w:val="24"/>
        </w:rPr>
        <w:t>geometry and d</w:t>
      </w:r>
      <w:r w:rsidR="00D63936" w:rsidRPr="00755DDA">
        <w:rPr>
          <w:rFonts w:ascii="Times New Roman" w:eastAsia="Times New Roman" w:hAnsi="Times New Roman" w:cs="Times New Roman"/>
          <w:bCs/>
          <w:sz w:val="24"/>
          <w:szCs w:val="24"/>
        </w:rPr>
        <w:t xml:space="preserve">ecoding confirmed these differences, </w:t>
      </w:r>
      <w:r w:rsidR="005B2158">
        <w:rPr>
          <w:rFonts w:ascii="Times New Roman" w:eastAsia="Times New Roman" w:hAnsi="Times New Roman" w:cs="Times New Roman"/>
          <w:bCs/>
          <w:sz w:val="24"/>
          <w:szCs w:val="24"/>
        </w:rPr>
        <w:t>showing</w:t>
      </w:r>
      <w:r w:rsidR="005B2158" w:rsidRPr="00755DDA">
        <w:rPr>
          <w:rFonts w:ascii="Times New Roman" w:eastAsia="Times New Roman" w:hAnsi="Times New Roman" w:cs="Times New Roman"/>
          <w:bCs/>
          <w:sz w:val="24"/>
          <w:szCs w:val="24"/>
        </w:rPr>
        <w:t xml:space="preserve"> </w:t>
      </w:r>
      <w:r w:rsidR="00D63936" w:rsidRPr="00755DDA">
        <w:rPr>
          <w:rFonts w:ascii="Times New Roman" w:eastAsia="Times New Roman" w:hAnsi="Times New Roman" w:cs="Times New Roman"/>
          <w:bCs/>
          <w:sz w:val="24"/>
          <w:szCs w:val="24"/>
        </w:rPr>
        <w:t>unified value signals in the first monkey but more independent reward and delay representations in the second</w:t>
      </w:r>
      <w:r w:rsidR="00FB48F4">
        <w:rPr>
          <w:rFonts w:ascii="Times New Roman" w:eastAsia="Times New Roman" w:hAnsi="Times New Roman" w:cs="Times New Roman"/>
          <w:bCs/>
          <w:sz w:val="24"/>
          <w:szCs w:val="24"/>
        </w:rPr>
        <w:t xml:space="preserve"> monkey</w:t>
      </w:r>
      <w:r w:rsidR="00D63936" w:rsidRPr="00755DDA">
        <w:rPr>
          <w:rFonts w:ascii="Times New Roman" w:eastAsia="Times New Roman" w:hAnsi="Times New Roman" w:cs="Times New Roman"/>
          <w:bCs/>
          <w:sz w:val="24"/>
          <w:szCs w:val="24"/>
        </w:rPr>
        <w:t>.</w:t>
      </w:r>
    </w:p>
    <w:p w14:paraId="2B449642" w14:textId="610EB688" w:rsidR="00D63936" w:rsidRDefault="00D63936" w:rsidP="00D63936">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t xml:space="preserve">Together, </w:t>
      </w:r>
      <w:r w:rsidR="00AF5D2B">
        <w:rPr>
          <w:rFonts w:ascii="Times New Roman" w:eastAsia="Times New Roman" w:hAnsi="Times New Roman" w:cs="Times New Roman"/>
          <w:bCs/>
          <w:sz w:val="24"/>
          <w:szCs w:val="24"/>
        </w:rPr>
        <w:t>these</w:t>
      </w:r>
      <w:r w:rsidR="00AF5D2B" w:rsidRPr="00755DDA">
        <w:rPr>
          <w:rFonts w:ascii="Times New Roman" w:eastAsia="Times New Roman" w:hAnsi="Times New Roman" w:cs="Times New Roman"/>
          <w:bCs/>
          <w:sz w:val="24"/>
          <w:szCs w:val="24"/>
        </w:rPr>
        <w:t xml:space="preserve"> </w:t>
      </w:r>
      <w:r w:rsidRPr="00755DDA">
        <w:rPr>
          <w:rFonts w:ascii="Times New Roman" w:eastAsia="Times New Roman" w:hAnsi="Times New Roman" w:cs="Times New Roman"/>
          <w:bCs/>
          <w:sz w:val="24"/>
          <w:szCs w:val="24"/>
        </w:rPr>
        <w:t xml:space="preserve">results </w:t>
      </w:r>
      <w:r w:rsidR="00061DAD">
        <w:rPr>
          <w:rFonts w:ascii="Times New Roman" w:eastAsia="Times New Roman" w:hAnsi="Times New Roman" w:cs="Times New Roman"/>
          <w:bCs/>
          <w:sz w:val="24"/>
          <w:szCs w:val="24"/>
        </w:rPr>
        <w:t>show</w:t>
      </w:r>
      <w:r w:rsidR="00061DAD" w:rsidRPr="00755DDA">
        <w:rPr>
          <w:rFonts w:ascii="Times New Roman" w:eastAsia="Times New Roman" w:hAnsi="Times New Roman" w:cs="Times New Roman"/>
          <w:bCs/>
          <w:sz w:val="24"/>
          <w:szCs w:val="24"/>
        </w:rPr>
        <w:t xml:space="preserve"> </w:t>
      </w:r>
      <w:r w:rsidRPr="00755DDA">
        <w:rPr>
          <w:rFonts w:ascii="Times New Roman" w:eastAsia="Times New Roman" w:hAnsi="Times New Roman" w:cs="Times New Roman"/>
          <w:bCs/>
          <w:sz w:val="24"/>
          <w:szCs w:val="24"/>
        </w:rPr>
        <w:t xml:space="preserve">that </w:t>
      </w:r>
      <w:proofErr w:type="spellStart"/>
      <w:r w:rsidRPr="00755DDA">
        <w:rPr>
          <w:rFonts w:ascii="Times New Roman" w:eastAsia="Times New Roman" w:hAnsi="Times New Roman" w:cs="Times New Roman"/>
          <w:bCs/>
          <w:sz w:val="24"/>
          <w:szCs w:val="24"/>
        </w:rPr>
        <w:t>dlPFC</w:t>
      </w:r>
      <w:proofErr w:type="spellEnd"/>
      <w:r w:rsidRPr="00755DDA">
        <w:rPr>
          <w:rFonts w:ascii="Times New Roman" w:eastAsia="Times New Roman" w:hAnsi="Times New Roman" w:cs="Times New Roman"/>
          <w:bCs/>
          <w:sz w:val="24"/>
          <w:szCs w:val="24"/>
        </w:rPr>
        <w:t xml:space="preserve"> computations </w:t>
      </w:r>
      <w:r>
        <w:rPr>
          <w:rFonts w:ascii="Times New Roman" w:eastAsia="Times New Roman" w:hAnsi="Times New Roman" w:cs="Times New Roman"/>
          <w:bCs/>
          <w:sz w:val="24"/>
          <w:szCs w:val="24"/>
        </w:rPr>
        <w:t>underlying temporal discounting</w:t>
      </w:r>
      <w:r w:rsidRPr="00755DDA">
        <w:rPr>
          <w:rFonts w:ascii="Times New Roman" w:eastAsia="Times New Roman" w:hAnsi="Times New Roman" w:cs="Times New Roman"/>
          <w:bCs/>
          <w:sz w:val="24"/>
          <w:szCs w:val="24"/>
        </w:rPr>
        <w:t xml:space="preserve"> are dynamically shaped by both offer features and task </w:t>
      </w:r>
      <w:r>
        <w:rPr>
          <w:rFonts w:ascii="Times New Roman" w:eastAsia="Times New Roman" w:hAnsi="Times New Roman" w:cs="Times New Roman"/>
          <w:bCs/>
          <w:sz w:val="24"/>
          <w:szCs w:val="24"/>
        </w:rPr>
        <w:t>demands</w:t>
      </w:r>
      <w:r w:rsidRPr="00755DDA">
        <w:rPr>
          <w:rFonts w:ascii="Times New Roman" w:eastAsia="Times New Roman" w:hAnsi="Times New Roman" w:cs="Times New Roman"/>
          <w:bCs/>
          <w:sz w:val="24"/>
          <w:szCs w:val="24"/>
        </w:rPr>
        <w:t xml:space="preserve">, and that individual differences in neural integration processes </w:t>
      </w:r>
      <w:r w:rsidR="00061DAD">
        <w:rPr>
          <w:rFonts w:ascii="Times New Roman" w:eastAsia="Times New Roman" w:hAnsi="Times New Roman" w:cs="Times New Roman"/>
          <w:bCs/>
          <w:sz w:val="24"/>
          <w:szCs w:val="24"/>
        </w:rPr>
        <w:t xml:space="preserve">contribute to </w:t>
      </w:r>
      <w:r w:rsidR="00AF5D2B">
        <w:rPr>
          <w:rFonts w:ascii="Times New Roman" w:eastAsia="Times New Roman" w:hAnsi="Times New Roman" w:cs="Times New Roman"/>
          <w:bCs/>
          <w:sz w:val="24"/>
          <w:szCs w:val="24"/>
        </w:rPr>
        <w:t>variability</w:t>
      </w:r>
      <w:r w:rsidR="00AF5D2B" w:rsidRPr="00755DDA">
        <w:rPr>
          <w:rFonts w:ascii="Times New Roman" w:eastAsia="Times New Roman" w:hAnsi="Times New Roman" w:cs="Times New Roman"/>
          <w:bCs/>
          <w:sz w:val="24"/>
          <w:szCs w:val="24"/>
        </w:rPr>
        <w:t xml:space="preserve"> </w:t>
      </w:r>
      <w:r w:rsidRPr="00755DDA">
        <w:rPr>
          <w:rFonts w:ascii="Times New Roman" w:eastAsia="Times New Roman" w:hAnsi="Times New Roman" w:cs="Times New Roman"/>
          <w:bCs/>
          <w:sz w:val="24"/>
          <w:szCs w:val="24"/>
        </w:rPr>
        <w:t xml:space="preserve">in temporal discounting </w:t>
      </w:r>
      <w:r>
        <w:rPr>
          <w:rFonts w:ascii="Times New Roman" w:eastAsia="Times New Roman" w:hAnsi="Times New Roman" w:cs="Times New Roman"/>
          <w:bCs/>
          <w:sz w:val="24"/>
          <w:szCs w:val="24"/>
        </w:rPr>
        <w:t>strategies</w:t>
      </w:r>
      <w:r w:rsidRPr="00755DDA">
        <w:rPr>
          <w:rFonts w:ascii="Times New Roman" w:eastAsia="Times New Roman" w:hAnsi="Times New Roman" w:cs="Times New Roman"/>
          <w:bCs/>
          <w:sz w:val="24"/>
          <w:szCs w:val="24"/>
        </w:rPr>
        <w:t>.</w:t>
      </w:r>
    </w:p>
    <w:p w14:paraId="3E06A917" w14:textId="77777777" w:rsidR="00E370D5" w:rsidRDefault="00E370D5" w:rsidP="00B837C3">
      <w:pPr>
        <w:spacing w:after="0" w:line="480" w:lineRule="auto"/>
        <w:rPr>
          <w:rFonts w:ascii="Times New Roman" w:eastAsia="Times New Roman" w:hAnsi="Times New Roman" w:cs="Times New Roman"/>
          <w:bCs/>
          <w:sz w:val="24"/>
          <w:szCs w:val="24"/>
        </w:rPr>
      </w:pPr>
    </w:p>
    <w:p w14:paraId="3D2696F2" w14:textId="0B9967E8" w:rsidR="005457B4" w:rsidRDefault="005457B4" w:rsidP="005457B4">
      <w:pPr>
        <w:pBdr>
          <w:top w:val="nil"/>
          <w:left w:val="nil"/>
          <w:bottom w:val="nil"/>
          <w:right w:val="nil"/>
          <w:between w:val="nil"/>
        </w:pBdr>
        <w:spacing w:after="0" w:line="48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sz w:val="24"/>
          <w:szCs w:val="24"/>
        </w:rPr>
        <w:t>Results</w:t>
      </w:r>
    </w:p>
    <w:p w14:paraId="0C7995EA" w14:textId="5D29CA91" w:rsidR="005457B4" w:rsidRPr="005E62C8" w:rsidRDefault="009A46A3" w:rsidP="005457B4">
      <w:pPr>
        <w:shd w:val="clear" w:color="auto" w:fill="FFFFFF"/>
        <w:spacing w:after="0" w:line="480" w:lineRule="auto"/>
        <w:rPr>
          <w:rFonts w:ascii="Times New Roman" w:eastAsia="Times New Roman" w:hAnsi="Times New Roman" w:cs="Times New Roman"/>
          <w:b/>
          <w:bCs/>
          <w:i/>
          <w:sz w:val="24"/>
          <w:szCs w:val="24"/>
        </w:rPr>
      </w:pPr>
      <w:r w:rsidRPr="005E62C8">
        <w:rPr>
          <w:rFonts w:ascii="Times New Roman" w:eastAsia="Times New Roman" w:hAnsi="Times New Roman" w:cs="Times New Roman"/>
          <w:b/>
          <w:bCs/>
          <w:i/>
          <w:sz w:val="24"/>
          <w:szCs w:val="24"/>
        </w:rPr>
        <w:t xml:space="preserve">1. Behavioral </w:t>
      </w:r>
      <w:r w:rsidR="000D20B8">
        <w:rPr>
          <w:rFonts w:ascii="Times New Roman" w:eastAsia="Times New Roman" w:hAnsi="Times New Roman" w:cs="Times New Roman"/>
          <w:b/>
          <w:bCs/>
          <w:i/>
          <w:sz w:val="24"/>
          <w:szCs w:val="24"/>
        </w:rPr>
        <w:t xml:space="preserve">evidence of temporal </w:t>
      </w:r>
      <w:r w:rsidR="005B722A">
        <w:rPr>
          <w:rFonts w:ascii="Times New Roman" w:eastAsia="Times New Roman" w:hAnsi="Times New Roman" w:cs="Times New Roman"/>
          <w:b/>
          <w:bCs/>
          <w:i/>
          <w:sz w:val="24"/>
          <w:szCs w:val="24"/>
        </w:rPr>
        <w:t>discounting</w:t>
      </w:r>
      <w:r w:rsidR="000D20B8">
        <w:rPr>
          <w:rFonts w:ascii="Times New Roman" w:eastAsia="Times New Roman" w:hAnsi="Times New Roman" w:cs="Times New Roman"/>
          <w:b/>
          <w:bCs/>
          <w:i/>
          <w:sz w:val="24"/>
          <w:szCs w:val="24"/>
        </w:rPr>
        <w:t xml:space="preserve">  </w:t>
      </w:r>
    </w:p>
    <w:p w14:paraId="1F09C0D2" w14:textId="71E0C8B8" w:rsidR="005B4A18" w:rsidRDefault="005457B4"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w:t>
      </w:r>
      <w:r w:rsidR="00845D2F">
        <w:rPr>
          <w:rFonts w:ascii="Times New Roman" w:eastAsia="Times New Roman" w:hAnsi="Times New Roman" w:cs="Times New Roman"/>
          <w:sz w:val="24"/>
          <w:szCs w:val="24"/>
        </w:rPr>
        <w:t>temporal discounting</w:t>
      </w:r>
      <w:r>
        <w:rPr>
          <w:rFonts w:ascii="Times New Roman" w:eastAsia="Times New Roman" w:hAnsi="Times New Roman" w:cs="Times New Roman"/>
          <w:sz w:val="24"/>
          <w:szCs w:val="24"/>
        </w:rPr>
        <w:t xml:space="preserve"> task (Fig. 1A; see Methods)</w:t>
      </w:r>
      <w:r w:rsidR="009C371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each of </w:t>
      </w:r>
      <w:r w:rsidR="00A76E3A">
        <w:rPr>
          <w:rFonts w:ascii="Times New Roman" w:eastAsia="Times New Roman" w:hAnsi="Times New Roman" w:cs="Times New Roman"/>
          <w:sz w:val="24"/>
          <w:szCs w:val="24"/>
        </w:rPr>
        <w:t xml:space="preserve">nine </w:t>
      </w:r>
      <w:r>
        <w:rPr>
          <w:rFonts w:ascii="Times New Roman" w:eastAsia="Times New Roman" w:hAnsi="Times New Roman" w:cs="Times New Roman"/>
          <w:sz w:val="24"/>
          <w:szCs w:val="24"/>
        </w:rPr>
        <w:t xml:space="preserve">visual cues </w:t>
      </w:r>
      <w:r w:rsidR="007E6297">
        <w:rPr>
          <w:rFonts w:ascii="Times New Roman" w:eastAsia="Times New Roman" w:hAnsi="Times New Roman" w:cs="Times New Roman"/>
          <w:sz w:val="24"/>
          <w:szCs w:val="24"/>
        </w:rPr>
        <w:t xml:space="preserve">signaled </w:t>
      </w:r>
      <w:r w:rsidR="003B7CC5">
        <w:rPr>
          <w:rFonts w:ascii="Times New Roman" w:eastAsia="Times New Roman" w:hAnsi="Times New Roman" w:cs="Times New Roman"/>
          <w:sz w:val="24"/>
          <w:szCs w:val="24"/>
        </w:rPr>
        <w:t>an</w:t>
      </w:r>
      <w:r>
        <w:rPr>
          <w:rFonts w:ascii="Times New Roman" w:eastAsia="Times New Roman" w:hAnsi="Times New Roman" w:cs="Times New Roman"/>
          <w:sz w:val="24"/>
          <w:szCs w:val="24"/>
        </w:rPr>
        <w:t xml:space="preserve"> offer </w:t>
      </w:r>
      <w:r w:rsidR="003B7CC5">
        <w:rPr>
          <w:rFonts w:ascii="Times New Roman" w:eastAsia="Times New Roman" w:hAnsi="Times New Roman" w:cs="Times New Roman"/>
          <w:sz w:val="24"/>
          <w:szCs w:val="24"/>
        </w:rPr>
        <w:t xml:space="preserve">of reward </w:t>
      </w:r>
      <w:r>
        <w:rPr>
          <w:rFonts w:ascii="Times New Roman" w:eastAsia="Times New Roman" w:hAnsi="Times New Roman" w:cs="Times New Roman"/>
          <w:sz w:val="24"/>
          <w:szCs w:val="24"/>
        </w:rPr>
        <w:t xml:space="preserve">(Fig. 1B). Each offer </w:t>
      </w:r>
      <w:r w:rsidR="003B7CC5">
        <w:rPr>
          <w:rFonts w:ascii="Times New Roman" w:eastAsia="Times New Roman" w:hAnsi="Times New Roman" w:cs="Times New Roman"/>
          <w:sz w:val="24"/>
          <w:szCs w:val="24"/>
        </w:rPr>
        <w:t>combined</w:t>
      </w:r>
      <w:r>
        <w:rPr>
          <w:rFonts w:ascii="Times New Roman" w:eastAsia="Times New Roman" w:hAnsi="Times New Roman" w:cs="Times New Roman"/>
          <w:sz w:val="24"/>
          <w:szCs w:val="24"/>
        </w:rPr>
        <w:t xml:space="preserve"> reward </w:t>
      </w:r>
      <w:r w:rsidR="005E3FEC">
        <w:rPr>
          <w:rFonts w:ascii="Times New Roman" w:eastAsia="Times New Roman" w:hAnsi="Times New Roman" w:cs="Times New Roman"/>
          <w:sz w:val="24"/>
          <w:szCs w:val="24"/>
        </w:rPr>
        <w:t>magnitude</w:t>
      </w:r>
      <w:r>
        <w:rPr>
          <w:rFonts w:ascii="Times New Roman" w:eastAsia="Times New Roman" w:hAnsi="Times New Roman" w:cs="Times New Roman"/>
          <w:sz w:val="24"/>
          <w:szCs w:val="24"/>
        </w:rPr>
        <w:t xml:space="preserve"> (2, 4, or 6 drops of liquid reward) </w:t>
      </w:r>
      <w:r w:rsidR="003B7CC5">
        <w:rPr>
          <w:rFonts w:ascii="Times New Roman" w:eastAsia="Times New Roman" w:hAnsi="Times New Roman" w:cs="Times New Roman"/>
          <w:sz w:val="24"/>
          <w:szCs w:val="24"/>
        </w:rPr>
        <w:t>with</w:t>
      </w:r>
      <w:r>
        <w:rPr>
          <w:rFonts w:ascii="Times New Roman" w:eastAsia="Times New Roman" w:hAnsi="Times New Roman" w:cs="Times New Roman"/>
          <w:sz w:val="24"/>
          <w:szCs w:val="24"/>
        </w:rPr>
        <w:t xml:space="preserve"> a delay </w:t>
      </w:r>
      <w:r w:rsidR="003B7CC5">
        <w:rPr>
          <w:rFonts w:ascii="Times New Roman" w:eastAsia="Times New Roman" w:hAnsi="Times New Roman" w:cs="Times New Roman"/>
          <w:sz w:val="24"/>
          <w:szCs w:val="24"/>
        </w:rPr>
        <w:t xml:space="preserve">before delivery </w:t>
      </w:r>
      <w:r>
        <w:rPr>
          <w:rFonts w:ascii="Times New Roman" w:eastAsia="Times New Roman" w:hAnsi="Times New Roman" w:cs="Times New Roman"/>
          <w:sz w:val="24"/>
          <w:szCs w:val="24"/>
        </w:rPr>
        <w:t xml:space="preserve">(1, 5, or 10 seconds). </w:t>
      </w:r>
    </w:p>
    <w:p w14:paraId="2822D6BC" w14:textId="77777777" w:rsidR="009E784C" w:rsidRDefault="002C04FE" w:rsidP="005457B4">
      <w:pPr>
        <w:shd w:val="clear" w:color="auto" w:fill="FFFFFF"/>
        <w:spacing w:after="0" w:line="480" w:lineRule="auto"/>
        <w:rPr>
          <w:rFonts w:ascii="Times New Roman" w:eastAsia="Times New Roman" w:hAnsi="Times New Roman" w:cs="Times New Roman"/>
          <w:sz w:val="24"/>
          <w:szCs w:val="24"/>
        </w:rPr>
      </w:pPr>
      <w:r w:rsidRPr="002C04FE">
        <w:rPr>
          <w:rFonts w:ascii="Times New Roman" w:eastAsia="Times New Roman" w:hAnsi="Times New Roman" w:cs="Times New Roman"/>
          <w:sz w:val="24"/>
          <w:szCs w:val="24"/>
        </w:rPr>
        <w:t>By varying reward and delay independently across trials in an orthogonal design, we could dissociate their individual and combined effects on both behavior and neural activity</w:t>
      </w:r>
      <w:r w:rsidR="009E784C">
        <w:rPr>
          <w:rFonts w:ascii="Times New Roman" w:eastAsia="Times New Roman" w:hAnsi="Times New Roman" w:cs="Times New Roman"/>
          <w:sz w:val="24"/>
          <w:szCs w:val="24"/>
        </w:rPr>
        <w:t>.</w:t>
      </w:r>
    </w:p>
    <w:p w14:paraId="2F78D6E0" w14:textId="3873AD6B" w:rsidR="005457B4" w:rsidRDefault="005E3FEC" w:rsidP="005457B4">
      <w:pPr>
        <w:shd w:val="clear" w:color="auto" w:fill="FFFFFF"/>
        <w:spacing w:after="0" w:line="480" w:lineRule="auto"/>
        <w:rPr>
          <w:rFonts w:ascii="Times New Roman" w:eastAsia="Times New Roman" w:hAnsi="Times New Roman" w:cs="Times New Roman"/>
          <w:sz w:val="24"/>
          <w:szCs w:val="24"/>
        </w:rPr>
      </w:pPr>
      <w:r w:rsidRPr="00B67EA9">
        <w:rPr>
          <w:rFonts w:ascii="Times New Roman" w:eastAsia="Times New Roman" w:hAnsi="Times New Roman" w:cs="Times New Roman"/>
          <w:sz w:val="24"/>
          <w:szCs w:val="24"/>
        </w:rPr>
        <w:t>O</w:t>
      </w:r>
      <w:r w:rsidR="005457B4" w:rsidRPr="00B67EA9">
        <w:rPr>
          <w:rFonts w:ascii="Times New Roman" w:eastAsia="Times New Roman" w:hAnsi="Times New Roman" w:cs="Times New Roman"/>
          <w:sz w:val="24"/>
          <w:szCs w:val="24"/>
        </w:rPr>
        <w:t>n each trial</w:t>
      </w:r>
      <w:r w:rsidR="007E6297" w:rsidRPr="00B67EA9">
        <w:rPr>
          <w:rFonts w:ascii="Times New Roman" w:eastAsia="Times New Roman" w:hAnsi="Times New Roman" w:cs="Times New Roman"/>
          <w:sz w:val="24"/>
          <w:szCs w:val="24"/>
        </w:rPr>
        <w:t>,</w:t>
      </w:r>
      <w:r w:rsidR="005457B4" w:rsidRPr="00B67EA9">
        <w:rPr>
          <w:rFonts w:ascii="Times New Roman" w:eastAsia="Times New Roman" w:hAnsi="Times New Roman" w:cs="Times New Roman"/>
          <w:sz w:val="24"/>
          <w:szCs w:val="24"/>
        </w:rPr>
        <w:t xml:space="preserve"> </w:t>
      </w:r>
      <w:r w:rsidR="000B5EE6" w:rsidRPr="00B67EA9">
        <w:rPr>
          <w:rFonts w:ascii="Times New Roman" w:eastAsia="Times New Roman" w:hAnsi="Times New Roman" w:cs="Times New Roman"/>
          <w:sz w:val="24"/>
          <w:szCs w:val="24"/>
        </w:rPr>
        <w:t xml:space="preserve">the animal viewed </w:t>
      </w:r>
      <w:r w:rsidR="00DE44BE" w:rsidRPr="00B67EA9">
        <w:rPr>
          <w:rFonts w:ascii="Times New Roman" w:eastAsia="Times New Roman" w:hAnsi="Times New Roman" w:cs="Times New Roman"/>
          <w:sz w:val="24"/>
          <w:szCs w:val="24"/>
        </w:rPr>
        <w:t xml:space="preserve">one </w:t>
      </w:r>
      <w:r w:rsidR="00316DE8" w:rsidRPr="00B67EA9">
        <w:rPr>
          <w:rFonts w:ascii="Times New Roman" w:eastAsia="Times New Roman" w:hAnsi="Times New Roman" w:cs="Times New Roman"/>
          <w:sz w:val="24"/>
          <w:szCs w:val="24"/>
        </w:rPr>
        <w:t xml:space="preserve">of the nine </w:t>
      </w:r>
      <w:r w:rsidR="00DE44BE" w:rsidRPr="00B67EA9">
        <w:rPr>
          <w:rFonts w:ascii="Times New Roman" w:eastAsia="Times New Roman" w:hAnsi="Times New Roman" w:cs="Times New Roman"/>
          <w:sz w:val="24"/>
          <w:szCs w:val="24"/>
        </w:rPr>
        <w:t xml:space="preserve">visual </w:t>
      </w:r>
      <w:r w:rsidR="00F92517" w:rsidRPr="00B67EA9">
        <w:rPr>
          <w:rFonts w:ascii="Times New Roman" w:eastAsia="Times New Roman" w:hAnsi="Times New Roman" w:cs="Times New Roman"/>
          <w:sz w:val="24"/>
          <w:szCs w:val="24"/>
        </w:rPr>
        <w:t>cues</w:t>
      </w:r>
      <w:r w:rsidR="000B5EE6" w:rsidRPr="00B67EA9">
        <w:rPr>
          <w:rFonts w:ascii="Times New Roman" w:eastAsia="Times New Roman" w:hAnsi="Times New Roman" w:cs="Times New Roman"/>
          <w:sz w:val="24"/>
          <w:szCs w:val="24"/>
        </w:rPr>
        <w:t xml:space="preserve"> and </w:t>
      </w:r>
      <w:proofErr w:type="spellStart"/>
      <w:r w:rsidR="00F92517" w:rsidRPr="00B67EA9">
        <w:rPr>
          <w:rFonts w:ascii="Times New Roman" w:eastAsia="Times New Roman" w:hAnsi="Times New Roman" w:cs="Times New Roman"/>
          <w:sz w:val="24"/>
          <w:szCs w:val="24"/>
        </w:rPr>
        <w:t>chose</w:t>
      </w:r>
      <w:proofErr w:type="spellEnd"/>
      <w:r w:rsidR="005457B4" w:rsidRPr="00B67EA9">
        <w:rPr>
          <w:rFonts w:ascii="Times New Roman" w:eastAsia="Times New Roman" w:hAnsi="Times New Roman" w:cs="Times New Roman"/>
          <w:sz w:val="24"/>
          <w:szCs w:val="24"/>
        </w:rPr>
        <w:t xml:space="preserve"> whether to accept or re</w:t>
      </w:r>
      <w:r w:rsidR="008566F7" w:rsidRPr="00B67EA9">
        <w:rPr>
          <w:rFonts w:ascii="Times New Roman" w:eastAsia="Times New Roman" w:hAnsi="Times New Roman" w:cs="Times New Roman"/>
          <w:sz w:val="24"/>
          <w:szCs w:val="24"/>
        </w:rPr>
        <w:t xml:space="preserve">ject </w:t>
      </w:r>
      <w:r w:rsidR="005457B4" w:rsidRPr="00B67EA9">
        <w:rPr>
          <w:rFonts w:ascii="Times New Roman" w:eastAsia="Times New Roman" w:hAnsi="Times New Roman" w:cs="Times New Roman"/>
          <w:sz w:val="24"/>
          <w:szCs w:val="24"/>
        </w:rPr>
        <w:t>the offer</w:t>
      </w:r>
      <w:r w:rsidR="007E6297" w:rsidRPr="00B67EA9">
        <w:rPr>
          <w:rFonts w:ascii="Times New Roman" w:eastAsia="Times New Roman" w:hAnsi="Times New Roman" w:cs="Times New Roman"/>
          <w:sz w:val="24"/>
          <w:szCs w:val="24"/>
        </w:rPr>
        <w:t xml:space="preserve"> by releasing a lever at a go-signal. A two-step go-signal determine</w:t>
      </w:r>
      <w:r w:rsidR="00D05471">
        <w:rPr>
          <w:rFonts w:ascii="Times New Roman" w:eastAsia="Times New Roman" w:hAnsi="Times New Roman" w:cs="Times New Roman"/>
          <w:sz w:val="24"/>
          <w:szCs w:val="24"/>
        </w:rPr>
        <w:t>d</w:t>
      </w:r>
      <w:r w:rsidR="007E6297" w:rsidRPr="00B67EA9">
        <w:rPr>
          <w:rFonts w:ascii="Times New Roman" w:eastAsia="Times New Roman" w:hAnsi="Times New Roman" w:cs="Times New Roman"/>
          <w:sz w:val="24"/>
          <w:szCs w:val="24"/>
        </w:rPr>
        <w:t xml:space="preserve"> when each action was available: a yellow dot indicated that refusal was allowed, and a purple dot indicated that acceptance was allowed. One color appeared first at random. </w:t>
      </w:r>
      <w:r w:rsidR="00EA5930" w:rsidRPr="00B67EA9">
        <w:rPr>
          <w:rFonts w:ascii="Times New Roman" w:eastAsia="Times New Roman" w:hAnsi="Times New Roman" w:cs="Times New Roman"/>
          <w:sz w:val="24"/>
          <w:szCs w:val="24"/>
        </w:rPr>
        <w:t>For example, i</w:t>
      </w:r>
      <w:r w:rsidR="004C4BE6" w:rsidRPr="00B67EA9">
        <w:rPr>
          <w:rFonts w:ascii="Times New Roman" w:eastAsia="Times New Roman" w:hAnsi="Times New Roman" w:cs="Times New Roman"/>
          <w:sz w:val="24"/>
          <w:szCs w:val="24"/>
        </w:rPr>
        <w:t xml:space="preserve">f purple </w:t>
      </w:r>
      <w:r w:rsidR="00EA5930" w:rsidRPr="00B67EA9">
        <w:rPr>
          <w:rFonts w:ascii="Times New Roman" w:eastAsia="Times New Roman" w:hAnsi="Times New Roman" w:cs="Times New Roman"/>
          <w:sz w:val="24"/>
          <w:szCs w:val="24"/>
        </w:rPr>
        <w:t>appeared</w:t>
      </w:r>
      <w:r w:rsidR="004C4BE6" w:rsidRPr="00B67EA9">
        <w:rPr>
          <w:rFonts w:ascii="Times New Roman" w:eastAsia="Times New Roman" w:hAnsi="Times New Roman" w:cs="Times New Roman"/>
          <w:sz w:val="24"/>
          <w:szCs w:val="24"/>
        </w:rPr>
        <w:t xml:space="preserve"> first, the animal could release the bar immediately to accept the offer or wait </w:t>
      </w:r>
      <w:r w:rsidR="007E6297" w:rsidRPr="00B67EA9">
        <w:rPr>
          <w:rFonts w:ascii="Times New Roman" w:eastAsia="Times New Roman" w:hAnsi="Times New Roman" w:cs="Times New Roman"/>
          <w:sz w:val="24"/>
          <w:szCs w:val="24"/>
        </w:rPr>
        <w:t>until the</w:t>
      </w:r>
      <w:r w:rsidR="004C4BE6" w:rsidRPr="00B67EA9">
        <w:rPr>
          <w:rFonts w:ascii="Times New Roman" w:eastAsia="Times New Roman" w:hAnsi="Times New Roman" w:cs="Times New Roman"/>
          <w:sz w:val="24"/>
          <w:szCs w:val="24"/>
        </w:rPr>
        <w:t xml:space="preserve"> purple </w:t>
      </w:r>
      <w:r w:rsidR="007E6297" w:rsidRPr="00B67EA9">
        <w:rPr>
          <w:rFonts w:ascii="Times New Roman" w:eastAsia="Times New Roman" w:hAnsi="Times New Roman" w:cs="Times New Roman"/>
          <w:sz w:val="24"/>
          <w:szCs w:val="24"/>
        </w:rPr>
        <w:t>turned</w:t>
      </w:r>
      <w:r w:rsidR="004C4BE6" w:rsidRPr="00B67EA9">
        <w:rPr>
          <w:rFonts w:ascii="Times New Roman" w:eastAsia="Times New Roman" w:hAnsi="Times New Roman" w:cs="Times New Roman"/>
          <w:sz w:val="24"/>
          <w:szCs w:val="24"/>
        </w:rPr>
        <w:t xml:space="preserve"> yellow to refuse the offer. </w:t>
      </w:r>
      <w:r w:rsidR="00EA5930" w:rsidRPr="00B67EA9">
        <w:rPr>
          <w:rFonts w:ascii="Times New Roman" w:eastAsia="Times New Roman" w:hAnsi="Times New Roman" w:cs="Times New Roman"/>
          <w:sz w:val="24"/>
          <w:szCs w:val="24"/>
        </w:rPr>
        <w:t>Conversely, i</w:t>
      </w:r>
      <w:r w:rsidR="004C4BE6" w:rsidRPr="00B67EA9">
        <w:rPr>
          <w:rFonts w:ascii="Times New Roman" w:eastAsia="Times New Roman" w:hAnsi="Times New Roman" w:cs="Times New Roman"/>
          <w:sz w:val="24"/>
          <w:szCs w:val="24"/>
        </w:rPr>
        <w:t>f yellow appeared first</w:t>
      </w:r>
      <w:r w:rsidR="00EA5930" w:rsidRPr="00B67EA9">
        <w:rPr>
          <w:rFonts w:ascii="Times New Roman" w:eastAsia="Times New Roman" w:hAnsi="Times New Roman" w:cs="Times New Roman"/>
          <w:sz w:val="24"/>
          <w:szCs w:val="24"/>
        </w:rPr>
        <w:t>,</w:t>
      </w:r>
      <w:r w:rsidR="004C4BE6" w:rsidRPr="00B67EA9">
        <w:rPr>
          <w:rFonts w:ascii="Times New Roman" w:eastAsia="Times New Roman" w:hAnsi="Times New Roman" w:cs="Times New Roman"/>
          <w:sz w:val="24"/>
          <w:szCs w:val="24"/>
        </w:rPr>
        <w:t xml:space="preserve"> the animal could release the bar immediately to refuse the offer or wait for the yellow spot to turn purple </w:t>
      </w:r>
      <w:r w:rsidR="00EA5930" w:rsidRPr="00B67EA9">
        <w:rPr>
          <w:rFonts w:ascii="Times New Roman" w:eastAsia="Times New Roman" w:hAnsi="Times New Roman" w:cs="Times New Roman"/>
          <w:sz w:val="24"/>
          <w:szCs w:val="24"/>
        </w:rPr>
        <w:t>to</w:t>
      </w:r>
      <w:r w:rsidR="004C4BE6" w:rsidRPr="00B67EA9">
        <w:rPr>
          <w:rFonts w:ascii="Times New Roman" w:eastAsia="Times New Roman" w:hAnsi="Times New Roman" w:cs="Times New Roman"/>
          <w:sz w:val="24"/>
          <w:szCs w:val="24"/>
        </w:rPr>
        <w:t xml:space="preserve"> accept the </w:t>
      </w:r>
      <w:r w:rsidR="004C4BE6" w:rsidRPr="00B67EA9">
        <w:rPr>
          <w:rFonts w:ascii="Times New Roman" w:eastAsia="Times New Roman" w:hAnsi="Times New Roman" w:cs="Times New Roman"/>
          <w:sz w:val="24"/>
          <w:szCs w:val="24"/>
        </w:rPr>
        <w:lastRenderedPageBreak/>
        <w:t xml:space="preserve">offer. </w:t>
      </w:r>
      <w:r w:rsidR="005457B4" w:rsidRPr="00B67EA9">
        <w:rPr>
          <w:rFonts w:ascii="Times New Roman" w:eastAsia="Times New Roman" w:hAnsi="Times New Roman" w:cs="Times New Roman"/>
          <w:sz w:val="24"/>
          <w:szCs w:val="24"/>
        </w:rPr>
        <w:t>If the offer was accepted</w:t>
      </w:r>
      <w:r w:rsidR="004C4BE6" w:rsidRPr="00B67EA9">
        <w:rPr>
          <w:rFonts w:ascii="Times New Roman" w:eastAsia="Times New Roman" w:hAnsi="Times New Roman" w:cs="Times New Roman"/>
          <w:sz w:val="24"/>
          <w:szCs w:val="24"/>
        </w:rPr>
        <w:t xml:space="preserve"> (</w:t>
      </w:r>
      <w:r w:rsidR="009C3718">
        <w:rPr>
          <w:rFonts w:ascii="Times New Roman" w:eastAsia="Times New Roman" w:hAnsi="Times New Roman" w:cs="Times New Roman"/>
          <w:sz w:val="24"/>
          <w:szCs w:val="24"/>
        </w:rPr>
        <w:t>irrespective of choice order</w:t>
      </w:r>
      <w:r w:rsidR="00EA5930" w:rsidRPr="00B67EA9">
        <w:rPr>
          <w:rFonts w:ascii="Times New Roman" w:eastAsia="Times New Roman" w:hAnsi="Times New Roman" w:cs="Times New Roman"/>
          <w:sz w:val="24"/>
          <w:szCs w:val="24"/>
        </w:rPr>
        <w:t>)</w:t>
      </w:r>
      <w:r w:rsidR="005457B4" w:rsidRPr="00B67EA9">
        <w:rPr>
          <w:rFonts w:ascii="Times New Roman" w:eastAsia="Times New Roman" w:hAnsi="Times New Roman" w:cs="Times New Roman"/>
          <w:sz w:val="24"/>
          <w:szCs w:val="24"/>
        </w:rPr>
        <w:t xml:space="preserve">, the cue-defined drops were delivered after the corresponding delay (Fig. 1A). If the offer was rejected, </w:t>
      </w:r>
      <w:r w:rsidR="007E6297" w:rsidRPr="00B67EA9">
        <w:rPr>
          <w:rFonts w:ascii="Times New Roman" w:eastAsia="Times New Roman" w:hAnsi="Times New Roman" w:cs="Times New Roman"/>
          <w:sz w:val="24"/>
          <w:szCs w:val="24"/>
        </w:rPr>
        <w:t xml:space="preserve">a </w:t>
      </w:r>
      <w:r w:rsidR="005457B4" w:rsidRPr="00B67EA9">
        <w:rPr>
          <w:rFonts w:ascii="Times New Roman" w:eastAsia="Times New Roman" w:hAnsi="Times New Roman" w:cs="Times New Roman"/>
          <w:sz w:val="24"/>
          <w:szCs w:val="24"/>
        </w:rPr>
        <w:t>new trial</w:t>
      </w:r>
      <w:r w:rsidR="007E6297" w:rsidRPr="00B67EA9">
        <w:rPr>
          <w:rFonts w:ascii="Times New Roman" w:eastAsia="Times New Roman" w:hAnsi="Times New Roman" w:cs="Times New Roman"/>
          <w:sz w:val="24"/>
          <w:szCs w:val="24"/>
        </w:rPr>
        <w:t xml:space="preserve"> </w:t>
      </w:r>
      <w:r w:rsidR="009C3718" w:rsidRPr="00B67EA9">
        <w:rPr>
          <w:rFonts w:ascii="Times New Roman" w:eastAsia="Times New Roman" w:hAnsi="Times New Roman" w:cs="Times New Roman"/>
          <w:sz w:val="24"/>
          <w:szCs w:val="24"/>
        </w:rPr>
        <w:t>began</w:t>
      </w:r>
      <w:r w:rsidR="009C3718">
        <w:rPr>
          <w:rFonts w:ascii="Times New Roman" w:eastAsia="Times New Roman" w:hAnsi="Times New Roman" w:cs="Times New Roman"/>
          <w:sz w:val="24"/>
          <w:szCs w:val="24"/>
        </w:rPr>
        <w:t xml:space="preserve"> </w:t>
      </w:r>
      <w:r w:rsidR="007E6297" w:rsidRPr="00B67EA9">
        <w:rPr>
          <w:rFonts w:ascii="Times New Roman" w:eastAsia="Times New Roman" w:hAnsi="Times New Roman" w:cs="Times New Roman"/>
          <w:sz w:val="24"/>
          <w:szCs w:val="24"/>
        </w:rPr>
        <w:t>immediately</w:t>
      </w:r>
      <w:r w:rsidR="005457B4" w:rsidRPr="00B67EA9">
        <w:rPr>
          <w:rFonts w:ascii="Times New Roman" w:eastAsia="Times New Roman" w:hAnsi="Times New Roman" w:cs="Times New Roman"/>
          <w:sz w:val="24"/>
          <w:szCs w:val="24"/>
        </w:rPr>
        <w:t>.</w:t>
      </w:r>
    </w:p>
    <w:p w14:paraId="56321563" w14:textId="5B264092" w:rsidR="00C32310" w:rsidRDefault="00E20D78" w:rsidP="00E20D78">
      <w:pPr>
        <w:shd w:val="clear" w:color="auto" w:fill="FFFFFF"/>
        <w:spacing w:after="0" w:line="480" w:lineRule="auto"/>
        <w:jc w:val="center"/>
        <w:rPr>
          <w:rFonts w:ascii="Times New Roman" w:eastAsia="Times New Roman" w:hAnsi="Times New Roman" w:cs="Times New Roman"/>
          <w:sz w:val="24"/>
          <w:szCs w:val="24"/>
        </w:rPr>
      </w:pPr>
      <w:r>
        <w:rPr>
          <w:noProof/>
          <w14:ligatures w14:val="standardContextual"/>
        </w:rPr>
        <w:drawing>
          <wp:inline distT="0" distB="0" distL="0" distR="0" wp14:anchorId="6587FCFA" wp14:editId="2362C716">
            <wp:extent cx="6009289" cy="2600325"/>
            <wp:effectExtent l="0" t="0" r="0" b="0"/>
            <wp:docPr id="20293739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6597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6049677" cy="2617802"/>
                    </a:xfrm>
                    <a:prstGeom prst="rect">
                      <a:avLst/>
                    </a:prstGeom>
                  </pic:spPr>
                </pic:pic>
              </a:graphicData>
            </a:graphic>
          </wp:inline>
        </w:drawing>
      </w:r>
    </w:p>
    <w:p w14:paraId="7C659A04" w14:textId="77777777" w:rsidR="00884874" w:rsidRPr="004C6A52" w:rsidRDefault="0053482B" w:rsidP="00884874">
      <w:pPr>
        <w:spacing w:after="0" w:line="480" w:lineRule="auto"/>
        <w:rPr>
          <w:rFonts w:ascii="Times New Roman" w:eastAsia="Times New Roman" w:hAnsi="Times New Roman" w:cs="Times New Roman"/>
        </w:rPr>
      </w:pPr>
      <w:r w:rsidRPr="004C6A52">
        <w:rPr>
          <w:rFonts w:ascii="Times New Roman" w:eastAsia="Times New Roman" w:hAnsi="Times New Roman" w:cs="Times New Roman"/>
          <w:b/>
          <w:bCs/>
        </w:rPr>
        <w:t>Figure 1. Task description.</w:t>
      </w:r>
      <w:r w:rsidRPr="004C6A52">
        <w:rPr>
          <w:rFonts w:ascii="Times New Roman" w:eastAsia="Times New Roman" w:hAnsi="Times New Roman" w:cs="Times New Roman"/>
        </w:rPr>
        <w:t> </w:t>
      </w:r>
      <w:r w:rsidRPr="004C6A52">
        <w:rPr>
          <w:rFonts w:ascii="Times New Roman" w:eastAsia="Times New Roman" w:hAnsi="Times New Roman" w:cs="Times New Roman"/>
          <w:b/>
          <w:bCs/>
        </w:rPr>
        <w:t>(A)</w:t>
      </w:r>
      <w:r w:rsidRPr="004C6A52">
        <w:rPr>
          <w:rFonts w:ascii="Times New Roman" w:eastAsia="Times New Roman" w:hAnsi="Times New Roman" w:cs="Times New Roman"/>
        </w:rPr>
        <w:t xml:space="preserve"> Each trial begins with the monkey touching and holding a bar. A red square appears at the center of the screen, followed by a visual cue presented behind the red square. The cue indicates the offer, defined by a combination of reward magnitude (2, 4, or 6 drops) and delay (1, 5, or 10 s). Next, the red square changes color to either purple or yellow, serving as a go-signal. </w:t>
      </w:r>
      <w:r w:rsidR="00884874" w:rsidRPr="004C6A52">
        <w:rPr>
          <w:rFonts w:ascii="Times New Roman" w:eastAsia="Times New Roman" w:hAnsi="Times New Roman" w:cs="Times New Roman"/>
        </w:rPr>
        <w:t>If the square turns purple, the monkey can release the bar to accept the offer, and the reward is delivered after the indicated delay. Alternatively, the monkey can continue holding the bar until the purple turns yellow to refuse the offer.</w:t>
      </w:r>
    </w:p>
    <w:p w14:paraId="60D27B8B" w14:textId="77777777" w:rsidR="00884874" w:rsidRPr="004C6A52" w:rsidRDefault="00884874" w:rsidP="00884874">
      <w:pPr>
        <w:spacing w:after="0" w:line="480" w:lineRule="auto"/>
        <w:rPr>
          <w:rFonts w:ascii="Times New Roman" w:eastAsia="Times New Roman" w:hAnsi="Times New Roman" w:cs="Times New Roman"/>
        </w:rPr>
      </w:pPr>
      <w:r w:rsidRPr="004C6A52">
        <w:rPr>
          <w:rFonts w:ascii="Times New Roman" w:eastAsia="Times New Roman" w:hAnsi="Times New Roman" w:cs="Times New Roman"/>
        </w:rPr>
        <w:t>If the square turns yellow, the monkey can release the bar to refuse the offer, immediately starting a new trial, or continue holding until the yellow turns purple to accept the offer.</w:t>
      </w:r>
    </w:p>
    <w:p w14:paraId="05DA7983" w14:textId="77777777" w:rsidR="00884874" w:rsidRPr="004C6A52" w:rsidRDefault="00884874" w:rsidP="00884874">
      <w:pPr>
        <w:spacing w:after="0" w:line="480" w:lineRule="auto"/>
        <w:rPr>
          <w:rFonts w:ascii="Times New Roman" w:eastAsia="Times New Roman" w:hAnsi="Times New Roman" w:cs="Times New Roman"/>
        </w:rPr>
      </w:pPr>
      <w:r w:rsidRPr="004C6A52">
        <w:rPr>
          <w:rFonts w:ascii="Times New Roman" w:eastAsia="Times New Roman" w:hAnsi="Times New Roman" w:cs="Times New Roman"/>
          <w:b/>
          <w:bCs/>
        </w:rPr>
        <w:t>(B)</w:t>
      </w:r>
      <w:r w:rsidRPr="004C6A52">
        <w:rPr>
          <w:rFonts w:ascii="Times New Roman" w:eastAsia="Times New Roman" w:hAnsi="Times New Roman" w:cs="Times New Roman"/>
        </w:rPr>
        <w:t xml:space="preserve"> Set of nine visual cues used in the task, labeled from “a” to “</w:t>
      </w:r>
      <w:proofErr w:type="spellStart"/>
      <w:r w:rsidRPr="004C6A52">
        <w:rPr>
          <w:rFonts w:ascii="Times New Roman" w:eastAsia="Times New Roman" w:hAnsi="Times New Roman" w:cs="Times New Roman"/>
        </w:rPr>
        <w:t>i</w:t>
      </w:r>
      <w:proofErr w:type="spellEnd"/>
      <w:r w:rsidRPr="004C6A52">
        <w:rPr>
          <w:rFonts w:ascii="Times New Roman" w:eastAsia="Times New Roman" w:hAnsi="Times New Roman" w:cs="Times New Roman"/>
        </w:rPr>
        <w:t>”.</w:t>
      </w:r>
    </w:p>
    <w:p w14:paraId="33E6F704" w14:textId="29744D4A" w:rsidR="0053482B" w:rsidRDefault="0053482B" w:rsidP="0053482B">
      <w:pPr>
        <w:spacing w:after="0" w:line="480" w:lineRule="auto"/>
        <w:rPr>
          <w:rFonts w:ascii="Times New Roman" w:eastAsia="Times New Roman" w:hAnsi="Times New Roman" w:cs="Times New Roman"/>
          <w:sz w:val="24"/>
          <w:szCs w:val="24"/>
        </w:rPr>
      </w:pPr>
    </w:p>
    <w:p w14:paraId="283E48D4" w14:textId="5BF24D53" w:rsidR="006C510B" w:rsidRPr="00B67EA9" w:rsidRDefault="006F49A4" w:rsidP="005457B4">
      <w:pPr>
        <w:shd w:val="clear" w:color="auto" w:fill="FFFFFF"/>
        <w:spacing w:after="0" w:line="480" w:lineRule="auto"/>
        <w:rPr>
          <w:rFonts w:ascii="Times New Roman" w:eastAsia="Times New Roman" w:hAnsi="Times New Roman" w:cs="Times New Roman"/>
          <w:sz w:val="24"/>
          <w:szCs w:val="24"/>
        </w:rPr>
      </w:pPr>
      <w:r w:rsidRPr="00B67EA9">
        <w:rPr>
          <w:rFonts w:ascii="Times New Roman" w:eastAsia="Times New Roman" w:hAnsi="Times New Roman" w:cs="Times New Roman"/>
          <w:sz w:val="24"/>
          <w:szCs w:val="24"/>
        </w:rPr>
        <w:t>Behavior was analysed across</w:t>
      </w:r>
      <w:r w:rsidR="00BF5932" w:rsidRPr="00B67EA9">
        <w:rPr>
          <w:rFonts w:ascii="Times New Roman" w:eastAsia="Times New Roman" w:hAnsi="Times New Roman" w:cs="Times New Roman"/>
          <w:sz w:val="24"/>
          <w:szCs w:val="24"/>
        </w:rPr>
        <w:t xml:space="preserve"> all neural recording days (7 for </w:t>
      </w:r>
      <w:r w:rsidR="00C85243" w:rsidRPr="00B67EA9">
        <w:rPr>
          <w:rFonts w:ascii="Times New Roman" w:eastAsia="Times New Roman" w:hAnsi="Times New Roman" w:cs="Times New Roman"/>
          <w:sz w:val="24"/>
          <w:szCs w:val="24"/>
        </w:rPr>
        <w:t>M</w:t>
      </w:r>
      <w:r w:rsidR="00BF5932" w:rsidRPr="00B67EA9">
        <w:rPr>
          <w:rFonts w:ascii="Times New Roman" w:eastAsia="Times New Roman" w:hAnsi="Times New Roman" w:cs="Times New Roman"/>
          <w:sz w:val="24"/>
          <w:szCs w:val="24"/>
        </w:rPr>
        <w:t>onkey 1</w:t>
      </w:r>
      <w:r w:rsidR="00C85243" w:rsidRPr="00B67EA9">
        <w:rPr>
          <w:rFonts w:ascii="Times New Roman" w:eastAsia="Times New Roman" w:hAnsi="Times New Roman" w:cs="Times New Roman"/>
          <w:sz w:val="24"/>
          <w:szCs w:val="24"/>
        </w:rPr>
        <w:t xml:space="preserve">, </w:t>
      </w:r>
      <w:r w:rsidR="00BF5932" w:rsidRPr="00B67EA9">
        <w:rPr>
          <w:rFonts w:ascii="Times New Roman" w:eastAsia="Times New Roman" w:hAnsi="Times New Roman" w:cs="Times New Roman"/>
          <w:sz w:val="24"/>
          <w:szCs w:val="24"/>
        </w:rPr>
        <w:t xml:space="preserve">16 for </w:t>
      </w:r>
      <w:r w:rsidR="00C85243" w:rsidRPr="00B67EA9">
        <w:rPr>
          <w:rFonts w:ascii="Times New Roman" w:eastAsia="Times New Roman" w:hAnsi="Times New Roman" w:cs="Times New Roman"/>
          <w:sz w:val="24"/>
          <w:szCs w:val="24"/>
        </w:rPr>
        <w:t>M</w:t>
      </w:r>
      <w:r w:rsidR="00BF5932" w:rsidRPr="00B67EA9">
        <w:rPr>
          <w:rFonts w:ascii="Times New Roman" w:eastAsia="Times New Roman" w:hAnsi="Times New Roman" w:cs="Times New Roman"/>
          <w:sz w:val="24"/>
          <w:szCs w:val="24"/>
        </w:rPr>
        <w:t>onkey 2</w:t>
      </w:r>
      <w:r w:rsidR="001F0AC5" w:rsidRPr="00B67EA9">
        <w:rPr>
          <w:rFonts w:ascii="Times New Roman" w:eastAsia="Times New Roman" w:hAnsi="Times New Roman" w:cs="Times New Roman"/>
          <w:sz w:val="24"/>
          <w:szCs w:val="24"/>
        </w:rPr>
        <w:t>).</w:t>
      </w:r>
      <w:r w:rsidR="006C510B" w:rsidRPr="00B67EA9">
        <w:rPr>
          <w:rFonts w:ascii="Times New Roman" w:eastAsia="Times New Roman" w:hAnsi="Times New Roman" w:cs="Times New Roman"/>
          <w:sz w:val="24"/>
          <w:szCs w:val="24"/>
        </w:rPr>
        <w:t xml:space="preserve"> </w:t>
      </w:r>
    </w:p>
    <w:p w14:paraId="1D27C2DE" w14:textId="77777777" w:rsidR="001C32FC" w:rsidRDefault="001B4E25" w:rsidP="005457B4">
      <w:pPr>
        <w:shd w:val="clear" w:color="auto" w:fill="FFFFFF"/>
        <w:spacing w:after="0" w:line="480" w:lineRule="auto"/>
        <w:rPr>
          <w:rFonts w:ascii="Times New Roman" w:eastAsia="Times New Roman" w:hAnsi="Times New Roman" w:cs="Times New Roman"/>
          <w:sz w:val="24"/>
          <w:szCs w:val="24"/>
        </w:rPr>
      </w:pPr>
      <w:r w:rsidRPr="00B67EA9">
        <w:rPr>
          <w:rFonts w:ascii="Times New Roman" w:eastAsia="Times New Roman" w:hAnsi="Times New Roman" w:cs="Times New Roman"/>
          <w:sz w:val="24"/>
          <w:szCs w:val="24"/>
        </w:rPr>
        <w:lastRenderedPageBreak/>
        <w:t xml:space="preserve">As expected, </w:t>
      </w:r>
      <w:r w:rsidR="009F27F2" w:rsidRPr="00B67EA9">
        <w:rPr>
          <w:rFonts w:ascii="Times New Roman" w:eastAsia="Times New Roman" w:hAnsi="Times New Roman" w:cs="Times New Roman"/>
          <w:sz w:val="24"/>
          <w:szCs w:val="24"/>
        </w:rPr>
        <w:t>both animals were more likely to</w:t>
      </w:r>
      <w:r w:rsidR="005457B4" w:rsidRPr="00B67EA9">
        <w:rPr>
          <w:rFonts w:ascii="Times New Roman" w:eastAsia="Times New Roman" w:hAnsi="Times New Roman" w:cs="Times New Roman"/>
          <w:sz w:val="24"/>
          <w:szCs w:val="24"/>
        </w:rPr>
        <w:t xml:space="preserve"> accept </w:t>
      </w:r>
      <w:r w:rsidR="00A35D2B" w:rsidRPr="00B67EA9">
        <w:rPr>
          <w:rFonts w:ascii="Times New Roman" w:eastAsia="Times New Roman" w:hAnsi="Times New Roman" w:cs="Times New Roman"/>
          <w:sz w:val="24"/>
          <w:szCs w:val="24"/>
        </w:rPr>
        <w:t xml:space="preserve">larger, </w:t>
      </w:r>
      <w:r w:rsidR="009C3718">
        <w:rPr>
          <w:rFonts w:ascii="Times New Roman" w:eastAsia="Times New Roman" w:hAnsi="Times New Roman" w:cs="Times New Roman"/>
          <w:sz w:val="24"/>
          <w:szCs w:val="24"/>
        </w:rPr>
        <w:t>earlier</w:t>
      </w:r>
      <w:r w:rsidR="009C3718" w:rsidRPr="00B67EA9">
        <w:rPr>
          <w:rFonts w:ascii="Times New Roman" w:eastAsia="Times New Roman" w:hAnsi="Times New Roman" w:cs="Times New Roman"/>
          <w:sz w:val="24"/>
          <w:szCs w:val="24"/>
        </w:rPr>
        <w:t xml:space="preserve"> </w:t>
      </w:r>
      <w:r w:rsidR="00A35D2B" w:rsidRPr="00B67EA9">
        <w:rPr>
          <w:rFonts w:ascii="Times New Roman" w:eastAsia="Times New Roman" w:hAnsi="Times New Roman" w:cs="Times New Roman"/>
          <w:sz w:val="24"/>
          <w:szCs w:val="24"/>
        </w:rPr>
        <w:t xml:space="preserve">rewards </w:t>
      </w:r>
      <w:r w:rsidRPr="00B67EA9">
        <w:rPr>
          <w:rFonts w:ascii="Times New Roman" w:eastAsia="Times New Roman" w:hAnsi="Times New Roman" w:cs="Times New Roman"/>
          <w:sz w:val="24"/>
          <w:szCs w:val="24"/>
        </w:rPr>
        <w:t>and l</w:t>
      </w:r>
      <w:r w:rsidR="009F27F2" w:rsidRPr="00B67EA9">
        <w:rPr>
          <w:rFonts w:ascii="Times New Roman" w:eastAsia="Times New Roman" w:hAnsi="Times New Roman" w:cs="Times New Roman"/>
          <w:sz w:val="24"/>
          <w:szCs w:val="24"/>
        </w:rPr>
        <w:t xml:space="preserve">ess likely to accept </w:t>
      </w:r>
      <w:r w:rsidR="00A35D2B" w:rsidRPr="00B67EA9">
        <w:rPr>
          <w:rFonts w:ascii="Times New Roman" w:eastAsia="Times New Roman" w:hAnsi="Times New Roman" w:cs="Times New Roman"/>
          <w:sz w:val="24"/>
          <w:szCs w:val="24"/>
        </w:rPr>
        <w:t>smaller, delayed ones</w:t>
      </w:r>
      <w:r w:rsidR="00547CE9" w:rsidRPr="00B67EA9">
        <w:rPr>
          <w:rFonts w:ascii="Times New Roman" w:eastAsia="Times New Roman" w:hAnsi="Times New Roman" w:cs="Times New Roman"/>
          <w:sz w:val="24"/>
          <w:szCs w:val="24"/>
        </w:rPr>
        <w:t xml:space="preserve"> </w:t>
      </w:r>
      <w:r w:rsidR="005457B4" w:rsidRPr="00B67EA9">
        <w:rPr>
          <w:rFonts w:ascii="Times New Roman" w:eastAsia="Times New Roman" w:hAnsi="Times New Roman" w:cs="Times New Roman"/>
          <w:sz w:val="24"/>
          <w:szCs w:val="24"/>
        </w:rPr>
        <w:t>(Fig. 2A-B</w:t>
      </w:r>
      <w:r w:rsidR="009954C6" w:rsidRPr="00B67EA9">
        <w:rPr>
          <w:rFonts w:ascii="Times New Roman" w:eastAsia="Times New Roman" w:hAnsi="Times New Roman" w:cs="Times New Roman"/>
          <w:sz w:val="24"/>
          <w:szCs w:val="24"/>
        </w:rPr>
        <w:t xml:space="preserve">). </w:t>
      </w:r>
      <w:r w:rsidR="00D51F22" w:rsidRPr="00B67EA9">
        <w:rPr>
          <w:rFonts w:ascii="Times New Roman" w:eastAsia="Times New Roman" w:hAnsi="Times New Roman" w:cs="Times New Roman"/>
          <w:sz w:val="24"/>
          <w:szCs w:val="24"/>
        </w:rPr>
        <w:t>C</w:t>
      </w:r>
      <w:r w:rsidR="00E63B72" w:rsidRPr="00B67EA9">
        <w:rPr>
          <w:rFonts w:ascii="Times New Roman" w:eastAsia="Times New Roman" w:hAnsi="Times New Roman" w:cs="Times New Roman"/>
          <w:sz w:val="24"/>
          <w:szCs w:val="24"/>
        </w:rPr>
        <w:t xml:space="preserve">hoices were </w:t>
      </w:r>
      <w:r w:rsidR="00D51F22" w:rsidRPr="00B67EA9">
        <w:rPr>
          <w:rFonts w:ascii="Times New Roman" w:eastAsia="Times New Roman" w:hAnsi="Times New Roman" w:cs="Times New Roman"/>
          <w:sz w:val="24"/>
          <w:szCs w:val="24"/>
        </w:rPr>
        <w:t>fit</w:t>
      </w:r>
      <w:r w:rsidR="00E63B72" w:rsidRPr="00B67EA9">
        <w:rPr>
          <w:rFonts w:ascii="Times New Roman" w:eastAsia="Times New Roman" w:hAnsi="Times New Roman" w:cs="Times New Roman"/>
          <w:sz w:val="24"/>
          <w:szCs w:val="24"/>
        </w:rPr>
        <w:t xml:space="preserve"> with a hyperbolic discounting function </w:t>
      </w:r>
      <w:r w:rsidR="00D51F22" w:rsidRPr="00B67EA9">
        <w:rPr>
          <w:rFonts w:ascii="Times New Roman" w:eastAsia="Times New Roman" w:hAnsi="Times New Roman" w:cs="Times New Roman"/>
          <w:sz w:val="24"/>
          <w:szCs w:val="24"/>
        </w:rPr>
        <w:t xml:space="preserve">to estimate discounted value, </w:t>
      </w:r>
      <w:r w:rsidR="00E63B72" w:rsidRPr="00B67EA9">
        <w:rPr>
          <w:rFonts w:ascii="Times New Roman" w:eastAsia="Times New Roman" w:hAnsi="Times New Roman" w:cs="Times New Roman"/>
          <w:sz w:val="24"/>
          <w:szCs w:val="24"/>
        </w:rPr>
        <w:t>and a logistic function capture</w:t>
      </w:r>
      <w:r w:rsidR="00D51F22" w:rsidRPr="00B67EA9">
        <w:rPr>
          <w:rFonts w:ascii="Times New Roman" w:eastAsia="Times New Roman" w:hAnsi="Times New Roman" w:cs="Times New Roman"/>
          <w:sz w:val="24"/>
          <w:szCs w:val="24"/>
        </w:rPr>
        <w:t>d</w:t>
      </w:r>
      <w:r w:rsidR="00E63B72" w:rsidRPr="00B67EA9">
        <w:rPr>
          <w:rFonts w:ascii="Times New Roman" w:eastAsia="Times New Roman" w:hAnsi="Times New Roman" w:cs="Times New Roman"/>
          <w:sz w:val="24"/>
          <w:szCs w:val="24"/>
        </w:rPr>
        <w:t xml:space="preserve"> the </w:t>
      </w:r>
      <w:r w:rsidR="00D51F22" w:rsidRPr="00B67EA9">
        <w:rPr>
          <w:rFonts w:ascii="Times New Roman" w:eastAsia="Times New Roman" w:hAnsi="Times New Roman" w:cs="Times New Roman"/>
          <w:sz w:val="24"/>
          <w:szCs w:val="24"/>
        </w:rPr>
        <w:t xml:space="preserve">acceptance </w:t>
      </w:r>
      <w:r w:rsidR="00E63B72" w:rsidRPr="00B67EA9">
        <w:rPr>
          <w:rFonts w:ascii="Times New Roman" w:eastAsia="Times New Roman" w:hAnsi="Times New Roman" w:cs="Times New Roman"/>
          <w:sz w:val="24"/>
          <w:szCs w:val="24"/>
        </w:rPr>
        <w:t xml:space="preserve">probability </w:t>
      </w:r>
      <w:r w:rsidR="00D51F22" w:rsidRPr="00B67EA9">
        <w:rPr>
          <w:rFonts w:ascii="Times New Roman" w:eastAsia="Times New Roman" w:hAnsi="Times New Roman" w:cs="Times New Roman"/>
          <w:sz w:val="24"/>
          <w:szCs w:val="24"/>
        </w:rPr>
        <w:t>as a smooth function of discounted value</w:t>
      </w:r>
      <w:r w:rsidR="00E63B72" w:rsidRPr="00B67EA9">
        <w:rPr>
          <w:rFonts w:ascii="Times New Roman" w:eastAsia="Times New Roman" w:hAnsi="Times New Roman" w:cs="Times New Roman"/>
          <w:sz w:val="24"/>
          <w:szCs w:val="24"/>
        </w:rPr>
        <w:t xml:space="preserve"> (Fig. 2A-B; see Methods).</w:t>
      </w:r>
      <w:r w:rsidR="00E63B72">
        <w:rPr>
          <w:rFonts w:ascii="Times New Roman" w:eastAsia="Times New Roman" w:hAnsi="Times New Roman" w:cs="Times New Roman"/>
          <w:sz w:val="24"/>
          <w:szCs w:val="24"/>
        </w:rPr>
        <w:t xml:space="preserve">  </w:t>
      </w:r>
    </w:p>
    <w:p w14:paraId="18AF304C" w14:textId="77777777" w:rsidR="00B0691C" w:rsidRDefault="00B0691C" w:rsidP="007E7C8A">
      <w:pPr>
        <w:shd w:val="clear" w:color="auto" w:fill="FFFFFF"/>
        <w:spacing w:after="0" w:line="480" w:lineRule="auto"/>
        <w:jc w:val="center"/>
        <w:rPr>
          <w:ins w:id="6" w:author="Rossella Falcone" w:date="2025-10-13T10:01:00Z" w16du:dateUtc="2025-10-13T14:01:00Z"/>
          <w:rFonts w:ascii="Times New Roman" w:eastAsia="Times New Roman" w:hAnsi="Times New Roman" w:cs="Times New Roman"/>
          <w:sz w:val="24"/>
          <w:szCs w:val="24"/>
        </w:rPr>
      </w:pPr>
    </w:p>
    <w:p w14:paraId="5410890D" w14:textId="4B4026FC" w:rsidR="00476137" w:rsidRDefault="007E7C8A" w:rsidP="007E7C8A">
      <w:pPr>
        <w:shd w:val="clear" w:color="auto" w:fill="FFFFFF"/>
        <w:spacing w:after="0" w:line="480" w:lineRule="auto"/>
        <w:jc w:val="center"/>
        <w:rPr>
          <w:rFonts w:ascii="Times New Roman" w:eastAsia="Times New Roman" w:hAnsi="Times New Roman" w:cs="Times New Roman"/>
          <w:sz w:val="24"/>
          <w:szCs w:val="24"/>
        </w:rPr>
      </w:pPr>
      <w:r>
        <w:rPr>
          <w:noProof/>
          <w14:ligatures w14:val="standardContextual"/>
        </w:rPr>
        <w:drawing>
          <wp:inline distT="0" distB="0" distL="0" distR="0" wp14:anchorId="20F95AE8" wp14:editId="0094EF33">
            <wp:extent cx="5319423" cy="2701054"/>
            <wp:effectExtent l="0" t="0" r="0" b="4445"/>
            <wp:docPr id="13052859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85947"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323433" cy="2703090"/>
                    </a:xfrm>
                    <a:prstGeom prst="rect">
                      <a:avLst/>
                    </a:prstGeom>
                  </pic:spPr>
                </pic:pic>
              </a:graphicData>
            </a:graphic>
          </wp:inline>
        </w:drawing>
      </w:r>
    </w:p>
    <w:p w14:paraId="65CAF629" w14:textId="71EF2F21" w:rsidR="00B0691C" w:rsidRPr="00B958AD" w:rsidRDefault="00B0691C" w:rsidP="00B0691C">
      <w:pPr>
        <w:shd w:val="clear" w:color="auto" w:fill="FFFFFF"/>
        <w:spacing w:after="0" w:line="480" w:lineRule="auto"/>
        <w:rPr>
          <w:rFonts w:ascii="Times New Roman" w:eastAsia="Times New Roman" w:hAnsi="Times New Roman" w:cs="Times New Roman"/>
        </w:rPr>
      </w:pPr>
      <w:r w:rsidRPr="00B958AD">
        <w:rPr>
          <w:rFonts w:ascii="Times New Roman" w:eastAsia="Times New Roman" w:hAnsi="Times New Roman" w:cs="Times New Roman"/>
          <w:b/>
          <w:bCs/>
        </w:rPr>
        <w:t>Figure 2.</w:t>
      </w:r>
      <w:r w:rsidRPr="00B958AD">
        <w:rPr>
          <w:rFonts w:ascii="Times New Roman" w:eastAsia="Times New Roman" w:hAnsi="Times New Roman" w:cs="Times New Roman"/>
        </w:rPr>
        <w:t xml:space="preserve"> </w:t>
      </w:r>
      <w:r w:rsidRPr="00B958AD">
        <w:rPr>
          <w:rFonts w:ascii="Times New Roman" w:eastAsia="Times New Roman" w:hAnsi="Times New Roman" w:cs="Times New Roman"/>
          <w:b/>
          <w:bCs/>
        </w:rPr>
        <w:t>Behavioral performance.</w:t>
      </w:r>
      <w:r w:rsidRPr="00B958AD">
        <w:rPr>
          <w:rFonts w:ascii="Times New Roman" w:eastAsia="Times New Roman" w:hAnsi="Times New Roman" w:cs="Times New Roman"/>
        </w:rPr>
        <w:t xml:space="preserve">  Acceptance rate (colored points) estimated from hyperbolic discounting model in Monkey S </w:t>
      </w:r>
      <w:r w:rsidRPr="00B958AD">
        <w:rPr>
          <w:rFonts w:ascii="Times New Roman" w:eastAsia="Times New Roman" w:hAnsi="Times New Roman" w:cs="Times New Roman"/>
          <w:b/>
          <w:bCs/>
        </w:rPr>
        <w:t>(A)</w:t>
      </w:r>
      <w:r w:rsidRPr="00B958AD">
        <w:rPr>
          <w:rFonts w:ascii="Times New Roman" w:eastAsia="Times New Roman" w:hAnsi="Times New Roman" w:cs="Times New Roman"/>
        </w:rPr>
        <w:t xml:space="preserve"> and Monkey T </w:t>
      </w:r>
      <w:r w:rsidRPr="00B958AD">
        <w:rPr>
          <w:rFonts w:ascii="Times New Roman" w:eastAsia="Times New Roman" w:hAnsi="Times New Roman" w:cs="Times New Roman"/>
          <w:b/>
          <w:bCs/>
        </w:rPr>
        <w:t>(B)</w:t>
      </w:r>
      <w:r w:rsidRPr="00B958AD">
        <w:rPr>
          <w:rFonts w:ascii="Times New Roman" w:eastAsia="Times New Roman" w:hAnsi="Times New Roman" w:cs="Times New Roman"/>
        </w:rPr>
        <w:t xml:space="preserve">. </w:t>
      </w:r>
      <w:commentRangeStart w:id="7"/>
      <w:r w:rsidRPr="00B958AD">
        <w:rPr>
          <w:rFonts w:ascii="Times New Roman" w:eastAsia="Times New Roman" w:hAnsi="Times New Roman" w:cs="Times New Roman"/>
        </w:rPr>
        <w:t>The acceptance probability was fitted with a logistic sigmoid, capturing a smooth transition from rejection to acceptance as discounted value rose (black curves in A-B). Letters from “a” to “</w:t>
      </w:r>
      <w:proofErr w:type="spellStart"/>
      <w:r w:rsidRPr="00B958AD">
        <w:rPr>
          <w:rFonts w:ascii="Times New Roman" w:eastAsia="Times New Roman" w:hAnsi="Times New Roman" w:cs="Times New Roman"/>
        </w:rPr>
        <w:t>i</w:t>
      </w:r>
      <w:proofErr w:type="spellEnd"/>
      <w:r w:rsidRPr="00B958AD">
        <w:rPr>
          <w:rFonts w:ascii="Times New Roman" w:eastAsia="Times New Roman" w:hAnsi="Times New Roman" w:cs="Times New Roman"/>
        </w:rPr>
        <w:t>” indicate the nine possible offers.</w:t>
      </w:r>
      <w:commentRangeEnd w:id="7"/>
      <w:r w:rsidRPr="00B958AD">
        <w:rPr>
          <w:rStyle w:val="CommentReference"/>
          <w:rFonts w:ascii="Times New Roman" w:hAnsi="Times New Roman" w:cs="Times New Roman"/>
          <w:sz w:val="22"/>
          <w:szCs w:val="22"/>
        </w:rPr>
        <w:commentReference w:id="7"/>
      </w:r>
      <w:r w:rsidR="00B77B69" w:rsidRPr="00B958AD">
        <w:rPr>
          <w:rFonts w:ascii="Times New Roman" w:eastAsia="Times New Roman" w:hAnsi="Times New Roman" w:cs="Times New Roman"/>
        </w:rPr>
        <w:t xml:space="preserve"> </w:t>
      </w:r>
      <w:r w:rsidR="00CC7C23" w:rsidRPr="00B958AD">
        <w:rPr>
          <w:rFonts w:ascii="Times New Roman" w:eastAsia="Times New Roman" w:hAnsi="Times New Roman" w:cs="Times New Roman"/>
        </w:rPr>
        <w:t>In this analysis the total delay was the cue-indicated delay (1 s, 5 s or 10 s)</w:t>
      </w:r>
      <w:r w:rsidR="00CC7C23" w:rsidRPr="00B958AD">
        <w:rPr>
          <w:rFonts w:ascii="Times New Roman" w:eastAsia="Times New Roman" w:hAnsi="Times New Roman" w:cs="Times New Roman"/>
        </w:rPr>
        <w:t xml:space="preserve"> and the reward size was the cue-indicated drops (2, 4 or 6). </w:t>
      </w:r>
    </w:p>
    <w:p w14:paraId="50D60AE5" w14:textId="77777777" w:rsidR="00282C57" w:rsidRDefault="00282C57" w:rsidP="00282C57">
      <w:pPr>
        <w:shd w:val="clear" w:color="auto" w:fill="FFFFFF"/>
        <w:spacing w:after="0" w:line="480" w:lineRule="auto"/>
        <w:rPr>
          <w:rFonts w:ascii="Times New Roman" w:eastAsia="Times New Roman" w:hAnsi="Times New Roman" w:cs="Times New Roman"/>
          <w:sz w:val="24"/>
          <w:szCs w:val="24"/>
        </w:rPr>
      </w:pPr>
    </w:p>
    <w:p w14:paraId="7CA77EBD" w14:textId="15E2FE90" w:rsidR="004F70C1" w:rsidRPr="00D435B8" w:rsidRDefault="009A46A3" w:rsidP="004F70C1">
      <w:pPr>
        <w:shd w:val="clear" w:color="auto" w:fill="FFFFFF"/>
        <w:spacing w:after="0" w:line="480" w:lineRule="auto"/>
        <w:rPr>
          <w:rFonts w:ascii="Times New Roman" w:eastAsia="Times New Roman" w:hAnsi="Times New Roman" w:cs="Times New Roman"/>
          <w:b/>
          <w:bCs/>
          <w:i/>
          <w:iCs/>
          <w:sz w:val="24"/>
          <w:szCs w:val="24"/>
        </w:rPr>
      </w:pPr>
      <w:r w:rsidRPr="00D435B8">
        <w:rPr>
          <w:rFonts w:ascii="Times New Roman" w:eastAsia="Times New Roman" w:hAnsi="Times New Roman" w:cs="Times New Roman"/>
          <w:b/>
          <w:bCs/>
          <w:i/>
          <w:iCs/>
          <w:sz w:val="24"/>
          <w:szCs w:val="24"/>
        </w:rPr>
        <w:t xml:space="preserve">2. </w:t>
      </w:r>
      <w:proofErr w:type="spellStart"/>
      <w:r w:rsidR="0003552E" w:rsidRPr="00D435B8">
        <w:rPr>
          <w:rFonts w:ascii="Times New Roman" w:eastAsia="Times New Roman" w:hAnsi="Times New Roman" w:cs="Times New Roman"/>
          <w:b/>
          <w:bCs/>
          <w:i/>
          <w:iCs/>
          <w:sz w:val="24"/>
          <w:szCs w:val="24"/>
        </w:rPr>
        <w:t>dlPFC</w:t>
      </w:r>
      <w:proofErr w:type="spellEnd"/>
      <w:r w:rsidR="0003552E" w:rsidRPr="00D435B8">
        <w:rPr>
          <w:rFonts w:ascii="Times New Roman" w:eastAsia="Times New Roman" w:hAnsi="Times New Roman" w:cs="Times New Roman"/>
          <w:b/>
          <w:bCs/>
          <w:i/>
          <w:iCs/>
          <w:sz w:val="24"/>
          <w:szCs w:val="24"/>
        </w:rPr>
        <w:t xml:space="preserve"> neurons </w:t>
      </w:r>
      <w:r w:rsidR="005B722A">
        <w:rPr>
          <w:rFonts w:ascii="Times New Roman" w:eastAsia="Times New Roman" w:hAnsi="Times New Roman" w:cs="Times New Roman"/>
          <w:b/>
          <w:bCs/>
          <w:i/>
          <w:iCs/>
          <w:sz w:val="24"/>
          <w:szCs w:val="24"/>
        </w:rPr>
        <w:t>encode offer</w:t>
      </w:r>
      <w:r w:rsidR="0003552E" w:rsidRPr="00D435B8">
        <w:rPr>
          <w:rFonts w:ascii="Times New Roman" w:eastAsia="Times New Roman" w:hAnsi="Times New Roman" w:cs="Times New Roman"/>
          <w:b/>
          <w:bCs/>
          <w:i/>
          <w:iCs/>
          <w:sz w:val="24"/>
          <w:szCs w:val="24"/>
        </w:rPr>
        <w:t xml:space="preserve"> value but not </w:t>
      </w:r>
      <w:r w:rsidR="00EB1DB9">
        <w:rPr>
          <w:rFonts w:ascii="Times New Roman" w:eastAsia="Times New Roman" w:hAnsi="Times New Roman" w:cs="Times New Roman"/>
          <w:b/>
          <w:bCs/>
          <w:i/>
          <w:iCs/>
          <w:sz w:val="24"/>
          <w:szCs w:val="24"/>
        </w:rPr>
        <w:t xml:space="preserve">upcoming </w:t>
      </w:r>
      <w:r w:rsidR="0003552E" w:rsidRPr="00D435B8">
        <w:rPr>
          <w:rFonts w:ascii="Times New Roman" w:eastAsia="Times New Roman" w:hAnsi="Times New Roman" w:cs="Times New Roman"/>
          <w:b/>
          <w:bCs/>
          <w:i/>
          <w:iCs/>
          <w:sz w:val="24"/>
          <w:szCs w:val="24"/>
        </w:rPr>
        <w:t xml:space="preserve">choice </w:t>
      </w:r>
    </w:p>
    <w:p w14:paraId="55FD3959" w14:textId="3E07A30D" w:rsidR="00430BD4" w:rsidRDefault="000504AF" w:rsidP="004F70C1">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004F70C1">
        <w:rPr>
          <w:rFonts w:ascii="Times New Roman" w:eastAsia="Times New Roman" w:hAnsi="Times New Roman" w:cs="Times New Roman"/>
          <w:sz w:val="24"/>
          <w:szCs w:val="24"/>
        </w:rPr>
        <w:t xml:space="preserve"> recorded 170 neurons </w:t>
      </w:r>
      <w:r w:rsidR="004F7537">
        <w:rPr>
          <w:rFonts w:ascii="Times New Roman" w:eastAsia="Times New Roman" w:hAnsi="Times New Roman" w:cs="Times New Roman"/>
          <w:sz w:val="24"/>
          <w:szCs w:val="24"/>
        </w:rPr>
        <w:t xml:space="preserve">in </w:t>
      </w:r>
      <w:proofErr w:type="spellStart"/>
      <w:r w:rsidR="004F70C1">
        <w:rPr>
          <w:rFonts w:ascii="Times New Roman" w:eastAsia="Times New Roman" w:hAnsi="Times New Roman" w:cs="Times New Roman"/>
          <w:sz w:val="24"/>
          <w:szCs w:val="24"/>
        </w:rPr>
        <w:t>dlPFC</w:t>
      </w:r>
      <w:proofErr w:type="spellEnd"/>
      <w:r w:rsidR="004F7537">
        <w:rPr>
          <w:rFonts w:ascii="Times New Roman" w:eastAsia="Times New Roman" w:hAnsi="Times New Roman" w:cs="Times New Roman"/>
          <w:sz w:val="24"/>
          <w:szCs w:val="24"/>
        </w:rPr>
        <w:t>,</w:t>
      </w:r>
      <w:r w:rsidR="00EB1DB9">
        <w:rPr>
          <w:rFonts w:ascii="Times New Roman" w:eastAsia="Times New Roman" w:hAnsi="Times New Roman" w:cs="Times New Roman"/>
          <w:sz w:val="24"/>
          <w:szCs w:val="24"/>
        </w:rPr>
        <w:t xml:space="preserve"> </w:t>
      </w:r>
      <w:r w:rsidR="00430BD4">
        <w:rPr>
          <w:rFonts w:ascii="Times New Roman" w:eastAsia="Times New Roman" w:hAnsi="Times New Roman" w:cs="Times New Roman"/>
          <w:sz w:val="24"/>
          <w:szCs w:val="24"/>
        </w:rPr>
        <w:t xml:space="preserve">from the lower bank of the principal sulcus </w:t>
      </w:r>
      <w:r w:rsidR="004F70C1">
        <w:rPr>
          <w:rFonts w:ascii="Times New Roman" w:eastAsia="Times New Roman" w:hAnsi="Times New Roman" w:cs="Times New Roman"/>
          <w:sz w:val="24"/>
          <w:szCs w:val="24"/>
        </w:rPr>
        <w:t>(107 neurons in Monkey 1 and 63 neurons in Monkey 2</w:t>
      </w:r>
      <w:r w:rsidR="00430BD4">
        <w:rPr>
          <w:rFonts w:ascii="Times New Roman" w:eastAsia="Times New Roman" w:hAnsi="Times New Roman" w:cs="Times New Roman"/>
          <w:sz w:val="24"/>
          <w:szCs w:val="24"/>
        </w:rPr>
        <w:t xml:space="preserve">; </w:t>
      </w:r>
      <w:r w:rsidR="004F70C1">
        <w:rPr>
          <w:rFonts w:ascii="Times New Roman" w:eastAsia="Times New Roman" w:hAnsi="Times New Roman" w:cs="Times New Roman"/>
          <w:sz w:val="24"/>
          <w:szCs w:val="24"/>
        </w:rPr>
        <w:t xml:space="preserve">Fig. </w:t>
      </w:r>
      <w:r w:rsidR="0052137B">
        <w:rPr>
          <w:rFonts w:ascii="Times New Roman" w:eastAsia="Times New Roman" w:hAnsi="Times New Roman" w:cs="Times New Roman"/>
          <w:sz w:val="24"/>
          <w:szCs w:val="24"/>
        </w:rPr>
        <w:t>3</w:t>
      </w:r>
      <w:r w:rsidR="004F70C1">
        <w:rPr>
          <w:rFonts w:ascii="Times New Roman" w:eastAsia="Times New Roman" w:hAnsi="Times New Roman" w:cs="Times New Roman"/>
          <w:sz w:val="24"/>
          <w:szCs w:val="24"/>
        </w:rPr>
        <w:t>A)</w:t>
      </w:r>
      <w:r w:rsidR="00430BD4">
        <w:rPr>
          <w:rFonts w:ascii="Times New Roman" w:eastAsia="Times New Roman" w:hAnsi="Times New Roman" w:cs="Times New Roman"/>
          <w:sz w:val="24"/>
          <w:szCs w:val="24"/>
        </w:rPr>
        <w:t>, while the animals performed the task</w:t>
      </w:r>
      <w:r w:rsidR="004F70C1">
        <w:rPr>
          <w:rFonts w:ascii="Times New Roman" w:eastAsia="Times New Roman" w:hAnsi="Times New Roman" w:cs="Times New Roman"/>
          <w:sz w:val="24"/>
          <w:szCs w:val="24"/>
        </w:rPr>
        <w:t xml:space="preserve">. </w:t>
      </w:r>
    </w:p>
    <w:p w14:paraId="3004E58E" w14:textId="192E675D" w:rsidR="00F93825" w:rsidRDefault="00EB1DB9" w:rsidP="00F93825">
      <w:pPr>
        <w:shd w:val="clear" w:color="auto" w:fill="FFFFFF"/>
        <w:spacing w:after="0" w:line="480" w:lineRule="auto"/>
        <w:ind w:firstLine="426"/>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Following</w:t>
      </w:r>
      <w:r w:rsidR="004F70C1">
        <w:rPr>
          <w:rFonts w:ascii="Times New Roman" w:eastAsia="Times New Roman" w:hAnsi="Times New Roman" w:cs="Times New Roman"/>
          <w:sz w:val="24"/>
          <w:szCs w:val="24"/>
        </w:rPr>
        <w:t xml:space="preserve"> offer </w:t>
      </w:r>
      <w:r w:rsidR="00610F6E">
        <w:rPr>
          <w:rFonts w:ascii="Times New Roman" w:eastAsia="Times New Roman" w:hAnsi="Times New Roman" w:cs="Times New Roman"/>
          <w:sz w:val="24"/>
          <w:szCs w:val="24"/>
        </w:rPr>
        <w:t>onset</w:t>
      </w:r>
      <w:r w:rsidR="004F70C1">
        <w:rPr>
          <w:rFonts w:ascii="Times New Roman" w:eastAsia="Times New Roman" w:hAnsi="Times New Roman" w:cs="Times New Roman"/>
          <w:sz w:val="24"/>
          <w:szCs w:val="24"/>
        </w:rPr>
        <w:t xml:space="preserve">, </w:t>
      </w:r>
      <w:r w:rsidR="00D91AEA" w:rsidRPr="0010625D">
        <w:rPr>
          <w:rFonts w:ascii="Times New Roman" w:eastAsia="Times New Roman" w:hAnsi="Times New Roman" w:cs="Times New Roman"/>
          <w:sz w:val="24"/>
          <w:szCs w:val="24"/>
        </w:rPr>
        <w:t>1</w:t>
      </w:r>
      <w:r w:rsidR="00D91AEA">
        <w:rPr>
          <w:rFonts w:ascii="Times New Roman" w:eastAsia="Times New Roman" w:hAnsi="Times New Roman" w:cs="Times New Roman"/>
          <w:sz w:val="24"/>
          <w:szCs w:val="24"/>
        </w:rPr>
        <w:t>21 out of 170 neurons</w:t>
      </w:r>
      <w:r w:rsidR="004F70C1">
        <w:rPr>
          <w:rFonts w:ascii="Times New Roman" w:eastAsia="Times New Roman" w:hAnsi="Times New Roman" w:cs="Times New Roman"/>
          <w:sz w:val="24"/>
          <w:szCs w:val="24"/>
        </w:rPr>
        <w:t xml:space="preserve"> w</w:t>
      </w:r>
      <w:r w:rsidR="00D91AEA">
        <w:rPr>
          <w:rFonts w:ascii="Times New Roman" w:eastAsia="Times New Roman" w:hAnsi="Times New Roman" w:cs="Times New Roman"/>
          <w:sz w:val="24"/>
          <w:szCs w:val="24"/>
        </w:rPr>
        <w:t>ere</w:t>
      </w:r>
      <w:r w:rsidR="004F70C1">
        <w:rPr>
          <w:rFonts w:ascii="Times New Roman" w:eastAsia="Times New Roman" w:hAnsi="Times New Roman" w:cs="Times New Roman"/>
          <w:sz w:val="24"/>
          <w:szCs w:val="24"/>
        </w:rPr>
        <w:t xml:space="preserve"> significantly modulated by reward magnitude and/or delay </w:t>
      </w:r>
      <w:r w:rsidR="004F70C1" w:rsidRPr="0010625D">
        <w:rPr>
          <w:rFonts w:ascii="Times New Roman" w:eastAsia="Times New Roman" w:hAnsi="Times New Roman" w:cs="Times New Roman"/>
          <w:sz w:val="24"/>
          <w:szCs w:val="24"/>
        </w:rPr>
        <w:t>(</w:t>
      </w:r>
      <w:r w:rsidR="004F70C1">
        <w:rPr>
          <w:rFonts w:ascii="Times New Roman" w:eastAsia="Times New Roman" w:hAnsi="Times New Roman" w:cs="Times New Roman"/>
          <w:sz w:val="24"/>
          <w:szCs w:val="24"/>
        </w:rPr>
        <w:t>2</w:t>
      </w:r>
      <w:r w:rsidR="004F70C1" w:rsidRPr="0010625D">
        <w:rPr>
          <w:rFonts w:ascii="Times New Roman" w:eastAsia="Times New Roman" w:hAnsi="Times New Roman" w:cs="Times New Roman"/>
          <w:sz w:val="24"/>
          <w:szCs w:val="24"/>
        </w:rPr>
        <w:t xml:space="preserve">-way ANOVA, p &lt; 0.05; Fig. </w:t>
      </w:r>
      <w:r w:rsidR="0052137B">
        <w:rPr>
          <w:rFonts w:ascii="Times New Roman" w:eastAsia="Times New Roman" w:hAnsi="Times New Roman" w:cs="Times New Roman"/>
          <w:sz w:val="24"/>
          <w:szCs w:val="24"/>
        </w:rPr>
        <w:t>3</w:t>
      </w:r>
      <w:r w:rsidR="004F70C1" w:rsidRPr="0010625D">
        <w:rPr>
          <w:rFonts w:ascii="Times New Roman" w:eastAsia="Times New Roman" w:hAnsi="Times New Roman" w:cs="Times New Roman"/>
          <w:sz w:val="24"/>
          <w:szCs w:val="24"/>
        </w:rPr>
        <w:t>B).</w:t>
      </w:r>
      <w:r w:rsidR="004F70C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 s</w:t>
      </w:r>
      <w:r w:rsidR="004F70C1">
        <w:rPr>
          <w:rFonts w:ascii="Times New Roman" w:eastAsia="Times New Roman" w:hAnsi="Times New Roman" w:cs="Times New Roman"/>
          <w:sz w:val="24"/>
          <w:szCs w:val="24"/>
        </w:rPr>
        <w:t>liding window ANOVA analysis showed that t</w:t>
      </w:r>
      <w:r w:rsidR="004F70C1">
        <w:rPr>
          <w:rFonts w:ascii="Times New Roman" w:eastAsia="Times New Roman" w:hAnsi="Times New Roman" w:cs="Times New Roman"/>
          <w:color w:val="000000"/>
          <w:sz w:val="24"/>
          <w:szCs w:val="24"/>
        </w:rPr>
        <w:t xml:space="preserve">he proportion of neurons modulated by each factor began to increase </w:t>
      </w:r>
      <w:r>
        <w:rPr>
          <w:rFonts w:ascii="Times New Roman" w:eastAsia="Times New Roman" w:hAnsi="Times New Roman" w:cs="Times New Roman"/>
          <w:color w:val="000000"/>
          <w:sz w:val="24"/>
          <w:szCs w:val="24"/>
        </w:rPr>
        <w:t xml:space="preserve">shortly </w:t>
      </w:r>
      <w:r w:rsidR="004F70C1">
        <w:rPr>
          <w:rFonts w:ascii="Times New Roman" w:eastAsia="Times New Roman" w:hAnsi="Times New Roman" w:cs="Times New Roman"/>
          <w:color w:val="000000"/>
          <w:sz w:val="24"/>
          <w:szCs w:val="24"/>
        </w:rPr>
        <w:t xml:space="preserve">after cue </w:t>
      </w:r>
      <w:r>
        <w:rPr>
          <w:rFonts w:ascii="Times New Roman" w:eastAsia="Times New Roman" w:hAnsi="Times New Roman" w:cs="Times New Roman"/>
          <w:color w:val="000000"/>
          <w:sz w:val="24"/>
          <w:szCs w:val="24"/>
        </w:rPr>
        <w:t>presentation</w:t>
      </w:r>
      <w:r w:rsidR="004F70C1">
        <w:rPr>
          <w:rFonts w:ascii="Times New Roman" w:eastAsia="Times New Roman" w:hAnsi="Times New Roman" w:cs="Times New Roman"/>
          <w:color w:val="000000"/>
          <w:sz w:val="24"/>
          <w:szCs w:val="24"/>
        </w:rPr>
        <w:t xml:space="preserve"> (Fig. </w:t>
      </w:r>
      <w:r w:rsidR="0052137B">
        <w:rPr>
          <w:rFonts w:ascii="Times New Roman" w:eastAsia="Times New Roman" w:hAnsi="Times New Roman" w:cs="Times New Roman"/>
          <w:color w:val="000000"/>
          <w:sz w:val="24"/>
          <w:szCs w:val="24"/>
        </w:rPr>
        <w:t>3</w:t>
      </w:r>
      <w:r w:rsidR="004F70C1">
        <w:rPr>
          <w:rFonts w:ascii="Times New Roman" w:eastAsia="Times New Roman" w:hAnsi="Times New Roman" w:cs="Times New Roman"/>
          <w:color w:val="000000"/>
          <w:sz w:val="24"/>
          <w:szCs w:val="24"/>
        </w:rPr>
        <w:t>C-D).</w:t>
      </w:r>
      <w:r w:rsidR="00F93825">
        <w:rPr>
          <w:rFonts w:ascii="Times New Roman" w:eastAsia="Times New Roman" w:hAnsi="Times New Roman" w:cs="Times New Roman"/>
          <w:color w:val="000000"/>
          <w:sz w:val="24"/>
          <w:szCs w:val="24"/>
        </w:rPr>
        <w:t xml:space="preserve"> </w:t>
      </w:r>
      <w:r w:rsidR="00F93825" w:rsidRPr="00B67EA9">
        <w:rPr>
          <w:rFonts w:ascii="Times New Roman" w:eastAsia="Times New Roman" w:hAnsi="Times New Roman" w:cs="Times New Roman"/>
          <w:color w:val="000000"/>
          <w:sz w:val="24"/>
          <w:szCs w:val="24"/>
        </w:rPr>
        <w:t xml:space="preserve">We did not find </w:t>
      </w:r>
      <w:r w:rsidR="00035F69" w:rsidRPr="00B67EA9">
        <w:rPr>
          <w:rFonts w:ascii="Times New Roman" w:eastAsia="Times New Roman" w:hAnsi="Times New Roman" w:cs="Times New Roman"/>
          <w:color w:val="000000"/>
          <w:sz w:val="24"/>
          <w:szCs w:val="24"/>
        </w:rPr>
        <w:t>significant number</w:t>
      </w:r>
      <w:r w:rsidR="009C3718">
        <w:rPr>
          <w:rFonts w:ascii="Times New Roman" w:eastAsia="Times New Roman" w:hAnsi="Times New Roman" w:cs="Times New Roman"/>
          <w:color w:val="000000"/>
          <w:sz w:val="24"/>
          <w:szCs w:val="24"/>
        </w:rPr>
        <w:t>s</w:t>
      </w:r>
      <w:r w:rsidR="00035F69" w:rsidRPr="00B67EA9">
        <w:rPr>
          <w:rFonts w:ascii="Times New Roman" w:eastAsia="Times New Roman" w:hAnsi="Times New Roman" w:cs="Times New Roman"/>
          <w:color w:val="000000"/>
          <w:sz w:val="24"/>
          <w:szCs w:val="24"/>
        </w:rPr>
        <w:t xml:space="preserve"> of cells encoding the upcoming choice outcome (accept vs. refuse)</w:t>
      </w:r>
      <w:r w:rsidR="00AE2465" w:rsidRPr="00B67EA9">
        <w:rPr>
          <w:rFonts w:ascii="Times New Roman" w:eastAsia="Times New Roman" w:hAnsi="Times New Roman" w:cs="Times New Roman"/>
          <w:color w:val="000000"/>
          <w:sz w:val="24"/>
          <w:szCs w:val="24"/>
        </w:rPr>
        <w:t xml:space="preserve"> </w:t>
      </w:r>
      <w:r w:rsidR="00C11B6E" w:rsidRPr="00B67EA9">
        <w:rPr>
          <w:rFonts w:ascii="Times New Roman" w:eastAsia="Times New Roman" w:hAnsi="Times New Roman" w:cs="Times New Roman"/>
          <w:color w:val="000000"/>
          <w:sz w:val="24"/>
          <w:szCs w:val="24"/>
        </w:rPr>
        <w:t>during the offer period</w:t>
      </w:r>
      <w:r w:rsidR="009C3718">
        <w:rPr>
          <w:rFonts w:ascii="Times New Roman" w:eastAsia="Times New Roman" w:hAnsi="Times New Roman" w:cs="Times New Roman"/>
          <w:color w:val="000000"/>
          <w:sz w:val="24"/>
          <w:szCs w:val="24"/>
        </w:rPr>
        <w:t xml:space="preserve"> – i.e. before the </w:t>
      </w:r>
      <w:proofErr w:type="gramStart"/>
      <w:r w:rsidR="009C3718">
        <w:rPr>
          <w:rFonts w:ascii="Times New Roman" w:eastAsia="Times New Roman" w:hAnsi="Times New Roman" w:cs="Times New Roman"/>
          <w:color w:val="000000"/>
          <w:sz w:val="24"/>
          <w:szCs w:val="24"/>
        </w:rPr>
        <w:t>first choice</w:t>
      </w:r>
      <w:proofErr w:type="gramEnd"/>
      <w:r w:rsidR="009C3718">
        <w:rPr>
          <w:rFonts w:ascii="Times New Roman" w:eastAsia="Times New Roman" w:hAnsi="Times New Roman" w:cs="Times New Roman"/>
          <w:color w:val="000000"/>
          <w:sz w:val="24"/>
          <w:szCs w:val="24"/>
        </w:rPr>
        <w:t xml:space="preserve"> option had been presented -</w:t>
      </w:r>
      <w:r w:rsidR="00C11B6E" w:rsidRPr="00B67EA9">
        <w:rPr>
          <w:rFonts w:ascii="Times New Roman" w:eastAsia="Times New Roman" w:hAnsi="Times New Roman" w:cs="Times New Roman"/>
          <w:color w:val="000000"/>
          <w:sz w:val="24"/>
          <w:szCs w:val="24"/>
        </w:rPr>
        <w:t xml:space="preserve"> </w:t>
      </w:r>
      <w:r w:rsidR="00035F69" w:rsidRPr="00B67EA9">
        <w:rPr>
          <w:rFonts w:ascii="Times New Roman" w:eastAsia="Times New Roman" w:hAnsi="Times New Roman" w:cs="Times New Roman"/>
          <w:color w:val="000000"/>
          <w:sz w:val="24"/>
          <w:szCs w:val="24"/>
        </w:rPr>
        <w:t>in either monkey (Fig. 3C-D, yellow line).</w:t>
      </w:r>
      <w:r w:rsidR="00035F69">
        <w:rPr>
          <w:rFonts w:ascii="Times New Roman" w:eastAsia="Times New Roman" w:hAnsi="Times New Roman" w:cs="Times New Roman"/>
          <w:color w:val="000000"/>
          <w:sz w:val="24"/>
          <w:szCs w:val="24"/>
        </w:rPr>
        <w:t xml:space="preserve"> </w:t>
      </w:r>
    </w:p>
    <w:p w14:paraId="2A756246" w14:textId="3FEDD48C" w:rsidR="00F93825" w:rsidRDefault="004F70C1" w:rsidP="00F93825">
      <w:pPr>
        <w:shd w:val="clear" w:color="auto" w:fill="FFFFFF"/>
        <w:spacing w:after="0" w:line="480" w:lineRule="auto"/>
        <w:ind w:firstLine="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0B61D6F" w14:textId="7447D77E" w:rsidR="004F70C1" w:rsidRDefault="004F70C1" w:rsidP="004F70C1">
      <w:pPr>
        <w:shd w:val="clear" w:color="auto" w:fill="FFFFFF"/>
        <w:spacing w:after="0" w:line="480" w:lineRule="auto"/>
        <w:rPr>
          <w:rFonts w:ascii="Times New Roman" w:eastAsia="Times New Roman" w:hAnsi="Times New Roman" w:cs="Times New Roman"/>
          <w:color w:val="000000"/>
          <w:sz w:val="24"/>
          <w:szCs w:val="24"/>
        </w:rPr>
      </w:pPr>
    </w:p>
    <w:p w14:paraId="79815B92" w14:textId="48707367" w:rsidR="003B3584" w:rsidRDefault="0075447A" w:rsidP="003B3584">
      <w:pPr>
        <w:shd w:val="clear" w:color="auto" w:fill="FFFFFF"/>
        <w:spacing w:after="0" w:line="480" w:lineRule="auto"/>
        <w:jc w:val="center"/>
        <w:rPr>
          <w:rFonts w:ascii="Times New Roman" w:eastAsia="Times New Roman" w:hAnsi="Times New Roman" w:cs="Times New Roman"/>
          <w:color w:val="000000"/>
          <w:sz w:val="24"/>
          <w:szCs w:val="24"/>
        </w:rPr>
      </w:pPr>
      <w:r>
        <w:rPr>
          <w:noProof/>
          <w14:ligatures w14:val="standardContextual"/>
        </w:rPr>
        <w:drawing>
          <wp:inline distT="0" distB="0" distL="0" distR="0" wp14:anchorId="1D080C4A" wp14:editId="20CA1E3F">
            <wp:extent cx="4742597" cy="4871773"/>
            <wp:effectExtent l="0" t="0" r="1270" b="5080"/>
            <wp:docPr id="1630565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6523"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763373" cy="4893115"/>
                    </a:xfrm>
                    <a:prstGeom prst="rect">
                      <a:avLst/>
                    </a:prstGeom>
                  </pic:spPr>
                </pic:pic>
              </a:graphicData>
            </a:graphic>
          </wp:inline>
        </w:drawing>
      </w:r>
    </w:p>
    <w:p w14:paraId="41A00CBA" w14:textId="77777777" w:rsidR="00A716E9" w:rsidRDefault="00A716E9" w:rsidP="003B3584">
      <w:pPr>
        <w:shd w:val="clear" w:color="auto" w:fill="FFFFFF"/>
        <w:spacing w:after="0" w:line="480" w:lineRule="auto"/>
        <w:jc w:val="center"/>
        <w:rPr>
          <w:rFonts w:ascii="Times New Roman" w:eastAsia="Times New Roman" w:hAnsi="Times New Roman" w:cs="Times New Roman"/>
          <w:color w:val="000000"/>
          <w:sz w:val="24"/>
          <w:szCs w:val="24"/>
        </w:rPr>
      </w:pPr>
    </w:p>
    <w:p w14:paraId="635AD497" w14:textId="77777777" w:rsidR="00A716E9" w:rsidRPr="00A716E9" w:rsidRDefault="00A716E9" w:rsidP="00A716E9">
      <w:pPr>
        <w:spacing w:after="0" w:line="480" w:lineRule="auto"/>
        <w:rPr>
          <w:rFonts w:ascii="Times New Roman" w:eastAsia="Times New Roman" w:hAnsi="Times New Roman" w:cs="Times New Roman"/>
        </w:rPr>
      </w:pPr>
      <w:r w:rsidRPr="00A716E9">
        <w:rPr>
          <w:rFonts w:ascii="Times New Roman" w:eastAsia="Times New Roman" w:hAnsi="Times New Roman" w:cs="Times New Roman"/>
          <w:b/>
          <w:bCs/>
        </w:rPr>
        <w:lastRenderedPageBreak/>
        <w:t>Figure 3. Recording sites and neural modulation by task factors. A.</w:t>
      </w:r>
      <w:r w:rsidRPr="00A716E9">
        <w:rPr>
          <w:rFonts w:ascii="Times New Roman" w:eastAsia="Times New Roman" w:hAnsi="Times New Roman" w:cs="Times New Roman"/>
        </w:rPr>
        <w:t xml:space="preserve"> Schematic representation of the Utah array positions in the </w:t>
      </w:r>
      <w:proofErr w:type="spellStart"/>
      <w:r w:rsidRPr="00A716E9">
        <w:rPr>
          <w:rFonts w:ascii="Times New Roman" w:eastAsia="Times New Roman" w:hAnsi="Times New Roman" w:cs="Times New Roman"/>
        </w:rPr>
        <w:t>dlPFC</w:t>
      </w:r>
      <w:proofErr w:type="spellEnd"/>
      <w:r w:rsidRPr="00A716E9">
        <w:rPr>
          <w:rFonts w:ascii="Times New Roman" w:eastAsia="Times New Roman" w:hAnsi="Times New Roman" w:cs="Times New Roman"/>
        </w:rPr>
        <w:t>, reconstructed from MRI scans in Monkeys S and T. Bottom panel: Most anterior and posterior MRI slices of Monkey S, with Utah arrays highlighted by yellow dashed circles.</w:t>
      </w:r>
      <w:r w:rsidRPr="00A716E9">
        <w:rPr>
          <w:rFonts w:ascii="Times New Roman" w:eastAsia="Times New Roman" w:hAnsi="Times New Roman" w:cs="Times New Roman"/>
        </w:rPr>
        <w:br/>
      </w:r>
      <w:r w:rsidRPr="00A716E9">
        <w:rPr>
          <w:rFonts w:ascii="Times New Roman" w:eastAsia="Times New Roman" w:hAnsi="Times New Roman" w:cs="Times New Roman"/>
          <w:b/>
          <w:bCs/>
        </w:rPr>
        <w:t>B.</w:t>
      </w:r>
      <w:r w:rsidRPr="00A716E9">
        <w:rPr>
          <w:rFonts w:ascii="Times New Roman" w:eastAsia="Times New Roman" w:hAnsi="Times New Roman" w:cs="Times New Roman"/>
        </w:rPr>
        <w:t xml:space="preserve"> Percentage of neurons significantly modulated by reward magnitude (drops), delay, their interaction, and upcoming choice.</w:t>
      </w:r>
      <w:r w:rsidRPr="00A716E9">
        <w:rPr>
          <w:rFonts w:ascii="Times New Roman" w:eastAsia="Times New Roman" w:hAnsi="Times New Roman" w:cs="Times New Roman"/>
        </w:rPr>
        <w:br/>
      </w:r>
      <w:r w:rsidRPr="00A716E9">
        <w:rPr>
          <w:rFonts w:ascii="Times New Roman" w:eastAsia="Times New Roman" w:hAnsi="Times New Roman" w:cs="Times New Roman"/>
          <w:b/>
          <w:bCs/>
        </w:rPr>
        <w:t>C–D.</w:t>
      </w:r>
      <w:r w:rsidRPr="00A716E9">
        <w:rPr>
          <w:rFonts w:ascii="Times New Roman" w:eastAsia="Times New Roman" w:hAnsi="Times New Roman" w:cs="Times New Roman"/>
        </w:rPr>
        <w:t xml:space="preserve"> Time course of the percentage of neurons significantly modulated by each factor, from 500 </w:t>
      </w:r>
      <w:proofErr w:type="spellStart"/>
      <w:r w:rsidRPr="00A716E9">
        <w:rPr>
          <w:rFonts w:ascii="Times New Roman" w:eastAsia="Times New Roman" w:hAnsi="Times New Roman" w:cs="Times New Roman"/>
        </w:rPr>
        <w:t>ms</w:t>
      </w:r>
      <w:proofErr w:type="spellEnd"/>
      <w:r w:rsidRPr="00A716E9">
        <w:rPr>
          <w:rFonts w:ascii="Times New Roman" w:eastAsia="Times New Roman" w:hAnsi="Times New Roman" w:cs="Times New Roman"/>
        </w:rPr>
        <w:t xml:space="preserve"> before to 1000 </w:t>
      </w:r>
      <w:proofErr w:type="spellStart"/>
      <w:r w:rsidRPr="00A716E9">
        <w:rPr>
          <w:rFonts w:ascii="Times New Roman" w:eastAsia="Times New Roman" w:hAnsi="Times New Roman" w:cs="Times New Roman"/>
        </w:rPr>
        <w:t>ms</w:t>
      </w:r>
      <w:proofErr w:type="spellEnd"/>
      <w:r w:rsidRPr="00A716E9">
        <w:rPr>
          <w:rFonts w:ascii="Times New Roman" w:eastAsia="Times New Roman" w:hAnsi="Times New Roman" w:cs="Times New Roman"/>
        </w:rPr>
        <w:t xml:space="preserve"> after cue onset, in monkey S and monkey T, respectively.</w:t>
      </w:r>
    </w:p>
    <w:p w14:paraId="13FB3475" w14:textId="77777777" w:rsidR="00A716E9" w:rsidRDefault="00A716E9" w:rsidP="003B3584">
      <w:pPr>
        <w:shd w:val="clear" w:color="auto" w:fill="FFFFFF"/>
        <w:spacing w:after="0" w:line="480" w:lineRule="auto"/>
        <w:jc w:val="center"/>
        <w:rPr>
          <w:rFonts w:ascii="Times New Roman" w:eastAsia="Times New Roman" w:hAnsi="Times New Roman" w:cs="Times New Roman"/>
          <w:color w:val="000000"/>
          <w:sz w:val="24"/>
          <w:szCs w:val="24"/>
        </w:rPr>
      </w:pPr>
    </w:p>
    <w:p w14:paraId="39D376B9" w14:textId="4129853E" w:rsidR="004F70C1" w:rsidRPr="006206CE" w:rsidRDefault="004F70C1" w:rsidP="004F70C1">
      <w:pPr>
        <w:shd w:val="clear" w:color="auto" w:fill="FFFFFF"/>
        <w:spacing w:after="0" w:line="480" w:lineRule="auto"/>
        <w:rPr>
          <w:rFonts w:ascii="Times New Roman" w:eastAsia="Times New Roman" w:hAnsi="Times New Roman" w:cs="Times New Roman"/>
          <w:color w:val="000000"/>
          <w:sz w:val="24"/>
          <w:szCs w:val="24"/>
        </w:rPr>
      </w:pPr>
      <w:r w:rsidRPr="006206CE">
        <w:rPr>
          <w:rFonts w:ascii="Times New Roman" w:eastAsia="Times New Roman" w:hAnsi="Times New Roman" w:cs="Times New Roman"/>
          <w:color w:val="000000"/>
          <w:sz w:val="24"/>
          <w:szCs w:val="24"/>
        </w:rPr>
        <w:t xml:space="preserve">To quantify the strength of encoding for each variable (reward magnitude, delay, and their interaction), we </w:t>
      </w:r>
      <w:r w:rsidR="00EB1DB9">
        <w:rPr>
          <w:rFonts w:ascii="Times New Roman" w:eastAsia="Times New Roman" w:hAnsi="Times New Roman" w:cs="Times New Roman"/>
          <w:color w:val="000000"/>
          <w:sz w:val="24"/>
          <w:szCs w:val="24"/>
        </w:rPr>
        <w:t>computed</w:t>
      </w:r>
      <w:r w:rsidR="00EB1DB9" w:rsidRPr="006206CE">
        <w:rPr>
          <w:rFonts w:ascii="Times New Roman" w:eastAsia="Times New Roman" w:hAnsi="Times New Roman" w:cs="Times New Roman"/>
          <w:color w:val="000000"/>
          <w:sz w:val="24"/>
          <w:szCs w:val="24"/>
        </w:rPr>
        <w:t xml:space="preserve"> </w:t>
      </w:r>
      <w:r w:rsidRPr="006206CE">
        <w:rPr>
          <w:rFonts w:ascii="Times New Roman" w:eastAsia="Times New Roman" w:hAnsi="Times New Roman" w:cs="Times New Roman"/>
          <w:color w:val="000000"/>
          <w:sz w:val="24"/>
          <w:szCs w:val="24"/>
        </w:rPr>
        <w:t xml:space="preserve">omega squared (ω²), </w:t>
      </w:r>
      <w:r w:rsidR="00EB1DB9">
        <w:rPr>
          <w:rFonts w:ascii="Times New Roman" w:eastAsia="Times New Roman" w:hAnsi="Times New Roman" w:cs="Times New Roman"/>
          <w:color w:val="000000"/>
          <w:sz w:val="24"/>
          <w:szCs w:val="24"/>
        </w:rPr>
        <w:t>which</w:t>
      </w:r>
      <w:r w:rsidRPr="006206CE">
        <w:rPr>
          <w:rFonts w:ascii="Times New Roman" w:eastAsia="Times New Roman" w:hAnsi="Times New Roman" w:cs="Times New Roman"/>
          <w:color w:val="000000"/>
          <w:sz w:val="24"/>
          <w:szCs w:val="24"/>
        </w:rPr>
        <w:t xml:space="preserve"> captures the proportion of variance in neural activity explained by each factor (see Methods).</w:t>
      </w:r>
    </w:p>
    <w:p w14:paraId="15454F9B" w14:textId="24400D83" w:rsidR="0028361D" w:rsidRDefault="0028361D" w:rsidP="0028361D">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found </w:t>
      </w:r>
      <w:r w:rsidRPr="0028361D">
        <w:rPr>
          <w:rFonts w:ascii="Times New Roman" w:eastAsia="Times New Roman" w:hAnsi="Times New Roman" w:cs="Times New Roman"/>
          <w:color w:val="000000"/>
          <w:sz w:val="24"/>
          <w:szCs w:val="24"/>
        </w:rPr>
        <w:t xml:space="preserve">that modulation by reward appeared earlier and </w:t>
      </w:r>
      <w:r w:rsidR="001E4C14">
        <w:rPr>
          <w:rFonts w:ascii="Times New Roman" w:eastAsia="Times New Roman" w:hAnsi="Times New Roman" w:cs="Times New Roman"/>
          <w:color w:val="000000"/>
          <w:sz w:val="24"/>
          <w:szCs w:val="24"/>
        </w:rPr>
        <w:t>larger</w:t>
      </w:r>
      <w:r w:rsidR="001E4C14" w:rsidRPr="0028361D">
        <w:rPr>
          <w:rFonts w:ascii="Times New Roman" w:eastAsia="Times New Roman" w:hAnsi="Times New Roman" w:cs="Times New Roman"/>
          <w:color w:val="000000"/>
          <w:sz w:val="24"/>
          <w:szCs w:val="24"/>
        </w:rPr>
        <w:t xml:space="preserve"> </w:t>
      </w:r>
      <w:r w:rsidRPr="0028361D">
        <w:rPr>
          <w:rFonts w:ascii="Times New Roman" w:eastAsia="Times New Roman" w:hAnsi="Times New Roman" w:cs="Times New Roman"/>
          <w:color w:val="000000"/>
          <w:sz w:val="24"/>
          <w:szCs w:val="24"/>
        </w:rPr>
        <w:t xml:space="preserve">than modulation by delay, in Monkey </w:t>
      </w:r>
      <w:r w:rsidR="00AB47B2">
        <w:rPr>
          <w:rFonts w:ascii="Times New Roman" w:eastAsia="Times New Roman" w:hAnsi="Times New Roman" w:cs="Times New Roman"/>
          <w:color w:val="000000"/>
          <w:sz w:val="24"/>
          <w:szCs w:val="24"/>
        </w:rPr>
        <w:t>S</w:t>
      </w:r>
      <w:r w:rsidR="00AB47B2" w:rsidRPr="0028361D">
        <w:rPr>
          <w:rFonts w:ascii="Times New Roman" w:eastAsia="Times New Roman" w:hAnsi="Times New Roman" w:cs="Times New Roman"/>
          <w:color w:val="000000"/>
          <w:sz w:val="24"/>
          <w:szCs w:val="24"/>
        </w:rPr>
        <w:t xml:space="preserve"> </w:t>
      </w:r>
      <w:r w:rsidRPr="0028361D">
        <w:rPr>
          <w:rFonts w:ascii="Times New Roman" w:eastAsia="Times New Roman" w:hAnsi="Times New Roman" w:cs="Times New Roman"/>
          <w:color w:val="000000"/>
          <w:sz w:val="24"/>
          <w:szCs w:val="24"/>
        </w:rPr>
        <w:t xml:space="preserve">during the first 500 </w:t>
      </w:r>
      <w:proofErr w:type="spellStart"/>
      <w:r w:rsidRPr="0028361D">
        <w:rPr>
          <w:rFonts w:ascii="Times New Roman" w:eastAsia="Times New Roman" w:hAnsi="Times New Roman" w:cs="Times New Roman"/>
          <w:color w:val="000000"/>
          <w:sz w:val="24"/>
          <w:szCs w:val="24"/>
        </w:rPr>
        <w:t>ms</w:t>
      </w:r>
      <w:proofErr w:type="spellEnd"/>
      <w:r w:rsidRPr="0028361D">
        <w:rPr>
          <w:rFonts w:ascii="Times New Roman" w:eastAsia="Times New Roman" w:hAnsi="Times New Roman" w:cs="Times New Roman"/>
          <w:color w:val="000000"/>
          <w:sz w:val="24"/>
          <w:szCs w:val="24"/>
        </w:rPr>
        <w:t xml:space="preserve"> of the offer period, whereas Monkey</w:t>
      </w:r>
      <w:r w:rsidR="00AB47B2">
        <w:rPr>
          <w:rFonts w:ascii="Times New Roman" w:eastAsia="Times New Roman" w:hAnsi="Times New Roman" w:cs="Times New Roman"/>
          <w:color w:val="000000"/>
          <w:sz w:val="24"/>
          <w:szCs w:val="24"/>
        </w:rPr>
        <w:t xml:space="preserve"> T</w:t>
      </w:r>
      <w:r w:rsidRPr="0028361D">
        <w:rPr>
          <w:rFonts w:ascii="Times New Roman" w:eastAsia="Times New Roman" w:hAnsi="Times New Roman" w:cs="Times New Roman"/>
          <w:color w:val="000000"/>
          <w:sz w:val="24"/>
          <w:szCs w:val="24"/>
        </w:rPr>
        <w:t xml:space="preserve"> </w:t>
      </w:r>
      <w:r w:rsidR="00EB1DB9">
        <w:rPr>
          <w:rFonts w:ascii="Times New Roman" w:eastAsia="Times New Roman" w:hAnsi="Times New Roman" w:cs="Times New Roman"/>
          <w:color w:val="000000"/>
          <w:sz w:val="24"/>
          <w:szCs w:val="24"/>
        </w:rPr>
        <w:t xml:space="preserve">showed stronger </w:t>
      </w:r>
      <w:r w:rsidRPr="0028361D">
        <w:rPr>
          <w:rFonts w:ascii="Times New Roman" w:eastAsia="Times New Roman" w:hAnsi="Times New Roman" w:cs="Times New Roman"/>
          <w:color w:val="000000"/>
          <w:sz w:val="24"/>
          <w:szCs w:val="24"/>
        </w:rPr>
        <w:t xml:space="preserve">delay </w:t>
      </w:r>
      <w:r w:rsidR="00EB1DB9">
        <w:rPr>
          <w:rFonts w:ascii="Times New Roman" w:eastAsia="Times New Roman" w:hAnsi="Times New Roman" w:cs="Times New Roman"/>
          <w:color w:val="000000"/>
          <w:sz w:val="24"/>
          <w:szCs w:val="24"/>
        </w:rPr>
        <w:t>modulation</w:t>
      </w:r>
      <w:r w:rsidRPr="0028361D">
        <w:rPr>
          <w:rFonts w:ascii="Times New Roman" w:eastAsia="Times New Roman" w:hAnsi="Times New Roman" w:cs="Times New Roman"/>
          <w:color w:val="000000"/>
          <w:sz w:val="24"/>
          <w:szCs w:val="24"/>
        </w:rPr>
        <w:t xml:space="preserve"> (Fig. S1A-B). </w:t>
      </w:r>
    </w:p>
    <w:p w14:paraId="3D871406" w14:textId="77777777" w:rsidR="004C4209" w:rsidRDefault="004C4209" w:rsidP="0028361D">
      <w:pPr>
        <w:shd w:val="clear" w:color="auto" w:fill="FFFFFF"/>
        <w:spacing w:after="0" w:line="480" w:lineRule="auto"/>
        <w:rPr>
          <w:rFonts w:ascii="Times New Roman" w:eastAsia="Times New Roman" w:hAnsi="Times New Roman" w:cs="Times New Roman"/>
          <w:color w:val="000000"/>
          <w:sz w:val="24"/>
          <w:szCs w:val="24"/>
        </w:rPr>
      </w:pPr>
    </w:p>
    <w:p w14:paraId="1C5AAE3D" w14:textId="54FE7484" w:rsidR="0028361D" w:rsidRDefault="00CC24A4" w:rsidP="004C4209">
      <w:pPr>
        <w:shd w:val="clear" w:color="auto" w:fill="FFFFFF"/>
        <w:spacing w:after="0" w:line="480" w:lineRule="auto"/>
        <w:jc w:val="center"/>
        <w:rPr>
          <w:rFonts w:ascii="Times New Roman" w:eastAsia="Times New Roman" w:hAnsi="Times New Roman" w:cs="Times New Roman"/>
          <w:color w:val="000000"/>
          <w:sz w:val="24"/>
          <w:szCs w:val="24"/>
        </w:rPr>
      </w:pPr>
      <w:r>
        <w:rPr>
          <w:noProof/>
          <w14:ligatures w14:val="standardContextual"/>
        </w:rPr>
        <w:drawing>
          <wp:inline distT="0" distB="0" distL="0" distR="0" wp14:anchorId="40C8CE69" wp14:editId="43109AD8">
            <wp:extent cx="5446087" cy="2702257"/>
            <wp:effectExtent l="0" t="0" r="2540" b="3175"/>
            <wp:docPr id="9033548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54810"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457963" cy="2708150"/>
                    </a:xfrm>
                    <a:prstGeom prst="rect">
                      <a:avLst/>
                    </a:prstGeom>
                  </pic:spPr>
                </pic:pic>
              </a:graphicData>
            </a:graphic>
          </wp:inline>
        </w:drawing>
      </w:r>
    </w:p>
    <w:p w14:paraId="62524617" w14:textId="77777777" w:rsidR="00C7796F" w:rsidRPr="00946623" w:rsidRDefault="00C7796F" w:rsidP="00C7796F">
      <w:pPr>
        <w:spacing w:after="0" w:line="480" w:lineRule="auto"/>
        <w:rPr>
          <w:rFonts w:ascii="Times New Roman" w:eastAsia="Times New Roman" w:hAnsi="Times New Roman" w:cs="Times New Roman"/>
          <w:sz w:val="24"/>
          <w:szCs w:val="24"/>
        </w:rPr>
      </w:pPr>
      <w:r w:rsidRPr="00C64902">
        <w:rPr>
          <w:rFonts w:ascii="Times New Roman" w:eastAsia="Times New Roman" w:hAnsi="Times New Roman" w:cs="Times New Roman"/>
          <w:b/>
          <w:bCs/>
          <w:sz w:val="24"/>
          <w:szCs w:val="24"/>
        </w:rPr>
        <w:lastRenderedPageBreak/>
        <w:t>Figure S1.</w:t>
      </w:r>
      <w:r w:rsidRPr="000E3D8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Explained variance calculated for each task factor over time, from 250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before to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the cue onset in Monkey S (</w:t>
      </w:r>
      <w:r w:rsidRPr="00C64902">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sidRPr="00C64902">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p>
    <w:p w14:paraId="35382D70" w14:textId="77777777" w:rsidR="00C7796F" w:rsidRDefault="00C7796F" w:rsidP="004C4209">
      <w:pPr>
        <w:shd w:val="clear" w:color="auto" w:fill="FFFFFF"/>
        <w:spacing w:after="0" w:line="480" w:lineRule="auto"/>
        <w:jc w:val="center"/>
        <w:rPr>
          <w:rFonts w:ascii="Times New Roman" w:eastAsia="Times New Roman" w:hAnsi="Times New Roman" w:cs="Times New Roman"/>
          <w:color w:val="000000"/>
          <w:sz w:val="24"/>
          <w:szCs w:val="24"/>
        </w:rPr>
      </w:pPr>
    </w:p>
    <w:p w14:paraId="2B6D399A" w14:textId="0A33AFB8" w:rsidR="00A35890" w:rsidRPr="00B67EA9" w:rsidRDefault="00F05046" w:rsidP="004F70C1">
      <w:pPr>
        <w:shd w:val="clear" w:color="auto" w:fill="FFFFFF"/>
        <w:spacing w:after="0" w:line="480" w:lineRule="auto"/>
        <w:ind w:firstLine="426"/>
        <w:rPr>
          <w:rFonts w:ascii="Times New Roman" w:eastAsia="Times New Roman" w:hAnsi="Times New Roman" w:cs="Times New Roman"/>
          <w:color w:val="000000"/>
          <w:sz w:val="24"/>
          <w:szCs w:val="24"/>
        </w:rPr>
      </w:pPr>
      <w:r w:rsidRPr="00B67EA9">
        <w:rPr>
          <w:rFonts w:ascii="Times New Roman" w:eastAsia="Times New Roman" w:hAnsi="Times New Roman" w:cs="Times New Roman"/>
          <w:color w:val="000000"/>
          <w:sz w:val="24"/>
          <w:szCs w:val="24"/>
        </w:rPr>
        <w:t>We</w:t>
      </w:r>
      <w:r w:rsidR="008942F5" w:rsidRPr="00B67EA9">
        <w:rPr>
          <w:rFonts w:ascii="Times New Roman" w:eastAsia="Times New Roman" w:hAnsi="Times New Roman" w:cs="Times New Roman"/>
          <w:color w:val="000000"/>
          <w:sz w:val="24"/>
          <w:szCs w:val="24"/>
        </w:rPr>
        <w:t xml:space="preserve"> found no evidence </w:t>
      </w:r>
      <w:r w:rsidR="00F324F2" w:rsidRPr="00B67EA9">
        <w:rPr>
          <w:rFonts w:ascii="Times New Roman" w:eastAsia="Times New Roman" w:hAnsi="Times New Roman" w:cs="Times New Roman"/>
          <w:color w:val="000000"/>
          <w:sz w:val="24"/>
          <w:szCs w:val="24"/>
        </w:rPr>
        <w:t xml:space="preserve">of modulation of </w:t>
      </w:r>
      <w:r w:rsidR="00144D42" w:rsidRPr="00B67EA9">
        <w:rPr>
          <w:rFonts w:ascii="Times New Roman" w:eastAsia="Times New Roman" w:hAnsi="Times New Roman" w:cs="Times New Roman"/>
          <w:color w:val="000000"/>
          <w:sz w:val="24"/>
          <w:szCs w:val="24"/>
        </w:rPr>
        <w:t>neural</w:t>
      </w:r>
      <w:r w:rsidR="008942F5" w:rsidRPr="00B67EA9">
        <w:rPr>
          <w:rFonts w:ascii="Times New Roman" w:eastAsia="Times New Roman" w:hAnsi="Times New Roman" w:cs="Times New Roman"/>
          <w:color w:val="000000"/>
          <w:sz w:val="24"/>
          <w:szCs w:val="24"/>
        </w:rPr>
        <w:t xml:space="preserve"> activity </w:t>
      </w:r>
      <w:r w:rsidR="00144D42" w:rsidRPr="00B67EA9">
        <w:rPr>
          <w:rFonts w:ascii="Times New Roman" w:eastAsia="Times New Roman" w:hAnsi="Times New Roman" w:cs="Times New Roman"/>
          <w:color w:val="000000"/>
          <w:sz w:val="24"/>
          <w:szCs w:val="24"/>
        </w:rPr>
        <w:t>during the offer period</w:t>
      </w:r>
      <w:r w:rsidR="00743F67" w:rsidRPr="00B67EA9">
        <w:rPr>
          <w:rFonts w:ascii="Times New Roman" w:eastAsia="Times New Roman" w:hAnsi="Times New Roman" w:cs="Times New Roman"/>
          <w:color w:val="000000"/>
          <w:sz w:val="24"/>
          <w:szCs w:val="24"/>
        </w:rPr>
        <w:t xml:space="preserve"> </w:t>
      </w:r>
      <w:r w:rsidR="00F324F2" w:rsidRPr="00B67EA9">
        <w:rPr>
          <w:rFonts w:ascii="Times New Roman" w:eastAsia="Times New Roman" w:hAnsi="Times New Roman" w:cs="Times New Roman"/>
          <w:color w:val="000000"/>
          <w:sz w:val="24"/>
          <w:szCs w:val="24"/>
        </w:rPr>
        <w:t xml:space="preserve">by </w:t>
      </w:r>
      <w:r w:rsidR="00743F67" w:rsidRPr="00B67EA9">
        <w:rPr>
          <w:rFonts w:ascii="Times New Roman" w:eastAsia="Times New Roman" w:hAnsi="Times New Roman" w:cs="Times New Roman"/>
          <w:color w:val="000000"/>
          <w:sz w:val="24"/>
          <w:szCs w:val="24"/>
        </w:rPr>
        <w:t xml:space="preserve">the upcoming choice outcome (accept vs. reject) in either animal (Fig. </w:t>
      </w:r>
      <w:r w:rsidR="00F324F2" w:rsidRPr="00B67EA9">
        <w:rPr>
          <w:rFonts w:ascii="Times New Roman" w:eastAsia="Times New Roman" w:hAnsi="Times New Roman" w:cs="Times New Roman"/>
          <w:color w:val="000000"/>
          <w:sz w:val="24"/>
          <w:szCs w:val="24"/>
        </w:rPr>
        <w:t>S1A-B, yellow line</w:t>
      </w:r>
      <w:r w:rsidR="00743F67" w:rsidRPr="00B67EA9">
        <w:rPr>
          <w:rFonts w:ascii="Times New Roman" w:eastAsia="Times New Roman" w:hAnsi="Times New Roman" w:cs="Times New Roman"/>
          <w:color w:val="000000"/>
          <w:sz w:val="24"/>
          <w:szCs w:val="24"/>
        </w:rPr>
        <w:t>).</w:t>
      </w:r>
    </w:p>
    <w:p w14:paraId="7B938436" w14:textId="2FA133EE" w:rsidR="0051506A" w:rsidRDefault="001E4C14" w:rsidP="004F70C1">
      <w:pPr>
        <w:shd w:val="clear" w:color="auto" w:fill="FFFFFF"/>
        <w:spacing w:after="0" w:line="480" w:lineRule="auto"/>
        <w:ind w:firstLine="426"/>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w:t>
      </w:r>
      <w:r w:rsidRPr="00B67EA9">
        <w:rPr>
          <w:rFonts w:ascii="Times New Roman" w:eastAsia="Times New Roman" w:hAnsi="Times New Roman" w:cs="Times New Roman"/>
          <w:color w:val="000000"/>
          <w:sz w:val="24"/>
          <w:szCs w:val="24"/>
        </w:rPr>
        <w:t xml:space="preserve"> </w:t>
      </w:r>
      <w:r w:rsidR="009B2A14" w:rsidRPr="00B67EA9">
        <w:rPr>
          <w:rFonts w:ascii="Times New Roman" w:eastAsia="Times New Roman" w:hAnsi="Times New Roman" w:cs="Times New Roman"/>
          <w:color w:val="000000"/>
          <w:sz w:val="24"/>
          <w:szCs w:val="24"/>
        </w:rPr>
        <w:t xml:space="preserve">1-way </w:t>
      </w:r>
      <w:r w:rsidR="00D55514" w:rsidRPr="00B67EA9">
        <w:rPr>
          <w:rFonts w:ascii="Times New Roman" w:eastAsia="Times New Roman" w:hAnsi="Times New Roman" w:cs="Times New Roman"/>
          <w:color w:val="000000"/>
          <w:sz w:val="24"/>
          <w:szCs w:val="24"/>
        </w:rPr>
        <w:t xml:space="preserve">ANOVA </w:t>
      </w:r>
      <w:r w:rsidR="0018018B" w:rsidRPr="00B67EA9">
        <w:rPr>
          <w:rFonts w:ascii="Times New Roman" w:eastAsia="Times New Roman" w:hAnsi="Times New Roman" w:cs="Times New Roman"/>
          <w:color w:val="000000"/>
          <w:sz w:val="24"/>
          <w:szCs w:val="24"/>
        </w:rPr>
        <w:t xml:space="preserve">for each condition for each cell, </w:t>
      </w:r>
      <w:r w:rsidR="00932AE6" w:rsidRPr="00B67EA9">
        <w:rPr>
          <w:rFonts w:ascii="Times New Roman" w:eastAsia="Times New Roman" w:hAnsi="Times New Roman" w:cs="Times New Roman"/>
          <w:color w:val="000000"/>
          <w:sz w:val="24"/>
          <w:szCs w:val="24"/>
        </w:rPr>
        <w:t>confirmed</w:t>
      </w:r>
      <w:r w:rsidR="0051506A" w:rsidRPr="00B67EA9">
        <w:rPr>
          <w:rFonts w:ascii="Times New Roman" w:eastAsia="Times New Roman" w:hAnsi="Times New Roman" w:cs="Times New Roman"/>
          <w:color w:val="000000"/>
          <w:sz w:val="24"/>
          <w:szCs w:val="24"/>
        </w:rPr>
        <w:t xml:space="preserve"> that spike</w:t>
      </w:r>
      <w:r w:rsidR="0051506A" w:rsidRPr="0051506A">
        <w:rPr>
          <w:rFonts w:ascii="Times New Roman" w:eastAsia="Times New Roman" w:hAnsi="Times New Roman" w:cs="Times New Roman"/>
          <w:color w:val="000000"/>
          <w:sz w:val="24"/>
          <w:szCs w:val="24"/>
        </w:rPr>
        <w:t xml:space="preserve"> counts</w:t>
      </w:r>
      <w:r w:rsidR="00727550">
        <w:rPr>
          <w:rFonts w:ascii="Times New Roman" w:eastAsia="Times New Roman" w:hAnsi="Times New Roman" w:cs="Times New Roman"/>
          <w:color w:val="000000"/>
          <w:sz w:val="24"/>
          <w:szCs w:val="24"/>
        </w:rPr>
        <w:t xml:space="preserve"> during the offer period</w:t>
      </w:r>
      <w:r w:rsidR="0051506A" w:rsidRPr="0051506A">
        <w:rPr>
          <w:rFonts w:ascii="Times New Roman" w:eastAsia="Times New Roman" w:hAnsi="Times New Roman" w:cs="Times New Roman"/>
          <w:color w:val="000000"/>
          <w:sz w:val="24"/>
          <w:szCs w:val="24"/>
        </w:rPr>
        <w:t xml:space="preserve"> did not differ significantly between accepted and rejected offers</w:t>
      </w:r>
      <w:r w:rsidR="00910E3D">
        <w:rPr>
          <w:rFonts w:ascii="Times New Roman" w:eastAsia="Times New Roman" w:hAnsi="Times New Roman" w:cs="Times New Roman"/>
          <w:color w:val="000000"/>
          <w:sz w:val="24"/>
          <w:szCs w:val="24"/>
        </w:rPr>
        <w:t xml:space="preserve"> </w:t>
      </w:r>
      <w:r w:rsidR="00910E3D" w:rsidRPr="00F50C2D">
        <w:rPr>
          <w:rFonts w:ascii="Times New Roman" w:eastAsia="Times New Roman" w:hAnsi="Times New Roman" w:cs="Times New Roman"/>
          <w:sz w:val="24"/>
          <w:szCs w:val="24"/>
        </w:rPr>
        <w:t>(</w:t>
      </w:r>
      <w:r w:rsidR="00A97ACE">
        <w:rPr>
          <w:rFonts w:ascii="Times New Roman" w:eastAsia="Times New Roman" w:hAnsi="Times New Roman" w:cs="Times New Roman"/>
          <w:sz w:val="24"/>
          <w:szCs w:val="24"/>
        </w:rPr>
        <w:t xml:space="preserve">see Methods; </w:t>
      </w:r>
      <w:r w:rsidR="00910E3D" w:rsidRPr="00CE0314">
        <w:rPr>
          <w:rFonts w:ascii="Times New Roman" w:eastAsia="Times New Roman" w:hAnsi="Times New Roman" w:cs="Times New Roman"/>
          <w:sz w:val="24"/>
          <w:szCs w:val="24"/>
        </w:rPr>
        <w:t>N = 770</w:t>
      </w:r>
      <w:r w:rsidR="00A97ACE">
        <w:rPr>
          <w:rFonts w:ascii="Times New Roman" w:eastAsia="Times New Roman" w:hAnsi="Times New Roman" w:cs="Times New Roman"/>
          <w:sz w:val="24"/>
          <w:szCs w:val="24"/>
        </w:rPr>
        <w:t xml:space="preserve"> conditions</w:t>
      </w:r>
      <w:r w:rsidR="00910E3D" w:rsidRPr="00CE0314">
        <w:rPr>
          <w:rFonts w:ascii="Times New Roman" w:eastAsia="Times New Roman" w:hAnsi="Times New Roman" w:cs="Times New Roman"/>
          <w:sz w:val="24"/>
          <w:szCs w:val="24"/>
        </w:rPr>
        <w:t>;</w:t>
      </w:r>
      <w:r w:rsidR="00910E3D">
        <w:rPr>
          <w:rFonts w:ascii="Times New Roman" w:eastAsia="Times New Roman" w:hAnsi="Times New Roman" w:cs="Times New Roman"/>
          <w:sz w:val="24"/>
          <w:szCs w:val="24"/>
        </w:rPr>
        <w:t xml:space="preserve"> 35/598 for monkey </w:t>
      </w:r>
      <w:r w:rsidR="00D364D7">
        <w:rPr>
          <w:rFonts w:ascii="Times New Roman" w:eastAsia="Times New Roman" w:hAnsi="Times New Roman" w:cs="Times New Roman"/>
          <w:sz w:val="24"/>
          <w:szCs w:val="24"/>
        </w:rPr>
        <w:t xml:space="preserve">T </w:t>
      </w:r>
      <w:r w:rsidR="00910E3D">
        <w:rPr>
          <w:rFonts w:ascii="Times New Roman" w:eastAsia="Times New Roman" w:hAnsi="Times New Roman" w:cs="Times New Roman"/>
          <w:sz w:val="24"/>
          <w:szCs w:val="24"/>
        </w:rPr>
        <w:t xml:space="preserve">and 8/172 for monkey </w:t>
      </w:r>
      <w:r w:rsidR="00D364D7">
        <w:rPr>
          <w:rFonts w:ascii="Times New Roman" w:eastAsia="Times New Roman" w:hAnsi="Times New Roman" w:cs="Times New Roman"/>
          <w:sz w:val="24"/>
          <w:szCs w:val="24"/>
        </w:rPr>
        <w:t>S</w:t>
      </w:r>
      <w:r w:rsidR="00910E3D">
        <w:rPr>
          <w:rFonts w:ascii="Times New Roman" w:eastAsia="Times New Roman" w:hAnsi="Times New Roman" w:cs="Times New Roman"/>
          <w:sz w:val="24"/>
          <w:szCs w:val="24"/>
        </w:rPr>
        <w:t>;</w:t>
      </w:r>
      <w:r w:rsidR="00910E3D" w:rsidRPr="004E70EB">
        <w:rPr>
          <w:rFonts w:ascii="Times New Roman" w:eastAsia="Times New Roman" w:hAnsi="Times New Roman" w:cs="Times New Roman"/>
          <w:sz w:val="24"/>
          <w:szCs w:val="24"/>
        </w:rPr>
        <w:t xml:space="preserve"> </w:t>
      </w:r>
      <w:r w:rsidR="00910E3D" w:rsidRPr="00F50C2D">
        <w:rPr>
          <w:rFonts w:ascii="Times New Roman" w:eastAsia="Times New Roman" w:hAnsi="Times New Roman" w:cs="Times New Roman"/>
          <w:sz w:val="24"/>
          <w:szCs w:val="24"/>
        </w:rPr>
        <w:t>1-way ANOVA</w:t>
      </w:r>
      <w:r w:rsidR="00910E3D">
        <w:rPr>
          <w:rFonts w:ascii="Times New Roman" w:eastAsia="Times New Roman" w:hAnsi="Times New Roman" w:cs="Times New Roman"/>
          <w:sz w:val="24"/>
          <w:szCs w:val="24"/>
        </w:rPr>
        <w:t>s</w:t>
      </w:r>
      <w:r w:rsidR="00910E3D" w:rsidRPr="00F50C2D">
        <w:rPr>
          <w:rFonts w:ascii="Times New Roman" w:eastAsia="Times New Roman" w:hAnsi="Times New Roman" w:cs="Times New Roman"/>
          <w:sz w:val="24"/>
          <w:szCs w:val="24"/>
        </w:rPr>
        <w:t xml:space="preserve"> (p &lt; 0.05</w:t>
      </w:r>
      <w:r w:rsidR="00910E3D">
        <w:rPr>
          <w:rFonts w:ascii="Times New Roman" w:eastAsia="Times New Roman" w:hAnsi="Times New Roman" w:cs="Times New Roman"/>
          <w:sz w:val="24"/>
          <w:szCs w:val="24"/>
        </w:rPr>
        <w:t>)</w:t>
      </w:r>
      <w:r w:rsidR="003E2BB3">
        <w:rPr>
          <w:rFonts w:ascii="Times New Roman" w:eastAsia="Times New Roman" w:hAnsi="Times New Roman" w:cs="Times New Roman"/>
          <w:color w:val="000000"/>
          <w:sz w:val="24"/>
          <w:szCs w:val="24"/>
        </w:rPr>
        <w:t>; Fig. S2A)</w:t>
      </w:r>
      <w:r w:rsidR="003E2F24">
        <w:rPr>
          <w:rFonts w:ascii="Times New Roman" w:eastAsia="Times New Roman" w:hAnsi="Times New Roman" w:cs="Times New Roman"/>
          <w:color w:val="000000"/>
          <w:sz w:val="24"/>
          <w:szCs w:val="24"/>
        </w:rPr>
        <w:t>,</w:t>
      </w:r>
      <w:r w:rsidR="003E2BB3">
        <w:rPr>
          <w:rFonts w:ascii="Times New Roman" w:eastAsia="Times New Roman" w:hAnsi="Times New Roman" w:cs="Times New Roman"/>
          <w:color w:val="000000"/>
          <w:sz w:val="24"/>
          <w:szCs w:val="24"/>
        </w:rPr>
        <w:t xml:space="preserve"> </w:t>
      </w:r>
      <w:r w:rsidR="0051506A" w:rsidRPr="0051506A">
        <w:rPr>
          <w:rFonts w:ascii="Times New Roman" w:eastAsia="Times New Roman" w:hAnsi="Times New Roman" w:cs="Times New Roman"/>
          <w:color w:val="000000"/>
          <w:sz w:val="24"/>
          <w:szCs w:val="24"/>
        </w:rPr>
        <w:t xml:space="preserve"> nor between </w:t>
      </w:r>
      <w:commentRangeStart w:id="8"/>
      <w:commentRangeStart w:id="9"/>
      <w:r w:rsidR="0051506A" w:rsidRPr="0051506A">
        <w:rPr>
          <w:rFonts w:ascii="Times New Roman" w:eastAsia="Times New Roman" w:hAnsi="Times New Roman" w:cs="Times New Roman"/>
          <w:color w:val="000000"/>
          <w:sz w:val="24"/>
          <w:szCs w:val="24"/>
        </w:rPr>
        <w:t xml:space="preserve">early and late action initiation </w:t>
      </w:r>
      <w:commentRangeEnd w:id="8"/>
      <w:r>
        <w:rPr>
          <w:rStyle w:val="CommentReference"/>
        </w:rPr>
        <w:commentReference w:id="8"/>
      </w:r>
      <w:commentRangeEnd w:id="9"/>
      <w:r w:rsidR="00A97ACE">
        <w:rPr>
          <w:rStyle w:val="CommentReference"/>
        </w:rPr>
        <w:commentReference w:id="9"/>
      </w:r>
      <w:r w:rsidR="0051506A" w:rsidRPr="0051506A">
        <w:rPr>
          <w:rFonts w:ascii="Times New Roman" w:eastAsia="Times New Roman" w:hAnsi="Times New Roman" w:cs="Times New Roman"/>
          <w:color w:val="000000"/>
          <w:sz w:val="24"/>
          <w:szCs w:val="24"/>
        </w:rPr>
        <w:t xml:space="preserve">following go-signals </w:t>
      </w:r>
      <w:r w:rsidR="00910E3D" w:rsidRPr="00F50C2D">
        <w:rPr>
          <w:rFonts w:ascii="Times New Roman" w:eastAsia="Times New Roman" w:hAnsi="Times New Roman" w:cs="Times New Roman"/>
          <w:sz w:val="24"/>
          <w:szCs w:val="24"/>
        </w:rPr>
        <w:t>(N = 1</w:t>
      </w:r>
      <w:r w:rsidR="00910E3D">
        <w:rPr>
          <w:rFonts w:ascii="Times New Roman" w:eastAsia="Times New Roman" w:hAnsi="Times New Roman" w:cs="Times New Roman"/>
          <w:sz w:val="24"/>
          <w:szCs w:val="24"/>
        </w:rPr>
        <w:t>195</w:t>
      </w:r>
      <w:r w:rsidR="00A97ACE">
        <w:rPr>
          <w:rFonts w:ascii="Times New Roman" w:eastAsia="Times New Roman" w:hAnsi="Times New Roman" w:cs="Times New Roman"/>
          <w:sz w:val="24"/>
          <w:szCs w:val="24"/>
        </w:rPr>
        <w:t xml:space="preserve"> conditions</w:t>
      </w:r>
      <w:r w:rsidR="00910E3D" w:rsidRPr="00F50C2D">
        <w:rPr>
          <w:rFonts w:ascii="Times New Roman" w:eastAsia="Times New Roman" w:hAnsi="Times New Roman" w:cs="Times New Roman"/>
          <w:sz w:val="24"/>
          <w:szCs w:val="24"/>
        </w:rPr>
        <w:t xml:space="preserve">; </w:t>
      </w:r>
      <w:r w:rsidR="00910E3D">
        <w:rPr>
          <w:rFonts w:ascii="Times New Roman" w:eastAsia="Times New Roman" w:hAnsi="Times New Roman" w:cs="Times New Roman"/>
          <w:sz w:val="24"/>
          <w:szCs w:val="24"/>
        </w:rPr>
        <w:t xml:space="preserve">53/903 for monkey </w:t>
      </w:r>
      <w:r w:rsidR="00197A7D">
        <w:rPr>
          <w:rFonts w:ascii="Times New Roman" w:eastAsia="Times New Roman" w:hAnsi="Times New Roman" w:cs="Times New Roman"/>
          <w:sz w:val="24"/>
          <w:szCs w:val="24"/>
        </w:rPr>
        <w:t xml:space="preserve">T </w:t>
      </w:r>
      <w:r w:rsidR="00910E3D">
        <w:rPr>
          <w:rFonts w:ascii="Times New Roman" w:eastAsia="Times New Roman" w:hAnsi="Times New Roman" w:cs="Times New Roman"/>
          <w:sz w:val="24"/>
          <w:szCs w:val="24"/>
        </w:rPr>
        <w:t xml:space="preserve">and 16/292 for monkey </w:t>
      </w:r>
      <w:r w:rsidR="00197A7D">
        <w:rPr>
          <w:rFonts w:ascii="Times New Roman" w:eastAsia="Times New Roman" w:hAnsi="Times New Roman" w:cs="Times New Roman"/>
          <w:sz w:val="24"/>
          <w:szCs w:val="24"/>
        </w:rPr>
        <w:t>S</w:t>
      </w:r>
      <w:r w:rsidR="00910E3D">
        <w:rPr>
          <w:rFonts w:ascii="Times New Roman" w:eastAsia="Times New Roman" w:hAnsi="Times New Roman" w:cs="Times New Roman"/>
          <w:sz w:val="24"/>
          <w:szCs w:val="24"/>
        </w:rPr>
        <w:t xml:space="preserve">; </w:t>
      </w:r>
      <w:r w:rsidR="003E2BB3" w:rsidRPr="00F50C2D">
        <w:rPr>
          <w:rFonts w:ascii="Times New Roman" w:eastAsia="Times New Roman" w:hAnsi="Times New Roman" w:cs="Times New Roman"/>
          <w:sz w:val="24"/>
          <w:szCs w:val="24"/>
        </w:rPr>
        <w:t>1-way ANOVA</w:t>
      </w:r>
      <w:r w:rsidR="003E2BB3">
        <w:rPr>
          <w:rFonts w:ascii="Times New Roman" w:eastAsia="Times New Roman" w:hAnsi="Times New Roman" w:cs="Times New Roman"/>
          <w:sz w:val="24"/>
          <w:szCs w:val="24"/>
        </w:rPr>
        <w:t>s</w:t>
      </w:r>
      <w:r w:rsidR="003E2BB3" w:rsidRPr="00F50C2D">
        <w:rPr>
          <w:rFonts w:ascii="Times New Roman" w:eastAsia="Times New Roman" w:hAnsi="Times New Roman" w:cs="Times New Roman"/>
          <w:sz w:val="24"/>
          <w:szCs w:val="24"/>
        </w:rPr>
        <w:t xml:space="preserve"> (p &lt; 0.05</w:t>
      </w:r>
      <w:r w:rsidR="003E2BB3">
        <w:rPr>
          <w:rFonts w:ascii="Times New Roman" w:eastAsia="Times New Roman" w:hAnsi="Times New Roman" w:cs="Times New Roman"/>
          <w:sz w:val="24"/>
          <w:szCs w:val="24"/>
        </w:rPr>
        <w:t>)</w:t>
      </w:r>
      <w:r w:rsidR="003E2BB3">
        <w:rPr>
          <w:rFonts w:ascii="Times New Roman" w:eastAsia="Times New Roman" w:hAnsi="Times New Roman" w:cs="Times New Roman"/>
          <w:color w:val="000000"/>
          <w:sz w:val="24"/>
          <w:szCs w:val="24"/>
        </w:rPr>
        <w:t xml:space="preserve">; </w:t>
      </w:r>
      <w:r w:rsidR="00910E3D" w:rsidRPr="00F50C2D">
        <w:rPr>
          <w:rFonts w:ascii="Times New Roman" w:eastAsia="Times New Roman" w:hAnsi="Times New Roman" w:cs="Times New Roman"/>
          <w:sz w:val="24"/>
          <w:szCs w:val="24"/>
        </w:rPr>
        <w:t xml:space="preserve">Fig. </w:t>
      </w:r>
      <w:r w:rsidR="00910E3D" w:rsidRPr="00EE58EC">
        <w:rPr>
          <w:rFonts w:ascii="Times New Roman" w:eastAsia="Times New Roman" w:hAnsi="Times New Roman" w:cs="Times New Roman"/>
          <w:sz w:val="24"/>
          <w:szCs w:val="24"/>
        </w:rPr>
        <w:t>S</w:t>
      </w:r>
      <w:r w:rsidR="00910E3D">
        <w:rPr>
          <w:rFonts w:ascii="Times New Roman" w:eastAsia="Times New Roman" w:hAnsi="Times New Roman" w:cs="Times New Roman"/>
          <w:sz w:val="24"/>
          <w:szCs w:val="24"/>
        </w:rPr>
        <w:t>2</w:t>
      </w:r>
      <w:r w:rsidR="00910E3D" w:rsidRPr="00EE58EC">
        <w:rPr>
          <w:rFonts w:ascii="Times New Roman" w:eastAsia="Times New Roman" w:hAnsi="Times New Roman" w:cs="Times New Roman"/>
          <w:sz w:val="24"/>
          <w:szCs w:val="24"/>
        </w:rPr>
        <w:t>B)</w:t>
      </w:r>
      <w:r w:rsidR="003E2BB3">
        <w:rPr>
          <w:rFonts w:ascii="Times New Roman" w:eastAsia="Times New Roman" w:hAnsi="Times New Roman" w:cs="Times New Roman"/>
          <w:sz w:val="24"/>
          <w:szCs w:val="24"/>
        </w:rPr>
        <w:t xml:space="preserve">. </w:t>
      </w:r>
    </w:p>
    <w:p w14:paraId="2E67D80D" w14:textId="3FAA5B3F" w:rsidR="00C07521" w:rsidRDefault="00C07521" w:rsidP="004F70C1">
      <w:pPr>
        <w:shd w:val="clear" w:color="auto" w:fill="FFFFFF"/>
        <w:spacing w:after="0" w:line="480" w:lineRule="auto"/>
        <w:ind w:firstLine="426"/>
        <w:rPr>
          <w:rFonts w:ascii="Times New Roman" w:eastAsia="Times New Roman" w:hAnsi="Times New Roman" w:cs="Times New Roman"/>
          <w:sz w:val="24"/>
          <w:szCs w:val="24"/>
        </w:rPr>
      </w:pPr>
      <w:r w:rsidRPr="00C07521">
        <w:rPr>
          <w:rFonts w:ascii="Times New Roman" w:eastAsia="Times New Roman" w:hAnsi="Times New Roman" w:cs="Times New Roman"/>
          <w:sz w:val="24"/>
          <w:szCs w:val="24"/>
        </w:rPr>
        <w:t xml:space="preserve">These results indicate that </w:t>
      </w:r>
      <w:proofErr w:type="spellStart"/>
      <w:r w:rsidRPr="00C07521">
        <w:rPr>
          <w:rFonts w:ascii="Times New Roman" w:eastAsia="Times New Roman" w:hAnsi="Times New Roman" w:cs="Times New Roman"/>
          <w:sz w:val="24"/>
          <w:szCs w:val="24"/>
        </w:rPr>
        <w:t>dlPFC</w:t>
      </w:r>
      <w:proofErr w:type="spellEnd"/>
      <w:r w:rsidRPr="00C07521">
        <w:rPr>
          <w:rFonts w:ascii="Times New Roman" w:eastAsia="Times New Roman" w:hAnsi="Times New Roman" w:cs="Times New Roman"/>
          <w:sz w:val="24"/>
          <w:szCs w:val="24"/>
        </w:rPr>
        <w:t xml:space="preserve"> neurons encode the value attributes of the offer (reward and delay) during </w:t>
      </w:r>
      <w:r w:rsidR="00700F8C">
        <w:rPr>
          <w:rFonts w:ascii="Times New Roman" w:eastAsia="Times New Roman" w:hAnsi="Times New Roman" w:cs="Times New Roman"/>
          <w:sz w:val="24"/>
          <w:szCs w:val="24"/>
        </w:rPr>
        <w:t xml:space="preserve">the offer </w:t>
      </w:r>
      <w:r w:rsidR="007156E0">
        <w:rPr>
          <w:rFonts w:ascii="Times New Roman" w:eastAsia="Times New Roman" w:hAnsi="Times New Roman" w:cs="Times New Roman"/>
          <w:sz w:val="24"/>
          <w:szCs w:val="24"/>
        </w:rPr>
        <w:t>evaluation</w:t>
      </w:r>
      <w:r w:rsidRPr="00C07521">
        <w:rPr>
          <w:rFonts w:ascii="Times New Roman" w:eastAsia="Times New Roman" w:hAnsi="Times New Roman" w:cs="Times New Roman"/>
          <w:sz w:val="24"/>
          <w:szCs w:val="24"/>
        </w:rPr>
        <w:t xml:space="preserve">, but do not represent the animal’s commitment to a choice </w:t>
      </w:r>
      <w:r w:rsidR="00AD0D9F">
        <w:rPr>
          <w:rFonts w:ascii="Times New Roman" w:eastAsia="Times New Roman" w:hAnsi="Times New Roman" w:cs="Times New Roman"/>
          <w:sz w:val="24"/>
          <w:szCs w:val="24"/>
        </w:rPr>
        <w:t xml:space="preserve">or </w:t>
      </w:r>
      <w:r w:rsidR="0032743E">
        <w:rPr>
          <w:rFonts w:ascii="Times New Roman" w:eastAsia="Times New Roman" w:hAnsi="Times New Roman" w:cs="Times New Roman"/>
          <w:sz w:val="24"/>
          <w:szCs w:val="24"/>
        </w:rPr>
        <w:t xml:space="preserve">when </w:t>
      </w:r>
      <w:r w:rsidR="001E4C14">
        <w:rPr>
          <w:rFonts w:ascii="Times New Roman" w:eastAsia="Times New Roman" w:hAnsi="Times New Roman" w:cs="Times New Roman"/>
          <w:sz w:val="24"/>
          <w:szCs w:val="24"/>
        </w:rPr>
        <w:t xml:space="preserve">to </w:t>
      </w:r>
      <w:r w:rsidR="0032743E">
        <w:rPr>
          <w:rFonts w:ascii="Times New Roman" w:eastAsia="Times New Roman" w:hAnsi="Times New Roman" w:cs="Times New Roman"/>
          <w:sz w:val="24"/>
          <w:szCs w:val="24"/>
        </w:rPr>
        <w:t>respond</w:t>
      </w:r>
      <w:r w:rsidRPr="00C07521">
        <w:rPr>
          <w:rFonts w:ascii="Times New Roman" w:eastAsia="Times New Roman" w:hAnsi="Times New Roman" w:cs="Times New Roman"/>
          <w:sz w:val="24"/>
          <w:szCs w:val="24"/>
        </w:rPr>
        <w:t>.</w:t>
      </w:r>
    </w:p>
    <w:p w14:paraId="71719878" w14:textId="7AB3CE29" w:rsidR="00F24036" w:rsidRDefault="002323B2" w:rsidP="002323B2">
      <w:pPr>
        <w:shd w:val="clear" w:color="auto" w:fill="FFFFFF"/>
        <w:spacing w:after="0" w:line="480" w:lineRule="auto"/>
        <w:jc w:val="center"/>
        <w:rPr>
          <w:rFonts w:ascii="Times New Roman" w:eastAsia="Times New Roman" w:hAnsi="Times New Roman" w:cs="Times New Roman"/>
          <w:b/>
          <w:bCs/>
          <w:i/>
          <w:iCs/>
          <w:color w:val="000000"/>
          <w:sz w:val="24"/>
          <w:szCs w:val="24"/>
        </w:rPr>
      </w:pPr>
      <w:r>
        <w:rPr>
          <w:noProof/>
          <w14:ligatures w14:val="standardContextual"/>
        </w:rPr>
        <w:drawing>
          <wp:inline distT="0" distB="0" distL="0" distR="0" wp14:anchorId="5EF8F301" wp14:editId="3246D455">
            <wp:extent cx="4544834" cy="1787857"/>
            <wp:effectExtent l="0" t="0" r="8255" b="3175"/>
            <wp:docPr id="18227730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73014"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4576816" cy="1800438"/>
                    </a:xfrm>
                    <a:prstGeom prst="rect">
                      <a:avLst/>
                    </a:prstGeom>
                  </pic:spPr>
                </pic:pic>
              </a:graphicData>
            </a:graphic>
          </wp:inline>
        </w:drawing>
      </w:r>
    </w:p>
    <w:p w14:paraId="416581F3" w14:textId="77777777" w:rsidR="00D5590B" w:rsidRDefault="00D5590B" w:rsidP="002323B2">
      <w:pPr>
        <w:shd w:val="clear" w:color="auto" w:fill="FFFFFF"/>
        <w:spacing w:after="0" w:line="480" w:lineRule="auto"/>
        <w:jc w:val="center"/>
        <w:rPr>
          <w:rFonts w:ascii="Times New Roman" w:eastAsia="Times New Roman" w:hAnsi="Times New Roman" w:cs="Times New Roman"/>
          <w:b/>
          <w:bCs/>
          <w:i/>
          <w:iCs/>
          <w:color w:val="000000"/>
          <w:sz w:val="24"/>
          <w:szCs w:val="24"/>
        </w:rPr>
      </w:pPr>
    </w:p>
    <w:p w14:paraId="2AF89186" w14:textId="77777777" w:rsidR="00D5590B" w:rsidRPr="00BC35D2" w:rsidRDefault="00D5590B" w:rsidP="00D5590B">
      <w:pPr>
        <w:spacing w:after="0" w:line="480" w:lineRule="auto"/>
        <w:rPr>
          <w:rFonts w:ascii="Times New Roman" w:eastAsia="Times New Roman" w:hAnsi="Times New Roman" w:cs="Times New Roman"/>
        </w:rPr>
      </w:pPr>
      <w:r w:rsidRPr="00BC35D2">
        <w:rPr>
          <w:rFonts w:ascii="Times New Roman" w:eastAsia="Times New Roman" w:hAnsi="Times New Roman" w:cs="Times New Roman"/>
          <w:b/>
          <w:bCs/>
        </w:rPr>
        <w:t>Figure S2.</w:t>
      </w:r>
      <w:r w:rsidRPr="00BC35D2">
        <w:rPr>
          <w:rFonts w:ascii="Times New Roman" w:eastAsia="Times New Roman" w:hAnsi="Times New Roman" w:cs="Times New Roman"/>
        </w:rPr>
        <w:t xml:space="preserve"> Neural response is not related to predicted choice and to motor response. Raster displays with spike densities on top of four different neurons when visual cue “h” indicating 4 drops/10secs of delay (</w:t>
      </w:r>
      <w:r w:rsidRPr="00BC35D2">
        <w:rPr>
          <w:rFonts w:ascii="Times New Roman" w:eastAsia="Times New Roman" w:hAnsi="Times New Roman" w:cs="Times New Roman"/>
          <w:b/>
          <w:bCs/>
        </w:rPr>
        <w:t>A-B</w:t>
      </w:r>
      <w:r w:rsidRPr="00BC35D2">
        <w:rPr>
          <w:rFonts w:ascii="Times New Roman" w:eastAsia="Times New Roman" w:hAnsi="Times New Roman" w:cs="Times New Roman"/>
        </w:rPr>
        <w:t>), and when visual cue “b” indicating 4drops/1 sec of delay (</w:t>
      </w:r>
      <w:r w:rsidRPr="00BC35D2">
        <w:rPr>
          <w:rFonts w:ascii="Times New Roman" w:eastAsia="Times New Roman" w:hAnsi="Times New Roman" w:cs="Times New Roman"/>
          <w:b/>
          <w:bCs/>
        </w:rPr>
        <w:t>C-D</w:t>
      </w:r>
      <w:r w:rsidRPr="00BC35D2">
        <w:rPr>
          <w:rFonts w:ascii="Times New Roman" w:eastAsia="Times New Roman" w:hAnsi="Times New Roman" w:cs="Times New Roman"/>
        </w:rPr>
        <w:t xml:space="preserve">) are shown to monkey S and monkey T.  </w:t>
      </w:r>
    </w:p>
    <w:p w14:paraId="1CF392E8" w14:textId="77777777" w:rsidR="00D5590B" w:rsidRPr="00BC35D2" w:rsidRDefault="00D5590B" w:rsidP="00D5590B">
      <w:pPr>
        <w:spacing w:after="0" w:line="480" w:lineRule="auto"/>
        <w:rPr>
          <w:rFonts w:ascii="Times New Roman" w:eastAsia="Times New Roman" w:hAnsi="Times New Roman" w:cs="Times New Roman"/>
        </w:rPr>
      </w:pPr>
      <w:r w:rsidRPr="00BC35D2">
        <w:rPr>
          <w:rFonts w:ascii="Times New Roman" w:eastAsia="Times New Roman" w:hAnsi="Times New Roman" w:cs="Times New Roman"/>
        </w:rPr>
        <w:lastRenderedPageBreak/>
        <w:t xml:space="preserve">The activity is aligned to the cue onset (time 0); grey rectangles show the 75–750 </w:t>
      </w:r>
      <w:proofErr w:type="spellStart"/>
      <w:r w:rsidRPr="00BC35D2">
        <w:rPr>
          <w:rFonts w:ascii="Times New Roman" w:eastAsia="Times New Roman" w:hAnsi="Times New Roman" w:cs="Times New Roman"/>
        </w:rPr>
        <w:t>ms</w:t>
      </w:r>
      <w:proofErr w:type="spellEnd"/>
      <w:r w:rsidRPr="00BC35D2">
        <w:rPr>
          <w:rFonts w:ascii="Times New Roman" w:eastAsia="Times New Roman" w:hAnsi="Times New Roman" w:cs="Times New Roman"/>
        </w:rPr>
        <w:t xml:space="preserve"> analysis interval. Trials are sorted based on the choice, accept (black) or refuse (magenta) in A, and based on whether the response is made after the first go-signal (cyan) or after the second go-signal (blue) in B. </w:t>
      </w:r>
    </w:p>
    <w:p w14:paraId="4C77E695" w14:textId="77777777" w:rsidR="00D5590B" w:rsidRPr="00025C34" w:rsidRDefault="00D5590B" w:rsidP="002323B2">
      <w:pPr>
        <w:shd w:val="clear" w:color="auto" w:fill="FFFFFF"/>
        <w:spacing w:after="0" w:line="480" w:lineRule="auto"/>
        <w:jc w:val="center"/>
        <w:rPr>
          <w:rFonts w:ascii="Times New Roman" w:eastAsia="Times New Roman" w:hAnsi="Times New Roman" w:cs="Times New Roman"/>
          <w:color w:val="000000"/>
          <w:sz w:val="24"/>
          <w:szCs w:val="24"/>
        </w:rPr>
      </w:pPr>
    </w:p>
    <w:p w14:paraId="3C630A76" w14:textId="78A51DB5" w:rsidR="00BC7007" w:rsidRDefault="00EF58DF" w:rsidP="00F24036">
      <w:pPr>
        <w:spacing w:after="0" w:line="480" w:lineRule="auto"/>
        <w:rPr>
          <w:rFonts w:ascii="Times New Roman" w:eastAsia="Times New Roman" w:hAnsi="Times New Roman" w:cs="Times New Roman"/>
          <w:b/>
          <w:bCs/>
          <w:i/>
          <w:iCs/>
          <w:color w:val="000000"/>
          <w:sz w:val="24"/>
          <w:szCs w:val="24"/>
        </w:rPr>
      </w:pPr>
      <w:r w:rsidRPr="00EF58DF">
        <w:rPr>
          <w:rFonts w:ascii="Times New Roman" w:eastAsia="Times New Roman" w:hAnsi="Times New Roman" w:cs="Times New Roman"/>
          <w:b/>
          <w:bCs/>
          <w:i/>
          <w:iCs/>
          <w:color w:val="000000"/>
          <w:sz w:val="24"/>
          <w:szCs w:val="24"/>
        </w:rPr>
        <w:t xml:space="preserve">3. Inverse encoding of reward magnitude and delay in </w:t>
      </w:r>
      <w:proofErr w:type="spellStart"/>
      <w:r w:rsidRPr="00EF58DF">
        <w:rPr>
          <w:rFonts w:ascii="Times New Roman" w:eastAsia="Times New Roman" w:hAnsi="Times New Roman" w:cs="Times New Roman"/>
          <w:b/>
          <w:bCs/>
          <w:i/>
          <w:iCs/>
          <w:color w:val="000000"/>
          <w:sz w:val="24"/>
          <w:szCs w:val="24"/>
        </w:rPr>
        <w:t>dlPFC</w:t>
      </w:r>
      <w:proofErr w:type="spellEnd"/>
      <w:r w:rsidRPr="00EF58DF">
        <w:rPr>
          <w:rFonts w:ascii="Times New Roman" w:eastAsia="Times New Roman" w:hAnsi="Times New Roman" w:cs="Times New Roman"/>
          <w:b/>
          <w:bCs/>
          <w:i/>
          <w:iCs/>
          <w:color w:val="000000"/>
          <w:sz w:val="24"/>
          <w:szCs w:val="24"/>
        </w:rPr>
        <w:t xml:space="preserve"> neurons</w:t>
      </w:r>
    </w:p>
    <w:p w14:paraId="6AE28F7B" w14:textId="0CBFCCF0" w:rsidR="00836A42" w:rsidRDefault="007D7740" w:rsidP="00F24036">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t>
      </w:r>
      <w:r w:rsidR="00836A42" w:rsidRPr="00836A42">
        <w:rPr>
          <w:rFonts w:ascii="Times New Roman" w:eastAsia="Times New Roman" w:hAnsi="Times New Roman" w:cs="Times New Roman"/>
          <w:color w:val="000000"/>
          <w:sz w:val="24"/>
          <w:szCs w:val="24"/>
        </w:rPr>
        <w:t xml:space="preserve">n both animals, </w:t>
      </w:r>
      <w:proofErr w:type="spellStart"/>
      <w:r w:rsidR="00836A42" w:rsidRPr="00836A42">
        <w:rPr>
          <w:rFonts w:ascii="Times New Roman" w:eastAsia="Times New Roman" w:hAnsi="Times New Roman" w:cs="Times New Roman"/>
          <w:color w:val="000000"/>
          <w:sz w:val="24"/>
          <w:szCs w:val="24"/>
        </w:rPr>
        <w:t>dlPFC</w:t>
      </w:r>
      <w:proofErr w:type="spellEnd"/>
      <w:r w:rsidR="00836A42" w:rsidRPr="00836A42">
        <w:rPr>
          <w:rFonts w:ascii="Times New Roman" w:eastAsia="Times New Roman" w:hAnsi="Times New Roman" w:cs="Times New Roman"/>
          <w:color w:val="000000"/>
          <w:sz w:val="24"/>
          <w:szCs w:val="24"/>
        </w:rPr>
        <w:t xml:space="preserve"> neurons </w:t>
      </w:r>
      <w:r w:rsidR="00011A8A">
        <w:rPr>
          <w:rFonts w:ascii="Times New Roman" w:eastAsia="Times New Roman" w:hAnsi="Times New Roman" w:cs="Times New Roman"/>
          <w:color w:val="000000"/>
          <w:sz w:val="24"/>
          <w:szCs w:val="24"/>
        </w:rPr>
        <w:t>showed</w:t>
      </w:r>
      <w:r w:rsidR="00011A8A" w:rsidRPr="00836A42">
        <w:rPr>
          <w:rFonts w:ascii="Times New Roman" w:eastAsia="Times New Roman" w:hAnsi="Times New Roman" w:cs="Times New Roman"/>
          <w:color w:val="000000"/>
          <w:sz w:val="24"/>
          <w:szCs w:val="24"/>
        </w:rPr>
        <w:t xml:space="preserve"> </w:t>
      </w:r>
      <w:r w:rsidR="00836A42" w:rsidRPr="00836A42">
        <w:rPr>
          <w:rFonts w:ascii="Times New Roman" w:eastAsia="Times New Roman" w:hAnsi="Times New Roman" w:cs="Times New Roman"/>
          <w:color w:val="000000"/>
          <w:sz w:val="24"/>
          <w:szCs w:val="24"/>
        </w:rPr>
        <w:t>an inverse correlation between reward magnitude and delay encoding, consistent with temporal discounting.</w:t>
      </w:r>
      <w:r w:rsidR="00836A42" w:rsidRPr="00836A42">
        <w:t xml:space="preserve"> </w:t>
      </w:r>
      <w:r w:rsidR="00836A42" w:rsidRPr="00836A42">
        <w:rPr>
          <w:rFonts w:ascii="Times New Roman" w:eastAsia="Times New Roman" w:hAnsi="Times New Roman" w:cs="Times New Roman"/>
          <w:color w:val="000000"/>
          <w:sz w:val="24"/>
          <w:szCs w:val="24"/>
        </w:rPr>
        <w:t xml:space="preserve">This relationship became particularly evident after 750 </w:t>
      </w:r>
      <w:proofErr w:type="spellStart"/>
      <w:r w:rsidR="00836A42" w:rsidRPr="00836A42">
        <w:rPr>
          <w:rFonts w:ascii="Times New Roman" w:eastAsia="Times New Roman" w:hAnsi="Times New Roman" w:cs="Times New Roman"/>
          <w:color w:val="000000"/>
          <w:sz w:val="24"/>
          <w:szCs w:val="24"/>
        </w:rPr>
        <w:t>ms</w:t>
      </w:r>
      <w:proofErr w:type="spellEnd"/>
      <w:r w:rsidR="00836A42" w:rsidRPr="00836A42">
        <w:rPr>
          <w:rFonts w:ascii="Times New Roman" w:eastAsia="Times New Roman" w:hAnsi="Times New Roman" w:cs="Times New Roman"/>
          <w:color w:val="000000"/>
          <w:sz w:val="24"/>
          <w:szCs w:val="24"/>
        </w:rPr>
        <w:t xml:space="preserve"> from </w:t>
      </w:r>
      <w:r w:rsidR="00310E56">
        <w:rPr>
          <w:rFonts w:ascii="Times New Roman" w:eastAsia="Times New Roman" w:hAnsi="Times New Roman" w:cs="Times New Roman"/>
          <w:color w:val="000000"/>
          <w:sz w:val="24"/>
          <w:szCs w:val="24"/>
        </w:rPr>
        <w:t>offer</w:t>
      </w:r>
      <w:r w:rsidR="00310E56" w:rsidRPr="00836A42">
        <w:rPr>
          <w:rFonts w:ascii="Times New Roman" w:eastAsia="Times New Roman" w:hAnsi="Times New Roman" w:cs="Times New Roman"/>
          <w:color w:val="000000"/>
          <w:sz w:val="24"/>
          <w:szCs w:val="24"/>
        </w:rPr>
        <w:t xml:space="preserve"> </w:t>
      </w:r>
      <w:r w:rsidR="00836A42" w:rsidRPr="00836A42">
        <w:rPr>
          <w:rFonts w:ascii="Times New Roman" w:eastAsia="Times New Roman" w:hAnsi="Times New Roman" w:cs="Times New Roman"/>
          <w:color w:val="000000"/>
          <w:sz w:val="24"/>
          <w:szCs w:val="24"/>
        </w:rPr>
        <w:t xml:space="preserve">onset, </w:t>
      </w:r>
      <w:r w:rsidR="00310E56" w:rsidRPr="00836A42">
        <w:rPr>
          <w:rFonts w:ascii="Times New Roman" w:eastAsia="Times New Roman" w:hAnsi="Times New Roman" w:cs="Times New Roman"/>
          <w:color w:val="000000"/>
          <w:sz w:val="24"/>
          <w:szCs w:val="24"/>
        </w:rPr>
        <w:t>a</w:t>
      </w:r>
      <w:r w:rsidR="00836A42" w:rsidRPr="00836A42">
        <w:rPr>
          <w:rFonts w:ascii="Times New Roman" w:eastAsia="Times New Roman" w:hAnsi="Times New Roman" w:cs="Times New Roman"/>
          <w:color w:val="000000"/>
          <w:sz w:val="24"/>
          <w:szCs w:val="24"/>
        </w:rPr>
        <w:t xml:space="preserve"> point corresponding to the earliest possible appearance of the first go-signal (Fig. 4A-B</w:t>
      </w:r>
      <w:r w:rsidR="00EC7D11">
        <w:rPr>
          <w:rFonts w:ascii="Times New Roman" w:eastAsia="Times New Roman" w:hAnsi="Times New Roman" w:cs="Times New Roman"/>
          <w:color w:val="000000"/>
          <w:sz w:val="24"/>
          <w:szCs w:val="24"/>
        </w:rPr>
        <w:t>; see Methods</w:t>
      </w:r>
      <w:r w:rsidR="00836A42" w:rsidRPr="00836A42">
        <w:rPr>
          <w:rFonts w:ascii="Times New Roman" w:eastAsia="Times New Roman" w:hAnsi="Times New Roman" w:cs="Times New Roman"/>
          <w:color w:val="000000"/>
          <w:sz w:val="24"/>
          <w:szCs w:val="24"/>
        </w:rPr>
        <w:t>).</w:t>
      </w:r>
    </w:p>
    <w:p w14:paraId="38EAD1C8" w14:textId="682F4F38" w:rsidR="00797F73" w:rsidRDefault="00797F73" w:rsidP="00797F73">
      <w:pPr>
        <w:spacing w:after="0" w:line="480" w:lineRule="auto"/>
        <w:jc w:val="center"/>
        <w:rPr>
          <w:rFonts w:ascii="Times New Roman" w:eastAsia="Times New Roman" w:hAnsi="Times New Roman" w:cs="Times New Roman"/>
          <w:color w:val="000000"/>
          <w:sz w:val="24"/>
          <w:szCs w:val="24"/>
        </w:rPr>
      </w:pPr>
      <w:r>
        <w:rPr>
          <w:noProof/>
          <w14:ligatures w14:val="standardContextual"/>
        </w:rPr>
        <w:drawing>
          <wp:inline distT="0" distB="0" distL="0" distR="0" wp14:anchorId="79FEFB4B" wp14:editId="7EAD2227">
            <wp:extent cx="5181599" cy="2743200"/>
            <wp:effectExtent l="0" t="0" r="635" b="0"/>
            <wp:docPr id="10395887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69644"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212077" cy="2759335"/>
                    </a:xfrm>
                    <a:prstGeom prst="rect">
                      <a:avLst/>
                    </a:prstGeom>
                  </pic:spPr>
                </pic:pic>
              </a:graphicData>
            </a:graphic>
          </wp:inline>
        </w:drawing>
      </w:r>
    </w:p>
    <w:p w14:paraId="6CCFB281" w14:textId="77777777" w:rsidR="00025C34" w:rsidRPr="00025C34" w:rsidRDefault="00025C34" w:rsidP="00025C34">
      <w:pPr>
        <w:spacing w:after="0" w:line="480" w:lineRule="auto"/>
        <w:rPr>
          <w:rFonts w:ascii="Times New Roman" w:eastAsia="Times New Roman" w:hAnsi="Times New Roman" w:cs="Times New Roman"/>
        </w:rPr>
      </w:pPr>
      <w:commentRangeStart w:id="10"/>
      <w:r w:rsidRPr="00025C34">
        <w:rPr>
          <w:rFonts w:ascii="Times New Roman" w:eastAsia="Times New Roman" w:hAnsi="Times New Roman" w:cs="Times New Roman"/>
          <w:b/>
          <w:bCs/>
        </w:rPr>
        <w:t>Figure 4.</w:t>
      </w:r>
      <w:r w:rsidRPr="00025C34">
        <w:rPr>
          <w:rFonts w:ascii="Times New Roman" w:eastAsia="Times New Roman" w:hAnsi="Times New Roman" w:cs="Times New Roman"/>
        </w:rPr>
        <w:t xml:space="preserve"> Negative correlation of Drops and Delay neural encoding in the period from 750 </w:t>
      </w:r>
      <w:proofErr w:type="spellStart"/>
      <w:r w:rsidRPr="00025C34">
        <w:rPr>
          <w:rFonts w:ascii="Times New Roman" w:eastAsia="Times New Roman" w:hAnsi="Times New Roman" w:cs="Times New Roman"/>
        </w:rPr>
        <w:t>ms</w:t>
      </w:r>
      <w:proofErr w:type="spellEnd"/>
      <w:r w:rsidRPr="00025C34">
        <w:rPr>
          <w:rFonts w:ascii="Times New Roman" w:eastAsia="Times New Roman" w:hAnsi="Times New Roman" w:cs="Times New Roman"/>
        </w:rPr>
        <w:t xml:space="preserve"> to 1000 </w:t>
      </w:r>
      <w:proofErr w:type="spellStart"/>
      <w:r w:rsidRPr="00025C34">
        <w:rPr>
          <w:rFonts w:ascii="Times New Roman" w:eastAsia="Times New Roman" w:hAnsi="Times New Roman" w:cs="Times New Roman"/>
        </w:rPr>
        <w:t>ms</w:t>
      </w:r>
      <w:proofErr w:type="spellEnd"/>
      <w:r w:rsidRPr="00025C34">
        <w:rPr>
          <w:rFonts w:ascii="Times New Roman" w:eastAsia="Times New Roman" w:hAnsi="Times New Roman" w:cs="Times New Roman"/>
        </w:rPr>
        <w:t xml:space="preserve"> after the cue onset, in Monkey S (</w:t>
      </w:r>
      <w:r w:rsidRPr="00025C34">
        <w:rPr>
          <w:rFonts w:ascii="Times New Roman" w:eastAsia="Times New Roman" w:hAnsi="Times New Roman" w:cs="Times New Roman"/>
          <w:b/>
          <w:bCs/>
        </w:rPr>
        <w:t>A</w:t>
      </w:r>
      <w:r w:rsidRPr="00025C34">
        <w:rPr>
          <w:rFonts w:ascii="Times New Roman" w:eastAsia="Times New Roman" w:hAnsi="Times New Roman" w:cs="Times New Roman"/>
        </w:rPr>
        <w:t>) and Monkey T (</w:t>
      </w:r>
      <w:r w:rsidRPr="00025C34">
        <w:rPr>
          <w:rFonts w:ascii="Times New Roman" w:eastAsia="Times New Roman" w:hAnsi="Times New Roman" w:cs="Times New Roman"/>
          <w:b/>
          <w:bCs/>
        </w:rPr>
        <w:t>B</w:t>
      </w:r>
      <w:r w:rsidRPr="00025C34">
        <w:rPr>
          <w:rFonts w:ascii="Times New Roman" w:eastAsia="Times New Roman" w:hAnsi="Times New Roman" w:cs="Times New Roman"/>
        </w:rPr>
        <w:t xml:space="preserve">). </w:t>
      </w:r>
      <w:commentRangeEnd w:id="10"/>
      <w:r w:rsidRPr="00025C34">
        <w:rPr>
          <w:rStyle w:val="CommentReference"/>
          <w:rFonts w:ascii="Times New Roman" w:hAnsi="Times New Roman" w:cs="Times New Roman"/>
          <w:sz w:val="22"/>
          <w:szCs w:val="22"/>
        </w:rPr>
        <w:commentReference w:id="10"/>
      </w:r>
    </w:p>
    <w:p w14:paraId="31AA5578" w14:textId="77777777" w:rsidR="005D309F" w:rsidRPr="00EC7D11" w:rsidRDefault="005D309F" w:rsidP="00EC7D11">
      <w:pPr>
        <w:spacing w:after="0" w:line="480" w:lineRule="auto"/>
        <w:rPr>
          <w:rFonts w:ascii="Times New Roman" w:eastAsia="Times New Roman" w:hAnsi="Times New Roman" w:cs="Times New Roman"/>
          <w:color w:val="000000"/>
          <w:sz w:val="20"/>
          <w:szCs w:val="20"/>
        </w:rPr>
      </w:pPr>
    </w:p>
    <w:p w14:paraId="368A8CAD" w14:textId="765FF3C9" w:rsidR="000823B6" w:rsidRDefault="00836A42" w:rsidP="00383DA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w:t>
      </w:r>
      <w:r w:rsidR="00DD3DD8" w:rsidRPr="00DD3DD8">
        <w:rPr>
          <w:rFonts w:ascii="Times New Roman" w:eastAsia="Times New Roman" w:hAnsi="Times New Roman" w:cs="Times New Roman"/>
          <w:color w:val="000000"/>
          <w:sz w:val="24"/>
          <w:szCs w:val="24"/>
        </w:rPr>
        <w:t xml:space="preserve"> Monkey </w:t>
      </w:r>
      <w:r w:rsidR="00501597">
        <w:rPr>
          <w:rFonts w:ascii="Times New Roman" w:eastAsia="Times New Roman" w:hAnsi="Times New Roman" w:cs="Times New Roman"/>
          <w:color w:val="000000"/>
          <w:sz w:val="24"/>
          <w:szCs w:val="24"/>
        </w:rPr>
        <w:t>S</w:t>
      </w:r>
      <w:r w:rsidR="004A45E8">
        <w:rPr>
          <w:rFonts w:ascii="Times New Roman" w:eastAsia="Times New Roman" w:hAnsi="Times New Roman" w:cs="Times New Roman"/>
          <w:color w:val="000000"/>
          <w:sz w:val="24"/>
          <w:szCs w:val="24"/>
        </w:rPr>
        <w:t xml:space="preserve">, </w:t>
      </w:r>
      <w:r w:rsidR="00011A8A">
        <w:rPr>
          <w:rFonts w:ascii="Times New Roman" w:eastAsia="Times New Roman" w:hAnsi="Times New Roman" w:cs="Times New Roman"/>
          <w:color w:val="000000"/>
          <w:sz w:val="24"/>
          <w:szCs w:val="24"/>
        </w:rPr>
        <w:t>this inverse relationship</w:t>
      </w:r>
      <w:r w:rsidR="00DD3DD8" w:rsidRPr="00DD3DD8">
        <w:rPr>
          <w:rFonts w:ascii="Times New Roman" w:eastAsia="Times New Roman" w:hAnsi="Times New Roman" w:cs="Times New Roman"/>
          <w:color w:val="000000"/>
          <w:sz w:val="24"/>
          <w:szCs w:val="24"/>
        </w:rPr>
        <w:t xml:space="preserve"> </w:t>
      </w:r>
      <w:r w:rsidR="004A45E8">
        <w:rPr>
          <w:rFonts w:ascii="Times New Roman" w:eastAsia="Times New Roman" w:hAnsi="Times New Roman" w:cs="Times New Roman"/>
          <w:color w:val="000000"/>
          <w:sz w:val="24"/>
          <w:szCs w:val="24"/>
        </w:rPr>
        <w:t xml:space="preserve">emerged </w:t>
      </w:r>
      <w:r w:rsidR="00011A8A">
        <w:rPr>
          <w:rFonts w:ascii="Times New Roman" w:eastAsia="Times New Roman" w:hAnsi="Times New Roman" w:cs="Times New Roman"/>
          <w:color w:val="000000"/>
          <w:sz w:val="24"/>
          <w:szCs w:val="24"/>
        </w:rPr>
        <w:t xml:space="preserve">rapidly, </w:t>
      </w:r>
      <w:r w:rsidR="004A45E8">
        <w:rPr>
          <w:rFonts w:ascii="Times New Roman" w:eastAsia="Times New Roman" w:hAnsi="Times New Roman" w:cs="Times New Roman"/>
          <w:color w:val="000000"/>
          <w:sz w:val="24"/>
          <w:szCs w:val="24"/>
        </w:rPr>
        <w:t>within the first</w:t>
      </w:r>
      <w:r w:rsidR="00DD3DD8" w:rsidRPr="00DD3DD8">
        <w:rPr>
          <w:rFonts w:ascii="Times New Roman" w:eastAsia="Times New Roman" w:hAnsi="Times New Roman" w:cs="Times New Roman"/>
          <w:color w:val="000000"/>
          <w:sz w:val="24"/>
          <w:szCs w:val="24"/>
        </w:rPr>
        <w:t xml:space="preserve"> 250 </w:t>
      </w:r>
      <w:proofErr w:type="spellStart"/>
      <w:r w:rsidR="00DD3DD8" w:rsidRPr="00DD3DD8">
        <w:rPr>
          <w:rFonts w:ascii="Times New Roman" w:eastAsia="Times New Roman" w:hAnsi="Times New Roman" w:cs="Times New Roman"/>
          <w:color w:val="000000"/>
          <w:sz w:val="24"/>
          <w:szCs w:val="24"/>
        </w:rPr>
        <w:t>ms</w:t>
      </w:r>
      <w:proofErr w:type="spellEnd"/>
      <w:r w:rsidR="00DD3DD8" w:rsidRPr="00DD3DD8">
        <w:rPr>
          <w:rFonts w:ascii="Times New Roman" w:eastAsia="Times New Roman" w:hAnsi="Times New Roman" w:cs="Times New Roman"/>
          <w:color w:val="000000"/>
          <w:sz w:val="24"/>
          <w:szCs w:val="24"/>
        </w:rPr>
        <w:t xml:space="preserve"> </w:t>
      </w:r>
      <w:r w:rsidR="004A45E8">
        <w:rPr>
          <w:rFonts w:ascii="Times New Roman" w:eastAsia="Times New Roman" w:hAnsi="Times New Roman" w:cs="Times New Roman"/>
          <w:color w:val="000000"/>
          <w:sz w:val="24"/>
          <w:szCs w:val="24"/>
        </w:rPr>
        <w:t>of the offer perio</w:t>
      </w:r>
      <w:r w:rsidR="001130FE">
        <w:rPr>
          <w:rFonts w:ascii="Times New Roman" w:eastAsia="Times New Roman" w:hAnsi="Times New Roman" w:cs="Times New Roman"/>
          <w:color w:val="000000"/>
          <w:sz w:val="24"/>
          <w:szCs w:val="24"/>
        </w:rPr>
        <w:t xml:space="preserve">d and </w:t>
      </w:r>
      <w:r w:rsidR="00DD3DD8" w:rsidRPr="00DD3DD8">
        <w:rPr>
          <w:rFonts w:ascii="Times New Roman" w:eastAsia="Times New Roman" w:hAnsi="Times New Roman" w:cs="Times New Roman"/>
          <w:color w:val="000000"/>
          <w:sz w:val="24"/>
          <w:szCs w:val="24"/>
        </w:rPr>
        <w:t>persisted throughout cue p</w:t>
      </w:r>
      <w:r w:rsidR="001130FE">
        <w:rPr>
          <w:rFonts w:ascii="Times New Roman" w:eastAsia="Times New Roman" w:hAnsi="Times New Roman" w:cs="Times New Roman"/>
          <w:color w:val="000000"/>
          <w:sz w:val="24"/>
          <w:szCs w:val="24"/>
        </w:rPr>
        <w:t>resentation</w:t>
      </w:r>
      <w:r w:rsidR="00DE4C5E">
        <w:rPr>
          <w:rFonts w:ascii="Times New Roman" w:eastAsia="Times New Roman" w:hAnsi="Times New Roman" w:cs="Times New Roman"/>
          <w:color w:val="000000"/>
          <w:sz w:val="24"/>
          <w:szCs w:val="24"/>
        </w:rPr>
        <w:t xml:space="preserve"> (</w:t>
      </w:r>
      <w:r w:rsidR="00DE4C5E" w:rsidRPr="00DD3DD8">
        <w:rPr>
          <w:rFonts w:ascii="Times New Roman" w:eastAsia="Times New Roman" w:hAnsi="Times New Roman" w:cs="Times New Roman"/>
          <w:color w:val="000000"/>
          <w:sz w:val="24"/>
          <w:szCs w:val="24"/>
        </w:rPr>
        <w:t>Fig. S</w:t>
      </w:r>
      <w:r w:rsidR="00DE4C5E">
        <w:rPr>
          <w:rFonts w:ascii="Times New Roman" w:eastAsia="Times New Roman" w:hAnsi="Times New Roman" w:cs="Times New Roman"/>
          <w:color w:val="000000"/>
          <w:sz w:val="24"/>
          <w:szCs w:val="24"/>
        </w:rPr>
        <w:t xml:space="preserve">3 </w:t>
      </w:r>
      <w:r w:rsidR="00DE4C5E" w:rsidRPr="00DD3DD8">
        <w:rPr>
          <w:rFonts w:ascii="Times New Roman" w:eastAsia="Times New Roman" w:hAnsi="Times New Roman" w:cs="Times New Roman"/>
          <w:color w:val="000000"/>
          <w:sz w:val="24"/>
          <w:szCs w:val="24"/>
        </w:rPr>
        <w:t>B–D</w:t>
      </w:r>
      <w:r w:rsidR="00DE4C5E">
        <w:rPr>
          <w:rFonts w:ascii="Times New Roman" w:eastAsia="Times New Roman" w:hAnsi="Times New Roman" w:cs="Times New Roman"/>
          <w:color w:val="000000"/>
          <w:sz w:val="24"/>
          <w:szCs w:val="24"/>
        </w:rPr>
        <w:t>)</w:t>
      </w:r>
      <w:r w:rsidR="001130FE">
        <w:rPr>
          <w:rFonts w:ascii="Times New Roman" w:eastAsia="Times New Roman" w:hAnsi="Times New Roman" w:cs="Times New Roman"/>
          <w:color w:val="000000"/>
          <w:sz w:val="24"/>
          <w:szCs w:val="24"/>
        </w:rPr>
        <w:t>. In</w:t>
      </w:r>
      <w:r w:rsidR="0075393D">
        <w:rPr>
          <w:rFonts w:ascii="Times New Roman" w:eastAsia="Times New Roman" w:hAnsi="Times New Roman" w:cs="Times New Roman"/>
          <w:color w:val="000000"/>
          <w:sz w:val="24"/>
          <w:szCs w:val="24"/>
        </w:rPr>
        <w:t xml:space="preserve"> </w:t>
      </w:r>
      <w:r w:rsidR="00DD3DD8" w:rsidRPr="00DD3DD8">
        <w:rPr>
          <w:rFonts w:ascii="Times New Roman" w:eastAsia="Times New Roman" w:hAnsi="Times New Roman" w:cs="Times New Roman"/>
          <w:color w:val="000000"/>
          <w:sz w:val="24"/>
          <w:szCs w:val="24"/>
        </w:rPr>
        <w:t xml:space="preserve">Monkey </w:t>
      </w:r>
      <w:r w:rsidR="00501597">
        <w:rPr>
          <w:rFonts w:ascii="Times New Roman" w:eastAsia="Times New Roman" w:hAnsi="Times New Roman" w:cs="Times New Roman"/>
          <w:color w:val="000000"/>
          <w:sz w:val="24"/>
          <w:szCs w:val="24"/>
        </w:rPr>
        <w:t xml:space="preserve">T </w:t>
      </w:r>
      <w:r w:rsidR="001130FE">
        <w:rPr>
          <w:rFonts w:ascii="Times New Roman" w:eastAsia="Times New Roman" w:hAnsi="Times New Roman" w:cs="Times New Roman"/>
          <w:color w:val="000000"/>
          <w:sz w:val="24"/>
          <w:szCs w:val="24"/>
        </w:rPr>
        <w:t>there was a</w:t>
      </w:r>
      <w:r w:rsidR="00DD3DD8" w:rsidRPr="00DD3DD8">
        <w:rPr>
          <w:rFonts w:ascii="Times New Roman" w:eastAsia="Times New Roman" w:hAnsi="Times New Roman" w:cs="Times New Roman"/>
          <w:color w:val="000000"/>
          <w:sz w:val="24"/>
          <w:szCs w:val="24"/>
        </w:rPr>
        <w:t xml:space="preserve"> </w:t>
      </w:r>
      <w:r w:rsidR="0075393D">
        <w:rPr>
          <w:rFonts w:ascii="Times New Roman" w:eastAsia="Times New Roman" w:hAnsi="Times New Roman" w:cs="Times New Roman"/>
          <w:color w:val="000000"/>
          <w:sz w:val="24"/>
          <w:szCs w:val="24"/>
        </w:rPr>
        <w:t xml:space="preserve">similar </w:t>
      </w:r>
      <w:r w:rsidR="00DD3DD8" w:rsidRPr="00DD3DD8">
        <w:rPr>
          <w:rFonts w:ascii="Times New Roman" w:eastAsia="Times New Roman" w:hAnsi="Times New Roman" w:cs="Times New Roman"/>
          <w:color w:val="000000"/>
          <w:sz w:val="24"/>
          <w:szCs w:val="24"/>
        </w:rPr>
        <w:t xml:space="preserve">trend </w:t>
      </w:r>
      <w:r w:rsidR="000823B6" w:rsidRPr="00DD3DD8">
        <w:rPr>
          <w:rFonts w:ascii="Times New Roman" w:eastAsia="Times New Roman" w:hAnsi="Times New Roman" w:cs="Times New Roman"/>
          <w:color w:val="000000"/>
          <w:sz w:val="24"/>
          <w:szCs w:val="24"/>
        </w:rPr>
        <w:t xml:space="preserve">during the first 750 </w:t>
      </w:r>
      <w:proofErr w:type="spellStart"/>
      <w:r w:rsidR="000823B6" w:rsidRPr="00DD3DD8">
        <w:rPr>
          <w:rFonts w:ascii="Times New Roman" w:eastAsia="Times New Roman" w:hAnsi="Times New Roman" w:cs="Times New Roman"/>
          <w:color w:val="000000"/>
          <w:sz w:val="24"/>
          <w:szCs w:val="24"/>
        </w:rPr>
        <w:t>ms</w:t>
      </w:r>
      <w:proofErr w:type="spellEnd"/>
      <w:r w:rsidR="000823B6">
        <w:rPr>
          <w:rFonts w:ascii="Times New Roman" w:eastAsia="Times New Roman" w:hAnsi="Times New Roman" w:cs="Times New Roman"/>
          <w:color w:val="000000"/>
          <w:sz w:val="24"/>
          <w:szCs w:val="24"/>
        </w:rPr>
        <w:t xml:space="preserve">, </w:t>
      </w:r>
      <w:r w:rsidR="00D115F5" w:rsidRPr="00D115F5">
        <w:rPr>
          <w:rFonts w:ascii="Times New Roman" w:eastAsia="Times New Roman" w:hAnsi="Times New Roman" w:cs="Times New Roman"/>
          <w:color w:val="000000"/>
          <w:sz w:val="24"/>
          <w:szCs w:val="24"/>
        </w:rPr>
        <w:t xml:space="preserve">but it was weaker and did not reach statistical significance </w:t>
      </w:r>
      <w:r w:rsidR="00DD3DD8" w:rsidRPr="00DD3DD8">
        <w:rPr>
          <w:rFonts w:ascii="Times New Roman" w:eastAsia="Times New Roman" w:hAnsi="Times New Roman" w:cs="Times New Roman"/>
          <w:color w:val="000000"/>
          <w:sz w:val="24"/>
          <w:szCs w:val="24"/>
        </w:rPr>
        <w:t>(Fig. S</w:t>
      </w:r>
      <w:r w:rsidR="00352CAD">
        <w:rPr>
          <w:rFonts w:ascii="Times New Roman" w:eastAsia="Times New Roman" w:hAnsi="Times New Roman" w:cs="Times New Roman"/>
          <w:color w:val="000000"/>
          <w:sz w:val="24"/>
          <w:szCs w:val="24"/>
        </w:rPr>
        <w:t>3</w:t>
      </w:r>
      <w:r w:rsidR="00501597">
        <w:rPr>
          <w:rFonts w:ascii="Times New Roman" w:eastAsia="Times New Roman" w:hAnsi="Times New Roman" w:cs="Times New Roman"/>
          <w:color w:val="000000"/>
          <w:sz w:val="24"/>
          <w:szCs w:val="24"/>
        </w:rPr>
        <w:t xml:space="preserve"> </w:t>
      </w:r>
      <w:r w:rsidR="00DD3DD8" w:rsidRPr="00DD3DD8">
        <w:rPr>
          <w:rFonts w:ascii="Times New Roman" w:eastAsia="Times New Roman" w:hAnsi="Times New Roman" w:cs="Times New Roman"/>
          <w:color w:val="000000"/>
          <w:sz w:val="24"/>
          <w:szCs w:val="24"/>
        </w:rPr>
        <w:t>G–I).</w:t>
      </w:r>
      <w:r w:rsidR="00CB2E84">
        <w:rPr>
          <w:rFonts w:ascii="Times New Roman" w:eastAsia="Times New Roman" w:hAnsi="Times New Roman" w:cs="Times New Roman"/>
          <w:color w:val="000000"/>
          <w:sz w:val="24"/>
          <w:szCs w:val="24"/>
        </w:rPr>
        <w:t xml:space="preserve"> </w:t>
      </w:r>
    </w:p>
    <w:p w14:paraId="177A3B95" w14:textId="65064A95" w:rsidR="006263DD" w:rsidRDefault="00011A8A" w:rsidP="00383DA0">
      <w:pPr>
        <w:shd w:val="clear" w:color="auto" w:fill="FFFFFF"/>
        <w:spacing w:after="0" w:line="480" w:lineRule="auto"/>
        <w:rPr>
          <w:rFonts w:ascii="Times New Roman" w:eastAsia="Times New Roman" w:hAnsi="Times New Roman" w:cs="Times New Roman"/>
          <w:color w:val="000000"/>
          <w:sz w:val="24"/>
          <w:szCs w:val="24"/>
        </w:rPr>
      </w:pPr>
      <w:commentRangeStart w:id="11"/>
      <w:commentRangeStart w:id="12"/>
      <w:commentRangeStart w:id="13"/>
      <w:r w:rsidRPr="00011A8A">
        <w:rPr>
          <w:rFonts w:ascii="Times New Roman" w:eastAsia="Times New Roman" w:hAnsi="Times New Roman" w:cs="Times New Roman"/>
          <w:color w:val="000000"/>
          <w:sz w:val="24"/>
          <w:szCs w:val="24"/>
        </w:rPr>
        <w:lastRenderedPageBreak/>
        <w:t xml:space="preserve">No significant correlation was observed in the 250 </w:t>
      </w:r>
      <w:proofErr w:type="spellStart"/>
      <w:r w:rsidRPr="00011A8A">
        <w:rPr>
          <w:rFonts w:ascii="Times New Roman" w:eastAsia="Times New Roman" w:hAnsi="Times New Roman" w:cs="Times New Roman"/>
          <w:color w:val="000000"/>
          <w:sz w:val="24"/>
          <w:szCs w:val="24"/>
        </w:rPr>
        <w:t>ms</w:t>
      </w:r>
      <w:proofErr w:type="spellEnd"/>
      <w:r w:rsidRPr="00011A8A">
        <w:rPr>
          <w:rFonts w:ascii="Times New Roman" w:eastAsia="Times New Roman" w:hAnsi="Times New Roman" w:cs="Times New Roman"/>
          <w:color w:val="000000"/>
          <w:sz w:val="24"/>
          <w:szCs w:val="24"/>
        </w:rPr>
        <w:t xml:space="preserve"> before cue onset (Fig. S3A, E), indicating that these relationships were specific to the evaluation period.</w:t>
      </w:r>
      <w:r>
        <w:rPr>
          <w:rFonts w:ascii="Times New Roman" w:eastAsia="Times New Roman" w:hAnsi="Times New Roman" w:cs="Times New Roman"/>
          <w:color w:val="000000"/>
          <w:sz w:val="24"/>
          <w:szCs w:val="24"/>
        </w:rPr>
        <w:t xml:space="preserve"> </w:t>
      </w:r>
      <w:commentRangeEnd w:id="11"/>
      <w:r>
        <w:rPr>
          <w:rStyle w:val="CommentReference"/>
        </w:rPr>
        <w:commentReference w:id="11"/>
      </w:r>
      <w:commentRangeEnd w:id="12"/>
      <w:r w:rsidR="00354904">
        <w:rPr>
          <w:rStyle w:val="CommentReference"/>
        </w:rPr>
        <w:commentReference w:id="12"/>
      </w:r>
      <w:commentRangeEnd w:id="13"/>
      <w:r w:rsidR="006258D2">
        <w:rPr>
          <w:rStyle w:val="CommentReference"/>
        </w:rPr>
        <w:commentReference w:id="13"/>
      </w:r>
    </w:p>
    <w:p w14:paraId="5793DAD2" w14:textId="77777777" w:rsidR="00AE5A9F" w:rsidRDefault="00AE5A9F" w:rsidP="00383DA0">
      <w:pPr>
        <w:shd w:val="clear" w:color="auto" w:fill="FFFFFF"/>
        <w:spacing w:after="0" w:line="480" w:lineRule="auto"/>
        <w:rPr>
          <w:rFonts w:ascii="Times New Roman" w:eastAsia="Times New Roman" w:hAnsi="Times New Roman" w:cs="Times New Roman"/>
          <w:color w:val="000000"/>
          <w:sz w:val="24"/>
          <w:szCs w:val="24"/>
        </w:rPr>
      </w:pPr>
    </w:p>
    <w:p w14:paraId="2C3C8C80" w14:textId="11CC45A3" w:rsidR="00717172" w:rsidRDefault="00025C34" w:rsidP="00956427">
      <w:pPr>
        <w:pBdr>
          <w:top w:val="nil"/>
          <w:left w:val="nil"/>
          <w:bottom w:val="nil"/>
          <w:right w:val="nil"/>
          <w:between w:val="nil"/>
        </w:pBdr>
        <w:spacing w:after="0" w:line="480" w:lineRule="auto"/>
        <w:jc w:val="center"/>
        <w:rPr>
          <w:rFonts w:ascii="Times New Roman" w:eastAsia="Times New Roman" w:hAnsi="Times New Roman" w:cs="Times New Roman"/>
          <w:sz w:val="24"/>
          <w:szCs w:val="24"/>
        </w:rPr>
      </w:pPr>
      <w:r>
        <w:rPr>
          <w:noProof/>
          <w14:ligatures w14:val="standardContextual"/>
        </w:rPr>
        <w:drawing>
          <wp:inline distT="0" distB="0" distL="0" distR="0" wp14:anchorId="6498306A" wp14:editId="2B438076">
            <wp:extent cx="5943600" cy="3129610"/>
            <wp:effectExtent l="0" t="0" r="0" b="0"/>
            <wp:docPr id="20754222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7572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943600" cy="3129610"/>
                    </a:xfrm>
                    <a:prstGeom prst="rect">
                      <a:avLst/>
                    </a:prstGeom>
                  </pic:spPr>
                </pic:pic>
              </a:graphicData>
            </a:graphic>
          </wp:inline>
        </w:drawing>
      </w:r>
    </w:p>
    <w:p w14:paraId="2564A52E" w14:textId="77777777" w:rsidR="00391C6A" w:rsidRPr="00D006A7" w:rsidRDefault="00391C6A" w:rsidP="00391C6A">
      <w:pPr>
        <w:spacing w:after="0" w:line="480" w:lineRule="auto"/>
        <w:rPr>
          <w:sz w:val="20"/>
          <w:szCs w:val="20"/>
        </w:rPr>
      </w:pPr>
      <w:r w:rsidRPr="00D006A7">
        <w:rPr>
          <w:rFonts w:ascii="Times New Roman" w:eastAsia="Times New Roman" w:hAnsi="Times New Roman" w:cs="Times New Roman"/>
          <w:b/>
          <w:bCs/>
        </w:rPr>
        <w:t>Figure S3.</w:t>
      </w:r>
      <w:r w:rsidRPr="00D006A7">
        <w:rPr>
          <w:rFonts w:ascii="Times New Roman" w:eastAsia="Times New Roman" w:hAnsi="Times New Roman" w:cs="Times New Roman"/>
        </w:rPr>
        <w:t xml:space="preserve"> Linear correlations between Drops and Delay neural encoding calculated in 250 </w:t>
      </w:r>
      <w:proofErr w:type="spellStart"/>
      <w:r w:rsidRPr="00D006A7">
        <w:rPr>
          <w:rFonts w:ascii="Times New Roman" w:eastAsia="Times New Roman" w:hAnsi="Times New Roman" w:cs="Times New Roman"/>
        </w:rPr>
        <w:t>ms</w:t>
      </w:r>
      <w:proofErr w:type="spellEnd"/>
      <w:r w:rsidRPr="00D006A7">
        <w:rPr>
          <w:rFonts w:ascii="Times New Roman" w:eastAsia="Times New Roman" w:hAnsi="Times New Roman" w:cs="Times New Roman"/>
        </w:rPr>
        <w:t xml:space="preserve"> time bins before and after offer onset (time 0) for Monkey S (A–D) and Monkey T (E–H).</w:t>
      </w:r>
    </w:p>
    <w:p w14:paraId="5AA55297" w14:textId="77777777" w:rsidR="00046067" w:rsidRDefault="00046067" w:rsidP="005457B4">
      <w:pPr>
        <w:shd w:val="clear" w:color="auto" w:fill="FFFFFF"/>
        <w:spacing w:after="0" w:line="480" w:lineRule="auto"/>
        <w:rPr>
          <w:rFonts w:ascii="Times New Roman" w:eastAsia="Times New Roman" w:hAnsi="Times New Roman" w:cs="Times New Roman"/>
          <w:b/>
          <w:bCs/>
          <w:sz w:val="24"/>
          <w:szCs w:val="24"/>
        </w:rPr>
      </w:pPr>
    </w:p>
    <w:p w14:paraId="20FD210A" w14:textId="02E052C4" w:rsidR="00E133A8" w:rsidRPr="00126BBA" w:rsidRDefault="00011A8A" w:rsidP="005457B4">
      <w:pPr>
        <w:shd w:val="clear" w:color="auto" w:fill="FFFFFF"/>
        <w:spacing w:after="0" w:line="480" w:lineRule="auto"/>
        <w:rPr>
          <w:rFonts w:ascii="Times New Roman" w:hAnsi="Times New Roman" w:cs="Times New Roman"/>
          <w:b/>
          <w:bCs/>
          <w:i/>
          <w:iCs/>
          <w:sz w:val="24"/>
          <w:szCs w:val="24"/>
        </w:rPr>
      </w:pPr>
      <w:r>
        <w:rPr>
          <w:rFonts w:ascii="Times New Roman" w:eastAsia="Times New Roman" w:hAnsi="Times New Roman" w:cs="Times New Roman"/>
          <w:b/>
          <w:bCs/>
          <w:sz w:val="24"/>
          <w:szCs w:val="24"/>
        </w:rPr>
        <w:t>4</w:t>
      </w:r>
      <w:r w:rsidR="00D12732" w:rsidRPr="00126BBA">
        <w:rPr>
          <w:rFonts w:ascii="Times New Roman" w:eastAsia="Times New Roman" w:hAnsi="Times New Roman" w:cs="Times New Roman"/>
          <w:b/>
          <w:bCs/>
          <w:sz w:val="24"/>
          <w:szCs w:val="24"/>
        </w:rPr>
        <w:t xml:space="preserve">. </w:t>
      </w:r>
      <w:r w:rsidR="001B18C3" w:rsidRPr="001B18C3">
        <w:rPr>
          <w:rFonts w:ascii="Times New Roman" w:hAnsi="Times New Roman" w:cs="Times New Roman"/>
          <w:b/>
          <w:bCs/>
          <w:i/>
          <w:iCs/>
          <w:sz w:val="24"/>
          <w:szCs w:val="24"/>
        </w:rPr>
        <w:t xml:space="preserve">Choice order influences </w:t>
      </w:r>
      <w:proofErr w:type="gramStart"/>
      <w:r w:rsidR="001B18C3" w:rsidRPr="001B18C3">
        <w:rPr>
          <w:rFonts w:ascii="Times New Roman" w:hAnsi="Times New Roman" w:cs="Times New Roman"/>
          <w:b/>
          <w:bCs/>
          <w:i/>
          <w:iCs/>
          <w:sz w:val="24"/>
          <w:szCs w:val="24"/>
        </w:rPr>
        <w:t>delay</w:t>
      </w:r>
      <w:proofErr w:type="gramEnd"/>
      <w:r w:rsidR="001B18C3" w:rsidRPr="001B18C3">
        <w:rPr>
          <w:rFonts w:ascii="Times New Roman" w:hAnsi="Times New Roman" w:cs="Times New Roman"/>
          <w:b/>
          <w:bCs/>
          <w:i/>
          <w:iCs/>
          <w:sz w:val="24"/>
          <w:szCs w:val="24"/>
        </w:rPr>
        <w:t xml:space="preserve"> discounting</w:t>
      </w:r>
    </w:p>
    <w:p w14:paraId="24B89BC8" w14:textId="5BB3AD22" w:rsidR="00C66C8A" w:rsidRDefault="00475EBC" w:rsidP="001C23F6">
      <w:pPr>
        <w:shd w:val="clear" w:color="auto" w:fill="FFFFFF"/>
        <w:spacing w:after="0" w:line="480" w:lineRule="auto"/>
        <w:rPr>
          <w:rFonts w:ascii="Times New Roman" w:eastAsia="Times New Roman" w:hAnsi="Times New Roman" w:cs="Times New Roman"/>
          <w:sz w:val="24"/>
          <w:szCs w:val="24"/>
        </w:rPr>
      </w:pPr>
      <w:r w:rsidRPr="00015BA1">
        <w:rPr>
          <w:rFonts w:ascii="Times New Roman" w:eastAsia="Times New Roman" w:hAnsi="Times New Roman" w:cs="Times New Roman"/>
          <w:sz w:val="24"/>
          <w:szCs w:val="24"/>
        </w:rPr>
        <w:t>Our task design included two</w:t>
      </w:r>
      <w:r w:rsidR="00015BA1" w:rsidRPr="00015BA1">
        <w:rPr>
          <w:rFonts w:ascii="Times New Roman" w:eastAsia="Times New Roman" w:hAnsi="Times New Roman" w:cs="Times New Roman"/>
          <w:sz w:val="24"/>
          <w:szCs w:val="24"/>
        </w:rPr>
        <w:t xml:space="preserve"> possible</w:t>
      </w:r>
      <w:r w:rsidRPr="00015BA1">
        <w:rPr>
          <w:rFonts w:ascii="Times New Roman" w:eastAsia="Times New Roman" w:hAnsi="Times New Roman" w:cs="Times New Roman"/>
          <w:sz w:val="24"/>
          <w:szCs w:val="24"/>
        </w:rPr>
        <w:t xml:space="preserve"> go-signals</w:t>
      </w:r>
      <w:r w:rsidR="00015BA1" w:rsidRPr="00015BA1">
        <w:rPr>
          <w:rFonts w:ascii="Times New Roman" w:eastAsia="Times New Roman" w:hAnsi="Times New Roman" w:cs="Times New Roman"/>
          <w:sz w:val="24"/>
          <w:szCs w:val="24"/>
        </w:rPr>
        <w:t>:</w:t>
      </w:r>
      <w:r w:rsidRPr="00015BA1">
        <w:rPr>
          <w:rFonts w:ascii="Times New Roman" w:eastAsia="Times New Roman" w:hAnsi="Times New Roman" w:cs="Times New Roman"/>
          <w:sz w:val="24"/>
          <w:szCs w:val="24"/>
        </w:rPr>
        <w:t xml:space="preserve"> </w:t>
      </w:r>
      <w:r w:rsidR="00015BA1" w:rsidRPr="00015BA1">
        <w:rPr>
          <w:rFonts w:ascii="Times New Roman" w:eastAsia="Times New Roman" w:hAnsi="Times New Roman" w:cs="Times New Roman"/>
          <w:sz w:val="24"/>
          <w:szCs w:val="24"/>
        </w:rPr>
        <w:t>purple (accept) and yellow (reject).</w:t>
      </w:r>
      <w:r w:rsidR="00015BA1">
        <w:rPr>
          <w:rFonts w:ascii="Times New Roman" w:eastAsia="Times New Roman" w:hAnsi="Times New Roman" w:cs="Times New Roman"/>
          <w:sz w:val="24"/>
          <w:szCs w:val="24"/>
        </w:rPr>
        <w:t xml:space="preserve"> T</w:t>
      </w:r>
      <w:r w:rsidR="005B2EB7">
        <w:rPr>
          <w:rFonts w:ascii="Times New Roman" w:eastAsia="Times New Roman" w:hAnsi="Times New Roman" w:cs="Times New Roman"/>
          <w:sz w:val="24"/>
          <w:szCs w:val="24"/>
        </w:rPr>
        <w:t>he</w:t>
      </w:r>
      <w:r w:rsidR="005B2EB7" w:rsidRPr="00475EBC">
        <w:rPr>
          <w:rFonts w:ascii="Times New Roman" w:eastAsia="Times New Roman" w:hAnsi="Times New Roman" w:cs="Times New Roman"/>
          <w:sz w:val="24"/>
          <w:szCs w:val="24"/>
        </w:rPr>
        <w:t xml:space="preserve"> </w:t>
      </w:r>
      <w:r w:rsidR="00015BA1">
        <w:rPr>
          <w:rFonts w:ascii="Times New Roman" w:eastAsia="Times New Roman" w:hAnsi="Times New Roman" w:cs="Times New Roman"/>
          <w:sz w:val="24"/>
          <w:szCs w:val="24"/>
        </w:rPr>
        <w:t xml:space="preserve">first signal determined which action could be taken immediately; the alternative required </w:t>
      </w:r>
      <w:r w:rsidR="00D06D56">
        <w:rPr>
          <w:rFonts w:ascii="Times New Roman" w:eastAsia="Times New Roman" w:hAnsi="Times New Roman" w:cs="Times New Roman"/>
          <w:sz w:val="24"/>
          <w:szCs w:val="24"/>
        </w:rPr>
        <w:t>waiting</w:t>
      </w:r>
      <w:r w:rsidR="00015BA1">
        <w:rPr>
          <w:rFonts w:ascii="Times New Roman" w:eastAsia="Times New Roman" w:hAnsi="Times New Roman" w:cs="Times New Roman"/>
          <w:sz w:val="24"/>
          <w:szCs w:val="24"/>
        </w:rPr>
        <w:t xml:space="preserve"> until the color switched (see Methods).</w:t>
      </w:r>
      <w:r w:rsidRPr="00475EBC">
        <w:rPr>
          <w:rFonts w:ascii="Times New Roman" w:eastAsia="Times New Roman" w:hAnsi="Times New Roman" w:cs="Times New Roman"/>
          <w:sz w:val="24"/>
          <w:szCs w:val="24"/>
        </w:rPr>
        <w:t xml:space="preserve"> </w:t>
      </w:r>
      <w:r w:rsidR="00015BA1">
        <w:rPr>
          <w:rFonts w:ascii="Times New Roman" w:eastAsia="Times New Roman" w:hAnsi="Times New Roman" w:cs="Times New Roman"/>
          <w:sz w:val="24"/>
          <w:szCs w:val="24"/>
        </w:rPr>
        <w:t>For example,</w:t>
      </w:r>
      <w:r w:rsidRPr="00475EBC">
        <w:rPr>
          <w:rFonts w:ascii="Times New Roman" w:eastAsia="Times New Roman" w:hAnsi="Times New Roman" w:cs="Times New Roman"/>
          <w:sz w:val="24"/>
          <w:szCs w:val="24"/>
        </w:rPr>
        <w:t xml:space="preserve"> if the yellow signal </w:t>
      </w:r>
      <w:r w:rsidR="00015BA1">
        <w:rPr>
          <w:rFonts w:ascii="Times New Roman" w:eastAsia="Times New Roman" w:hAnsi="Times New Roman" w:cs="Times New Roman"/>
          <w:sz w:val="24"/>
          <w:szCs w:val="24"/>
        </w:rPr>
        <w:t xml:space="preserve">appeared </w:t>
      </w:r>
      <w:r w:rsidRPr="00475EBC">
        <w:rPr>
          <w:rFonts w:ascii="Times New Roman" w:eastAsia="Times New Roman" w:hAnsi="Times New Roman" w:cs="Times New Roman"/>
          <w:sz w:val="24"/>
          <w:szCs w:val="24"/>
        </w:rPr>
        <w:t>first</w:t>
      </w:r>
      <w:r w:rsidR="00015BA1" w:rsidRPr="00475EBC">
        <w:rPr>
          <w:rFonts w:ascii="Times New Roman" w:eastAsia="Times New Roman" w:hAnsi="Times New Roman" w:cs="Times New Roman"/>
          <w:sz w:val="24"/>
          <w:szCs w:val="24"/>
        </w:rPr>
        <w:t>,</w:t>
      </w:r>
      <w:r w:rsidR="00015BA1">
        <w:rPr>
          <w:rFonts w:ascii="Times New Roman" w:eastAsia="Times New Roman" w:hAnsi="Times New Roman" w:cs="Times New Roman"/>
          <w:sz w:val="24"/>
          <w:szCs w:val="24"/>
        </w:rPr>
        <w:t xml:space="preserve"> the animal could</w:t>
      </w:r>
      <w:r w:rsidRPr="00475EBC">
        <w:rPr>
          <w:rFonts w:ascii="Times New Roman" w:eastAsia="Times New Roman" w:hAnsi="Times New Roman" w:cs="Times New Roman"/>
          <w:sz w:val="24"/>
          <w:szCs w:val="24"/>
        </w:rPr>
        <w:t xml:space="preserve"> </w:t>
      </w:r>
      <w:r w:rsidR="00015BA1">
        <w:rPr>
          <w:rFonts w:ascii="Times New Roman" w:eastAsia="Times New Roman" w:hAnsi="Times New Roman" w:cs="Times New Roman"/>
          <w:sz w:val="24"/>
          <w:szCs w:val="24"/>
        </w:rPr>
        <w:t>refuse</w:t>
      </w:r>
      <w:r w:rsidR="00015BA1" w:rsidRPr="00475EBC">
        <w:rPr>
          <w:rFonts w:ascii="Times New Roman" w:eastAsia="Times New Roman" w:hAnsi="Times New Roman" w:cs="Times New Roman"/>
          <w:sz w:val="24"/>
          <w:szCs w:val="24"/>
        </w:rPr>
        <w:t xml:space="preserve"> </w:t>
      </w:r>
      <w:r w:rsidR="00015BA1">
        <w:rPr>
          <w:rFonts w:ascii="Times New Roman" w:eastAsia="Times New Roman" w:hAnsi="Times New Roman" w:cs="Times New Roman"/>
          <w:sz w:val="24"/>
          <w:szCs w:val="24"/>
        </w:rPr>
        <w:t>right away</w:t>
      </w:r>
      <w:r w:rsidRPr="00475EBC">
        <w:rPr>
          <w:rFonts w:ascii="Times New Roman" w:eastAsia="Times New Roman" w:hAnsi="Times New Roman" w:cs="Times New Roman"/>
          <w:sz w:val="24"/>
          <w:szCs w:val="24"/>
        </w:rPr>
        <w:t xml:space="preserve">, </w:t>
      </w:r>
      <w:r w:rsidR="00015BA1">
        <w:rPr>
          <w:rFonts w:ascii="Times New Roman" w:eastAsia="Times New Roman" w:hAnsi="Times New Roman" w:cs="Times New Roman"/>
          <w:sz w:val="24"/>
          <w:szCs w:val="24"/>
        </w:rPr>
        <w:t>or it</w:t>
      </w:r>
      <w:r w:rsidRPr="00475EBC">
        <w:rPr>
          <w:rFonts w:ascii="Times New Roman" w:eastAsia="Times New Roman" w:hAnsi="Times New Roman" w:cs="Times New Roman"/>
          <w:sz w:val="24"/>
          <w:szCs w:val="24"/>
        </w:rPr>
        <w:t xml:space="preserve"> had to wait for the purple </w:t>
      </w:r>
      <w:r w:rsidR="00015BA1">
        <w:rPr>
          <w:rFonts w:ascii="Times New Roman" w:eastAsia="Times New Roman" w:hAnsi="Times New Roman" w:cs="Times New Roman"/>
          <w:sz w:val="24"/>
          <w:szCs w:val="24"/>
        </w:rPr>
        <w:t>to accept the offer</w:t>
      </w:r>
      <w:r>
        <w:rPr>
          <w:rFonts w:ascii="Times New Roman" w:eastAsia="Times New Roman" w:hAnsi="Times New Roman" w:cs="Times New Roman"/>
          <w:sz w:val="24"/>
          <w:szCs w:val="24"/>
        </w:rPr>
        <w:t xml:space="preserve">. </w:t>
      </w:r>
    </w:p>
    <w:p w14:paraId="6F1E0A1F" w14:textId="7F6262C5" w:rsidR="00132FE2" w:rsidRPr="001714D8" w:rsidRDefault="0012695E" w:rsidP="00527D05">
      <w:pPr>
        <w:shd w:val="clear" w:color="auto" w:fill="FFFFFF"/>
        <w:spacing w:after="0" w:line="480" w:lineRule="auto"/>
        <w:rPr>
          <w:rFonts w:ascii="Times New Roman" w:eastAsia="Times New Roman" w:hAnsi="Times New Roman" w:cs="Times New Roman"/>
          <w:sz w:val="24"/>
          <w:szCs w:val="24"/>
        </w:rPr>
      </w:pPr>
      <w:r w:rsidRPr="006258D2">
        <w:rPr>
          <w:rFonts w:ascii="Times New Roman" w:eastAsia="Times New Roman" w:hAnsi="Times New Roman" w:cs="Times New Roman"/>
          <w:sz w:val="24"/>
          <w:szCs w:val="24"/>
        </w:rPr>
        <w:t>This two-step go</w:t>
      </w:r>
      <w:r w:rsidR="00015BA1" w:rsidRPr="006258D2">
        <w:rPr>
          <w:rFonts w:ascii="Times New Roman" w:eastAsia="Times New Roman" w:hAnsi="Times New Roman" w:cs="Times New Roman"/>
          <w:sz w:val="24"/>
          <w:szCs w:val="24"/>
        </w:rPr>
        <w:t>-</w:t>
      </w:r>
      <w:r w:rsidRPr="006258D2">
        <w:rPr>
          <w:rFonts w:ascii="Times New Roman" w:eastAsia="Times New Roman" w:hAnsi="Times New Roman" w:cs="Times New Roman"/>
          <w:sz w:val="24"/>
          <w:szCs w:val="24"/>
        </w:rPr>
        <w:t xml:space="preserve">signal design allowed us to </w:t>
      </w:r>
      <w:r w:rsidR="00F3235B" w:rsidRPr="006258D2">
        <w:rPr>
          <w:rFonts w:ascii="Times New Roman" w:eastAsia="Times New Roman" w:hAnsi="Times New Roman" w:cs="Times New Roman"/>
          <w:sz w:val="24"/>
          <w:szCs w:val="24"/>
        </w:rPr>
        <w:t>hypothesi</w:t>
      </w:r>
      <w:r w:rsidR="00CA69EC" w:rsidRPr="006258D2">
        <w:rPr>
          <w:rFonts w:ascii="Times New Roman" w:eastAsia="Times New Roman" w:hAnsi="Times New Roman" w:cs="Times New Roman"/>
          <w:sz w:val="24"/>
          <w:szCs w:val="24"/>
        </w:rPr>
        <w:t xml:space="preserve">ze that </w:t>
      </w:r>
      <w:r w:rsidR="002A28E3" w:rsidRPr="006258D2">
        <w:rPr>
          <w:rFonts w:ascii="Times New Roman" w:eastAsia="Times New Roman" w:hAnsi="Times New Roman" w:cs="Times New Roman"/>
          <w:sz w:val="24"/>
          <w:szCs w:val="24"/>
        </w:rPr>
        <w:t>if the yellow signal appeared first</w:t>
      </w:r>
      <w:r w:rsidR="009A5F61" w:rsidRPr="006258D2">
        <w:rPr>
          <w:rFonts w:ascii="Times New Roman" w:eastAsia="Times New Roman" w:hAnsi="Times New Roman" w:cs="Times New Roman"/>
          <w:sz w:val="24"/>
          <w:szCs w:val="24"/>
        </w:rPr>
        <w:t xml:space="preserve">, delaying the opportunity to act for acceptance, </w:t>
      </w:r>
      <w:r w:rsidR="00CA69EC" w:rsidRPr="006258D2">
        <w:rPr>
          <w:rFonts w:ascii="Times New Roman" w:eastAsia="Times New Roman" w:hAnsi="Times New Roman" w:cs="Times New Roman"/>
          <w:sz w:val="24"/>
          <w:szCs w:val="24"/>
        </w:rPr>
        <w:t xml:space="preserve">the offer might </w:t>
      </w:r>
      <w:r w:rsidR="00015BA1" w:rsidRPr="006258D2">
        <w:rPr>
          <w:rFonts w:ascii="Times New Roman" w:eastAsia="Times New Roman" w:hAnsi="Times New Roman" w:cs="Times New Roman"/>
          <w:sz w:val="24"/>
          <w:szCs w:val="24"/>
        </w:rPr>
        <w:t xml:space="preserve">seem less attractive, reducing </w:t>
      </w:r>
      <w:r w:rsidR="00D928B8" w:rsidRPr="006258D2">
        <w:rPr>
          <w:rFonts w:ascii="Times New Roman" w:eastAsia="Times New Roman" w:hAnsi="Times New Roman" w:cs="Times New Roman"/>
          <w:sz w:val="24"/>
          <w:szCs w:val="24"/>
        </w:rPr>
        <w:t>acceptance rates</w:t>
      </w:r>
      <w:r w:rsidR="00B40C81" w:rsidRPr="006258D2">
        <w:rPr>
          <w:rFonts w:ascii="Times New Roman" w:eastAsia="Times New Roman" w:hAnsi="Times New Roman" w:cs="Times New Roman"/>
          <w:sz w:val="24"/>
          <w:szCs w:val="24"/>
        </w:rPr>
        <w:t>.</w:t>
      </w:r>
      <w:r w:rsidR="00B40C81">
        <w:rPr>
          <w:rFonts w:ascii="Times New Roman" w:eastAsia="Times New Roman" w:hAnsi="Times New Roman" w:cs="Times New Roman"/>
          <w:sz w:val="24"/>
          <w:szCs w:val="24"/>
        </w:rPr>
        <w:t xml:space="preserve"> </w:t>
      </w:r>
      <w:r w:rsidR="00F707C2" w:rsidRPr="0018587B">
        <w:rPr>
          <w:rFonts w:ascii="Times New Roman" w:eastAsia="Times New Roman" w:hAnsi="Times New Roman" w:cs="Times New Roman"/>
          <w:sz w:val="24"/>
          <w:szCs w:val="24"/>
        </w:rPr>
        <w:t>F</w:t>
      </w:r>
      <w:r w:rsidR="00571029" w:rsidRPr="0018587B">
        <w:rPr>
          <w:rFonts w:ascii="Times New Roman" w:eastAsia="Times New Roman" w:hAnsi="Times New Roman" w:cs="Times New Roman"/>
          <w:sz w:val="24"/>
          <w:szCs w:val="24"/>
        </w:rPr>
        <w:t xml:space="preserve">or highly valuable offers, </w:t>
      </w:r>
      <w:r w:rsidR="00D928B8" w:rsidRPr="0018587B">
        <w:rPr>
          <w:rFonts w:ascii="Times New Roman" w:eastAsia="Times New Roman" w:hAnsi="Times New Roman" w:cs="Times New Roman"/>
          <w:sz w:val="24"/>
          <w:szCs w:val="24"/>
        </w:rPr>
        <w:t>a</w:t>
      </w:r>
      <w:r w:rsidR="00D3557E" w:rsidRPr="0018587B">
        <w:rPr>
          <w:rFonts w:ascii="Times New Roman" w:eastAsia="Times New Roman" w:hAnsi="Times New Roman" w:cs="Times New Roman"/>
          <w:sz w:val="24"/>
          <w:szCs w:val="24"/>
        </w:rPr>
        <w:t xml:space="preserve">cceptance rates </w:t>
      </w:r>
      <w:r w:rsidR="00F707C2" w:rsidRPr="0018587B">
        <w:rPr>
          <w:rFonts w:ascii="Times New Roman" w:eastAsia="Times New Roman" w:hAnsi="Times New Roman" w:cs="Times New Roman"/>
          <w:sz w:val="24"/>
          <w:szCs w:val="24"/>
        </w:rPr>
        <w:t xml:space="preserve">were similar whether </w:t>
      </w:r>
      <w:r w:rsidR="00D3557E" w:rsidRPr="0018587B">
        <w:rPr>
          <w:rFonts w:ascii="Times New Roman" w:eastAsia="Times New Roman" w:hAnsi="Times New Roman" w:cs="Times New Roman"/>
          <w:sz w:val="24"/>
          <w:szCs w:val="24"/>
        </w:rPr>
        <w:t>yellow</w:t>
      </w:r>
      <w:r w:rsidR="00F707C2" w:rsidRPr="0018587B">
        <w:rPr>
          <w:rFonts w:ascii="Times New Roman" w:eastAsia="Times New Roman" w:hAnsi="Times New Roman" w:cs="Times New Roman"/>
          <w:sz w:val="24"/>
          <w:szCs w:val="24"/>
        </w:rPr>
        <w:t xml:space="preserve"> or</w:t>
      </w:r>
      <w:r w:rsidR="00D3557E" w:rsidRPr="0018587B">
        <w:rPr>
          <w:rFonts w:ascii="Times New Roman" w:eastAsia="Times New Roman" w:hAnsi="Times New Roman" w:cs="Times New Roman"/>
          <w:sz w:val="24"/>
          <w:szCs w:val="24"/>
        </w:rPr>
        <w:t xml:space="preserve"> </w:t>
      </w:r>
      <w:r w:rsidR="00D3557E" w:rsidRPr="0018587B">
        <w:rPr>
          <w:rFonts w:ascii="Times New Roman" w:eastAsia="Times New Roman" w:hAnsi="Times New Roman" w:cs="Times New Roman"/>
          <w:sz w:val="24"/>
          <w:szCs w:val="24"/>
        </w:rPr>
        <w:lastRenderedPageBreak/>
        <w:t>purple</w:t>
      </w:r>
      <w:r w:rsidR="00F707C2" w:rsidRPr="0018587B">
        <w:rPr>
          <w:rFonts w:ascii="Times New Roman" w:eastAsia="Times New Roman" w:hAnsi="Times New Roman" w:cs="Times New Roman"/>
          <w:sz w:val="24"/>
          <w:szCs w:val="24"/>
        </w:rPr>
        <w:t xml:space="preserve"> appeared, </w:t>
      </w:r>
      <w:r w:rsidR="004F1D5C" w:rsidRPr="0018587B">
        <w:rPr>
          <w:rFonts w:ascii="Times New Roman" w:eastAsia="Times New Roman" w:hAnsi="Times New Roman" w:cs="Times New Roman"/>
          <w:sz w:val="24"/>
          <w:szCs w:val="24"/>
        </w:rPr>
        <w:t>in both monkeys</w:t>
      </w:r>
      <w:r w:rsidR="00B40C81" w:rsidRPr="0018587B">
        <w:rPr>
          <w:rFonts w:ascii="Times New Roman" w:eastAsia="Times New Roman" w:hAnsi="Times New Roman" w:cs="Times New Roman"/>
          <w:sz w:val="24"/>
          <w:szCs w:val="24"/>
        </w:rPr>
        <w:t xml:space="preserve"> (Fig. 5A-B)</w:t>
      </w:r>
      <w:r w:rsidR="00D3557E" w:rsidRPr="0018587B">
        <w:rPr>
          <w:rFonts w:ascii="Times New Roman" w:eastAsia="Times New Roman" w:hAnsi="Times New Roman" w:cs="Times New Roman"/>
          <w:sz w:val="24"/>
          <w:szCs w:val="24"/>
        </w:rPr>
        <w:t>.</w:t>
      </w:r>
      <w:r w:rsidR="001D20DB" w:rsidRPr="0018587B">
        <w:rPr>
          <w:rFonts w:ascii="Times New Roman" w:eastAsia="Times New Roman" w:hAnsi="Times New Roman" w:cs="Times New Roman"/>
          <w:sz w:val="24"/>
          <w:szCs w:val="24"/>
        </w:rPr>
        <w:t xml:space="preserve"> </w:t>
      </w:r>
      <w:r w:rsidR="00505602" w:rsidRPr="0018587B">
        <w:rPr>
          <w:rFonts w:ascii="Times New Roman" w:eastAsia="Times New Roman" w:hAnsi="Times New Roman" w:cs="Times New Roman"/>
          <w:sz w:val="24"/>
          <w:szCs w:val="24"/>
        </w:rPr>
        <w:t>F</w:t>
      </w:r>
      <w:r w:rsidR="00C226A8" w:rsidRPr="0018587B">
        <w:rPr>
          <w:rFonts w:ascii="Times New Roman" w:eastAsia="Times New Roman" w:hAnsi="Times New Roman" w:cs="Times New Roman"/>
          <w:sz w:val="24"/>
          <w:szCs w:val="24"/>
        </w:rPr>
        <w:t xml:space="preserve">or </w:t>
      </w:r>
      <w:r w:rsidR="00D70C50" w:rsidRPr="0018587B">
        <w:rPr>
          <w:rFonts w:ascii="Times New Roman" w:eastAsia="Times New Roman" w:hAnsi="Times New Roman" w:cs="Times New Roman"/>
          <w:sz w:val="24"/>
          <w:szCs w:val="24"/>
        </w:rPr>
        <w:t>less valuable offers, acceptance rates were significantly lower when the yellow go-signal was presented first</w:t>
      </w:r>
      <w:r w:rsidR="00505602" w:rsidRPr="0018587B">
        <w:rPr>
          <w:rFonts w:ascii="Times New Roman" w:eastAsia="Times New Roman" w:hAnsi="Times New Roman" w:cs="Times New Roman"/>
          <w:sz w:val="24"/>
          <w:szCs w:val="24"/>
        </w:rPr>
        <w:t>, in both monkeys</w:t>
      </w:r>
      <w:r w:rsidR="00655F29" w:rsidRPr="005622BD">
        <w:rPr>
          <w:rFonts w:ascii="Times New Roman" w:eastAsia="Times New Roman" w:hAnsi="Times New Roman" w:cs="Times New Roman"/>
          <w:sz w:val="24"/>
          <w:szCs w:val="24"/>
        </w:rPr>
        <w:t xml:space="preserve">. </w:t>
      </w:r>
      <w:r w:rsidR="00505602" w:rsidRPr="00F04584">
        <w:rPr>
          <w:rFonts w:ascii="Times New Roman" w:eastAsia="Times New Roman" w:hAnsi="Times New Roman" w:cs="Times New Roman"/>
          <w:sz w:val="24"/>
          <w:szCs w:val="24"/>
        </w:rPr>
        <w:t xml:space="preserve">However, for less valuable offers, we found differences </w:t>
      </w:r>
      <w:r w:rsidR="00F707C2" w:rsidRPr="00F04584">
        <w:rPr>
          <w:rFonts w:ascii="Times New Roman" w:eastAsia="Times New Roman" w:hAnsi="Times New Roman" w:cs="Times New Roman"/>
          <w:sz w:val="24"/>
          <w:szCs w:val="24"/>
        </w:rPr>
        <w:t xml:space="preserve">in the acceptance rate </w:t>
      </w:r>
      <w:r w:rsidR="00505602" w:rsidRPr="00F04584">
        <w:rPr>
          <w:rFonts w:ascii="Times New Roman" w:eastAsia="Times New Roman" w:hAnsi="Times New Roman" w:cs="Times New Roman"/>
          <w:sz w:val="24"/>
          <w:szCs w:val="24"/>
        </w:rPr>
        <w:t xml:space="preserve">if the first go-signal was purple between the two animals: </w:t>
      </w:r>
      <w:r w:rsidR="001751D5" w:rsidRPr="00F04584">
        <w:rPr>
          <w:rFonts w:ascii="Times New Roman" w:eastAsia="Times New Roman" w:hAnsi="Times New Roman" w:cs="Times New Roman"/>
          <w:bCs/>
          <w:sz w:val="24"/>
          <w:szCs w:val="24"/>
        </w:rPr>
        <w:t>Monkey</w:t>
      </w:r>
      <w:r w:rsidR="00406065" w:rsidRPr="00F04584">
        <w:rPr>
          <w:rFonts w:ascii="Times New Roman" w:eastAsia="Times New Roman" w:hAnsi="Times New Roman" w:cs="Times New Roman"/>
          <w:bCs/>
          <w:sz w:val="24"/>
          <w:szCs w:val="24"/>
        </w:rPr>
        <w:t xml:space="preserve"> </w:t>
      </w:r>
      <w:r w:rsidR="00505602" w:rsidRPr="00F04584">
        <w:rPr>
          <w:rFonts w:ascii="Times New Roman" w:eastAsia="Times New Roman" w:hAnsi="Times New Roman" w:cs="Times New Roman"/>
          <w:bCs/>
          <w:sz w:val="24"/>
          <w:szCs w:val="24"/>
        </w:rPr>
        <w:t xml:space="preserve">T </w:t>
      </w:r>
      <w:r w:rsidR="00C92197" w:rsidRPr="00F04584">
        <w:rPr>
          <w:rFonts w:ascii="Times New Roman" w:eastAsia="Times New Roman" w:hAnsi="Times New Roman" w:cs="Times New Roman"/>
          <w:bCs/>
          <w:sz w:val="24"/>
          <w:szCs w:val="24"/>
        </w:rPr>
        <w:t xml:space="preserve">was more likely to </w:t>
      </w:r>
      <w:r w:rsidR="00406065" w:rsidRPr="00F04584">
        <w:rPr>
          <w:rFonts w:ascii="Times New Roman" w:eastAsia="Times New Roman" w:hAnsi="Times New Roman" w:cs="Times New Roman"/>
          <w:bCs/>
          <w:sz w:val="24"/>
          <w:szCs w:val="24"/>
        </w:rPr>
        <w:t xml:space="preserve">accept them (Fig. </w:t>
      </w:r>
      <w:r w:rsidR="000501FB" w:rsidRPr="00F04584">
        <w:rPr>
          <w:rFonts w:ascii="Times New Roman" w:eastAsia="Times New Roman" w:hAnsi="Times New Roman" w:cs="Times New Roman"/>
          <w:bCs/>
          <w:sz w:val="24"/>
          <w:szCs w:val="24"/>
        </w:rPr>
        <w:t>5A-B</w:t>
      </w:r>
      <w:r w:rsidR="00406065" w:rsidRPr="00F04584">
        <w:rPr>
          <w:rFonts w:ascii="Times New Roman" w:eastAsia="Times New Roman" w:hAnsi="Times New Roman" w:cs="Times New Roman"/>
          <w:bCs/>
          <w:sz w:val="24"/>
          <w:szCs w:val="24"/>
        </w:rPr>
        <w:t>).</w:t>
      </w:r>
      <w:r w:rsidR="00406065" w:rsidRPr="00D1565A">
        <w:rPr>
          <w:rFonts w:ascii="Times New Roman" w:eastAsia="Times New Roman" w:hAnsi="Times New Roman" w:cs="Times New Roman"/>
          <w:bCs/>
          <w:sz w:val="24"/>
          <w:szCs w:val="24"/>
        </w:rPr>
        <w:t xml:space="preserve"> </w:t>
      </w:r>
    </w:p>
    <w:p w14:paraId="3E3BF9A7" w14:textId="65C47230" w:rsidR="00643FC2" w:rsidRDefault="00173386" w:rsidP="00643FC2">
      <w:pPr>
        <w:shd w:val="clear" w:color="auto" w:fill="FFFFFF"/>
        <w:spacing w:after="0" w:line="480" w:lineRule="auto"/>
        <w:jc w:val="center"/>
        <w:rPr>
          <w:rFonts w:ascii="Times New Roman" w:eastAsia="Times New Roman" w:hAnsi="Times New Roman" w:cs="Times New Roman"/>
          <w:bCs/>
          <w:sz w:val="24"/>
          <w:szCs w:val="24"/>
        </w:rPr>
      </w:pPr>
      <w:r>
        <w:rPr>
          <w:noProof/>
          <w14:ligatures w14:val="standardContextual"/>
        </w:rPr>
        <w:drawing>
          <wp:inline distT="0" distB="0" distL="0" distR="0" wp14:anchorId="3C5D80AB" wp14:editId="00F29A70">
            <wp:extent cx="4695341" cy="2806810"/>
            <wp:effectExtent l="0" t="0" r="0" b="0"/>
            <wp:docPr id="9962612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61202"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4737063" cy="2831751"/>
                    </a:xfrm>
                    <a:prstGeom prst="rect">
                      <a:avLst/>
                    </a:prstGeom>
                  </pic:spPr>
                </pic:pic>
              </a:graphicData>
            </a:graphic>
          </wp:inline>
        </w:drawing>
      </w:r>
    </w:p>
    <w:p w14:paraId="7FDFEDCD" w14:textId="77777777" w:rsidR="004504AB" w:rsidRPr="004504AB" w:rsidRDefault="004504AB" w:rsidP="004504AB">
      <w:pPr>
        <w:spacing w:after="0" w:line="480" w:lineRule="auto"/>
        <w:rPr>
          <w:rFonts w:ascii="Times New Roman" w:eastAsia="Times New Roman" w:hAnsi="Times New Roman" w:cs="Times New Roman"/>
        </w:rPr>
      </w:pPr>
      <w:r w:rsidRPr="004504AB">
        <w:rPr>
          <w:rFonts w:ascii="Times New Roman" w:eastAsia="Times New Roman" w:hAnsi="Times New Roman" w:cs="Times New Roman"/>
          <w:b/>
          <w:bCs/>
        </w:rPr>
        <w:t>Figure 5.</w:t>
      </w:r>
      <w:r w:rsidRPr="004504AB">
        <w:rPr>
          <w:rFonts w:ascii="Times New Roman" w:eastAsia="Times New Roman" w:hAnsi="Times New Roman" w:cs="Times New Roman"/>
        </w:rPr>
        <w:t xml:space="preserve"> Acceptance rate for each offer when the first go-signal was yellow or purple, shown for Monkey S (</w:t>
      </w:r>
      <w:r w:rsidRPr="004504AB">
        <w:rPr>
          <w:rFonts w:ascii="Times New Roman" w:eastAsia="Times New Roman" w:hAnsi="Times New Roman" w:cs="Times New Roman"/>
          <w:b/>
          <w:bCs/>
        </w:rPr>
        <w:t>A</w:t>
      </w:r>
      <w:r w:rsidRPr="004504AB">
        <w:rPr>
          <w:rFonts w:ascii="Times New Roman" w:eastAsia="Times New Roman" w:hAnsi="Times New Roman" w:cs="Times New Roman"/>
        </w:rPr>
        <w:t>) and Monkey T (</w:t>
      </w:r>
      <w:r w:rsidRPr="004504AB">
        <w:rPr>
          <w:rFonts w:ascii="Times New Roman" w:eastAsia="Times New Roman" w:hAnsi="Times New Roman" w:cs="Times New Roman"/>
          <w:b/>
          <w:bCs/>
        </w:rPr>
        <w:t>B</w:t>
      </w:r>
      <w:r w:rsidRPr="004504AB">
        <w:rPr>
          <w:rFonts w:ascii="Times New Roman" w:eastAsia="Times New Roman" w:hAnsi="Times New Roman" w:cs="Times New Roman"/>
        </w:rPr>
        <w:t>). Offers are sorted by their empirical acceptance rate across the nine cues.</w:t>
      </w:r>
    </w:p>
    <w:p w14:paraId="6C29F90F" w14:textId="77777777" w:rsidR="00AF6326" w:rsidRPr="00505602" w:rsidRDefault="00AF6326" w:rsidP="00505602">
      <w:pPr>
        <w:shd w:val="clear" w:color="auto" w:fill="FFFFFF"/>
        <w:spacing w:after="0" w:line="480" w:lineRule="auto"/>
        <w:rPr>
          <w:rFonts w:ascii="Times New Roman" w:eastAsia="Times New Roman" w:hAnsi="Times New Roman" w:cs="Times New Roman"/>
          <w:bCs/>
          <w:sz w:val="20"/>
          <w:szCs w:val="20"/>
        </w:rPr>
      </w:pPr>
    </w:p>
    <w:p w14:paraId="4F2B3440" w14:textId="3D6816A3" w:rsidR="0030121A" w:rsidRPr="0072454D" w:rsidRDefault="00AA3537" w:rsidP="00527D05">
      <w:pPr>
        <w:shd w:val="clear" w:color="auto" w:fill="FFFFFF"/>
        <w:spacing w:after="0" w:line="480" w:lineRule="auto"/>
        <w:rPr>
          <w:rFonts w:ascii="Times New Roman" w:eastAsia="Times New Roman" w:hAnsi="Times New Roman" w:cs="Times New Roman"/>
          <w:bCs/>
          <w:sz w:val="24"/>
          <w:szCs w:val="24"/>
        </w:rPr>
      </w:pPr>
      <w:r w:rsidRPr="007C4C95">
        <w:rPr>
          <w:rFonts w:ascii="Times New Roman" w:eastAsia="Times New Roman" w:hAnsi="Times New Roman" w:cs="Times New Roman"/>
          <w:bCs/>
          <w:sz w:val="24"/>
          <w:szCs w:val="24"/>
        </w:rPr>
        <w:t>Overall</w:t>
      </w:r>
      <w:r w:rsidR="00505602" w:rsidRPr="007C4C95">
        <w:rPr>
          <w:rFonts w:ascii="Times New Roman" w:eastAsia="Times New Roman" w:hAnsi="Times New Roman" w:cs="Times New Roman"/>
          <w:bCs/>
          <w:sz w:val="24"/>
          <w:szCs w:val="24"/>
        </w:rPr>
        <w:t>,</w:t>
      </w:r>
      <w:r w:rsidR="00505602">
        <w:rPr>
          <w:rFonts w:ascii="Times New Roman" w:eastAsia="Times New Roman" w:hAnsi="Times New Roman" w:cs="Times New Roman"/>
          <w:bCs/>
          <w:sz w:val="24"/>
          <w:szCs w:val="24"/>
        </w:rPr>
        <w:t xml:space="preserve"> b</w:t>
      </w:r>
      <w:r w:rsidR="00406065" w:rsidRPr="00B837C3">
        <w:rPr>
          <w:rFonts w:ascii="Times New Roman" w:eastAsia="Times New Roman" w:hAnsi="Times New Roman" w:cs="Times New Roman"/>
          <w:bCs/>
          <w:sz w:val="24"/>
          <w:szCs w:val="24"/>
        </w:rPr>
        <w:t xml:space="preserve">oth animals </w:t>
      </w:r>
      <w:r>
        <w:rPr>
          <w:rFonts w:ascii="Times New Roman" w:eastAsia="Times New Roman" w:hAnsi="Times New Roman" w:cs="Times New Roman"/>
          <w:bCs/>
          <w:sz w:val="24"/>
          <w:szCs w:val="24"/>
        </w:rPr>
        <w:t xml:space="preserve">preferred when the </w:t>
      </w:r>
      <w:r w:rsidR="001C7CC5">
        <w:rPr>
          <w:rFonts w:ascii="Times New Roman" w:eastAsia="Times New Roman" w:hAnsi="Times New Roman" w:cs="Times New Roman"/>
          <w:bCs/>
          <w:sz w:val="24"/>
          <w:szCs w:val="24"/>
        </w:rPr>
        <w:t>purple signal appeared first, suggesting</w:t>
      </w:r>
      <w:r w:rsidR="001C7CC5" w:rsidRPr="00B837C3">
        <w:rPr>
          <w:rFonts w:ascii="Times New Roman" w:eastAsia="Times New Roman" w:hAnsi="Times New Roman" w:cs="Times New Roman"/>
          <w:bCs/>
          <w:sz w:val="24"/>
          <w:szCs w:val="24"/>
        </w:rPr>
        <w:t xml:space="preserve"> </w:t>
      </w:r>
      <w:r w:rsidR="00406065" w:rsidRPr="00B837C3">
        <w:rPr>
          <w:rFonts w:ascii="Times New Roman" w:eastAsia="Times New Roman" w:hAnsi="Times New Roman" w:cs="Times New Roman"/>
          <w:bCs/>
          <w:sz w:val="24"/>
          <w:szCs w:val="24"/>
        </w:rPr>
        <w:t xml:space="preserve">an intrinsic motivational asymmetry tied to the </w:t>
      </w:r>
      <w:r w:rsidR="00781E8E">
        <w:rPr>
          <w:rFonts w:ascii="Times New Roman" w:eastAsia="Times New Roman" w:hAnsi="Times New Roman" w:cs="Times New Roman"/>
          <w:bCs/>
          <w:sz w:val="24"/>
          <w:szCs w:val="24"/>
        </w:rPr>
        <w:t xml:space="preserve">meaning of the </w:t>
      </w:r>
      <w:r w:rsidR="00406065" w:rsidRPr="00B837C3">
        <w:rPr>
          <w:rFonts w:ascii="Times New Roman" w:eastAsia="Times New Roman" w:hAnsi="Times New Roman" w:cs="Times New Roman"/>
          <w:bCs/>
          <w:sz w:val="24"/>
          <w:szCs w:val="24"/>
        </w:rPr>
        <w:t xml:space="preserve">signal. </w:t>
      </w:r>
      <w:r w:rsidR="0072454D" w:rsidRPr="0072454D">
        <w:rPr>
          <w:rFonts w:ascii="Times New Roman" w:eastAsia="Times New Roman" w:hAnsi="Times New Roman" w:cs="Times New Roman"/>
          <w:bCs/>
          <w:sz w:val="24"/>
          <w:szCs w:val="24"/>
        </w:rPr>
        <w:t xml:space="preserve">However, the two animals appeared to interpret the go-signal differently. One possibility is that the go-signal was processed in terms of its temporal </w:t>
      </w:r>
      <w:r w:rsidR="00EA2AA1">
        <w:rPr>
          <w:rFonts w:ascii="Times New Roman" w:eastAsia="Times New Roman" w:hAnsi="Times New Roman" w:cs="Times New Roman"/>
          <w:bCs/>
          <w:sz w:val="24"/>
          <w:szCs w:val="24"/>
        </w:rPr>
        <w:t>implication</w:t>
      </w:r>
      <w:r w:rsidR="0072454D" w:rsidRPr="0072454D">
        <w:rPr>
          <w:rFonts w:ascii="Times New Roman" w:eastAsia="Times New Roman" w:hAnsi="Times New Roman" w:cs="Times New Roman"/>
          <w:bCs/>
          <w:sz w:val="24"/>
          <w:szCs w:val="24"/>
        </w:rPr>
        <w:t>, effectively becoming part of the temporal discounting computation. Alternatively, it may have been treated merely as an additional visual cue, required to trigger the choice but not integrated into the</w:t>
      </w:r>
      <w:r w:rsidR="00C62D67">
        <w:rPr>
          <w:rFonts w:ascii="Times New Roman" w:eastAsia="Times New Roman" w:hAnsi="Times New Roman" w:cs="Times New Roman"/>
          <w:bCs/>
          <w:sz w:val="24"/>
          <w:szCs w:val="24"/>
        </w:rPr>
        <w:t xml:space="preserve"> </w:t>
      </w:r>
      <w:r w:rsidR="0072454D" w:rsidRPr="0072454D">
        <w:rPr>
          <w:rFonts w:ascii="Times New Roman" w:eastAsia="Times New Roman" w:hAnsi="Times New Roman" w:cs="Times New Roman"/>
          <w:bCs/>
          <w:sz w:val="24"/>
          <w:szCs w:val="24"/>
        </w:rPr>
        <w:t>valuation process.</w:t>
      </w:r>
    </w:p>
    <w:p w14:paraId="5FD10681" w14:textId="5D394341" w:rsidR="00FD35A8" w:rsidRDefault="00C13793" w:rsidP="00DA02F3">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 </w:t>
      </w:r>
      <w:r w:rsidR="00AA3537">
        <w:rPr>
          <w:rFonts w:ascii="Times New Roman" w:eastAsia="Times New Roman" w:hAnsi="Times New Roman" w:cs="Times New Roman"/>
          <w:sz w:val="24"/>
          <w:szCs w:val="24"/>
        </w:rPr>
        <w:t>distinguish these</w:t>
      </w:r>
      <w:r w:rsidR="00EA2AA1">
        <w:rPr>
          <w:rFonts w:ascii="Times New Roman" w:eastAsia="Times New Roman" w:hAnsi="Times New Roman" w:cs="Times New Roman"/>
          <w:sz w:val="24"/>
          <w:szCs w:val="24"/>
        </w:rPr>
        <w:t xml:space="preserve"> possibilities</w:t>
      </w:r>
      <w:r w:rsidR="006A3BF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we </w:t>
      </w:r>
      <w:r w:rsidR="00E6793D">
        <w:rPr>
          <w:rFonts w:ascii="Times New Roman" w:eastAsia="Times New Roman" w:hAnsi="Times New Roman" w:cs="Times New Roman"/>
          <w:sz w:val="24"/>
          <w:szCs w:val="24"/>
        </w:rPr>
        <w:t>compare</w:t>
      </w:r>
      <w:r w:rsidR="00AF19F1">
        <w:rPr>
          <w:rFonts w:ascii="Times New Roman" w:eastAsia="Times New Roman" w:hAnsi="Times New Roman" w:cs="Times New Roman"/>
          <w:sz w:val="24"/>
          <w:szCs w:val="24"/>
        </w:rPr>
        <w:t>d</w:t>
      </w:r>
      <w:r w:rsidR="00E6793D">
        <w:rPr>
          <w:rFonts w:ascii="Times New Roman" w:eastAsia="Times New Roman" w:hAnsi="Times New Roman" w:cs="Times New Roman"/>
          <w:sz w:val="24"/>
          <w:szCs w:val="24"/>
        </w:rPr>
        <w:t xml:space="preserve"> t</w:t>
      </w:r>
      <w:r w:rsidR="000D0C40">
        <w:rPr>
          <w:rFonts w:ascii="Times New Roman" w:eastAsia="Times New Roman" w:hAnsi="Times New Roman" w:cs="Times New Roman"/>
          <w:sz w:val="24"/>
          <w:szCs w:val="24"/>
        </w:rPr>
        <w:t>hree</w:t>
      </w:r>
      <w:r w:rsidR="00E6793D">
        <w:rPr>
          <w:rFonts w:ascii="Times New Roman" w:eastAsia="Times New Roman" w:hAnsi="Times New Roman" w:cs="Times New Roman"/>
          <w:sz w:val="24"/>
          <w:szCs w:val="24"/>
        </w:rPr>
        <w:t xml:space="preserve"> </w:t>
      </w:r>
      <w:r w:rsidR="009D35C3">
        <w:rPr>
          <w:rFonts w:ascii="Times New Roman" w:eastAsia="Times New Roman" w:hAnsi="Times New Roman" w:cs="Times New Roman"/>
          <w:sz w:val="24"/>
          <w:szCs w:val="24"/>
        </w:rPr>
        <w:t xml:space="preserve">behavioral </w:t>
      </w:r>
      <w:r w:rsidR="00E6793D">
        <w:rPr>
          <w:rFonts w:ascii="Times New Roman" w:eastAsia="Times New Roman" w:hAnsi="Times New Roman" w:cs="Times New Roman"/>
          <w:sz w:val="24"/>
          <w:szCs w:val="24"/>
        </w:rPr>
        <w:t xml:space="preserve">models. </w:t>
      </w:r>
      <w:r w:rsidR="000D0C40">
        <w:rPr>
          <w:rFonts w:ascii="Times New Roman" w:eastAsia="Times New Roman" w:hAnsi="Times New Roman" w:cs="Times New Roman"/>
          <w:sz w:val="24"/>
          <w:szCs w:val="24"/>
        </w:rPr>
        <w:t xml:space="preserve">The base model </w:t>
      </w:r>
      <w:r w:rsidR="002E04B3">
        <w:rPr>
          <w:rFonts w:ascii="Times New Roman" w:eastAsia="Times New Roman" w:hAnsi="Times New Roman" w:cs="Times New Roman"/>
          <w:sz w:val="24"/>
          <w:szCs w:val="24"/>
        </w:rPr>
        <w:t>consider</w:t>
      </w:r>
      <w:r w:rsidR="00D51B82">
        <w:rPr>
          <w:rFonts w:ascii="Times New Roman" w:eastAsia="Times New Roman" w:hAnsi="Times New Roman" w:cs="Times New Roman"/>
          <w:sz w:val="24"/>
          <w:szCs w:val="24"/>
        </w:rPr>
        <w:t>ed only</w:t>
      </w:r>
      <w:r w:rsidR="002E04B3">
        <w:rPr>
          <w:rFonts w:ascii="Times New Roman" w:eastAsia="Times New Roman" w:hAnsi="Times New Roman" w:cs="Times New Roman"/>
          <w:sz w:val="24"/>
          <w:szCs w:val="24"/>
        </w:rPr>
        <w:t xml:space="preserve"> </w:t>
      </w:r>
      <w:r w:rsidR="0073466E">
        <w:rPr>
          <w:rFonts w:ascii="Times New Roman" w:eastAsia="Times New Roman" w:hAnsi="Times New Roman" w:cs="Times New Roman"/>
          <w:sz w:val="24"/>
          <w:szCs w:val="24"/>
        </w:rPr>
        <w:t xml:space="preserve">the offer </w:t>
      </w:r>
      <w:r w:rsidR="00CA4308">
        <w:rPr>
          <w:rFonts w:ascii="Times New Roman" w:eastAsia="Times New Roman" w:hAnsi="Times New Roman" w:cs="Times New Roman"/>
          <w:sz w:val="24"/>
          <w:szCs w:val="24"/>
        </w:rPr>
        <w:t xml:space="preserve">attributes </w:t>
      </w:r>
      <w:r w:rsidR="0073466E">
        <w:rPr>
          <w:rFonts w:ascii="Times New Roman" w:eastAsia="Times New Roman" w:hAnsi="Times New Roman" w:cs="Times New Roman"/>
          <w:sz w:val="24"/>
          <w:szCs w:val="24"/>
        </w:rPr>
        <w:t>(reward magnitude and delay</w:t>
      </w:r>
      <w:r w:rsidR="00082AE1">
        <w:rPr>
          <w:rFonts w:ascii="Times New Roman" w:eastAsia="Times New Roman" w:hAnsi="Times New Roman" w:cs="Times New Roman"/>
          <w:sz w:val="24"/>
          <w:szCs w:val="24"/>
        </w:rPr>
        <w:t>; see Methods for details</w:t>
      </w:r>
      <w:r w:rsidR="0073466E">
        <w:rPr>
          <w:rFonts w:ascii="Times New Roman" w:eastAsia="Times New Roman" w:hAnsi="Times New Roman" w:cs="Times New Roman"/>
          <w:sz w:val="24"/>
          <w:szCs w:val="24"/>
        </w:rPr>
        <w:t>)</w:t>
      </w:r>
      <w:r w:rsidR="008C59D8">
        <w:rPr>
          <w:rFonts w:ascii="Times New Roman" w:eastAsia="Times New Roman" w:hAnsi="Times New Roman" w:cs="Times New Roman"/>
          <w:sz w:val="24"/>
          <w:szCs w:val="24"/>
        </w:rPr>
        <w:t>,</w:t>
      </w:r>
      <w:r w:rsidR="00FD35A8">
        <w:rPr>
          <w:rFonts w:ascii="Times New Roman" w:eastAsia="Times New Roman" w:hAnsi="Times New Roman" w:cs="Times New Roman"/>
          <w:sz w:val="24"/>
          <w:szCs w:val="24"/>
        </w:rPr>
        <w:t xml:space="preserve"> </w:t>
      </w:r>
      <w:r w:rsidR="008C59D8">
        <w:rPr>
          <w:rFonts w:ascii="Times New Roman" w:eastAsia="Times New Roman" w:hAnsi="Times New Roman" w:cs="Times New Roman"/>
          <w:sz w:val="24"/>
          <w:szCs w:val="24"/>
        </w:rPr>
        <w:t>ignoring</w:t>
      </w:r>
      <w:r w:rsidR="00FD35A8">
        <w:rPr>
          <w:rFonts w:ascii="Times New Roman" w:eastAsia="Times New Roman" w:hAnsi="Times New Roman" w:cs="Times New Roman"/>
          <w:sz w:val="24"/>
          <w:szCs w:val="24"/>
        </w:rPr>
        <w:t xml:space="preserve"> the color</w:t>
      </w:r>
      <w:r w:rsidR="00B71059">
        <w:rPr>
          <w:rFonts w:ascii="Times New Roman" w:eastAsia="Times New Roman" w:hAnsi="Times New Roman" w:cs="Times New Roman"/>
          <w:sz w:val="24"/>
          <w:szCs w:val="24"/>
        </w:rPr>
        <w:t xml:space="preserve"> and</w:t>
      </w:r>
      <w:r w:rsidR="00FD35A8">
        <w:rPr>
          <w:rFonts w:ascii="Times New Roman" w:eastAsia="Times New Roman" w:hAnsi="Times New Roman" w:cs="Times New Roman"/>
          <w:sz w:val="24"/>
          <w:szCs w:val="24"/>
        </w:rPr>
        <w:t xml:space="preserve"> order</w:t>
      </w:r>
      <w:r w:rsidR="00B71059" w:rsidRPr="00B71059">
        <w:rPr>
          <w:rFonts w:ascii="Times New Roman" w:eastAsia="Times New Roman" w:hAnsi="Times New Roman" w:cs="Times New Roman"/>
          <w:sz w:val="24"/>
          <w:szCs w:val="24"/>
        </w:rPr>
        <w:t xml:space="preserve"> </w:t>
      </w:r>
      <w:r w:rsidR="00B71059">
        <w:rPr>
          <w:rFonts w:ascii="Times New Roman" w:eastAsia="Times New Roman" w:hAnsi="Times New Roman" w:cs="Times New Roman"/>
          <w:sz w:val="24"/>
          <w:szCs w:val="24"/>
        </w:rPr>
        <w:t>of the go-signals</w:t>
      </w:r>
      <w:r w:rsidR="0073466E">
        <w:rPr>
          <w:rFonts w:ascii="Times New Roman" w:eastAsia="Times New Roman" w:hAnsi="Times New Roman" w:cs="Times New Roman"/>
          <w:sz w:val="24"/>
          <w:szCs w:val="24"/>
        </w:rPr>
        <w:t>.</w:t>
      </w:r>
      <w:r w:rsidR="00FD35A8">
        <w:rPr>
          <w:rFonts w:ascii="Times New Roman" w:eastAsia="Times New Roman" w:hAnsi="Times New Roman" w:cs="Times New Roman"/>
          <w:sz w:val="24"/>
          <w:szCs w:val="24"/>
        </w:rPr>
        <w:t xml:space="preserve"> This is the classic temporal discounting model, </w:t>
      </w:r>
      <w:r w:rsidR="002F10F2">
        <w:rPr>
          <w:rFonts w:ascii="Times New Roman" w:eastAsia="Times New Roman" w:hAnsi="Times New Roman" w:cs="Times New Roman"/>
          <w:sz w:val="24"/>
          <w:szCs w:val="24"/>
        </w:rPr>
        <w:t>where</w:t>
      </w:r>
      <w:r w:rsidR="00674234">
        <w:rPr>
          <w:rFonts w:ascii="Times New Roman" w:eastAsia="Times New Roman" w:hAnsi="Times New Roman" w:cs="Times New Roman"/>
          <w:sz w:val="24"/>
          <w:szCs w:val="24"/>
        </w:rPr>
        <w:t>by</w:t>
      </w:r>
      <w:r w:rsidR="00FD35A8">
        <w:rPr>
          <w:rFonts w:ascii="Times New Roman" w:eastAsia="Times New Roman" w:hAnsi="Times New Roman" w:cs="Times New Roman"/>
          <w:sz w:val="24"/>
          <w:szCs w:val="24"/>
        </w:rPr>
        <w:t xml:space="preserve"> value </w:t>
      </w:r>
      <w:r w:rsidR="00DA02F3">
        <w:rPr>
          <w:rFonts w:ascii="Times New Roman" w:eastAsia="Times New Roman" w:hAnsi="Times New Roman" w:cs="Times New Roman"/>
          <w:sz w:val="24"/>
          <w:szCs w:val="24"/>
        </w:rPr>
        <w:t>depends</w:t>
      </w:r>
      <w:r w:rsidR="00FD35A8">
        <w:rPr>
          <w:rFonts w:ascii="Times New Roman" w:eastAsia="Times New Roman" w:hAnsi="Times New Roman" w:cs="Times New Roman"/>
          <w:sz w:val="24"/>
          <w:szCs w:val="24"/>
        </w:rPr>
        <w:t xml:space="preserve"> </w:t>
      </w:r>
      <w:r w:rsidR="00C23322">
        <w:rPr>
          <w:rFonts w:ascii="Times New Roman" w:eastAsia="Times New Roman" w:hAnsi="Times New Roman" w:cs="Times New Roman"/>
          <w:sz w:val="24"/>
          <w:szCs w:val="24"/>
        </w:rPr>
        <w:t xml:space="preserve">solely </w:t>
      </w:r>
      <w:r w:rsidR="00FD35A8">
        <w:rPr>
          <w:rFonts w:ascii="Times New Roman" w:eastAsia="Times New Roman" w:hAnsi="Times New Roman" w:cs="Times New Roman"/>
          <w:sz w:val="24"/>
          <w:szCs w:val="24"/>
        </w:rPr>
        <w:t>on reward magnitu</w:t>
      </w:r>
      <w:r w:rsidR="00DA02F3">
        <w:rPr>
          <w:rFonts w:ascii="Times New Roman" w:eastAsia="Times New Roman" w:hAnsi="Times New Roman" w:cs="Times New Roman"/>
          <w:sz w:val="24"/>
          <w:szCs w:val="24"/>
        </w:rPr>
        <w:t xml:space="preserve">de and </w:t>
      </w:r>
      <w:r w:rsidR="00A71C91">
        <w:rPr>
          <w:rFonts w:ascii="Times New Roman" w:eastAsia="Times New Roman" w:hAnsi="Times New Roman" w:cs="Times New Roman"/>
          <w:sz w:val="24"/>
          <w:szCs w:val="24"/>
        </w:rPr>
        <w:t xml:space="preserve">delivery </w:t>
      </w:r>
      <w:r w:rsidR="00C23322">
        <w:rPr>
          <w:rFonts w:ascii="Times New Roman" w:eastAsia="Times New Roman" w:hAnsi="Times New Roman" w:cs="Times New Roman"/>
          <w:sz w:val="24"/>
          <w:szCs w:val="24"/>
        </w:rPr>
        <w:t>delay</w:t>
      </w:r>
      <w:r w:rsidR="0076482D">
        <w:rPr>
          <w:rFonts w:ascii="Times New Roman" w:eastAsia="Times New Roman" w:hAnsi="Times New Roman" w:cs="Times New Roman"/>
          <w:sz w:val="24"/>
          <w:szCs w:val="24"/>
        </w:rPr>
        <w:t xml:space="preserve"> </w:t>
      </w:r>
      <w:commentRangeStart w:id="14"/>
      <w:r w:rsidR="0076482D">
        <w:rPr>
          <w:rFonts w:ascii="Times New Roman" w:eastAsia="Times New Roman" w:hAnsi="Times New Roman" w:cs="Times New Roman"/>
          <w:sz w:val="24"/>
          <w:szCs w:val="24"/>
        </w:rPr>
        <w:t>(as for previous analysis which results were reported in figure 2)</w:t>
      </w:r>
      <w:r w:rsidR="00A71C91">
        <w:rPr>
          <w:rFonts w:ascii="Times New Roman" w:eastAsia="Times New Roman" w:hAnsi="Times New Roman" w:cs="Times New Roman"/>
          <w:sz w:val="24"/>
          <w:szCs w:val="24"/>
        </w:rPr>
        <w:t xml:space="preserve">. </w:t>
      </w:r>
      <w:commentRangeEnd w:id="14"/>
      <w:r w:rsidR="00777B6D">
        <w:rPr>
          <w:rStyle w:val="CommentReference"/>
        </w:rPr>
        <w:commentReference w:id="14"/>
      </w:r>
    </w:p>
    <w:p w14:paraId="11BEBD87" w14:textId="31FAEDCF" w:rsidR="00DF2FA2" w:rsidRDefault="0073466E" w:rsidP="00880CE1">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EA2AA1">
        <w:rPr>
          <w:rFonts w:ascii="Times New Roman" w:eastAsia="Times New Roman" w:hAnsi="Times New Roman" w:cs="Times New Roman"/>
          <w:sz w:val="24"/>
          <w:szCs w:val="24"/>
        </w:rPr>
        <w:t>‘</w:t>
      </w:r>
      <w:r w:rsidR="007D235E">
        <w:rPr>
          <w:rFonts w:ascii="Times New Roman" w:eastAsia="Times New Roman" w:hAnsi="Times New Roman" w:cs="Times New Roman"/>
          <w:sz w:val="24"/>
          <w:szCs w:val="24"/>
        </w:rPr>
        <w:t>full</w:t>
      </w:r>
      <w:r w:rsidR="00EA2AA1">
        <w:rPr>
          <w:rFonts w:ascii="Times New Roman" w:eastAsia="Times New Roman" w:hAnsi="Times New Roman" w:cs="Times New Roman"/>
          <w:sz w:val="24"/>
          <w:szCs w:val="24"/>
        </w:rPr>
        <w:t>’</w:t>
      </w:r>
      <w:r w:rsidR="007D235E">
        <w:rPr>
          <w:rFonts w:ascii="Times New Roman" w:eastAsia="Times New Roman" w:hAnsi="Times New Roman" w:cs="Times New Roman"/>
          <w:sz w:val="24"/>
          <w:szCs w:val="24"/>
        </w:rPr>
        <w:t xml:space="preserve"> temporal </w:t>
      </w:r>
      <w:proofErr w:type="gramStart"/>
      <w:r w:rsidR="007D235E">
        <w:rPr>
          <w:rFonts w:ascii="Times New Roman" w:eastAsia="Times New Roman" w:hAnsi="Times New Roman" w:cs="Times New Roman"/>
          <w:sz w:val="24"/>
          <w:szCs w:val="24"/>
        </w:rPr>
        <w:t>discounting</w:t>
      </w:r>
      <w:proofErr w:type="gramEnd"/>
      <w:r w:rsidR="007D235E">
        <w:rPr>
          <w:rFonts w:ascii="Times New Roman" w:eastAsia="Times New Roman" w:hAnsi="Times New Roman" w:cs="Times New Roman"/>
          <w:sz w:val="24"/>
          <w:szCs w:val="24"/>
        </w:rPr>
        <w:t xml:space="preserve"> model </w:t>
      </w:r>
      <w:r w:rsidR="00AA3B10">
        <w:rPr>
          <w:rFonts w:ascii="Times New Roman" w:eastAsia="Times New Roman" w:hAnsi="Times New Roman" w:cs="Times New Roman"/>
          <w:sz w:val="24"/>
          <w:szCs w:val="24"/>
        </w:rPr>
        <w:t>added</w:t>
      </w:r>
      <w:r w:rsidR="00E6793D">
        <w:rPr>
          <w:rFonts w:ascii="Times New Roman" w:eastAsia="Times New Roman" w:hAnsi="Times New Roman" w:cs="Times New Roman"/>
          <w:sz w:val="24"/>
          <w:szCs w:val="24"/>
        </w:rPr>
        <w:t xml:space="preserve"> </w:t>
      </w:r>
      <w:r w:rsidR="00360FAE">
        <w:rPr>
          <w:rFonts w:ascii="Times New Roman" w:eastAsia="Times New Roman" w:hAnsi="Times New Roman" w:cs="Times New Roman"/>
          <w:sz w:val="24"/>
          <w:szCs w:val="24"/>
        </w:rPr>
        <w:t xml:space="preserve">an </w:t>
      </w:r>
      <w:r w:rsidR="00AA3B10">
        <w:rPr>
          <w:rFonts w:ascii="Times New Roman" w:eastAsia="Times New Roman" w:hAnsi="Times New Roman" w:cs="Times New Roman"/>
          <w:sz w:val="24"/>
          <w:szCs w:val="24"/>
        </w:rPr>
        <w:t xml:space="preserve">extra </w:t>
      </w:r>
      <w:r w:rsidR="00593696">
        <w:rPr>
          <w:rFonts w:ascii="Times New Roman" w:eastAsia="Times New Roman" w:hAnsi="Times New Roman" w:cs="Times New Roman"/>
          <w:sz w:val="24"/>
          <w:szCs w:val="24"/>
        </w:rPr>
        <w:t>waiting</w:t>
      </w:r>
      <w:r w:rsidR="00AA3537" w:rsidRPr="00AA3537">
        <w:rPr>
          <w:rFonts w:ascii="Times New Roman" w:eastAsia="Times New Roman" w:hAnsi="Times New Roman" w:cs="Times New Roman"/>
          <w:sz w:val="24"/>
          <w:szCs w:val="24"/>
        </w:rPr>
        <w:t xml:space="preserve"> </w:t>
      </w:r>
      <w:r w:rsidR="00AA3537">
        <w:rPr>
          <w:rFonts w:ascii="Times New Roman" w:eastAsia="Times New Roman" w:hAnsi="Times New Roman" w:cs="Times New Roman"/>
          <w:sz w:val="24"/>
          <w:szCs w:val="24"/>
        </w:rPr>
        <w:t>cost</w:t>
      </w:r>
      <w:r w:rsidR="00407FD3">
        <w:rPr>
          <w:rFonts w:ascii="Times New Roman" w:eastAsia="Times New Roman" w:hAnsi="Times New Roman" w:cs="Times New Roman"/>
          <w:sz w:val="24"/>
          <w:szCs w:val="24"/>
        </w:rPr>
        <w:t>,</w:t>
      </w:r>
      <w:r w:rsidR="00AA3B10">
        <w:rPr>
          <w:rFonts w:ascii="Times New Roman" w:eastAsia="Times New Roman" w:hAnsi="Times New Roman" w:cs="Times New Roman"/>
          <w:sz w:val="24"/>
          <w:szCs w:val="24"/>
        </w:rPr>
        <w:t xml:space="preserve"> </w:t>
      </w:r>
      <w:r w:rsidR="00DF2FA2">
        <w:rPr>
          <w:rFonts w:ascii="Times New Roman" w:eastAsia="Times New Roman" w:hAnsi="Times New Roman" w:cs="Times New Roman"/>
          <w:sz w:val="24"/>
          <w:szCs w:val="24"/>
        </w:rPr>
        <w:t xml:space="preserve">including the wait imposed by the </w:t>
      </w:r>
      <w:r w:rsidR="00822363">
        <w:rPr>
          <w:rFonts w:ascii="Times New Roman" w:eastAsia="Times New Roman" w:hAnsi="Times New Roman" w:cs="Times New Roman"/>
          <w:sz w:val="24"/>
          <w:szCs w:val="24"/>
        </w:rPr>
        <w:t xml:space="preserve">first </w:t>
      </w:r>
      <w:r w:rsidR="00DF2FA2">
        <w:rPr>
          <w:rFonts w:ascii="Times New Roman" w:eastAsia="Times New Roman" w:hAnsi="Times New Roman" w:cs="Times New Roman"/>
          <w:sz w:val="24"/>
          <w:szCs w:val="24"/>
        </w:rPr>
        <w:t>go-signal</w:t>
      </w:r>
      <w:r w:rsidR="005C0DFE">
        <w:rPr>
          <w:rFonts w:ascii="Times New Roman" w:eastAsia="Times New Roman" w:hAnsi="Times New Roman" w:cs="Times New Roman"/>
          <w:sz w:val="24"/>
          <w:szCs w:val="24"/>
        </w:rPr>
        <w:t xml:space="preserve"> (see Methods)</w:t>
      </w:r>
      <w:r w:rsidR="00DF2FA2">
        <w:rPr>
          <w:rFonts w:ascii="Times New Roman" w:eastAsia="Times New Roman" w:hAnsi="Times New Roman" w:cs="Times New Roman"/>
          <w:sz w:val="24"/>
          <w:szCs w:val="24"/>
        </w:rPr>
        <w:t xml:space="preserve">. </w:t>
      </w:r>
    </w:p>
    <w:p w14:paraId="50B5703F" w14:textId="00F1167D" w:rsidR="00F1357A" w:rsidRDefault="00DF2FA2" w:rsidP="0035490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w:t>
      </w:r>
      <w:r w:rsidR="007400B6">
        <w:rPr>
          <w:rFonts w:ascii="Times New Roman" w:eastAsia="Times New Roman" w:hAnsi="Times New Roman" w:cs="Times New Roman"/>
          <w:sz w:val="24"/>
          <w:szCs w:val="24"/>
        </w:rPr>
        <w:t xml:space="preserve">the </w:t>
      </w:r>
      <w:r w:rsidR="00EA2AA1">
        <w:rPr>
          <w:rFonts w:ascii="Times New Roman" w:eastAsia="Times New Roman" w:hAnsi="Times New Roman" w:cs="Times New Roman"/>
          <w:sz w:val="24"/>
          <w:szCs w:val="24"/>
        </w:rPr>
        <w:t>‘</w:t>
      </w:r>
      <w:proofErr w:type="spellStart"/>
      <w:r w:rsidR="007D235E">
        <w:rPr>
          <w:rFonts w:ascii="Times New Roman" w:eastAsia="Times New Roman" w:hAnsi="Times New Roman" w:cs="Times New Roman"/>
          <w:sz w:val="24"/>
          <w:szCs w:val="24"/>
        </w:rPr>
        <w:t>bias</w:t>
      </w:r>
      <w:r w:rsidR="00EA2AA1">
        <w:rPr>
          <w:rFonts w:ascii="Times New Roman" w:eastAsia="Times New Roman" w:hAnsi="Times New Roman" w:cs="Times New Roman"/>
          <w:sz w:val="24"/>
          <w:szCs w:val="24"/>
        </w:rPr>
        <w:t>’</w:t>
      </w:r>
      <w:proofErr w:type="spellEnd"/>
      <w:r w:rsidR="007D235E">
        <w:rPr>
          <w:rFonts w:ascii="Times New Roman" w:eastAsia="Times New Roman" w:hAnsi="Times New Roman" w:cs="Times New Roman"/>
          <w:sz w:val="24"/>
          <w:szCs w:val="24"/>
        </w:rPr>
        <w:t xml:space="preserve"> </w:t>
      </w:r>
      <w:r w:rsidR="00715485">
        <w:rPr>
          <w:rFonts w:ascii="Times New Roman" w:eastAsia="Times New Roman" w:hAnsi="Times New Roman" w:cs="Times New Roman"/>
          <w:sz w:val="24"/>
          <w:szCs w:val="24"/>
        </w:rPr>
        <w:t>model</w:t>
      </w:r>
      <w:r w:rsidR="00E6793D">
        <w:rPr>
          <w:rFonts w:ascii="Times New Roman" w:eastAsia="Times New Roman" w:hAnsi="Times New Roman" w:cs="Times New Roman"/>
          <w:sz w:val="24"/>
          <w:szCs w:val="24"/>
        </w:rPr>
        <w:t xml:space="preserve"> </w:t>
      </w:r>
      <w:r w:rsidR="00354904">
        <w:rPr>
          <w:rFonts w:ascii="Times New Roman" w:eastAsia="Times New Roman" w:hAnsi="Times New Roman" w:cs="Times New Roman"/>
          <w:sz w:val="24"/>
          <w:szCs w:val="24"/>
        </w:rPr>
        <w:t xml:space="preserve">assumed that </w:t>
      </w:r>
      <w:r w:rsidR="00E6793D">
        <w:rPr>
          <w:rFonts w:ascii="Times New Roman" w:eastAsia="Times New Roman" w:hAnsi="Times New Roman" w:cs="Times New Roman"/>
          <w:sz w:val="24"/>
          <w:szCs w:val="24"/>
        </w:rPr>
        <w:t>the go-signal</w:t>
      </w:r>
      <w:r w:rsidR="00142AE5">
        <w:rPr>
          <w:rFonts w:ascii="Times New Roman" w:eastAsia="Times New Roman" w:hAnsi="Times New Roman" w:cs="Times New Roman"/>
          <w:sz w:val="24"/>
          <w:szCs w:val="24"/>
        </w:rPr>
        <w:t xml:space="preserve"> color</w:t>
      </w:r>
      <w:r w:rsidR="00204442">
        <w:rPr>
          <w:rFonts w:ascii="Times New Roman" w:eastAsia="Times New Roman" w:hAnsi="Times New Roman" w:cs="Times New Roman"/>
          <w:sz w:val="24"/>
          <w:szCs w:val="24"/>
        </w:rPr>
        <w:t xml:space="preserve"> </w:t>
      </w:r>
      <w:r w:rsidR="007D502B">
        <w:rPr>
          <w:rFonts w:ascii="Times New Roman" w:eastAsia="Times New Roman" w:hAnsi="Times New Roman" w:cs="Times New Roman"/>
          <w:sz w:val="24"/>
          <w:szCs w:val="24"/>
        </w:rPr>
        <w:t>introduced</w:t>
      </w:r>
      <w:r w:rsidR="007D502B">
        <w:rPr>
          <w:rFonts w:ascii="Times New Roman" w:eastAsia="Times New Roman" w:hAnsi="Times New Roman" w:cs="Times New Roman"/>
          <w:sz w:val="24"/>
          <w:szCs w:val="24"/>
        </w:rPr>
        <w:t xml:space="preserve"> </w:t>
      </w:r>
      <w:r w:rsidR="0054264F">
        <w:rPr>
          <w:rFonts w:ascii="Times New Roman" w:eastAsia="Times New Roman" w:hAnsi="Times New Roman" w:cs="Times New Roman"/>
          <w:sz w:val="24"/>
          <w:szCs w:val="24"/>
        </w:rPr>
        <w:t xml:space="preserve">a </w:t>
      </w:r>
      <w:r w:rsidR="00EA2AA1">
        <w:rPr>
          <w:rFonts w:ascii="Times New Roman" w:eastAsia="Times New Roman" w:hAnsi="Times New Roman" w:cs="Times New Roman"/>
          <w:sz w:val="24"/>
          <w:szCs w:val="24"/>
        </w:rPr>
        <w:t xml:space="preserve">categorical </w:t>
      </w:r>
      <w:r w:rsidR="007D502B">
        <w:rPr>
          <w:rFonts w:ascii="Times New Roman" w:eastAsia="Times New Roman" w:hAnsi="Times New Roman" w:cs="Times New Roman"/>
          <w:sz w:val="24"/>
          <w:szCs w:val="24"/>
        </w:rPr>
        <w:t>bias and assumed that</w:t>
      </w:r>
      <w:r w:rsidR="007D502B">
        <w:rPr>
          <w:rFonts w:ascii="Times New Roman" w:eastAsia="Times New Roman" w:hAnsi="Times New Roman" w:cs="Times New Roman"/>
          <w:sz w:val="24"/>
          <w:szCs w:val="24"/>
        </w:rPr>
        <w:t xml:space="preserve"> </w:t>
      </w:r>
      <w:r w:rsidR="009A64E1">
        <w:rPr>
          <w:rFonts w:ascii="Times New Roman" w:eastAsia="Times New Roman" w:hAnsi="Times New Roman" w:cs="Times New Roman"/>
          <w:sz w:val="24"/>
          <w:szCs w:val="24"/>
        </w:rPr>
        <w:t xml:space="preserve">choices </w:t>
      </w:r>
      <w:r w:rsidR="00204F72">
        <w:rPr>
          <w:rFonts w:ascii="Times New Roman" w:eastAsia="Times New Roman" w:hAnsi="Times New Roman" w:cs="Times New Roman"/>
          <w:sz w:val="24"/>
          <w:szCs w:val="24"/>
        </w:rPr>
        <w:t xml:space="preserve">were </w:t>
      </w:r>
      <w:r w:rsidR="00354904">
        <w:rPr>
          <w:rFonts w:ascii="Times New Roman" w:eastAsia="Times New Roman" w:hAnsi="Times New Roman" w:cs="Times New Roman"/>
          <w:sz w:val="24"/>
          <w:szCs w:val="24"/>
        </w:rPr>
        <w:t xml:space="preserve">driven by both the temporal discounted value associated with each offer, and the </w:t>
      </w:r>
      <w:r w:rsidR="007D502B">
        <w:rPr>
          <w:rFonts w:ascii="Times New Roman" w:eastAsia="Times New Roman" w:hAnsi="Times New Roman" w:cs="Times New Roman"/>
          <w:sz w:val="24"/>
          <w:szCs w:val="24"/>
        </w:rPr>
        <w:t xml:space="preserve">bias </w:t>
      </w:r>
      <w:r w:rsidR="00354904">
        <w:rPr>
          <w:rFonts w:ascii="Times New Roman" w:eastAsia="Times New Roman" w:hAnsi="Times New Roman" w:cs="Times New Roman"/>
          <w:sz w:val="24"/>
          <w:szCs w:val="24"/>
        </w:rPr>
        <w:t xml:space="preserve">associated with the go-signal </w:t>
      </w:r>
      <w:r w:rsidR="00204F72">
        <w:rPr>
          <w:rFonts w:ascii="Times New Roman" w:eastAsia="Times New Roman" w:hAnsi="Times New Roman" w:cs="Times New Roman"/>
          <w:sz w:val="24"/>
          <w:szCs w:val="24"/>
        </w:rPr>
        <w:t xml:space="preserve">(see Methods). </w:t>
      </w:r>
    </w:p>
    <w:p w14:paraId="1ABF40BC" w14:textId="1940B453" w:rsidR="002C6CB4" w:rsidRDefault="00AA3537" w:rsidP="001C23F6">
      <w:pPr>
        <w:shd w:val="clear" w:color="auto" w:fill="FFFFFF"/>
        <w:spacing w:after="0" w:line="480" w:lineRule="auto"/>
        <w:rPr>
          <w:rFonts w:ascii="Times New Roman" w:eastAsia="Times New Roman" w:hAnsi="Times New Roman" w:cs="Times New Roman"/>
          <w:sz w:val="24"/>
          <w:szCs w:val="24"/>
        </w:rPr>
      </w:pPr>
      <w:r w:rsidRPr="00AA3537">
        <w:rPr>
          <w:rFonts w:ascii="Times New Roman" w:eastAsia="Times New Roman" w:hAnsi="Times New Roman" w:cs="Times New Roman"/>
          <w:sz w:val="24"/>
          <w:szCs w:val="24"/>
        </w:rPr>
        <w:t xml:space="preserve">Model comparison showed that the base model </w:t>
      </w:r>
      <w:proofErr w:type="gramStart"/>
      <w:r w:rsidRPr="00AA3537">
        <w:rPr>
          <w:rFonts w:ascii="Times New Roman" w:eastAsia="Times New Roman" w:hAnsi="Times New Roman" w:cs="Times New Roman"/>
          <w:sz w:val="24"/>
          <w:szCs w:val="24"/>
        </w:rPr>
        <w:t>fit</w:t>
      </w:r>
      <w:proofErr w:type="gramEnd"/>
      <w:r w:rsidRPr="00AA3537">
        <w:rPr>
          <w:rFonts w:ascii="Times New Roman" w:eastAsia="Times New Roman" w:hAnsi="Times New Roman" w:cs="Times New Roman"/>
          <w:sz w:val="24"/>
          <w:szCs w:val="24"/>
        </w:rPr>
        <w:t xml:space="preserve"> worst for both animals</w:t>
      </w:r>
      <w:r w:rsidR="002C6CB4">
        <w:rPr>
          <w:rFonts w:ascii="Times New Roman" w:eastAsia="Times New Roman" w:hAnsi="Times New Roman" w:cs="Times New Roman"/>
          <w:sz w:val="24"/>
          <w:szCs w:val="24"/>
        </w:rPr>
        <w:t xml:space="preserve">. </w:t>
      </w:r>
    </w:p>
    <w:p w14:paraId="10EC5AD3" w14:textId="5C4B4F1A" w:rsidR="000530E0" w:rsidRDefault="000530E0" w:rsidP="001C23F6">
      <w:pPr>
        <w:shd w:val="clear" w:color="auto" w:fill="FFFFFF"/>
        <w:spacing w:after="0" w:line="480" w:lineRule="auto"/>
        <w:rPr>
          <w:rFonts w:ascii="Times New Roman" w:eastAsia="Times New Roman" w:hAnsi="Times New Roman" w:cs="Times New Roman"/>
          <w:sz w:val="24"/>
          <w:szCs w:val="24"/>
        </w:rPr>
      </w:pPr>
      <w:r w:rsidRPr="000530E0">
        <w:rPr>
          <w:rFonts w:ascii="Times New Roman" w:eastAsia="Times New Roman" w:hAnsi="Times New Roman" w:cs="Times New Roman"/>
          <w:sz w:val="24"/>
          <w:szCs w:val="24"/>
        </w:rPr>
        <w:t xml:space="preserve">Monkey </w:t>
      </w:r>
      <w:r w:rsidR="002C6CB4">
        <w:rPr>
          <w:rFonts w:ascii="Times New Roman" w:eastAsia="Times New Roman" w:hAnsi="Times New Roman" w:cs="Times New Roman"/>
          <w:sz w:val="24"/>
          <w:szCs w:val="24"/>
        </w:rPr>
        <w:t xml:space="preserve">S’s </w:t>
      </w:r>
      <w:r w:rsidR="001902F1">
        <w:rPr>
          <w:rFonts w:ascii="Times New Roman" w:eastAsia="Times New Roman" w:hAnsi="Times New Roman" w:cs="Times New Roman"/>
          <w:sz w:val="24"/>
          <w:szCs w:val="24"/>
        </w:rPr>
        <w:t>behavior</w:t>
      </w:r>
      <w:r w:rsidRPr="000530E0">
        <w:rPr>
          <w:rFonts w:ascii="Times New Roman" w:eastAsia="Times New Roman" w:hAnsi="Times New Roman" w:cs="Times New Roman"/>
          <w:sz w:val="24"/>
          <w:szCs w:val="24"/>
        </w:rPr>
        <w:t xml:space="preserve"> </w:t>
      </w:r>
      <w:r w:rsidR="001902F1">
        <w:rPr>
          <w:rFonts w:ascii="Times New Roman" w:eastAsia="Times New Roman" w:hAnsi="Times New Roman" w:cs="Times New Roman"/>
          <w:sz w:val="24"/>
          <w:szCs w:val="24"/>
        </w:rPr>
        <w:t>wa</w:t>
      </w:r>
      <w:r w:rsidRPr="000530E0">
        <w:rPr>
          <w:rFonts w:ascii="Times New Roman" w:eastAsia="Times New Roman" w:hAnsi="Times New Roman" w:cs="Times New Roman"/>
          <w:sz w:val="24"/>
          <w:szCs w:val="24"/>
        </w:rPr>
        <w:t xml:space="preserve">s best explained by </w:t>
      </w:r>
      <w:r w:rsidR="00303D8C">
        <w:rPr>
          <w:rFonts w:ascii="Times New Roman" w:eastAsia="Times New Roman" w:hAnsi="Times New Roman" w:cs="Times New Roman"/>
          <w:sz w:val="24"/>
          <w:szCs w:val="24"/>
        </w:rPr>
        <w:t>the</w:t>
      </w:r>
      <w:r w:rsidRPr="000530E0">
        <w:rPr>
          <w:rFonts w:ascii="Times New Roman" w:eastAsia="Times New Roman" w:hAnsi="Times New Roman" w:cs="Times New Roman"/>
          <w:sz w:val="24"/>
          <w:szCs w:val="24"/>
        </w:rPr>
        <w:t xml:space="preserve"> full temporal discounting model</w:t>
      </w:r>
      <w:r w:rsidR="00A53FEF">
        <w:rPr>
          <w:rFonts w:ascii="Times New Roman" w:eastAsia="Times New Roman" w:hAnsi="Times New Roman" w:cs="Times New Roman"/>
          <w:sz w:val="24"/>
          <w:szCs w:val="24"/>
        </w:rPr>
        <w:t xml:space="preserve"> (Fig. </w:t>
      </w:r>
      <w:r w:rsidR="00C52090">
        <w:rPr>
          <w:rFonts w:ascii="Times New Roman" w:eastAsia="Times New Roman" w:hAnsi="Times New Roman" w:cs="Times New Roman"/>
          <w:sz w:val="24"/>
          <w:szCs w:val="24"/>
        </w:rPr>
        <w:t>6</w:t>
      </w:r>
      <w:r w:rsidR="003744CA">
        <w:rPr>
          <w:rFonts w:ascii="Times New Roman" w:eastAsia="Times New Roman" w:hAnsi="Times New Roman" w:cs="Times New Roman"/>
          <w:sz w:val="24"/>
          <w:szCs w:val="24"/>
        </w:rPr>
        <w:t>A</w:t>
      </w:r>
      <w:r w:rsidR="00A53FEF">
        <w:rPr>
          <w:rFonts w:ascii="Times New Roman" w:eastAsia="Times New Roman" w:hAnsi="Times New Roman" w:cs="Times New Roman"/>
          <w:sz w:val="24"/>
          <w:szCs w:val="24"/>
        </w:rPr>
        <w:t>&amp;</w:t>
      </w:r>
      <w:r w:rsidR="003744CA">
        <w:rPr>
          <w:rFonts w:ascii="Times New Roman" w:eastAsia="Times New Roman" w:hAnsi="Times New Roman" w:cs="Times New Roman"/>
          <w:sz w:val="24"/>
          <w:szCs w:val="24"/>
        </w:rPr>
        <w:t>C</w:t>
      </w:r>
      <w:r w:rsidR="00A53FEF">
        <w:rPr>
          <w:rFonts w:ascii="Times New Roman" w:eastAsia="Times New Roman" w:hAnsi="Times New Roman" w:cs="Times New Roman"/>
          <w:sz w:val="24"/>
          <w:szCs w:val="24"/>
        </w:rPr>
        <w:t>)</w:t>
      </w:r>
      <w:r w:rsidR="001902F1">
        <w:rPr>
          <w:rFonts w:ascii="Times New Roman" w:eastAsia="Times New Roman" w:hAnsi="Times New Roman" w:cs="Times New Roman"/>
          <w:sz w:val="24"/>
          <w:szCs w:val="24"/>
        </w:rPr>
        <w:t>, suggesting integration of both offer and go-signal timing into value computation</w:t>
      </w:r>
      <w:r w:rsidR="007D2626">
        <w:rPr>
          <w:rFonts w:ascii="Times New Roman" w:eastAsia="Times New Roman" w:hAnsi="Times New Roman" w:cs="Times New Roman"/>
          <w:sz w:val="24"/>
          <w:szCs w:val="24"/>
        </w:rPr>
        <w:t>s</w:t>
      </w:r>
      <w:r w:rsidR="00ED3B3D">
        <w:rPr>
          <w:rFonts w:ascii="Times New Roman" w:eastAsia="Times New Roman" w:hAnsi="Times New Roman" w:cs="Times New Roman"/>
          <w:sz w:val="24"/>
          <w:szCs w:val="24"/>
        </w:rPr>
        <w:t>.</w:t>
      </w:r>
      <w:r w:rsidR="00DE6D8B">
        <w:rPr>
          <w:rFonts w:ascii="Times New Roman" w:eastAsia="Times New Roman" w:hAnsi="Times New Roman" w:cs="Times New Roman"/>
          <w:color w:val="FF0000"/>
          <w:sz w:val="24"/>
          <w:szCs w:val="24"/>
        </w:rPr>
        <w:t xml:space="preserve"> </w:t>
      </w:r>
      <w:r w:rsidR="004F66BA">
        <w:rPr>
          <w:rFonts w:ascii="Times New Roman" w:eastAsia="Times New Roman" w:hAnsi="Times New Roman" w:cs="Times New Roman"/>
          <w:sz w:val="24"/>
          <w:szCs w:val="24"/>
        </w:rPr>
        <w:t xml:space="preserve">In contrast, </w:t>
      </w:r>
      <w:r w:rsidRPr="000530E0">
        <w:rPr>
          <w:rFonts w:ascii="Times New Roman" w:eastAsia="Times New Roman" w:hAnsi="Times New Roman" w:cs="Times New Roman"/>
          <w:sz w:val="24"/>
          <w:szCs w:val="24"/>
        </w:rPr>
        <w:t xml:space="preserve">Monkey </w:t>
      </w:r>
      <w:r w:rsidR="002C6CB4">
        <w:rPr>
          <w:rFonts w:ascii="Times New Roman" w:eastAsia="Times New Roman" w:hAnsi="Times New Roman" w:cs="Times New Roman"/>
          <w:sz w:val="24"/>
          <w:szCs w:val="24"/>
        </w:rPr>
        <w:t xml:space="preserve">T’s </w:t>
      </w:r>
      <w:r w:rsidR="009E12C6">
        <w:rPr>
          <w:rFonts w:ascii="Times New Roman" w:eastAsia="Times New Roman" w:hAnsi="Times New Roman" w:cs="Times New Roman"/>
          <w:sz w:val="24"/>
          <w:szCs w:val="24"/>
        </w:rPr>
        <w:t>behavior</w:t>
      </w:r>
      <w:r>
        <w:rPr>
          <w:rFonts w:ascii="Times New Roman" w:eastAsia="Times New Roman" w:hAnsi="Times New Roman" w:cs="Times New Roman"/>
          <w:sz w:val="24"/>
          <w:szCs w:val="24"/>
        </w:rPr>
        <w:t xml:space="preserve"> </w:t>
      </w:r>
      <w:r w:rsidR="009E12C6">
        <w:rPr>
          <w:rFonts w:ascii="Times New Roman" w:eastAsia="Times New Roman" w:hAnsi="Times New Roman" w:cs="Times New Roman"/>
          <w:sz w:val="24"/>
          <w:szCs w:val="24"/>
        </w:rPr>
        <w:t>fit</w:t>
      </w:r>
      <w:r w:rsidR="005B5AF7">
        <w:rPr>
          <w:rFonts w:ascii="Times New Roman" w:eastAsia="Times New Roman" w:hAnsi="Times New Roman" w:cs="Times New Roman"/>
          <w:sz w:val="24"/>
          <w:szCs w:val="24"/>
        </w:rPr>
        <w:t>s</w:t>
      </w:r>
      <w:r w:rsidR="009E12C6">
        <w:rPr>
          <w:rFonts w:ascii="Times New Roman" w:eastAsia="Times New Roman" w:hAnsi="Times New Roman" w:cs="Times New Roman"/>
          <w:sz w:val="24"/>
          <w:szCs w:val="24"/>
        </w:rPr>
        <w:t xml:space="preserve"> the</w:t>
      </w:r>
      <w:r w:rsidR="00811E90">
        <w:rPr>
          <w:rFonts w:ascii="Times New Roman" w:eastAsia="Times New Roman" w:hAnsi="Times New Roman" w:cs="Times New Roman"/>
          <w:sz w:val="24"/>
          <w:szCs w:val="24"/>
        </w:rPr>
        <w:t xml:space="preserve"> </w:t>
      </w:r>
      <w:r w:rsidR="00303D8C">
        <w:rPr>
          <w:rFonts w:ascii="Times New Roman" w:eastAsia="Times New Roman" w:hAnsi="Times New Roman" w:cs="Times New Roman"/>
          <w:sz w:val="24"/>
          <w:szCs w:val="24"/>
        </w:rPr>
        <w:t>bias</w:t>
      </w:r>
      <w:r w:rsidRPr="000530E0">
        <w:rPr>
          <w:rFonts w:ascii="Times New Roman" w:eastAsia="Times New Roman" w:hAnsi="Times New Roman" w:cs="Times New Roman"/>
          <w:sz w:val="24"/>
          <w:szCs w:val="24"/>
        </w:rPr>
        <w:t xml:space="preserve"> </w:t>
      </w:r>
      <w:r w:rsidR="003744CA" w:rsidRPr="000530E0">
        <w:rPr>
          <w:rFonts w:ascii="Times New Roman" w:eastAsia="Times New Roman" w:hAnsi="Times New Roman" w:cs="Times New Roman"/>
          <w:sz w:val="24"/>
          <w:szCs w:val="24"/>
        </w:rPr>
        <w:t>model</w:t>
      </w:r>
      <w:r w:rsidR="009E12C6">
        <w:rPr>
          <w:rFonts w:ascii="Times New Roman" w:eastAsia="Times New Roman" w:hAnsi="Times New Roman" w:cs="Times New Roman"/>
          <w:sz w:val="24"/>
          <w:szCs w:val="24"/>
        </w:rPr>
        <w:t xml:space="preserve">, </w:t>
      </w:r>
      <w:r w:rsidR="00AA3537">
        <w:rPr>
          <w:rFonts w:ascii="Times New Roman" w:eastAsia="Times New Roman" w:hAnsi="Times New Roman" w:cs="Times New Roman"/>
          <w:sz w:val="24"/>
          <w:szCs w:val="24"/>
        </w:rPr>
        <w:t xml:space="preserve">indicating </w:t>
      </w:r>
      <w:r w:rsidR="009E12C6">
        <w:rPr>
          <w:rFonts w:ascii="Times New Roman" w:eastAsia="Times New Roman" w:hAnsi="Times New Roman" w:cs="Times New Roman"/>
          <w:sz w:val="24"/>
          <w:szCs w:val="24"/>
        </w:rPr>
        <w:t>a</w:t>
      </w:r>
      <w:r w:rsidR="00AA3537" w:rsidRPr="00AA3537">
        <w:rPr>
          <w:rFonts w:ascii="Times New Roman" w:eastAsia="Times New Roman" w:hAnsi="Times New Roman" w:cs="Times New Roman"/>
          <w:sz w:val="24"/>
          <w:szCs w:val="24"/>
        </w:rPr>
        <w:t xml:space="preserve"> strong </w:t>
      </w:r>
      <w:r w:rsidR="00EA2AA1">
        <w:rPr>
          <w:rFonts w:ascii="Times New Roman" w:eastAsia="Times New Roman" w:hAnsi="Times New Roman" w:cs="Times New Roman"/>
          <w:sz w:val="24"/>
          <w:szCs w:val="24"/>
        </w:rPr>
        <w:t>cue</w:t>
      </w:r>
      <w:r w:rsidR="00AA3537" w:rsidRPr="00AA3537">
        <w:rPr>
          <w:rFonts w:ascii="Times New Roman" w:eastAsia="Times New Roman" w:hAnsi="Times New Roman" w:cs="Times New Roman"/>
          <w:sz w:val="24"/>
          <w:szCs w:val="24"/>
        </w:rPr>
        <w:t>-based preference rather than temporal integration</w:t>
      </w:r>
      <w:r w:rsidR="00CB1AFF">
        <w:rPr>
          <w:rFonts w:ascii="Times New Roman" w:eastAsia="Times New Roman" w:hAnsi="Times New Roman" w:cs="Times New Roman"/>
          <w:sz w:val="24"/>
          <w:szCs w:val="24"/>
        </w:rPr>
        <w:t xml:space="preserve"> (Fig. 6B&amp;D</w:t>
      </w:r>
      <w:r w:rsidR="00CB1AFF" w:rsidRPr="000530E0">
        <w:rPr>
          <w:rFonts w:ascii="Times New Roman" w:eastAsia="Times New Roman" w:hAnsi="Times New Roman" w:cs="Times New Roman"/>
          <w:sz w:val="24"/>
          <w:szCs w:val="24"/>
        </w:rPr>
        <w:t>)</w:t>
      </w:r>
      <w:r w:rsidR="006A3BF2">
        <w:rPr>
          <w:rFonts w:ascii="Times New Roman" w:eastAsia="Times New Roman" w:hAnsi="Times New Roman" w:cs="Times New Roman"/>
          <w:sz w:val="24"/>
          <w:szCs w:val="24"/>
        </w:rPr>
        <w:t>.</w:t>
      </w:r>
      <w:r w:rsidR="00A92DA7">
        <w:rPr>
          <w:rFonts w:ascii="Times New Roman" w:eastAsia="Times New Roman" w:hAnsi="Times New Roman" w:cs="Times New Roman"/>
          <w:sz w:val="24"/>
          <w:szCs w:val="24"/>
        </w:rPr>
        <w:t xml:space="preserve"> </w:t>
      </w:r>
    </w:p>
    <w:p w14:paraId="32001A5E" w14:textId="77777777" w:rsidR="002C6CB4" w:rsidRDefault="002C6CB4" w:rsidP="001C23F6">
      <w:pPr>
        <w:shd w:val="clear" w:color="auto" w:fill="FFFFFF"/>
        <w:spacing w:after="0" w:line="480" w:lineRule="auto"/>
        <w:rPr>
          <w:rFonts w:ascii="Times New Roman" w:eastAsia="Times New Roman" w:hAnsi="Times New Roman" w:cs="Times New Roman"/>
          <w:sz w:val="24"/>
          <w:szCs w:val="24"/>
        </w:rPr>
      </w:pPr>
    </w:p>
    <w:p w14:paraId="78EF019C" w14:textId="1DA2AB99" w:rsidR="005B78B9" w:rsidRDefault="00894D1A" w:rsidP="00956427">
      <w:pPr>
        <w:shd w:val="clear" w:color="auto" w:fill="FFFFFF"/>
        <w:spacing w:after="0" w:line="480" w:lineRule="auto"/>
        <w:jc w:val="center"/>
        <w:rPr>
          <w:rFonts w:ascii="Times New Roman" w:eastAsia="Times New Roman" w:hAnsi="Times New Roman" w:cs="Times New Roman"/>
          <w:b/>
          <w:i/>
          <w:iCs/>
          <w:sz w:val="24"/>
          <w:szCs w:val="24"/>
        </w:rPr>
      </w:pPr>
      <w:r>
        <w:rPr>
          <w:noProof/>
          <w14:ligatures w14:val="standardContextual"/>
        </w:rPr>
        <w:lastRenderedPageBreak/>
        <w:drawing>
          <wp:inline distT="0" distB="0" distL="0" distR="0" wp14:anchorId="049DCF92" wp14:editId="40E0433D">
            <wp:extent cx="3800538" cy="3869140"/>
            <wp:effectExtent l="0" t="0" r="0" b="0"/>
            <wp:docPr id="15854040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04053"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3805445" cy="3874135"/>
                    </a:xfrm>
                    <a:prstGeom prst="rect">
                      <a:avLst/>
                    </a:prstGeom>
                  </pic:spPr>
                </pic:pic>
              </a:graphicData>
            </a:graphic>
          </wp:inline>
        </w:drawing>
      </w:r>
    </w:p>
    <w:p w14:paraId="2E7839EF" w14:textId="75C5E0E6" w:rsidR="005B78B9" w:rsidRPr="0090749F" w:rsidRDefault="0090749F" w:rsidP="0090749F">
      <w:pPr>
        <w:shd w:val="clear" w:color="auto" w:fill="FFFFFF"/>
        <w:spacing w:after="0" w:line="480" w:lineRule="auto"/>
        <w:rPr>
          <w:rFonts w:ascii="Times New Roman" w:eastAsia="Times New Roman" w:hAnsi="Times New Roman" w:cs="Times New Roman"/>
          <w:b/>
          <w:i/>
          <w:iCs/>
        </w:rPr>
      </w:pPr>
      <w:r w:rsidRPr="0090749F">
        <w:rPr>
          <w:rFonts w:ascii="Times New Roman" w:eastAsia="Times New Roman" w:hAnsi="Times New Roman" w:cs="Times New Roman"/>
          <w:b/>
          <w:bCs/>
        </w:rPr>
        <w:t>Figure 6. Model comparison.</w:t>
      </w:r>
      <w:r w:rsidRPr="0090749F">
        <w:rPr>
          <w:rFonts w:ascii="Times New Roman" w:eastAsia="Times New Roman" w:hAnsi="Times New Roman" w:cs="Times New Roman"/>
        </w:rPr>
        <w:t xml:space="preserve"> AIC values (A-B) and probability of best fit (C-D) for the base, full, and bias models in Monkey S (A&amp;C) and Monkey T (B&amp;</w:t>
      </w:r>
      <w:r w:rsidRPr="0090749F">
        <w:rPr>
          <w:rFonts w:ascii="Times New Roman" w:eastAsia="Times New Roman" w:hAnsi="Times New Roman" w:cs="Times New Roman"/>
        </w:rPr>
        <w:t xml:space="preserve"> </w:t>
      </w:r>
      <w:r w:rsidRPr="0090749F">
        <w:rPr>
          <w:rFonts w:ascii="Times New Roman" w:eastAsia="Times New Roman" w:hAnsi="Times New Roman" w:cs="Times New Roman"/>
        </w:rPr>
        <w:t>D).</w:t>
      </w:r>
    </w:p>
    <w:p w14:paraId="36AAAA29" w14:textId="77777777" w:rsidR="00CC581A" w:rsidRDefault="00CC581A" w:rsidP="001178D4">
      <w:pPr>
        <w:shd w:val="clear" w:color="auto" w:fill="FFFFFF"/>
        <w:spacing w:after="0" w:line="480" w:lineRule="auto"/>
        <w:rPr>
          <w:rFonts w:ascii="Times New Roman" w:eastAsia="Times New Roman" w:hAnsi="Times New Roman" w:cs="Times New Roman"/>
          <w:b/>
          <w:i/>
          <w:iCs/>
          <w:sz w:val="24"/>
          <w:szCs w:val="24"/>
        </w:rPr>
      </w:pPr>
    </w:p>
    <w:p w14:paraId="48283BF3" w14:textId="018F3906" w:rsidR="00413780" w:rsidRPr="00314E2C" w:rsidRDefault="00FF7E17" w:rsidP="00956E97">
      <w:pPr>
        <w:shd w:val="clear" w:color="auto" w:fill="FFFFFF"/>
        <w:spacing w:after="0" w:line="480" w:lineRule="auto"/>
        <w:rPr>
          <w:rFonts w:ascii="Times New Roman" w:eastAsia="Times New Roman" w:hAnsi="Times New Roman" w:cs="Times New Roman"/>
          <w:b/>
          <w:i/>
          <w:iCs/>
          <w:sz w:val="24"/>
          <w:szCs w:val="24"/>
        </w:rPr>
      </w:pPr>
      <w:r>
        <w:rPr>
          <w:rFonts w:ascii="Times New Roman" w:eastAsia="Times New Roman" w:hAnsi="Times New Roman" w:cs="Times New Roman"/>
          <w:b/>
          <w:i/>
          <w:iCs/>
          <w:sz w:val="24"/>
          <w:szCs w:val="24"/>
        </w:rPr>
        <w:t>5</w:t>
      </w:r>
      <w:r w:rsidR="00E133A8" w:rsidRPr="00314E2C">
        <w:rPr>
          <w:rFonts w:ascii="Times New Roman" w:eastAsia="Times New Roman" w:hAnsi="Times New Roman" w:cs="Times New Roman"/>
          <w:b/>
          <w:i/>
          <w:iCs/>
          <w:sz w:val="24"/>
          <w:szCs w:val="24"/>
        </w:rPr>
        <w:t xml:space="preserve">. </w:t>
      </w:r>
      <w:r w:rsidR="00EF6259" w:rsidRPr="00EF6259">
        <w:rPr>
          <w:rFonts w:ascii="Times New Roman" w:eastAsia="Times New Roman" w:hAnsi="Times New Roman" w:cs="Times New Roman"/>
          <w:b/>
          <w:i/>
          <w:iCs/>
          <w:sz w:val="24"/>
          <w:szCs w:val="24"/>
        </w:rPr>
        <w:t>Neural signatures of go-signal timing and value integration</w:t>
      </w:r>
    </w:p>
    <w:p w14:paraId="6D1CA248" w14:textId="33A46786" w:rsidR="00413780" w:rsidRPr="005D1BEE" w:rsidRDefault="00413780" w:rsidP="00413780">
      <w:pPr>
        <w:pBdr>
          <w:top w:val="nil"/>
          <w:left w:val="nil"/>
          <w:bottom w:val="nil"/>
          <w:right w:val="nil"/>
          <w:between w:val="nil"/>
        </w:pBdr>
        <w:spacing w:after="0" w:line="480" w:lineRule="auto"/>
        <w:rPr>
          <w:rFonts w:ascii="Times New Roman" w:hAnsi="Times New Roman" w:cs="Times New Roman"/>
          <w:sz w:val="24"/>
          <w:szCs w:val="24"/>
        </w:rPr>
      </w:pPr>
      <w:r w:rsidRPr="007C4C95">
        <w:rPr>
          <w:rFonts w:ascii="Times New Roman" w:hAnsi="Times New Roman" w:cs="Times New Roman"/>
          <w:bCs/>
          <w:sz w:val="24"/>
          <w:szCs w:val="24"/>
        </w:rPr>
        <w:t xml:space="preserve">The two-step go-signal design </w:t>
      </w:r>
      <w:r w:rsidR="008418C0" w:rsidRPr="007C4C95">
        <w:rPr>
          <w:rFonts w:ascii="Times New Roman" w:hAnsi="Times New Roman" w:cs="Times New Roman"/>
          <w:bCs/>
          <w:sz w:val="24"/>
          <w:szCs w:val="24"/>
        </w:rPr>
        <w:t xml:space="preserve">introduced uncertainty about the timing and the structure of the choice, whether the animal could act </w:t>
      </w:r>
      <w:r w:rsidR="00055452" w:rsidRPr="007C4C95">
        <w:rPr>
          <w:rFonts w:ascii="Times New Roman" w:hAnsi="Times New Roman" w:cs="Times New Roman"/>
          <w:bCs/>
          <w:sz w:val="24"/>
          <w:szCs w:val="24"/>
        </w:rPr>
        <w:t>immediately</w:t>
      </w:r>
      <w:r w:rsidR="008418C0" w:rsidRPr="007C4C95">
        <w:rPr>
          <w:rFonts w:ascii="Times New Roman" w:hAnsi="Times New Roman" w:cs="Times New Roman"/>
          <w:bCs/>
          <w:sz w:val="24"/>
          <w:szCs w:val="24"/>
        </w:rPr>
        <w:t xml:space="preserve"> or </w:t>
      </w:r>
      <w:r w:rsidR="00055452" w:rsidRPr="007C4C95">
        <w:rPr>
          <w:rFonts w:ascii="Times New Roman" w:hAnsi="Times New Roman" w:cs="Times New Roman"/>
          <w:bCs/>
          <w:sz w:val="24"/>
          <w:szCs w:val="24"/>
        </w:rPr>
        <w:t>had</w:t>
      </w:r>
      <w:r w:rsidR="008418C0" w:rsidRPr="007C4C95">
        <w:rPr>
          <w:rFonts w:ascii="Times New Roman" w:hAnsi="Times New Roman" w:cs="Times New Roman"/>
          <w:bCs/>
          <w:sz w:val="24"/>
          <w:szCs w:val="24"/>
        </w:rPr>
        <w:t xml:space="preserve"> to wait, allowing us</w:t>
      </w:r>
      <w:r w:rsidR="003400B0" w:rsidRPr="007C4C95">
        <w:rPr>
          <w:rFonts w:ascii="Times New Roman" w:hAnsi="Times New Roman" w:cs="Times New Roman"/>
          <w:bCs/>
          <w:sz w:val="24"/>
          <w:szCs w:val="24"/>
        </w:rPr>
        <w:t xml:space="preserve"> </w:t>
      </w:r>
      <w:r w:rsidRPr="007C4C95">
        <w:rPr>
          <w:rFonts w:ascii="Times New Roman" w:hAnsi="Times New Roman" w:cs="Times New Roman"/>
          <w:bCs/>
          <w:sz w:val="24"/>
          <w:szCs w:val="24"/>
        </w:rPr>
        <w:t xml:space="preserve">to </w:t>
      </w:r>
      <w:r w:rsidR="003400B0" w:rsidRPr="007C4C95">
        <w:rPr>
          <w:rFonts w:ascii="Times New Roman" w:hAnsi="Times New Roman" w:cs="Times New Roman"/>
          <w:bCs/>
          <w:sz w:val="24"/>
          <w:szCs w:val="24"/>
        </w:rPr>
        <w:t xml:space="preserve">test </w:t>
      </w:r>
      <w:r w:rsidRPr="007C4C95">
        <w:rPr>
          <w:rFonts w:ascii="Times New Roman" w:hAnsi="Times New Roman" w:cs="Times New Roman"/>
          <w:bCs/>
          <w:sz w:val="24"/>
          <w:szCs w:val="24"/>
        </w:rPr>
        <w:t xml:space="preserve">how </w:t>
      </w:r>
      <w:r w:rsidR="003400B0" w:rsidRPr="007C4C95">
        <w:rPr>
          <w:rFonts w:ascii="Times New Roman" w:hAnsi="Times New Roman" w:cs="Times New Roman"/>
          <w:bCs/>
          <w:sz w:val="24"/>
          <w:szCs w:val="24"/>
        </w:rPr>
        <w:t xml:space="preserve">the timing </w:t>
      </w:r>
      <w:r w:rsidR="00055452" w:rsidRPr="007C4C95">
        <w:rPr>
          <w:rFonts w:ascii="Times New Roman" w:hAnsi="Times New Roman" w:cs="Times New Roman"/>
          <w:bCs/>
          <w:sz w:val="24"/>
          <w:szCs w:val="24"/>
        </w:rPr>
        <w:t>constraint</w:t>
      </w:r>
      <w:r w:rsidR="003400B0" w:rsidRPr="007C4C95">
        <w:rPr>
          <w:rFonts w:ascii="Times New Roman" w:hAnsi="Times New Roman" w:cs="Times New Roman"/>
          <w:bCs/>
          <w:sz w:val="24"/>
          <w:szCs w:val="24"/>
        </w:rPr>
        <w:t xml:space="preserve"> interact</w:t>
      </w:r>
      <w:r w:rsidR="00055452" w:rsidRPr="007C4C95">
        <w:rPr>
          <w:rFonts w:ascii="Times New Roman" w:hAnsi="Times New Roman" w:cs="Times New Roman"/>
          <w:bCs/>
          <w:sz w:val="24"/>
          <w:szCs w:val="24"/>
        </w:rPr>
        <w:t>ed</w:t>
      </w:r>
      <w:r w:rsidR="003400B0" w:rsidRPr="007C4C95">
        <w:rPr>
          <w:rFonts w:ascii="Times New Roman" w:hAnsi="Times New Roman" w:cs="Times New Roman"/>
          <w:bCs/>
          <w:sz w:val="24"/>
          <w:szCs w:val="24"/>
        </w:rPr>
        <w:t xml:space="preserve"> with the integration of reward and delay in shaping value signals in </w:t>
      </w:r>
      <w:proofErr w:type="spellStart"/>
      <w:r w:rsidR="003400B0" w:rsidRPr="007C4C95">
        <w:rPr>
          <w:rFonts w:ascii="Times New Roman" w:hAnsi="Times New Roman" w:cs="Times New Roman"/>
          <w:bCs/>
          <w:sz w:val="24"/>
          <w:szCs w:val="24"/>
        </w:rPr>
        <w:t>dlPFC</w:t>
      </w:r>
      <w:proofErr w:type="spellEnd"/>
      <w:r w:rsidR="001454FD" w:rsidRPr="007C4C95">
        <w:rPr>
          <w:rFonts w:ascii="Times New Roman" w:hAnsi="Times New Roman" w:cs="Times New Roman"/>
          <w:bCs/>
          <w:sz w:val="24"/>
          <w:szCs w:val="24"/>
        </w:rPr>
        <w:t xml:space="preserve"> neural activity</w:t>
      </w:r>
      <w:r w:rsidR="003400B0" w:rsidRPr="007C4C95">
        <w:rPr>
          <w:rFonts w:ascii="Times New Roman" w:hAnsi="Times New Roman" w:cs="Times New Roman"/>
          <w:bCs/>
          <w:sz w:val="24"/>
          <w:szCs w:val="24"/>
        </w:rPr>
        <w:t>.</w:t>
      </w:r>
      <w:r w:rsidR="003400B0">
        <w:rPr>
          <w:rFonts w:ascii="Times New Roman" w:hAnsi="Times New Roman" w:cs="Times New Roman"/>
          <w:bCs/>
          <w:sz w:val="24"/>
          <w:szCs w:val="24"/>
        </w:rPr>
        <w:t xml:space="preserve"> </w:t>
      </w:r>
    </w:p>
    <w:p w14:paraId="27206963" w14:textId="5026731C" w:rsidR="005B3F80" w:rsidRDefault="00956E97" w:rsidP="00956E97">
      <w:pPr>
        <w:shd w:val="clear" w:color="auto" w:fill="FFFFFF"/>
        <w:spacing w:after="0" w:line="480" w:lineRule="auto"/>
        <w:rPr>
          <w:rFonts w:ascii="Times New Roman" w:eastAsia="Times New Roman" w:hAnsi="Times New Roman" w:cs="Times New Roman"/>
          <w:sz w:val="24"/>
          <w:szCs w:val="24"/>
        </w:rPr>
      </w:pPr>
      <w:r w:rsidRPr="002E7BB2">
        <w:rPr>
          <w:rFonts w:ascii="Times New Roman" w:eastAsia="Times New Roman" w:hAnsi="Times New Roman" w:cs="Times New Roman"/>
          <w:sz w:val="24"/>
          <w:szCs w:val="24"/>
        </w:rPr>
        <w:t>We</w:t>
      </w:r>
      <w:r>
        <w:rPr>
          <w:rFonts w:ascii="Times New Roman" w:eastAsia="Times New Roman" w:hAnsi="Times New Roman" w:cs="Times New Roman"/>
          <w:sz w:val="24"/>
          <w:szCs w:val="24"/>
        </w:rPr>
        <w:t xml:space="preserve"> investigated</w:t>
      </w:r>
      <w:r w:rsidRPr="002E7BB2">
        <w:rPr>
          <w:rFonts w:ascii="Times New Roman" w:eastAsia="Times New Roman" w:hAnsi="Times New Roman" w:cs="Times New Roman"/>
          <w:sz w:val="24"/>
          <w:szCs w:val="24"/>
        </w:rPr>
        <w:t xml:space="preserve"> how</w:t>
      </w:r>
      <w:r>
        <w:rPr>
          <w:rFonts w:ascii="Times New Roman" w:eastAsia="Times New Roman" w:hAnsi="Times New Roman" w:cs="Times New Roman"/>
          <w:sz w:val="24"/>
          <w:szCs w:val="24"/>
        </w:rPr>
        <w:t xml:space="preserve"> the</w:t>
      </w:r>
      <w:r w:rsidR="007D1689">
        <w:rPr>
          <w:rFonts w:ascii="Times New Roman" w:eastAsia="Times New Roman" w:hAnsi="Times New Roman" w:cs="Times New Roman"/>
          <w:sz w:val="24"/>
          <w:szCs w:val="24"/>
        </w:rPr>
        <w:t xml:space="preserve"> neural</w:t>
      </w:r>
      <w:r>
        <w:rPr>
          <w:rFonts w:ascii="Times New Roman" w:eastAsia="Times New Roman" w:hAnsi="Times New Roman" w:cs="Times New Roman"/>
          <w:sz w:val="24"/>
          <w:szCs w:val="24"/>
        </w:rPr>
        <w:t xml:space="preserve"> encoding of</w:t>
      </w:r>
      <w:r w:rsidRPr="002E7B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reward magnitude and delay </w:t>
      </w:r>
      <w:r w:rsidRPr="002E7BB2">
        <w:rPr>
          <w:rFonts w:ascii="Times New Roman" w:eastAsia="Times New Roman" w:hAnsi="Times New Roman" w:cs="Times New Roman"/>
          <w:sz w:val="24"/>
          <w:szCs w:val="24"/>
        </w:rPr>
        <w:t>change</w:t>
      </w:r>
      <w:r>
        <w:rPr>
          <w:rFonts w:ascii="Times New Roman" w:eastAsia="Times New Roman" w:hAnsi="Times New Roman" w:cs="Times New Roman"/>
          <w:sz w:val="24"/>
          <w:szCs w:val="24"/>
        </w:rPr>
        <w:t xml:space="preserve">d when </w:t>
      </w:r>
      <w:r w:rsidR="00C92699">
        <w:rPr>
          <w:rFonts w:ascii="Times New Roman" w:eastAsia="Times New Roman" w:hAnsi="Times New Roman" w:cs="Times New Roman"/>
          <w:sz w:val="24"/>
          <w:szCs w:val="24"/>
        </w:rPr>
        <w:t>the additional time</w:t>
      </w:r>
      <w:r w:rsidR="00EA2AA1">
        <w:rPr>
          <w:rFonts w:ascii="Times New Roman" w:eastAsia="Times New Roman" w:hAnsi="Times New Roman" w:cs="Times New Roman"/>
          <w:sz w:val="24"/>
          <w:szCs w:val="24"/>
        </w:rPr>
        <w:t>,</w:t>
      </w:r>
      <w:r w:rsidR="00C92699">
        <w:rPr>
          <w:rFonts w:ascii="Times New Roman" w:eastAsia="Times New Roman" w:hAnsi="Times New Roman" w:cs="Times New Roman"/>
          <w:sz w:val="24"/>
          <w:szCs w:val="24"/>
        </w:rPr>
        <w:t xml:space="preserve"> including </w:t>
      </w:r>
      <w:r>
        <w:rPr>
          <w:rFonts w:ascii="Times New Roman" w:eastAsia="Times New Roman" w:hAnsi="Times New Roman" w:cs="Times New Roman"/>
          <w:sz w:val="24"/>
          <w:szCs w:val="24"/>
        </w:rPr>
        <w:t xml:space="preserve">the </w:t>
      </w:r>
      <w:r w:rsidR="00954CE2">
        <w:rPr>
          <w:rFonts w:ascii="Times New Roman" w:eastAsia="Times New Roman" w:hAnsi="Times New Roman" w:cs="Times New Roman"/>
          <w:sz w:val="24"/>
          <w:szCs w:val="24"/>
        </w:rPr>
        <w:t xml:space="preserve">first </w:t>
      </w:r>
      <w:r w:rsidRPr="002E7BB2">
        <w:rPr>
          <w:rFonts w:ascii="Times New Roman" w:eastAsia="Times New Roman" w:hAnsi="Times New Roman" w:cs="Times New Roman"/>
          <w:sz w:val="24"/>
          <w:szCs w:val="24"/>
        </w:rPr>
        <w:t>go-signal</w:t>
      </w:r>
      <w:r w:rsidR="00EA2AA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321B54">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considered. </w:t>
      </w:r>
    </w:p>
    <w:p w14:paraId="1D25F664" w14:textId="4CB79380" w:rsidR="00956E97" w:rsidRDefault="00956E97" w:rsidP="00956E97">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Monkey </w:t>
      </w:r>
      <w:r w:rsidR="00954CE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we found that </w:t>
      </w:r>
      <w:r w:rsidR="00802839">
        <w:rPr>
          <w:rFonts w:ascii="Times New Roman" w:eastAsia="Times New Roman" w:hAnsi="Times New Roman" w:cs="Times New Roman"/>
          <w:sz w:val="24"/>
          <w:szCs w:val="24"/>
        </w:rPr>
        <w:t>the</w:t>
      </w:r>
      <w:r w:rsidR="005B5AF7" w:rsidRPr="005B5AF7">
        <w:rPr>
          <w:rFonts w:ascii="Times New Roman" w:eastAsia="Times New Roman" w:hAnsi="Times New Roman" w:cs="Times New Roman"/>
          <w:sz w:val="24"/>
          <w:szCs w:val="24"/>
        </w:rPr>
        <w:t xml:space="preserve"> degree to which neurons encoded reward magnitude was positively </w:t>
      </w:r>
      <w:r w:rsidR="00A26D6A">
        <w:rPr>
          <w:rFonts w:ascii="Times New Roman" w:eastAsia="Times New Roman" w:hAnsi="Times New Roman" w:cs="Times New Roman"/>
          <w:sz w:val="24"/>
          <w:szCs w:val="24"/>
        </w:rPr>
        <w:t xml:space="preserve">linearly </w:t>
      </w:r>
      <w:r w:rsidR="005B5AF7" w:rsidRPr="005B5AF7">
        <w:rPr>
          <w:rFonts w:ascii="Times New Roman" w:eastAsia="Times New Roman" w:hAnsi="Times New Roman" w:cs="Times New Roman"/>
          <w:sz w:val="24"/>
          <w:szCs w:val="24"/>
        </w:rPr>
        <w:t>correlated with how strongly they encoded the</w:t>
      </w:r>
      <w:r w:rsidR="007C4C95">
        <w:rPr>
          <w:rFonts w:ascii="Times New Roman" w:eastAsia="Times New Roman" w:hAnsi="Times New Roman" w:cs="Times New Roman"/>
          <w:sz w:val="24"/>
          <w:szCs w:val="24"/>
        </w:rPr>
        <w:t xml:space="preserve"> </w:t>
      </w:r>
      <w:r w:rsidR="007C4C95" w:rsidRPr="007C4C95">
        <w:rPr>
          <w:rFonts w:ascii="Times New Roman" w:eastAsia="Times New Roman" w:hAnsi="Times New Roman" w:cs="Times New Roman"/>
          <w:sz w:val="24"/>
          <w:szCs w:val="24"/>
        </w:rPr>
        <w:t>model-inferred tim</w:t>
      </w:r>
      <w:r w:rsidR="007C4C95">
        <w:rPr>
          <w:rFonts w:ascii="Times New Roman" w:eastAsia="Times New Roman" w:hAnsi="Times New Roman" w:cs="Times New Roman"/>
          <w:sz w:val="24"/>
          <w:szCs w:val="24"/>
        </w:rPr>
        <w:t>e</w:t>
      </w:r>
      <w:r w:rsidR="005B5AF7" w:rsidRPr="005B5AF7">
        <w:rPr>
          <w:rFonts w:ascii="Times New Roman" w:eastAsia="Times New Roman" w:hAnsi="Times New Roman" w:cs="Times New Roman"/>
          <w:sz w:val="24"/>
          <w:szCs w:val="24"/>
        </w:rPr>
        <w:t xml:space="preserve"> </w:t>
      </w:r>
      <w:r w:rsidR="00321B54">
        <w:rPr>
          <w:rFonts w:ascii="Times New Roman" w:eastAsia="Times New Roman" w:hAnsi="Times New Roman" w:cs="Times New Roman"/>
          <w:sz w:val="24"/>
          <w:szCs w:val="24"/>
        </w:rPr>
        <w:t xml:space="preserve">to act </w:t>
      </w:r>
      <w:r w:rsidR="005B5AF7" w:rsidRPr="005B5AF7">
        <w:rPr>
          <w:rFonts w:ascii="Times New Roman" w:eastAsia="Times New Roman" w:hAnsi="Times New Roman" w:cs="Times New Roman"/>
          <w:sz w:val="24"/>
          <w:szCs w:val="24"/>
        </w:rPr>
        <w:t xml:space="preserve">(Fig. </w:t>
      </w:r>
      <w:r w:rsidR="005B5AF7" w:rsidRPr="005B5AF7">
        <w:rPr>
          <w:rFonts w:ascii="Times New Roman" w:eastAsia="Times New Roman" w:hAnsi="Times New Roman" w:cs="Times New Roman"/>
          <w:sz w:val="24"/>
          <w:szCs w:val="24"/>
        </w:rPr>
        <w:lastRenderedPageBreak/>
        <w:t>7A</w:t>
      </w:r>
      <w:r w:rsidR="00321B54">
        <w:rPr>
          <w:rFonts w:ascii="Times New Roman" w:eastAsia="Times New Roman" w:hAnsi="Times New Roman" w:cs="Times New Roman"/>
          <w:sz w:val="24"/>
          <w:szCs w:val="24"/>
        </w:rPr>
        <w:t xml:space="preserve">; </w:t>
      </w:r>
      <w:commentRangeStart w:id="15"/>
      <w:commentRangeStart w:id="16"/>
      <w:r w:rsidR="00321B54">
        <w:rPr>
          <w:rFonts w:ascii="Times New Roman" w:eastAsia="Times New Roman" w:hAnsi="Times New Roman" w:cs="Times New Roman"/>
          <w:sz w:val="24"/>
          <w:szCs w:val="24"/>
        </w:rPr>
        <w:t>see Methods</w:t>
      </w:r>
      <w:commentRangeEnd w:id="15"/>
      <w:r w:rsidR="00321B54">
        <w:rPr>
          <w:rStyle w:val="CommentReference"/>
        </w:rPr>
        <w:commentReference w:id="15"/>
      </w:r>
      <w:commentRangeEnd w:id="16"/>
      <w:r w:rsidR="00BF36E1">
        <w:rPr>
          <w:rStyle w:val="CommentReference"/>
        </w:rPr>
        <w:commentReference w:id="16"/>
      </w:r>
      <w:r w:rsidR="005B5AF7" w:rsidRPr="005B5AF7">
        <w:rPr>
          <w:rFonts w:ascii="Times New Roman" w:eastAsia="Times New Roman" w:hAnsi="Times New Roman" w:cs="Times New Roman"/>
          <w:sz w:val="24"/>
          <w:szCs w:val="24"/>
        </w:rPr>
        <w:t>)</w:t>
      </w:r>
      <w:r w:rsidR="00055452">
        <w:rPr>
          <w:rFonts w:ascii="Times New Roman" w:eastAsia="Times New Roman" w:hAnsi="Times New Roman" w:cs="Times New Roman"/>
          <w:sz w:val="24"/>
          <w:szCs w:val="24"/>
        </w:rPr>
        <w:t>.</w:t>
      </w:r>
      <w:r w:rsidR="00802839">
        <w:rPr>
          <w:rFonts w:ascii="Times New Roman" w:eastAsia="Times New Roman" w:hAnsi="Times New Roman" w:cs="Times New Roman"/>
          <w:sz w:val="24"/>
          <w:szCs w:val="24"/>
        </w:rPr>
        <w:t xml:space="preserve"> </w:t>
      </w:r>
      <w:r w:rsidR="00B72CB2" w:rsidRPr="00B72CB2">
        <w:rPr>
          <w:rFonts w:ascii="Times New Roman" w:eastAsia="Times New Roman" w:hAnsi="Times New Roman" w:cs="Times New Roman"/>
          <w:sz w:val="24"/>
          <w:szCs w:val="24"/>
        </w:rPr>
        <w:t xml:space="preserve">This suggests that </w:t>
      </w:r>
      <w:commentRangeStart w:id="17"/>
      <w:commentRangeStart w:id="18"/>
      <w:r w:rsidR="00B72CB2" w:rsidRPr="00B72CB2">
        <w:rPr>
          <w:rFonts w:ascii="Times New Roman" w:eastAsia="Times New Roman" w:hAnsi="Times New Roman" w:cs="Times New Roman"/>
          <w:sz w:val="24"/>
          <w:szCs w:val="24"/>
        </w:rPr>
        <w:t xml:space="preserve">reward </w:t>
      </w:r>
      <w:r w:rsidR="00055452">
        <w:rPr>
          <w:rFonts w:ascii="Times New Roman" w:eastAsia="Times New Roman" w:hAnsi="Times New Roman" w:cs="Times New Roman"/>
          <w:sz w:val="24"/>
          <w:szCs w:val="24"/>
        </w:rPr>
        <w:t xml:space="preserve">signals </w:t>
      </w:r>
      <w:r w:rsidR="00B72CB2" w:rsidRPr="00B72CB2">
        <w:rPr>
          <w:rFonts w:ascii="Times New Roman" w:eastAsia="Times New Roman" w:hAnsi="Times New Roman" w:cs="Times New Roman"/>
          <w:sz w:val="24"/>
          <w:szCs w:val="24"/>
        </w:rPr>
        <w:t>w</w:t>
      </w:r>
      <w:r w:rsidR="00055452">
        <w:rPr>
          <w:rFonts w:ascii="Times New Roman" w:eastAsia="Times New Roman" w:hAnsi="Times New Roman" w:cs="Times New Roman"/>
          <w:sz w:val="24"/>
          <w:szCs w:val="24"/>
        </w:rPr>
        <w:t xml:space="preserve">ere </w:t>
      </w:r>
      <w:del w:id="19" w:author="Rossella Falcone" w:date="2025-10-13T10:49:00Z" w16du:dateUtc="2025-10-13T14:49:00Z">
        <w:r w:rsidR="00055452" w:rsidDel="004D5415">
          <w:rPr>
            <w:rFonts w:ascii="Times New Roman" w:eastAsia="Times New Roman" w:hAnsi="Times New Roman" w:cs="Times New Roman"/>
            <w:sz w:val="24"/>
            <w:szCs w:val="24"/>
          </w:rPr>
          <w:delText xml:space="preserve">amplified </w:delText>
        </w:r>
      </w:del>
      <w:ins w:id="20" w:author="Rossella Falcone" w:date="2025-10-13T10:49:00Z" w16du:dateUtc="2025-10-13T14:49:00Z">
        <w:r w:rsidR="004D5415">
          <w:rPr>
            <w:rFonts w:ascii="Times New Roman" w:eastAsia="Times New Roman" w:hAnsi="Times New Roman" w:cs="Times New Roman"/>
            <w:sz w:val="24"/>
            <w:szCs w:val="24"/>
          </w:rPr>
          <w:t>larger</w:t>
        </w:r>
        <w:r w:rsidR="004D5415">
          <w:rPr>
            <w:rFonts w:ascii="Times New Roman" w:eastAsia="Times New Roman" w:hAnsi="Times New Roman" w:cs="Times New Roman"/>
            <w:sz w:val="24"/>
            <w:szCs w:val="24"/>
          </w:rPr>
          <w:t xml:space="preserve"> </w:t>
        </w:r>
      </w:ins>
      <w:r w:rsidR="00B72CB2" w:rsidRPr="00B72CB2">
        <w:rPr>
          <w:rFonts w:ascii="Times New Roman" w:eastAsia="Times New Roman" w:hAnsi="Times New Roman" w:cs="Times New Roman"/>
          <w:sz w:val="24"/>
          <w:szCs w:val="24"/>
        </w:rPr>
        <w:t xml:space="preserve">when the animal had to wait </w:t>
      </w:r>
      <w:commentRangeEnd w:id="17"/>
      <w:r w:rsidR="00EA2AA1">
        <w:rPr>
          <w:rStyle w:val="CommentReference"/>
        </w:rPr>
        <w:commentReference w:id="17"/>
      </w:r>
      <w:commentRangeEnd w:id="18"/>
      <w:r w:rsidR="008165AA">
        <w:rPr>
          <w:rStyle w:val="CommentReference"/>
        </w:rPr>
        <w:commentReference w:id="18"/>
      </w:r>
      <w:r w:rsidR="00B72CB2" w:rsidRPr="00B72CB2">
        <w:rPr>
          <w:rFonts w:ascii="Times New Roman" w:eastAsia="Times New Roman" w:hAnsi="Times New Roman" w:cs="Times New Roman"/>
          <w:sz w:val="24"/>
          <w:szCs w:val="24"/>
        </w:rPr>
        <w:t xml:space="preserve">longer before </w:t>
      </w:r>
      <w:r w:rsidR="00055452">
        <w:rPr>
          <w:rFonts w:ascii="Times New Roman" w:eastAsia="Times New Roman" w:hAnsi="Times New Roman" w:cs="Times New Roman"/>
          <w:sz w:val="24"/>
          <w:szCs w:val="24"/>
        </w:rPr>
        <w:t>it could</w:t>
      </w:r>
      <w:r w:rsidR="00BF438F">
        <w:rPr>
          <w:rFonts w:ascii="Times New Roman" w:eastAsia="Times New Roman" w:hAnsi="Times New Roman" w:cs="Times New Roman"/>
          <w:sz w:val="24"/>
          <w:szCs w:val="24"/>
        </w:rPr>
        <w:t xml:space="preserve"> </w:t>
      </w:r>
      <w:r w:rsidR="00B72CB2" w:rsidRPr="00B72CB2">
        <w:rPr>
          <w:rFonts w:ascii="Times New Roman" w:eastAsia="Times New Roman" w:hAnsi="Times New Roman" w:cs="Times New Roman"/>
          <w:sz w:val="24"/>
          <w:szCs w:val="24"/>
        </w:rPr>
        <w:t xml:space="preserve">accept </w:t>
      </w:r>
      <w:r w:rsidR="00BF438F">
        <w:rPr>
          <w:rFonts w:ascii="Times New Roman" w:eastAsia="Times New Roman" w:hAnsi="Times New Roman" w:cs="Times New Roman"/>
          <w:sz w:val="24"/>
          <w:szCs w:val="24"/>
        </w:rPr>
        <w:t>the</w:t>
      </w:r>
      <w:r w:rsidR="00BF438F" w:rsidRPr="00B72CB2">
        <w:rPr>
          <w:rFonts w:ascii="Times New Roman" w:eastAsia="Times New Roman" w:hAnsi="Times New Roman" w:cs="Times New Roman"/>
          <w:sz w:val="24"/>
          <w:szCs w:val="24"/>
        </w:rPr>
        <w:t xml:space="preserve"> </w:t>
      </w:r>
      <w:r w:rsidR="00B72CB2" w:rsidRPr="00B72CB2">
        <w:rPr>
          <w:rFonts w:ascii="Times New Roman" w:eastAsia="Times New Roman" w:hAnsi="Times New Roman" w:cs="Times New Roman"/>
          <w:sz w:val="24"/>
          <w:szCs w:val="24"/>
        </w:rPr>
        <w:t>offe</w:t>
      </w:r>
      <w:ins w:id="21" w:author="Rossella Falcone" w:date="2025-10-13T10:49:00Z" w16du:dateUtc="2025-10-13T14:49:00Z">
        <w:r w:rsidR="004D5415">
          <w:rPr>
            <w:rFonts w:ascii="Times New Roman" w:eastAsia="Times New Roman" w:hAnsi="Times New Roman" w:cs="Times New Roman"/>
            <w:sz w:val="24"/>
            <w:szCs w:val="24"/>
          </w:rPr>
          <w:t xml:space="preserve">r, </w:t>
        </w:r>
      </w:ins>
      <w:ins w:id="22" w:author="Rossella Falcone" w:date="2025-10-13T11:09:00Z" w16du:dateUtc="2025-10-13T15:09:00Z">
        <w:r w:rsidR="00AE363F">
          <w:rPr>
            <w:rFonts w:ascii="Times New Roman" w:eastAsia="Times New Roman" w:hAnsi="Times New Roman" w:cs="Times New Roman"/>
            <w:sz w:val="24"/>
            <w:szCs w:val="24"/>
          </w:rPr>
          <w:t>maybe</w:t>
        </w:r>
      </w:ins>
      <w:ins w:id="23" w:author="Rossella Falcone" w:date="2025-10-13T10:49:00Z" w16du:dateUtc="2025-10-13T14:49:00Z">
        <w:r w:rsidR="004D5415">
          <w:rPr>
            <w:rFonts w:ascii="Times New Roman" w:eastAsia="Times New Roman" w:hAnsi="Times New Roman" w:cs="Times New Roman"/>
            <w:sz w:val="24"/>
            <w:szCs w:val="24"/>
          </w:rPr>
          <w:t xml:space="preserve"> </w:t>
        </w:r>
      </w:ins>
      <w:ins w:id="24" w:author="Rossella Falcone" w:date="2025-10-13T11:16:00Z" w16du:dateUtc="2025-10-13T15:16:00Z">
        <w:r w:rsidR="00F24A51">
          <w:rPr>
            <w:rFonts w:ascii="Times New Roman" w:eastAsia="Times New Roman" w:hAnsi="Times New Roman" w:cs="Times New Roman"/>
            <w:sz w:val="24"/>
            <w:szCs w:val="24"/>
          </w:rPr>
          <w:t>reflecting</w:t>
        </w:r>
      </w:ins>
      <w:ins w:id="25" w:author="Rossella Falcone" w:date="2025-10-13T10:49:00Z" w16du:dateUtc="2025-10-13T14:49:00Z">
        <w:r w:rsidR="004D5415">
          <w:rPr>
            <w:rFonts w:ascii="Times New Roman" w:eastAsia="Times New Roman" w:hAnsi="Times New Roman" w:cs="Times New Roman"/>
            <w:sz w:val="24"/>
            <w:szCs w:val="24"/>
          </w:rPr>
          <w:t xml:space="preserve"> more </w:t>
        </w:r>
      </w:ins>
      <w:ins w:id="26" w:author="Rossella Falcone" w:date="2025-10-13T11:06:00Z" w16du:dateUtc="2025-10-13T15:06:00Z">
        <w:r w:rsidR="00820420">
          <w:rPr>
            <w:rFonts w:ascii="Times New Roman" w:eastAsia="Times New Roman" w:hAnsi="Times New Roman" w:cs="Times New Roman"/>
            <w:sz w:val="24"/>
            <w:szCs w:val="24"/>
          </w:rPr>
          <w:t xml:space="preserve">neural </w:t>
        </w:r>
      </w:ins>
      <w:ins w:id="27" w:author="Rossella Falcone" w:date="2025-10-13T10:49:00Z" w16du:dateUtc="2025-10-13T14:49:00Z">
        <w:r w:rsidR="004D5415">
          <w:rPr>
            <w:rFonts w:ascii="Times New Roman" w:eastAsia="Times New Roman" w:hAnsi="Times New Roman" w:cs="Times New Roman"/>
            <w:sz w:val="24"/>
            <w:szCs w:val="24"/>
          </w:rPr>
          <w:t xml:space="preserve">resources </w:t>
        </w:r>
      </w:ins>
      <w:ins w:id="28" w:author="Rossella Falcone" w:date="2025-10-13T11:06:00Z" w16du:dateUtc="2025-10-13T15:06:00Z">
        <w:r w:rsidR="00820420">
          <w:rPr>
            <w:rFonts w:ascii="Times New Roman" w:eastAsia="Times New Roman" w:hAnsi="Times New Roman" w:cs="Times New Roman"/>
            <w:sz w:val="24"/>
            <w:szCs w:val="24"/>
          </w:rPr>
          <w:t>engaged</w:t>
        </w:r>
      </w:ins>
      <w:ins w:id="29" w:author="Rossella Falcone" w:date="2025-10-13T10:49:00Z" w16du:dateUtc="2025-10-13T14:49:00Z">
        <w:r w:rsidR="004D5415">
          <w:rPr>
            <w:rFonts w:ascii="Times New Roman" w:eastAsia="Times New Roman" w:hAnsi="Times New Roman" w:cs="Times New Roman"/>
            <w:sz w:val="24"/>
            <w:szCs w:val="24"/>
          </w:rPr>
          <w:t xml:space="preserve"> </w:t>
        </w:r>
      </w:ins>
      <w:ins w:id="30" w:author="Rossella Falcone" w:date="2025-10-13T11:18:00Z" w16du:dateUtc="2025-10-13T15:18:00Z">
        <w:r w:rsidR="00F24A51">
          <w:rPr>
            <w:rFonts w:ascii="Times New Roman" w:eastAsia="Times New Roman" w:hAnsi="Times New Roman" w:cs="Times New Roman"/>
            <w:sz w:val="24"/>
            <w:szCs w:val="24"/>
          </w:rPr>
          <w:t>during longer wait</w:t>
        </w:r>
      </w:ins>
      <w:ins w:id="31" w:author="Rossella Falcone" w:date="2025-10-13T11:09:00Z" w16du:dateUtc="2025-10-13T15:09:00Z">
        <w:r w:rsidR="00820420">
          <w:rPr>
            <w:rFonts w:ascii="Times New Roman" w:eastAsia="Times New Roman" w:hAnsi="Times New Roman" w:cs="Times New Roman"/>
            <w:sz w:val="24"/>
            <w:szCs w:val="24"/>
          </w:rPr>
          <w:t xml:space="preserve">. </w:t>
        </w:r>
      </w:ins>
      <w:r w:rsidRPr="00270387">
        <w:rPr>
          <w:rFonts w:ascii="Times New Roman" w:eastAsia="Times New Roman" w:hAnsi="Times New Roman" w:cs="Times New Roman"/>
          <w:sz w:val="24"/>
          <w:szCs w:val="24"/>
        </w:rPr>
        <w:t>In contrast,</w:t>
      </w:r>
      <w:r w:rsidR="00A26D6A" w:rsidRPr="00A26D6A">
        <w:rPr>
          <w:rFonts w:ascii="Times New Roman" w:eastAsia="Times New Roman" w:hAnsi="Times New Roman" w:cs="Times New Roman"/>
          <w:sz w:val="24"/>
          <w:szCs w:val="24"/>
        </w:rPr>
        <w:t xml:space="preserve"> </w:t>
      </w:r>
      <w:r w:rsidR="00A26D6A">
        <w:rPr>
          <w:rFonts w:ascii="Times New Roman" w:eastAsia="Times New Roman" w:hAnsi="Times New Roman" w:cs="Times New Roman"/>
          <w:sz w:val="24"/>
          <w:szCs w:val="24"/>
        </w:rPr>
        <w:t xml:space="preserve">the </w:t>
      </w:r>
      <w:r w:rsidR="00A26D6A" w:rsidRPr="005B5AF7">
        <w:rPr>
          <w:rFonts w:ascii="Times New Roman" w:eastAsia="Times New Roman" w:hAnsi="Times New Roman" w:cs="Times New Roman"/>
          <w:sz w:val="24"/>
          <w:szCs w:val="24"/>
        </w:rPr>
        <w:t>degree to which neurons encoded</w:t>
      </w:r>
      <w:r w:rsidR="00101447">
        <w:rPr>
          <w:rFonts w:ascii="Times New Roman" w:eastAsia="Times New Roman" w:hAnsi="Times New Roman" w:cs="Times New Roman"/>
          <w:sz w:val="24"/>
          <w:szCs w:val="24"/>
        </w:rPr>
        <w:t xml:space="preserve"> delay</w:t>
      </w:r>
      <w:r w:rsidRPr="00270387">
        <w:rPr>
          <w:rFonts w:ascii="Times New Roman" w:eastAsia="Times New Roman" w:hAnsi="Times New Roman" w:cs="Times New Roman"/>
          <w:sz w:val="24"/>
          <w:szCs w:val="24"/>
        </w:rPr>
        <w:t xml:space="preserve"> </w:t>
      </w:r>
      <w:r w:rsidR="00A26D6A">
        <w:rPr>
          <w:rFonts w:ascii="Times New Roman" w:eastAsia="Times New Roman" w:hAnsi="Times New Roman" w:cs="Times New Roman"/>
          <w:sz w:val="24"/>
          <w:szCs w:val="24"/>
        </w:rPr>
        <w:t>was</w:t>
      </w:r>
      <w:r w:rsidRPr="00270387">
        <w:rPr>
          <w:rFonts w:ascii="Times New Roman" w:eastAsia="Times New Roman" w:hAnsi="Times New Roman" w:cs="Times New Roman"/>
          <w:sz w:val="24"/>
          <w:szCs w:val="24"/>
        </w:rPr>
        <w:t xml:space="preserve"> </w:t>
      </w:r>
      <w:r w:rsidR="00B72CB2">
        <w:rPr>
          <w:rFonts w:ascii="Times New Roman" w:eastAsia="Times New Roman" w:hAnsi="Times New Roman" w:cs="Times New Roman"/>
          <w:sz w:val="24"/>
          <w:szCs w:val="24"/>
        </w:rPr>
        <w:t>negatively linearly correlated with th</w:t>
      </w:r>
      <w:r w:rsidR="00BF438F">
        <w:rPr>
          <w:rFonts w:ascii="Times New Roman" w:eastAsia="Times New Roman" w:hAnsi="Times New Roman" w:cs="Times New Roman"/>
          <w:sz w:val="24"/>
          <w:szCs w:val="24"/>
        </w:rPr>
        <w:t xml:space="preserve">is timing variable </w:t>
      </w:r>
      <w:r w:rsidR="00B72CB2">
        <w:rPr>
          <w:rFonts w:ascii="Times New Roman" w:eastAsia="Times New Roman" w:hAnsi="Times New Roman" w:cs="Times New Roman"/>
          <w:sz w:val="24"/>
          <w:szCs w:val="24"/>
        </w:rPr>
        <w:t>encoding</w:t>
      </w:r>
      <w:r w:rsidRPr="00270387">
        <w:rPr>
          <w:rFonts w:ascii="Times New Roman" w:eastAsia="Times New Roman" w:hAnsi="Times New Roman" w:cs="Times New Roman"/>
          <w:sz w:val="24"/>
          <w:szCs w:val="24"/>
        </w:rPr>
        <w:t xml:space="preserve">, consistent with a dynamic reweighting of value components based on anticipated wait time (Fig. </w:t>
      </w:r>
      <w:r w:rsidR="001172EE">
        <w:rPr>
          <w:rFonts w:ascii="Times New Roman" w:eastAsia="Times New Roman" w:hAnsi="Times New Roman" w:cs="Times New Roman"/>
          <w:sz w:val="24"/>
          <w:szCs w:val="24"/>
        </w:rPr>
        <w:t>7C</w:t>
      </w:r>
      <w:r w:rsidR="00321B54">
        <w:rPr>
          <w:rFonts w:ascii="Times New Roman" w:eastAsia="Times New Roman" w:hAnsi="Times New Roman" w:cs="Times New Roman"/>
          <w:sz w:val="24"/>
          <w:szCs w:val="24"/>
        </w:rPr>
        <w:t>; see Methods</w:t>
      </w:r>
      <w:r w:rsidRPr="0027038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193A00" w:rsidRPr="00193A00">
        <w:rPr>
          <w:rFonts w:ascii="Times New Roman" w:eastAsia="Times New Roman" w:hAnsi="Times New Roman" w:cs="Times New Roman"/>
          <w:sz w:val="24"/>
          <w:szCs w:val="24"/>
        </w:rPr>
        <w:t xml:space="preserve">In Monkey </w:t>
      </w:r>
      <w:r w:rsidR="00321B54">
        <w:rPr>
          <w:rFonts w:ascii="Times New Roman" w:eastAsia="Times New Roman" w:hAnsi="Times New Roman" w:cs="Times New Roman"/>
          <w:sz w:val="24"/>
          <w:szCs w:val="24"/>
        </w:rPr>
        <w:t>T</w:t>
      </w:r>
      <w:r w:rsidR="00193A00" w:rsidRPr="00193A00">
        <w:rPr>
          <w:rFonts w:ascii="Times New Roman" w:eastAsia="Times New Roman" w:hAnsi="Times New Roman" w:cs="Times New Roman"/>
          <w:sz w:val="24"/>
          <w:szCs w:val="24"/>
        </w:rPr>
        <w:t xml:space="preserve">, no significant differences were found in neural encoding of reward magnitude or delay as a function of </w:t>
      </w:r>
      <w:r w:rsidR="00321B54">
        <w:rPr>
          <w:rFonts w:ascii="Times New Roman" w:eastAsia="Times New Roman" w:hAnsi="Times New Roman" w:cs="Times New Roman"/>
          <w:sz w:val="24"/>
          <w:szCs w:val="24"/>
        </w:rPr>
        <w:t>the additional time to act</w:t>
      </w:r>
      <w:r w:rsidR="00193A00" w:rsidRPr="00193A00">
        <w:rPr>
          <w:rFonts w:ascii="Times New Roman" w:eastAsia="Times New Roman" w:hAnsi="Times New Roman" w:cs="Times New Roman"/>
          <w:sz w:val="24"/>
          <w:szCs w:val="24"/>
        </w:rPr>
        <w:t xml:space="preserve"> (Fig. 7</w:t>
      </w:r>
      <w:r w:rsidR="003F64DB">
        <w:rPr>
          <w:rFonts w:ascii="Times New Roman" w:eastAsia="Times New Roman" w:hAnsi="Times New Roman" w:cs="Times New Roman"/>
          <w:sz w:val="24"/>
          <w:szCs w:val="24"/>
        </w:rPr>
        <w:t>B&amp;</w:t>
      </w:r>
      <w:r w:rsidR="00193A00" w:rsidRPr="00193A00">
        <w:rPr>
          <w:rFonts w:ascii="Times New Roman" w:eastAsia="Times New Roman" w:hAnsi="Times New Roman" w:cs="Times New Roman"/>
          <w:sz w:val="24"/>
          <w:szCs w:val="24"/>
        </w:rPr>
        <w:t>D).</w:t>
      </w:r>
    </w:p>
    <w:p w14:paraId="47A8BA08" w14:textId="11286F94" w:rsidR="00D24BE9" w:rsidRDefault="00D24BE9" w:rsidP="00D24BE9">
      <w:pPr>
        <w:shd w:val="clear" w:color="auto" w:fill="FFFFFF"/>
        <w:spacing w:after="0" w:line="480" w:lineRule="auto"/>
        <w:rPr>
          <w:rFonts w:ascii="Times New Roman" w:eastAsia="Times New Roman" w:hAnsi="Times New Roman" w:cs="Times New Roman"/>
          <w:sz w:val="24"/>
          <w:szCs w:val="24"/>
        </w:rPr>
      </w:pPr>
      <w:r w:rsidRPr="00D24BE9">
        <w:rPr>
          <w:rFonts w:ascii="Times New Roman" w:eastAsia="Times New Roman" w:hAnsi="Times New Roman" w:cs="Times New Roman"/>
          <w:sz w:val="24"/>
          <w:szCs w:val="24"/>
        </w:rPr>
        <w:t xml:space="preserve">These findings indicate that in Monkey </w:t>
      </w:r>
      <w:r w:rsidR="008349A5">
        <w:rPr>
          <w:rFonts w:ascii="Times New Roman" w:eastAsia="Times New Roman" w:hAnsi="Times New Roman" w:cs="Times New Roman"/>
          <w:sz w:val="24"/>
          <w:szCs w:val="24"/>
        </w:rPr>
        <w:t>S</w:t>
      </w:r>
      <w:r w:rsidRPr="00D24BE9">
        <w:rPr>
          <w:rFonts w:ascii="Times New Roman" w:eastAsia="Times New Roman" w:hAnsi="Times New Roman" w:cs="Times New Roman"/>
          <w:sz w:val="24"/>
          <w:szCs w:val="24"/>
        </w:rPr>
        <w:t>, the timing</w:t>
      </w:r>
      <w:r w:rsidR="0041176F">
        <w:rPr>
          <w:rFonts w:ascii="Times New Roman" w:eastAsia="Times New Roman" w:hAnsi="Times New Roman" w:cs="Times New Roman"/>
          <w:sz w:val="24"/>
          <w:szCs w:val="24"/>
        </w:rPr>
        <w:t xml:space="preserve"> differences</w:t>
      </w:r>
      <w:r w:rsidRPr="00D24BE9">
        <w:rPr>
          <w:rFonts w:ascii="Times New Roman" w:eastAsia="Times New Roman" w:hAnsi="Times New Roman" w:cs="Times New Roman"/>
          <w:sz w:val="24"/>
          <w:szCs w:val="24"/>
        </w:rPr>
        <w:t xml:space="preserve"> imposed by the two-step go-signal sequence dynamically influenced the neural representation of offer value in the </w:t>
      </w:r>
      <w:proofErr w:type="spellStart"/>
      <w:r w:rsidRPr="00D24BE9">
        <w:rPr>
          <w:rFonts w:ascii="Times New Roman" w:eastAsia="Times New Roman" w:hAnsi="Times New Roman" w:cs="Times New Roman"/>
          <w:sz w:val="24"/>
          <w:szCs w:val="24"/>
        </w:rPr>
        <w:t>dlPFC</w:t>
      </w:r>
      <w:proofErr w:type="spellEnd"/>
      <w:r w:rsidRPr="00D24BE9">
        <w:rPr>
          <w:rFonts w:ascii="Times New Roman" w:eastAsia="Times New Roman" w:hAnsi="Times New Roman" w:cs="Times New Roman"/>
          <w:sz w:val="24"/>
          <w:szCs w:val="24"/>
        </w:rPr>
        <w:t xml:space="preserve">, whereas in Monkey </w:t>
      </w:r>
      <w:r w:rsidR="008349A5">
        <w:rPr>
          <w:rFonts w:ascii="Times New Roman" w:eastAsia="Times New Roman" w:hAnsi="Times New Roman" w:cs="Times New Roman"/>
          <w:sz w:val="24"/>
          <w:szCs w:val="24"/>
        </w:rPr>
        <w:t>T</w:t>
      </w:r>
      <w:r w:rsidRPr="00D24BE9">
        <w:rPr>
          <w:rFonts w:ascii="Times New Roman" w:eastAsia="Times New Roman" w:hAnsi="Times New Roman" w:cs="Times New Roman"/>
          <w:sz w:val="24"/>
          <w:szCs w:val="24"/>
        </w:rPr>
        <w:t>, such modulation was not evident</w:t>
      </w:r>
      <w:r w:rsidR="00BF438F">
        <w:rPr>
          <w:rFonts w:ascii="Times New Roman" w:eastAsia="Times New Roman" w:hAnsi="Times New Roman" w:cs="Times New Roman"/>
          <w:sz w:val="24"/>
          <w:szCs w:val="24"/>
        </w:rPr>
        <w:t>, consistent with their distinct behavioral strategies.</w:t>
      </w:r>
    </w:p>
    <w:p w14:paraId="44B27873" w14:textId="2EB89056" w:rsidR="00D24BE9" w:rsidRDefault="00AD38AF" w:rsidP="00956427">
      <w:pPr>
        <w:shd w:val="clear" w:color="auto" w:fill="FFFFFF"/>
        <w:spacing w:after="0" w:line="480" w:lineRule="auto"/>
        <w:jc w:val="center"/>
        <w:rPr>
          <w:rFonts w:ascii="Times New Roman" w:eastAsia="Times New Roman" w:hAnsi="Times New Roman" w:cs="Times New Roman"/>
          <w:sz w:val="24"/>
          <w:szCs w:val="24"/>
        </w:rPr>
      </w:pPr>
      <w:r>
        <w:rPr>
          <w:noProof/>
          <w14:ligatures w14:val="standardContextual"/>
        </w:rPr>
        <w:drawing>
          <wp:inline distT="0" distB="0" distL="0" distR="0" wp14:anchorId="798610F9" wp14:editId="77EBB519">
            <wp:extent cx="4007458" cy="4051017"/>
            <wp:effectExtent l="0" t="0" r="0" b="6985"/>
            <wp:docPr id="11961956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95672"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4011193" cy="4054792"/>
                    </a:xfrm>
                    <a:prstGeom prst="rect">
                      <a:avLst/>
                    </a:prstGeom>
                  </pic:spPr>
                </pic:pic>
              </a:graphicData>
            </a:graphic>
          </wp:inline>
        </w:drawing>
      </w:r>
    </w:p>
    <w:p w14:paraId="72E683A3" w14:textId="77777777" w:rsidR="00AE363F" w:rsidRPr="00CE5662" w:rsidRDefault="00AE363F" w:rsidP="00AE363F">
      <w:pPr>
        <w:spacing w:after="0" w:line="480" w:lineRule="auto"/>
        <w:rPr>
          <w:rFonts w:ascii="Times New Roman" w:eastAsia="Times New Roman" w:hAnsi="Times New Roman" w:cs="Times New Roman"/>
          <w:b/>
          <w:bCs/>
          <w:sz w:val="24"/>
          <w:szCs w:val="24"/>
        </w:rPr>
      </w:pPr>
    </w:p>
    <w:p w14:paraId="1054EBD8" w14:textId="77777777" w:rsidR="00AE363F" w:rsidRPr="00AE363F" w:rsidRDefault="00AE363F" w:rsidP="00AE363F">
      <w:pPr>
        <w:spacing w:after="0" w:line="480" w:lineRule="auto"/>
        <w:rPr>
          <w:rFonts w:ascii="Times New Roman" w:eastAsia="Times New Roman" w:hAnsi="Times New Roman" w:cs="Times New Roman"/>
        </w:rPr>
      </w:pPr>
      <w:r w:rsidRPr="00AE363F">
        <w:rPr>
          <w:rFonts w:ascii="Times New Roman" w:eastAsia="Times New Roman" w:hAnsi="Times New Roman" w:cs="Times New Roman"/>
          <w:b/>
          <w:bCs/>
        </w:rPr>
        <w:t>Figure 7.</w:t>
      </w:r>
      <w:r w:rsidRPr="00AE363F">
        <w:rPr>
          <w:rFonts w:ascii="Times New Roman" w:eastAsia="Times New Roman" w:hAnsi="Times New Roman" w:cs="Times New Roman"/>
        </w:rPr>
        <w:t xml:space="preserve"> Linear correlation between Drops and model-inferred time (Yellow-Purple time; see methods) neural encoding.</w:t>
      </w:r>
      <w:r w:rsidRPr="00AE363F">
        <w:rPr>
          <w:rFonts w:ascii="Times New Roman" w:eastAsia="Times New Roman" w:hAnsi="Times New Roman" w:cs="Times New Roman"/>
          <w:b/>
          <w:bCs/>
        </w:rPr>
        <w:t xml:space="preserve"> Top panels:</w:t>
      </w:r>
      <w:r w:rsidRPr="00AE363F">
        <w:rPr>
          <w:rFonts w:ascii="Times New Roman" w:eastAsia="Times New Roman" w:hAnsi="Times New Roman" w:cs="Times New Roman"/>
        </w:rPr>
        <w:t xml:space="preserve"> correlation between Drops and yellow-purple time in Monkey S (A) and Monkey T (B). </w:t>
      </w:r>
      <w:r w:rsidRPr="00AE363F">
        <w:rPr>
          <w:rFonts w:ascii="Times New Roman" w:eastAsia="Times New Roman" w:hAnsi="Times New Roman" w:cs="Times New Roman"/>
          <w:b/>
          <w:bCs/>
        </w:rPr>
        <w:t>Bottom panels:</w:t>
      </w:r>
      <w:r w:rsidRPr="00AE363F">
        <w:rPr>
          <w:rFonts w:ascii="Times New Roman" w:eastAsia="Times New Roman" w:hAnsi="Times New Roman" w:cs="Times New Roman"/>
        </w:rPr>
        <w:t xml:space="preserve"> correlation between Delay and yellow-purple time in Monkey S (C) and Monkey T (D).</w:t>
      </w:r>
    </w:p>
    <w:p w14:paraId="1B575657" w14:textId="77777777" w:rsidR="008165AA" w:rsidRDefault="008165AA" w:rsidP="00956E97">
      <w:pPr>
        <w:shd w:val="clear" w:color="auto" w:fill="FFFFFF"/>
        <w:spacing w:after="0" w:line="480" w:lineRule="auto"/>
        <w:rPr>
          <w:rFonts w:ascii="Times New Roman" w:eastAsia="Times New Roman" w:hAnsi="Times New Roman" w:cs="Times New Roman"/>
          <w:b/>
          <w:bCs/>
          <w:sz w:val="24"/>
          <w:szCs w:val="24"/>
        </w:rPr>
      </w:pPr>
    </w:p>
    <w:p w14:paraId="7EAF7CB3" w14:textId="2D331271" w:rsidR="00836527" w:rsidRPr="00BB6479" w:rsidRDefault="00BF438F" w:rsidP="00956E97">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EC6313" w:rsidRPr="00BB6479">
        <w:rPr>
          <w:rFonts w:ascii="Times New Roman" w:eastAsia="Times New Roman" w:hAnsi="Times New Roman" w:cs="Times New Roman"/>
          <w:b/>
          <w:bCs/>
          <w:sz w:val="24"/>
          <w:szCs w:val="24"/>
        </w:rPr>
        <w:t xml:space="preserve">. </w:t>
      </w:r>
      <w:r w:rsidR="00567064" w:rsidRPr="00567064">
        <w:rPr>
          <w:rFonts w:ascii="Times New Roman" w:eastAsia="Times New Roman" w:hAnsi="Times New Roman" w:cs="Times New Roman"/>
          <w:b/>
          <w:bCs/>
          <w:i/>
          <w:iCs/>
          <w:sz w:val="24"/>
          <w:szCs w:val="24"/>
        </w:rPr>
        <w:t>Different single-neuron and population value coding across monkeys</w:t>
      </w:r>
    </w:p>
    <w:p w14:paraId="45BA62F7" w14:textId="34169FB7" w:rsidR="00C8626B" w:rsidRDefault="00C8626B" w:rsidP="00117504">
      <w:pPr>
        <w:shd w:val="clear" w:color="auto" w:fill="FFFFFF"/>
        <w:spacing w:after="0" w:line="480" w:lineRule="auto"/>
        <w:rPr>
          <w:rFonts w:ascii="Times New Roman" w:eastAsia="Times New Roman" w:hAnsi="Times New Roman" w:cs="Times New Roman"/>
          <w:color w:val="000000"/>
          <w:sz w:val="24"/>
          <w:szCs w:val="24"/>
        </w:rPr>
      </w:pPr>
      <w:r w:rsidRPr="00C8626B">
        <w:rPr>
          <w:rFonts w:ascii="Times New Roman" w:eastAsia="Times New Roman" w:hAnsi="Times New Roman" w:cs="Times New Roman"/>
          <w:color w:val="000000"/>
          <w:sz w:val="24"/>
          <w:szCs w:val="24"/>
        </w:rPr>
        <w:t xml:space="preserve">We </w:t>
      </w:r>
      <w:r w:rsidR="001A0966">
        <w:rPr>
          <w:rFonts w:ascii="Times New Roman" w:eastAsia="Times New Roman" w:hAnsi="Times New Roman" w:cs="Times New Roman"/>
          <w:color w:val="000000"/>
          <w:sz w:val="24"/>
          <w:szCs w:val="24"/>
        </w:rPr>
        <w:t xml:space="preserve">next </w:t>
      </w:r>
      <w:r w:rsidRPr="00C8626B">
        <w:rPr>
          <w:rFonts w:ascii="Times New Roman" w:eastAsia="Times New Roman" w:hAnsi="Times New Roman" w:cs="Times New Roman"/>
          <w:color w:val="000000"/>
          <w:sz w:val="24"/>
          <w:szCs w:val="24"/>
        </w:rPr>
        <w:t xml:space="preserve">examined whether the monkeys’ behavioral ranking of offers from lowest to highest </w:t>
      </w:r>
      <w:r w:rsidR="001A0966">
        <w:rPr>
          <w:rFonts w:ascii="Times New Roman" w:eastAsia="Times New Roman" w:hAnsi="Times New Roman" w:cs="Times New Roman"/>
          <w:color w:val="000000"/>
          <w:sz w:val="24"/>
          <w:szCs w:val="24"/>
        </w:rPr>
        <w:t xml:space="preserve">discounted </w:t>
      </w:r>
      <w:r w:rsidRPr="00C8626B">
        <w:rPr>
          <w:rFonts w:ascii="Times New Roman" w:eastAsia="Times New Roman" w:hAnsi="Times New Roman" w:cs="Times New Roman"/>
          <w:color w:val="000000"/>
          <w:sz w:val="24"/>
          <w:szCs w:val="24"/>
        </w:rPr>
        <w:t xml:space="preserve">value was reflected in </w:t>
      </w:r>
      <w:r w:rsidR="001A0966">
        <w:rPr>
          <w:rFonts w:ascii="Times New Roman" w:eastAsia="Times New Roman" w:hAnsi="Times New Roman" w:cs="Times New Roman"/>
          <w:color w:val="000000"/>
          <w:sz w:val="24"/>
          <w:szCs w:val="24"/>
        </w:rPr>
        <w:t>neural activity at the single-neuron and population level</w:t>
      </w:r>
      <w:r w:rsidRPr="00C8626B">
        <w:rPr>
          <w:rFonts w:ascii="Times New Roman" w:eastAsia="Times New Roman" w:hAnsi="Times New Roman" w:cs="Times New Roman"/>
          <w:color w:val="000000"/>
          <w:sz w:val="24"/>
          <w:szCs w:val="24"/>
        </w:rPr>
        <w:t xml:space="preserve">. </w:t>
      </w:r>
    </w:p>
    <w:p w14:paraId="01B031AD" w14:textId="0B7D5D40" w:rsidR="004A2448" w:rsidRDefault="001A0966"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single-neuron level, </w:t>
      </w:r>
      <w:r w:rsidR="004A2448" w:rsidRPr="004A2448">
        <w:rPr>
          <w:rFonts w:ascii="Times New Roman" w:eastAsia="Times New Roman" w:hAnsi="Times New Roman" w:cs="Times New Roman"/>
          <w:color w:val="000000"/>
          <w:sz w:val="24"/>
          <w:szCs w:val="24"/>
        </w:rPr>
        <w:t xml:space="preserve">we tested </w:t>
      </w:r>
      <w:r w:rsidR="0041176F">
        <w:rPr>
          <w:rFonts w:ascii="Times New Roman" w:eastAsia="Times New Roman" w:hAnsi="Times New Roman" w:cs="Times New Roman"/>
          <w:color w:val="000000"/>
          <w:sz w:val="24"/>
          <w:szCs w:val="24"/>
        </w:rPr>
        <w:t>whether</w:t>
      </w:r>
      <w:r w:rsidR="0041176F" w:rsidRPr="004A244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firing rates </w:t>
      </w:r>
      <w:r w:rsidR="004C72A0">
        <w:rPr>
          <w:rFonts w:ascii="Times New Roman" w:eastAsia="Times New Roman" w:hAnsi="Times New Roman" w:cs="Times New Roman"/>
          <w:color w:val="000000"/>
          <w:sz w:val="24"/>
          <w:szCs w:val="24"/>
        </w:rPr>
        <w:t xml:space="preserve">calculated in the first 750 </w:t>
      </w:r>
      <w:proofErr w:type="spellStart"/>
      <w:r w:rsidR="004C72A0">
        <w:rPr>
          <w:rFonts w:ascii="Times New Roman" w:eastAsia="Times New Roman" w:hAnsi="Times New Roman" w:cs="Times New Roman"/>
          <w:color w:val="000000"/>
          <w:sz w:val="24"/>
          <w:szCs w:val="24"/>
        </w:rPr>
        <w:t>ms</w:t>
      </w:r>
      <w:proofErr w:type="spellEnd"/>
      <w:r w:rsidR="004C72A0">
        <w:rPr>
          <w:rFonts w:ascii="Times New Roman" w:eastAsia="Times New Roman" w:hAnsi="Times New Roman" w:cs="Times New Roman"/>
          <w:color w:val="000000"/>
          <w:sz w:val="24"/>
          <w:szCs w:val="24"/>
        </w:rPr>
        <w:t xml:space="preserve"> of the offer period </w:t>
      </w:r>
      <w:r>
        <w:rPr>
          <w:rFonts w:ascii="Times New Roman" w:eastAsia="Times New Roman" w:hAnsi="Times New Roman" w:cs="Times New Roman"/>
          <w:color w:val="000000"/>
          <w:sz w:val="24"/>
          <w:szCs w:val="24"/>
        </w:rPr>
        <w:t>were</w:t>
      </w:r>
      <w:r w:rsidR="004A2448" w:rsidRPr="004A2448">
        <w:rPr>
          <w:rFonts w:ascii="Times New Roman" w:eastAsia="Times New Roman" w:hAnsi="Times New Roman" w:cs="Times New Roman"/>
          <w:color w:val="000000"/>
          <w:sz w:val="24"/>
          <w:szCs w:val="24"/>
        </w:rPr>
        <w:t xml:space="preserve"> linear</w:t>
      </w:r>
      <w:r>
        <w:rPr>
          <w:rFonts w:ascii="Times New Roman" w:eastAsia="Times New Roman" w:hAnsi="Times New Roman" w:cs="Times New Roman"/>
          <w:color w:val="000000"/>
          <w:sz w:val="24"/>
          <w:szCs w:val="24"/>
        </w:rPr>
        <w:t>ly</w:t>
      </w:r>
      <w:r w:rsidR="004A2448" w:rsidRPr="004A2448">
        <w:rPr>
          <w:rFonts w:ascii="Times New Roman" w:eastAsia="Times New Roman" w:hAnsi="Times New Roman" w:cs="Times New Roman"/>
          <w:color w:val="000000"/>
          <w:sz w:val="24"/>
          <w:szCs w:val="24"/>
        </w:rPr>
        <w:t xml:space="preserve"> modulat</w:t>
      </w:r>
      <w:r>
        <w:rPr>
          <w:rFonts w:ascii="Times New Roman" w:eastAsia="Times New Roman" w:hAnsi="Times New Roman" w:cs="Times New Roman"/>
          <w:color w:val="000000"/>
          <w:sz w:val="24"/>
          <w:szCs w:val="24"/>
        </w:rPr>
        <w:t>ed</w:t>
      </w:r>
      <w:r w:rsidR="004A2448" w:rsidRPr="004A244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by the</w:t>
      </w:r>
      <w:r w:rsidR="004A2448" w:rsidRPr="004A2448">
        <w:rPr>
          <w:rFonts w:ascii="Times New Roman" w:eastAsia="Times New Roman" w:hAnsi="Times New Roman" w:cs="Times New Roman"/>
          <w:color w:val="000000"/>
          <w:sz w:val="24"/>
          <w:szCs w:val="24"/>
        </w:rPr>
        <w:t xml:space="preserve"> discounted value</w:t>
      </w:r>
      <w:r w:rsidR="008349A5">
        <w:rPr>
          <w:rFonts w:ascii="Times New Roman" w:eastAsia="Times New Roman" w:hAnsi="Times New Roman" w:cs="Times New Roman"/>
          <w:color w:val="000000"/>
          <w:sz w:val="24"/>
          <w:szCs w:val="24"/>
        </w:rPr>
        <w:t xml:space="preserve"> calculated from the behavior</w:t>
      </w:r>
      <w:r w:rsidR="004A2448">
        <w:rPr>
          <w:rFonts w:ascii="Times New Roman" w:eastAsia="Times New Roman" w:hAnsi="Times New Roman" w:cs="Times New Roman"/>
          <w:color w:val="000000"/>
          <w:sz w:val="24"/>
          <w:szCs w:val="24"/>
        </w:rPr>
        <w:t>.</w:t>
      </w:r>
      <w:r w:rsidR="00E32FC1" w:rsidRPr="00E32FC1">
        <w:rPr>
          <w:rFonts w:ascii="Times New Roman" w:eastAsia="Times New Roman" w:hAnsi="Times New Roman" w:cs="Times New Roman"/>
          <w:color w:val="000000"/>
          <w:sz w:val="24"/>
          <w:szCs w:val="24"/>
        </w:rPr>
        <w:t xml:space="preserve"> </w:t>
      </w:r>
    </w:p>
    <w:p w14:paraId="336EC4FC" w14:textId="65D8D2C3" w:rsidR="00BD4E2C" w:rsidRDefault="00E32FC1" w:rsidP="00117504">
      <w:pPr>
        <w:shd w:val="clear" w:color="auto" w:fill="FFFFFF"/>
        <w:spacing w:after="0" w:line="480" w:lineRule="auto"/>
        <w:rPr>
          <w:rFonts w:ascii="Times New Roman" w:eastAsia="Times New Roman" w:hAnsi="Times New Roman" w:cs="Times New Roman"/>
          <w:color w:val="000000"/>
          <w:sz w:val="24"/>
          <w:szCs w:val="24"/>
        </w:rPr>
      </w:pPr>
      <w:r w:rsidRPr="00E32FC1">
        <w:rPr>
          <w:rFonts w:ascii="Times New Roman" w:eastAsia="Times New Roman" w:hAnsi="Times New Roman" w:cs="Times New Roman"/>
          <w:color w:val="000000"/>
          <w:sz w:val="24"/>
          <w:szCs w:val="24"/>
        </w:rPr>
        <w:t xml:space="preserve">In </w:t>
      </w:r>
      <w:r w:rsidRPr="006E0ACE">
        <w:rPr>
          <w:rFonts w:ascii="Times New Roman" w:eastAsia="Times New Roman" w:hAnsi="Times New Roman" w:cs="Times New Roman"/>
          <w:color w:val="000000"/>
          <w:sz w:val="24"/>
          <w:szCs w:val="24"/>
        </w:rPr>
        <w:t xml:space="preserve">Monkey </w:t>
      </w:r>
      <w:r w:rsidR="008349A5" w:rsidRPr="006E0ACE">
        <w:rPr>
          <w:rFonts w:ascii="Times New Roman" w:eastAsia="Times New Roman" w:hAnsi="Times New Roman" w:cs="Times New Roman"/>
          <w:color w:val="000000"/>
          <w:sz w:val="24"/>
          <w:szCs w:val="24"/>
        </w:rPr>
        <w:t>S</w:t>
      </w:r>
      <w:r w:rsidRPr="006E0ACE">
        <w:rPr>
          <w:rFonts w:ascii="Times New Roman" w:eastAsia="Times New Roman" w:hAnsi="Times New Roman" w:cs="Times New Roman"/>
          <w:color w:val="000000"/>
          <w:sz w:val="24"/>
          <w:szCs w:val="24"/>
        </w:rPr>
        <w:t xml:space="preserve">, </w:t>
      </w:r>
      <w:r w:rsidR="004A2448" w:rsidRPr="006E0ACE">
        <w:rPr>
          <w:rFonts w:ascii="Times New Roman" w:eastAsia="Times New Roman" w:hAnsi="Times New Roman" w:cs="Times New Roman"/>
          <w:color w:val="000000"/>
          <w:sz w:val="24"/>
          <w:szCs w:val="24"/>
        </w:rPr>
        <w:t>only</w:t>
      </w:r>
      <w:r w:rsidRPr="006E0ACE">
        <w:rPr>
          <w:rFonts w:ascii="Times New Roman" w:eastAsia="Times New Roman" w:hAnsi="Times New Roman" w:cs="Times New Roman"/>
          <w:color w:val="000000"/>
          <w:sz w:val="24"/>
          <w:szCs w:val="24"/>
        </w:rPr>
        <w:t xml:space="preserve"> </w:t>
      </w:r>
      <w:r w:rsidR="00D72D1E" w:rsidRPr="006E0ACE">
        <w:rPr>
          <w:rFonts w:ascii="Times New Roman" w:eastAsia="Times New Roman" w:hAnsi="Times New Roman" w:cs="Times New Roman"/>
          <w:color w:val="000000"/>
          <w:sz w:val="24"/>
          <w:szCs w:val="24"/>
        </w:rPr>
        <w:t xml:space="preserve">6 </w:t>
      </w:r>
      <w:r w:rsidRPr="006E0ACE">
        <w:rPr>
          <w:rFonts w:ascii="Times New Roman" w:eastAsia="Times New Roman" w:hAnsi="Times New Roman" w:cs="Times New Roman"/>
          <w:color w:val="000000"/>
          <w:sz w:val="24"/>
          <w:szCs w:val="24"/>
        </w:rPr>
        <w:t>out of 63 neurons</w:t>
      </w:r>
      <w:r w:rsidR="003E25AB" w:rsidRPr="006E0ACE">
        <w:rPr>
          <w:rFonts w:ascii="Times New Roman" w:eastAsia="Times New Roman" w:hAnsi="Times New Roman" w:cs="Times New Roman"/>
          <w:color w:val="000000"/>
          <w:sz w:val="24"/>
          <w:szCs w:val="24"/>
        </w:rPr>
        <w:t xml:space="preserve"> </w:t>
      </w:r>
      <w:r w:rsidR="004A2448" w:rsidRPr="006E0ACE">
        <w:rPr>
          <w:rFonts w:ascii="Times New Roman" w:eastAsia="Times New Roman" w:hAnsi="Times New Roman" w:cs="Times New Roman"/>
          <w:color w:val="000000"/>
          <w:sz w:val="24"/>
          <w:szCs w:val="24"/>
        </w:rPr>
        <w:t>(</w:t>
      </w:r>
      <w:r w:rsidR="006970D3" w:rsidRPr="006E0ACE">
        <w:rPr>
          <w:rFonts w:ascii="Times New Roman" w:eastAsia="Times New Roman" w:hAnsi="Times New Roman" w:cs="Times New Roman"/>
          <w:color w:val="000000"/>
          <w:sz w:val="24"/>
          <w:szCs w:val="24"/>
        </w:rPr>
        <w:t>10</w:t>
      </w:r>
      <w:r w:rsidR="004A2448" w:rsidRPr="006E0ACE">
        <w:rPr>
          <w:rFonts w:ascii="Times New Roman" w:eastAsia="Times New Roman" w:hAnsi="Times New Roman" w:cs="Times New Roman"/>
          <w:color w:val="000000"/>
          <w:sz w:val="24"/>
          <w:szCs w:val="24"/>
        </w:rPr>
        <w:t>%)</w:t>
      </w:r>
      <w:r w:rsidR="003E25AB" w:rsidRPr="006E0ACE">
        <w:rPr>
          <w:rFonts w:ascii="Times New Roman" w:eastAsia="Times New Roman" w:hAnsi="Times New Roman" w:cs="Times New Roman"/>
          <w:color w:val="000000"/>
          <w:sz w:val="24"/>
          <w:szCs w:val="24"/>
        </w:rPr>
        <w:t xml:space="preserve"> </w:t>
      </w:r>
      <w:r w:rsidR="001A0966" w:rsidRPr="006E0ACE">
        <w:rPr>
          <w:rFonts w:ascii="Times New Roman" w:eastAsia="Times New Roman" w:hAnsi="Times New Roman" w:cs="Times New Roman"/>
          <w:color w:val="000000"/>
          <w:sz w:val="24"/>
          <w:szCs w:val="24"/>
        </w:rPr>
        <w:t>showed</w:t>
      </w:r>
      <w:r w:rsidR="003E25AB" w:rsidRPr="003E25AB">
        <w:rPr>
          <w:rFonts w:ascii="Times New Roman" w:eastAsia="Times New Roman" w:hAnsi="Times New Roman" w:cs="Times New Roman"/>
          <w:color w:val="000000"/>
          <w:sz w:val="24"/>
          <w:szCs w:val="24"/>
        </w:rPr>
        <w:t xml:space="preserve"> a significant linear correlation between spike count and discounted value.</w:t>
      </w:r>
      <w:r>
        <w:rPr>
          <w:rFonts w:ascii="Times New Roman" w:eastAsia="Times New Roman" w:hAnsi="Times New Roman" w:cs="Times New Roman"/>
          <w:color w:val="000000"/>
          <w:sz w:val="24"/>
          <w:szCs w:val="24"/>
        </w:rPr>
        <w:t xml:space="preserve"> </w:t>
      </w:r>
      <w:r w:rsidR="003E25AB" w:rsidRPr="003E25AB">
        <w:rPr>
          <w:rFonts w:ascii="Times New Roman" w:eastAsia="Times New Roman" w:hAnsi="Times New Roman" w:cs="Times New Roman"/>
          <w:color w:val="000000"/>
          <w:sz w:val="24"/>
          <w:szCs w:val="24"/>
        </w:rPr>
        <w:t xml:space="preserve">In contrast, Monkey </w:t>
      </w:r>
      <w:r w:rsidR="008349A5">
        <w:rPr>
          <w:rFonts w:ascii="Times New Roman" w:eastAsia="Times New Roman" w:hAnsi="Times New Roman" w:cs="Times New Roman"/>
          <w:color w:val="000000"/>
          <w:sz w:val="24"/>
          <w:szCs w:val="24"/>
        </w:rPr>
        <w:t>T</w:t>
      </w:r>
      <w:r w:rsidR="008349A5" w:rsidRPr="003E25AB">
        <w:rPr>
          <w:rFonts w:ascii="Times New Roman" w:eastAsia="Times New Roman" w:hAnsi="Times New Roman" w:cs="Times New Roman"/>
          <w:color w:val="000000"/>
          <w:sz w:val="24"/>
          <w:szCs w:val="24"/>
        </w:rPr>
        <w:t xml:space="preserve"> </w:t>
      </w:r>
      <w:r w:rsidR="003E25AB" w:rsidRPr="003E25AB">
        <w:rPr>
          <w:rFonts w:ascii="Times New Roman" w:eastAsia="Times New Roman" w:hAnsi="Times New Roman" w:cs="Times New Roman"/>
          <w:color w:val="000000"/>
          <w:sz w:val="24"/>
          <w:szCs w:val="24"/>
        </w:rPr>
        <w:t>showed a higher proportion, with 35 out of 107 neurons (33%) exhibiting such linear coding.</w:t>
      </w:r>
      <w:r w:rsidR="006761A8" w:rsidRPr="006761A8">
        <w:t xml:space="preserve"> </w:t>
      </w:r>
      <w:r w:rsidR="00AE6CD0" w:rsidRPr="00AE6CD0">
        <w:rPr>
          <w:rFonts w:ascii="Times New Roman" w:eastAsia="Times New Roman" w:hAnsi="Times New Roman" w:cs="Times New Roman"/>
          <w:color w:val="000000"/>
          <w:sz w:val="24"/>
          <w:szCs w:val="24"/>
        </w:rPr>
        <w:t xml:space="preserve">This suggests that Monkey </w:t>
      </w:r>
      <w:r w:rsidR="008349A5">
        <w:rPr>
          <w:rFonts w:ascii="Times New Roman" w:eastAsia="Times New Roman" w:hAnsi="Times New Roman" w:cs="Times New Roman"/>
          <w:color w:val="000000"/>
          <w:sz w:val="24"/>
          <w:szCs w:val="24"/>
        </w:rPr>
        <w:t>T</w:t>
      </w:r>
      <w:r w:rsidR="008349A5" w:rsidRPr="00AE6CD0">
        <w:rPr>
          <w:rFonts w:ascii="Times New Roman" w:eastAsia="Times New Roman" w:hAnsi="Times New Roman" w:cs="Times New Roman"/>
          <w:color w:val="000000"/>
          <w:sz w:val="24"/>
          <w:szCs w:val="24"/>
        </w:rPr>
        <w:t xml:space="preserve">’s </w:t>
      </w:r>
      <w:proofErr w:type="spellStart"/>
      <w:r w:rsidR="00AE6CD0" w:rsidRPr="00AE6CD0">
        <w:rPr>
          <w:rFonts w:ascii="Times New Roman" w:eastAsia="Times New Roman" w:hAnsi="Times New Roman" w:cs="Times New Roman"/>
          <w:color w:val="000000"/>
          <w:sz w:val="24"/>
          <w:szCs w:val="24"/>
        </w:rPr>
        <w:t>dlPFC</w:t>
      </w:r>
      <w:proofErr w:type="spellEnd"/>
      <w:r w:rsidR="00AE6CD0" w:rsidRPr="00AE6CD0">
        <w:rPr>
          <w:rFonts w:ascii="Times New Roman" w:eastAsia="Times New Roman" w:hAnsi="Times New Roman" w:cs="Times New Roman"/>
          <w:color w:val="000000"/>
          <w:sz w:val="24"/>
          <w:szCs w:val="24"/>
        </w:rPr>
        <w:t xml:space="preserve"> neurons encode </w:t>
      </w:r>
      <w:r w:rsidR="00554A19">
        <w:rPr>
          <w:rFonts w:ascii="Times New Roman" w:eastAsia="Times New Roman" w:hAnsi="Times New Roman" w:cs="Times New Roman"/>
          <w:color w:val="000000"/>
          <w:sz w:val="24"/>
          <w:szCs w:val="24"/>
        </w:rPr>
        <w:t xml:space="preserve">the value of the </w:t>
      </w:r>
      <w:r w:rsidR="00496817" w:rsidRPr="00AE6CD0">
        <w:rPr>
          <w:rFonts w:ascii="Times New Roman" w:eastAsia="Times New Roman" w:hAnsi="Times New Roman" w:cs="Times New Roman"/>
          <w:color w:val="000000"/>
          <w:sz w:val="24"/>
          <w:szCs w:val="24"/>
        </w:rPr>
        <w:t>offer</w:t>
      </w:r>
      <w:r w:rsidR="00AE6CD0" w:rsidRPr="00AE6CD0">
        <w:rPr>
          <w:rFonts w:ascii="Times New Roman" w:eastAsia="Times New Roman" w:hAnsi="Times New Roman" w:cs="Times New Roman"/>
          <w:color w:val="000000"/>
          <w:sz w:val="24"/>
          <w:szCs w:val="24"/>
        </w:rPr>
        <w:t xml:space="preserve"> more linearly and uniformly, while Monkey </w:t>
      </w:r>
      <w:r w:rsidR="008349A5">
        <w:rPr>
          <w:rFonts w:ascii="Times New Roman" w:eastAsia="Times New Roman" w:hAnsi="Times New Roman" w:cs="Times New Roman"/>
          <w:color w:val="000000"/>
          <w:sz w:val="24"/>
          <w:szCs w:val="24"/>
        </w:rPr>
        <w:t>S</w:t>
      </w:r>
      <w:r w:rsidR="008349A5" w:rsidRPr="00AE6CD0">
        <w:rPr>
          <w:rFonts w:ascii="Times New Roman" w:eastAsia="Times New Roman" w:hAnsi="Times New Roman" w:cs="Times New Roman"/>
          <w:color w:val="000000"/>
          <w:sz w:val="24"/>
          <w:szCs w:val="24"/>
        </w:rPr>
        <w:t xml:space="preserve">’s </w:t>
      </w:r>
      <w:r w:rsidR="00AE6CD0" w:rsidRPr="00AE6CD0">
        <w:rPr>
          <w:rFonts w:ascii="Times New Roman" w:eastAsia="Times New Roman" w:hAnsi="Times New Roman" w:cs="Times New Roman"/>
          <w:color w:val="000000"/>
          <w:sz w:val="24"/>
          <w:szCs w:val="24"/>
        </w:rPr>
        <w:t>neurons exhibit more heterogeneous or nonlinear patterns of value representation.</w:t>
      </w:r>
    </w:p>
    <w:p w14:paraId="5D1F2F4D" w14:textId="77777777" w:rsidR="002F2638" w:rsidRDefault="002F2638" w:rsidP="00117504">
      <w:pPr>
        <w:shd w:val="clear" w:color="auto" w:fill="FFFFFF"/>
        <w:spacing w:after="0" w:line="480" w:lineRule="auto"/>
        <w:rPr>
          <w:rFonts w:ascii="Times New Roman" w:eastAsia="Times New Roman" w:hAnsi="Times New Roman" w:cs="Times New Roman"/>
          <w:color w:val="EE0000"/>
          <w:sz w:val="24"/>
          <w:szCs w:val="24"/>
        </w:rPr>
      </w:pPr>
    </w:p>
    <w:p w14:paraId="0164184F" w14:textId="77777777" w:rsidR="002E2F3C" w:rsidRDefault="002E2F3C" w:rsidP="00117504">
      <w:pPr>
        <w:shd w:val="clear" w:color="auto" w:fill="FFFFFF"/>
        <w:spacing w:after="0" w:line="480" w:lineRule="auto"/>
        <w:rPr>
          <w:rFonts w:ascii="Times New Roman" w:eastAsia="Times New Roman" w:hAnsi="Times New Roman" w:cs="Times New Roman"/>
          <w:color w:val="EE0000"/>
          <w:sz w:val="24"/>
          <w:szCs w:val="24"/>
        </w:rPr>
      </w:pPr>
    </w:p>
    <w:p w14:paraId="7E1BDE7D" w14:textId="65B7504B" w:rsidR="00135EAE" w:rsidRDefault="00C411D6" w:rsidP="002E2F3C">
      <w:pPr>
        <w:shd w:val="clear" w:color="auto" w:fill="FFFFFF"/>
        <w:spacing w:after="0" w:line="480" w:lineRule="auto"/>
        <w:jc w:val="center"/>
        <w:rPr>
          <w:noProof/>
          <w14:ligatures w14:val="standardContextual"/>
        </w:rPr>
      </w:pPr>
      <w:r w:rsidRPr="00C411D6">
        <w:rPr>
          <w:noProof/>
          <w14:ligatures w14:val="standardContextual"/>
        </w:rPr>
        <w:lastRenderedPageBreak/>
        <w:t xml:space="preserve"> </w:t>
      </w:r>
      <w:r w:rsidR="00BC5C01">
        <w:rPr>
          <w:noProof/>
          <w14:ligatures w14:val="standardContextual"/>
        </w:rPr>
        <w:drawing>
          <wp:inline distT="0" distB="0" distL="0" distR="0" wp14:anchorId="4490468E" wp14:editId="0B2C16FD">
            <wp:extent cx="3971499" cy="4069159"/>
            <wp:effectExtent l="0" t="0" r="0" b="7620"/>
            <wp:docPr id="6061208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20838"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3977565" cy="4075374"/>
                    </a:xfrm>
                    <a:prstGeom prst="rect">
                      <a:avLst/>
                    </a:prstGeom>
                  </pic:spPr>
                </pic:pic>
              </a:graphicData>
            </a:graphic>
          </wp:inline>
        </w:drawing>
      </w:r>
    </w:p>
    <w:p w14:paraId="4AD19801" w14:textId="77777777" w:rsidR="007B2134" w:rsidRDefault="007B2134" w:rsidP="002E2F3C">
      <w:pPr>
        <w:shd w:val="clear" w:color="auto" w:fill="FFFFFF"/>
        <w:spacing w:after="0" w:line="480" w:lineRule="auto"/>
        <w:jc w:val="center"/>
        <w:rPr>
          <w:noProof/>
          <w14:ligatures w14:val="standardContextual"/>
        </w:rPr>
      </w:pPr>
    </w:p>
    <w:p w14:paraId="455F2356" w14:textId="77777777" w:rsidR="007B2134" w:rsidRPr="007B2134" w:rsidRDefault="007B2134" w:rsidP="007B2134">
      <w:pPr>
        <w:spacing w:after="0" w:line="480" w:lineRule="auto"/>
        <w:rPr>
          <w:rFonts w:ascii="Times New Roman" w:eastAsia="Times New Roman" w:hAnsi="Times New Roman" w:cs="Times New Roman"/>
        </w:rPr>
      </w:pPr>
      <w:r w:rsidRPr="007B2134">
        <w:rPr>
          <w:rFonts w:ascii="Times New Roman" w:eastAsia="Times New Roman" w:hAnsi="Times New Roman" w:cs="Times New Roman"/>
          <w:b/>
          <w:bCs/>
        </w:rPr>
        <w:t>Figure 8. Raster plots and correlation between mean spike count and discounted value.</w:t>
      </w:r>
      <w:r w:rsidRPr="007B2134">
        <w:rPr>
          <w:rFonts w:ascii="Times New Roman" w:eastAsia="Times New Roman" w:hAnsi="Times New Roman" w:cs="Times New Roman"/>
        </w:rPr>
        <w:t xml:space="preserve"> </w:t>
      </w:r>
      <w:r w:rsidRPr="007B2134">
        <w:rPr>
          <w:rFonts w:ascii="Times New Roman" w:eastAsia="Times New Roman" w:hAnsi="Times New Roman" w:cs="Times New Roman"/>
          <w:b/>
          <w:bCs/>
        </w:rPr>
        <w:t>Left panels:</w:t>
      </w:r>
      <w:r w:rsidRPr="007B2134">
        <w:rPr>
          <w:rFonts w:ascii="Times New Roman" w:eastAsia="Times New Roman" w:hAnsi="Times New Roman" w:cs="Times New Roman"/>
        </w:rPr>
        <w:t xml:space="preserve"> example neurons from Monkey T (</w:t>
      </w:r>
      <w:r w:rsidRPr="007B2134">
        <w:rPr>
          <w:rFonts w:ascii="Times New Roman" w:eastAsia="Times New Roman" w:hAnsi="Times New Roman" w:cs="Times New Roman"/>
          <w:b/>
          <w:bCs/>
        </w:rPr>
        <w:t>A</w:t>
      </w:r>
      <w:r w:rsidRPr="007B2134">
        <w:rPr>
          <w:rFonts w:ascii="Times New Roman" w:eastAsia="Times New Roman" w:hAnsi="Times New Roman" w:cs="Times New Roman"/>
        </w:rPr>
        <w:t>) and Monkey S (</w:t>
      </w:r>
      <w:r w:rsidRPr="007B2134">
        <w:rPr>
          <w:rFonts w:ascii="Times New Roman" w:eastAsia="Times New Roman" w:hAnsi="Times New Roman" w:cs="Times New Roman"/>
          <w:b/>
          <w:bCs/>
        </w:rPr>
        <w:t>B</w:t>
      </w:r>
      <w:r w:rsidRPr="007B2134">
        <w:rPr>
          <w:rFonts w:ascii="Times New Roman" w:eastAsia="Times New Roman" w:hAnsi="Times New Roman" w:cs="Times New Roman"/>
        </w:rPr>
        <w:t xml:space="preserve">). Spike density functions are shown above each raster. Neural activity is aligned to cue onset and split by the nine offers, ordered from highest to lowest mean firing rate (calculated from 75 to 750 </w:t>
      </w:r>
      <w:proofErr w:type="spellStart"/>
      <w:r w:rsidRPr="007B2134">
        <w:rPr>
          <w:rFonts w:ascii="Times New Roman" w:eastAsia="Times New Roman" w:hAnsi="Times New Roman" w:cs="Times New Roman"/>
        </w:rPr>
        <w:t>ms</w:t>
      </w:r>
      <w:proofErr w:type="spellEnd"/>
      <w:r w:rsidRPr="007B2134">
        <w:rPr>
          <w:rFonts w:ascii="Times New Roman" w:eastAsia="Times New Roman" w:hAnsi="Times New Roman" w:cs="Times New Roman"/>
        </w:rPr>
        <w:t xml:space="preserve"> after cue onset, grey rectangle). </w:t>
      </w:r>
      <w:r w:rsidRPr="007B2134">
        <w:rPr>
          <w:rFonts w:ascii="Times New Roman" w:eastAsia="Times New Roman" w:hAnsi="Times New Roman" w:cs="Times New Roman"/>
          <w:b/>
          <w:bCs/>
        </w:rPr>
        <w:t>Right panels:</w:t>
      </w:r>
      <w:r w:rsidRPr="007B2134">
        <w:rPr>
          <w:rFonts w:ascii="Times New Roman" w:eastAsia="Times New Roman" w:hAnsi="Times New Roman" w:cs="Times New Roman"/>
        </w:rPr>
        <w:t xml:space="preserve"> Linear correlation between the mean spike count for each offer and the behaviorally calculated discounted value, corresponding to the neurons shown in the left panels.</w:t>
      </w:r>
    </w:p>
    <w:p w14:paraId="1E9D2ED2" w14:textId="77777777" w:rsidR="007B2134" w:rsidRDefault="007B2134" w:rsidP="002E2F3C">
      <w:pPr>
        <w:shd w:val="clear" w:color="auto" w:fill="FFFFFF"/>
        <w:spacing w:after="0" w:line="480" w:lineRule="auto"/>
        <w:jc w:val="center"/>
        <w:rPr>
          <w:rFonts w:ascii="Times New Roman" w:eastAsia="Times New Roman" w:hAnsi="Times New Roman" w:cs="Times New Roman"/>
          <w:color w:val="000000"/>
          <w:sz w:val="24"/>
          <w:szCs w:val="24"/>
        </w:rPr>
      </w:pPr>
    </w:p>
    <w:p w14:paraId="2B7D5AD7" w14:textId="14E1B9FE" w:rsidR="00163FB4" w:rsidRDefault="00F22A54" w:rsidP="00863CD8">
      <w:pPr>
        <w:shd w:val="clear" w:color="auto" w:fill="FFFFFF"/>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w:t>
      </w:r>
      <w:r w:rsidR="00A77723" w:rsidRPr="00A77723">
        <w:rPr>
          <w:rFonts w:ascii="Times New Roman" w:eastAsia="Times New Roman" w:hAnsi="Times New Roman" w:cs="Times New Roman"/>
          <w:color w:val="000000"/>
          <w:sz w:val="24"/>
          <w:szCs w:val="24"/>
        </w:rPr>
        <w:t xml:space="preserve"> the population level, we </w:t>
      </w:r>
      <w:r>
        <w:rPr>
          <w:rFonts w:ascii="Times New Roman" w:eastAsia="Times New Roman" w:hAnsi="Times New Roman" w:cs="Times New Roman"/>
          <w:color w:val="000000"/>
          <w:sz w:val="24"/>
          <w:szCs w:val="24"/>
        </w:rPr>
        <w:t>applied</w:t>
      </w:r>
      <w:r w:rsidR="00A77723" w:rsidRPr="00A77723">
        <w:rPr>
          <w:rFonts w:ascii="Times New Roman" w:eastAsia="Times New Roman" w:hAnsi="Times New Roman" w:cs="Times New Roman"/>
          <w:color w:val="000000"/>
          <w:sz w:val="24"/>
          <w:szCs w:val="24"/>
        </w:rPr>
        <w:t xml:space="preserve"> </w:t>
      </w:r>
      <w:r w:rsidR="006E0ACE">
        <w:rPr>
          <w:rFonts w:ascii="Times New Roman" w:eastAsia="Times New Roman" w:hAnsi="Times New Roman" w:cs="Times New Roman"/>
          <w:color w:val="000000"/>
          <w:sz w:val="24"/>
          <w:szCs w:val="24"/>
        </w:rPr>
        <w:t xml:space="preserve">PCA </w:t>
      </w:r>
      <w:r w:rsidR="00A77723" w:rsidRPr="00A77723">
        <w:rPr>
          <w:rFonts w:ascii="Times New Roman" w:eastAsia="Times New Roman" w:hAnsi="Times New Roman" w:cs="Times New Roman"/>
          <w:color w:val="000000"/>
          <w:sz w:val="24"/>
          <w:szCs w:val="24"/>
        </w:rPr>
        <w:t xml:space="preserve">dimensionality reduction to visualize neural trajectories across </w:t>
      </w:r>
      <w:r>
        <w:rPr>
          <w:rFonts w:ascii="Times New Roman" w:eastAsia="Times New Roman" w:hAnsi="Times New Roman" w:cs="Times New Roman"/>
          <w:color w:val="000000"/>
          <w:sz w:val="24"/>
          <w:szCs w:val="24"/>
        </w:rPr>
        <w:t xml:space="preserve">offer </w:t>
      </w:r>
      <w:r w:rsidR="00A77723" w:rsidRPr="00A77723">
        <w:rPr>
          <w:rFonts w:ascii="Times New Roman" w:eastAsia="Times New Roman" w:hAnsi="Times New Roman" w:cs="Times New Roman"/>
          <w:color w:val="000000"/>
          <w:sz w:val="24"/>
          <w:szCs w:val="24"/>
        </w:rPr>
        <w:t>conditions</w:t>
      </w:r>
      <w:r>
        <w:rPr>
          <w:rFonts w:ascii="Times New Roman" w:eastAsia="Times New Roman" w:hAnsi="Times New Roman" w:cs="Times New Roman"/>
          <w:color w:val="000000"/>
          <w:sz w:val="24"/>
          <w:szCs w:val="24"/>
        </w:rPr>
        <w:t>:</w:t>
      </w:r>
      <w:r w:rsidR="00EA2AA1">
        <w:rPr>
          <w:rFonts w:ascii="Times New Roman" w:eastAsia="Times New Roman" w:hAnsi="Times New Roman" w:cs="Times New Roman"/>
          <w:color w:val="000000"/>
          <w:sz w:val="24"/>
          <w:szCs w:val="24"/>
        </w:rPr>
        <w:t xml:space="preserve"> </w:t>
      </w:r>
      <w:r w:rsidR="00A77723" w:rsidRPr="00A77723">
        <w:rPr>
          <w:rFonts w:ascii="Times New Roman" w:eastAsia="Times New Roman" w:hAnsi="Times New Roman" w:cs="Times New Roman"/>
          <w:color w:val="000000"/>
          <w:sz w:val="24"/>
          <w:szCs w:val="24"/>
        </w:rPr>
        <w:t xml:space="preserve">in Monkey </w:t>
      </w:r>
      <w:r w:rsidR="00766054">
        <w:rPr>
          <w:rFonts w:ascii="Times New Roman" w:eastAsia="Times New Roman" w:hAnsi="Times New Roman" w:cs="Times New Roman"/>
          <w:color w:val="000000"/>
          <w:sz w:val="24"/>
          <w:szCs w:val="24"/>
        </w:rPr>
        <w:t>S</w:t>
      </w:r>
      <w:r w:rsidR="00A77723" w:rsidRPr="00A77723">
        <w:rPr>
          <w:rFonts w:ascii="Times New Roman" w:eastAsia="Times New Roman" w:hAnsi="Times New Roman" w:cs="Times New Roman"/>
          <w:color w:val="000000"/>
          <w:sz w:val="24"/>
          <w:szCs w:val="24"/>
        </w:rPr>
        <w:t xml:space="preserve">, trajectories </w:t>
      </w:r>
      <w:r>
        <w:rPr>
          <w:rFonts w:ascii="Times New Roman" w:eastAsia="Times New Roman" w:hAnsi="Times New Roman" w:cs="Times New Roman"/>
          <w:color w:val="000000"/>
          <w:sz w:val="24"/>
          <w:szCs w:val="24"/>
        </w:rPr>
        <w:t>for</w:t>
      </w:r>
      <w:r w:rsidR="00A77723" w:rsidRPr="00A77723">
        <w:rPr>
          <w:rFonts w:ascii="Times New Roman" w:eastAsia="Times New Roman" w:hAnsi="Times New Roman" w:cs="Times New Roman"/>
          <w:color w:val="000000"/>
          <w:sz w:val="24"/>
          <w:szCs w:val="24"/>
        </w:rPr>
        <w:t xml:space="preserve"> different offer values were entangled, suggesting a complex</w:t>
      </w:r>
      <w:r>
        <w:rPr>
          <w:rFonts w:ascii="Times New Roman" w:eastAsia="Times New Roman" w:hAnsi="Times New Roman" w:cs="Times New Roman"/>
          <w:color w:val="000000"/>
          <w:sz w:val="24"/>
          <w:szCs w:val="24"/>
        </w:rPr>
        <w:t xml:space="preserve"> and</w:t>
      </w:r>
      <w:r w:rsidR="00A77723" w:rsidRPr="00A77723">
        <w:rPr>
          <w:rFonts w:ascii="Times New Roman" w:eastAsia="Times New Roman" w:hAnsi="Times New Roman" w:cs="Times New Roman"/>
          <w:color w:val="000000"/>
          <w:sz w:val="24"/>
          <w:szCs w:val="24"/>
        </w:rPr>
        <w:t xml:space="preserve"> nonlinear encoding of value and choice</w:t>
      </w:r>
      <w:r w:rsidR="00E04B39">
        <w:rPr>
          <w:rFonts w:ascii="Times New Roman" w:eastAsia="Times New Roman" w:hAnsi="Times New Roman" w:cs="Times New Roman"/>
          <w:color w:val="000000"/>
          <w:sz w:val="24"/>
          <w:szCs w:val="24"/>
        </w:rPr>
        <w:t xml:space="preserve"> (Figure 9</w:t>
      </w:r>
      <w:r w:rsidR="00863CD8">
        <w:rPr>
          <w:rFonts w:ascii="Times New Roman" w:eastAsia="Times New Roman" w:hAnsi="Times New Roman" w:cs="Times New Roman"/>
          <w:color w:val="000000"/>
          <w:sz w:val="24"/>
          <w:szCs w:val="24"/>
        </w:rPr>
        <w:t>A&amp;C</w:t>
      </w:r>
      <w:r w:rsidR="00E04B39">
        <w:rPr>
          <w:rFonts w:ascii="Times New Roman" w:eastAsia="Times New Roman" w:hAnsi="Times New Roman" w:cs="Times New Roman"/>
          <w:color w:val="000000"/>
          <w:sz w:val="24"/>
          <w:szCs w:val="24"/>
        </w:rPr>
        <w:t>)</w:t>
      </w:r>
      <w:r w:rsidR="00A77723" w:rsidRPr="00A7772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In</w:t>
      </w:r>
      <w:r w:rsidR="00A77723" w:rsidRPr="00A77723">
        <w:rPr>
          <w:rFonts w:ascii="Times New Roman" w:eastAsia="Times New Roman" w:hAnsi="Times New Roman" w:cs="Times New Roman"/>
          <w:color w:val="000000"/>
          <w:sz w:val="24"/>
          <w:szCs w:val="24"/>
        </w:rPr>
        <w:t xml:space="preserve"> Monkey </w:t>
      </w:r>
      <w:r w:rsidR="00766054">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rPr>
        <w:t xml:space="preserve">, </w:t>
      </w:r>
      <w:r w:rsidR="00A77723" w:rsidRPr="00A77723">
        <w:rPr>
          <w:rFonts w:ascii="Times New Roman" w:eastAsia="Times New Roman" w:hAnsi="Times New Roman" w:cs="Times New Roman"/>
          <w:color w:val="000000"/>
          <w:sz w:val="24"/>
          <w:szCs w:val="24"/>
        </w:rPr>
        <w:t xml:space="preserve">trajectories were well separated and </w:t>
      </w:r>
      <w:r>
        <w:rPr>
          <w:rFonts w:ascii="Times New Roman" w:eastAsia="Times New Roman" w:hAnsi="Times New Roman" w:cs="Times New Roman"/>
          <w:color w:val="000000"/>
          <w:sz w:val="24"/>
          <w:szCs w:val="24"/>
        </w:rPr>
        <w:t>arranged in an orderly</w:t>
      </w:r>
      <w:r w:rsidR="00A77723" w:rsidRPr="00A77723">
        <w:rPr>
          <w:rFonts w:ascii="Times New Roman" w:eastAsia="Times New Roman" w:hAnsi="Times New Roman" w:cs="Times New Roman"/>
          <w:color w:val="000000"/>
          <w:sz w:val="24"/>
          <w:szCs w:val="24"/>
        </w:rPr>
        <w:t xml:space="preserve"> progression from low </w:t>
      </w:r>
      <w:r w:rsidR="00A77723" w:rsidRPr="00A77723">
        <w:rPr>
          <w:rFonts w:ascii="Times New Roman" w:eastAsia="Times New Roman" w:hAnsi="Times New Roman" w:cs="Times New Roman"/>
          <w:color w:val="000000"/>
          <w:sz w:val="24"/>
          <w:szCs w:val="24"/>
        </w:rPr>
        <w:lastRenderedPageBreak/>
        <w:t>(green) to high (red) value offers</w:t>
      </w:r>
      <w:r>
        <w:rPr>
          <w:rFonts w:ascii="Times New Roman" w:eastAsia="Times New Roman" w:hAnsi="Times New Roman" w:cs="Times New Roman"/>
          <w:color w:val="000000"/>
          <w:sz w:val="24"/>
          <w:szCs w:val="24"/>
        </w:rPr>
        <w:t xml:space="preserve"> (green to red in Fig. 9</w:t>
      </w:r>
      <w:r w:rsidR="008259F5">
        <w:rPr>
          <w:rFonts w:ascii="Times New Roman" w:eastAsia="Times New Roman" w:hAnsi="Times New Roman" w:cs="Times New Roman"/>
          <w:color w:val="000000"/>
          <w:sz w:val="24"/>
          <w:szCs w:val="24"/>
        </w:rPr>
        <w:t>B&amp;D</w:t>
      </w:r>
      <w:r>
        <w:rPr>
          <w:rFonts w:ascii="Times New Roman" w:eastAsia="Times New Roman" w:hAnsi="Times New Roman" w:cs="Times New Roman"/>
          <w:color w:val="000000"/>
          <w:sz w:val="24"/>
          <w:szCs w:val="24"/>
        </w:rPr>
        <w:t>)</w:t>
      </w:r>
      <w:r w:rsidR="00A77723" w:rsidRPr="00A77723">
        <w:rPr>
          <w:rFonts w:ascii="Times New Roman" w:eastAsia="Times New Roman" w:hAnsi="Times New Roman" w:cs="Times New Roman"/>
          <w:color w:val="000000"/>
          <w:sz w:val="24"/>
          <w:szCs w:val="24"/>
        </w:rPr>
        <w:t>, consistent with a more linear and lower-dimensional population code</w:t>
      </w:r>
      <w:r w:rsidR="008259F5">
        <w:rPr>
          <w:rFonts w:ascii="Times New Roman" w:eastAsia="Times New Roman" w:hAnsi="Times New Roman" w:cs="Times New Roman"/>
          <w:color w:val="000000"/>
          <w:sz w:val="24"/>
          <w:szCs w:val="24"/>
        </w:rPr>
        <w:t xml:space="preserve">. </w:t>
      </w:r>
      <w:r w:rsidR="00B816DC" w:rsidRPr="00B816DC">
        <w:rPr>
          <w:rFonts w:ascii="Times New Roman" w:eastAsia="Times New Roman" w:hAnsi="Times New Roman" w:cs="Times New Roman"/>
          <w:color w:val="000000"/>
          <w:sz w:val="24"/>
          <w:szCs w:val="24"/>
        </w:rPr>
        <w:t xml:space="preserve">This was valid when </w:t>
      </w:r>
      <w:r w:rsidR="008E3FC2">
        <w:rPr>
          <w:rFonts w:ascii="Times New Roman" w:eastAsia="Times New Roman" w:hAnsi="Times New Roman" w:cs="Times New Roman"/>
          <w:color w:val="000000"/>
          <w:sz w:val="24"/>
          <w:szCs w:val="24"/>
        </w:rPr>
        <w:t>the neural trajectories were calculated in the</w:t>
      </w:r>
      <w:r w:rsidR="00B816DC" w:rsidRPr="00B816DC">
        <w:rPr>
          <w:rFonts w:ascii="Times New Roman" w:eastAsia="Times New Roman" w:hAnsi="Times New Roman" w:cs="Times New Roman"/>
          <w:color w:val="000000"/>
          <w:sz w:val="24"/>
          <w:szCs w:val="24"/>
        </w:rPr>
        <w:t xml:space="preserve"> first 1000 </w:t>
      </w:r>
      <w:proofErr w:type="spellStart"/>
      <w:r w:rsidR="00B816DC" w:rsidRPr="00B816DC">
        <w:rPr>
          <w:rFonts w:ascii="Times New Roman" w:eastAsia="Times New Roman" w:hAnsi="Times New Roman" w:cs="Times New Roman"/>
          <w:color w:val="000000"/>
          <w:sz w:val="24"/>
          <w:szCs w:val="24"/>
        </w:rPr>
        <w:t>ms</w:t>
      </w:r>
      <w:proofErr w:type="spellEnd"/>
      <w:r w:rsidR="00B816DC" w:rsidRPr="00B816DC">
        <w:rPr>
          <w:rFonts w:ascii="Times New Roman" w:eastAsia="Times New Roman" w:hAnsi="Times New Roman" w:cs="Times New Roman"/>
          <w:color w:val="000000"/>
          <w:sz w:val="24"/>
          <w:szCs w:val="24"/>
        </w:rPr>
        <w:t xml:space="preserve"> after cue onset (</w:t>
      </w:r>
      <w:r w:rsidR="008E3FC2">
        <w:rPr>
          <w:rFonts w:ascii="Times New Roman" w:eastAsia="Times New Roman" w:hAnsi="Times New Roman" w:cs="Times New Roman"/>
          <w:color w:val="000000"/>
          <w:sz w:val="24"/>
          <w:szCs w:val="24"/>
        </w:rPr>
        <w:t>Fig. 9</w:t>
      </w:r>
      <w:r w:rsidR="00B816DC" w:rsidRPr="00B816DC">
        <w:rPr>
          <w:rFonts w:ascii="Times New Roman" w:eastAsia="Times New Roman" w:hAnsi="Times New Roman" w:cs="Times New Roman"/>
          <w:color w:val="000000"/>
          <w:sz w:val="24"/>
          <w:szCs w:val="24"/>
        </w:rPr>
        <w:t>A</w:t>
      </w:r>
      <w:r w:rsidR="008E3FC2">
        <w:rPr>
          <w:rFonts w:ascii="Times New Roman" w:eastAsia="Times New Roman" w:hAnsi="Times New Roman" w:cs="Times New Roman"/>
          <w:color w:val="000000"/>
          <w:sz w:val="24"/>
          <w:szCs w:val="24"/>
        </w:rPr>
        <w:t>&amp;</w:t>
      </w:r>
      <w:r w:rsidR="00B816DC" w:rsidRPr="00B816DC">
        <w:rPr>
          <w:rFonts w:ascii="Times New Roman" w:eastAsia="Times New Roman" w:hAnsi="Times New Roman" w:cs="Times New Roman"/>
          <w:color w:val="000000"/>
          <w:sz w:val="24"/>
          <w:szCs w:val="24"/>
        </w:rPr>
        <w:t xml:space="preserve">B) </w:t>
      </w:r>
      <w:r w:rsidR="0028293A">
        <w:rPr>
          <w:rFonts w:ascii="Times New Roman" w:eastAsia="Times New Roman" w:hAnsi="Times New Roman" w:cs="Times New Roman"/>
          <w:color w:val="000000"/>
          <w:sz w:val="24"/>
          <w:szCs w:val="24"/>
        </w:rPr>
        <w:t>or in</w:t>
      </w:r>
      <w:r w:rsidR="0028293A" w:rsidRPr="00B816DC">
        <w:rPr>
          <w:rFonts w:ascii="Times New Roman" w:eastAsia="Times New Roman" w:hAnsi="Times New Roman" w:cs="Times New Roman"/>
          <w:color w:val="000000"/>
          <w:sz w:val="24"/>
          <w:szCs w:val="24"/>
        </w:rPr>
        <w:t xml:space="preserve"> </w:t>
      </w:r>
      <w:r w:rsidR="00B816DC" w:rsidRPr="00B816DC">
        <w:rPr>
          <w:rFonts w:ascii="Times New Roman" w:eastAsia="Times New Roman" w:hAnsi="Times New Roman" w:cs="Times New Roman"/>
          <w:color w:val="000000"/>
          <w:sz w:val="24"/>
          <w:szCs w:val="24"/>
        </w:rPr>
        <w:t xml:space="preserve">the window from –500 </w:t>
      </w:r>
      <w:proofErr w:type="spellStart"/>
      <w:r w:rsidR="00B816DC" w:rsidRPr="00B816DC">
        <w:rPr>
          <w:rFonts w:ascii="Times New Roman" w:eastAsia="Times New Roman" w:hAnsi="Times New Roman" w:cs="Times New Roman"/>
          <w:color w:val="000000"/>
          <w:sz w:val="24"/>
          <w:szCs w:val="24"/>
        </w:rPr>
        <w:t>ms</w:t>
      </w:r>
      <w:proofErr w:type="spellEnd"/>
      <w:r w:rsidR="0028293A">
        <w:rPr>
          <w:rFonts w:ascii="Times New Roman" w:eastAsia="Times New Roman" w:hAnsi="Times New Roman" w:cs="Times New Roman"/>
          <w:color w:val="000000"/>
          <w:sz w:val="24"/>
          <w:szCs w:val="24"/>
        </w:rPr>
        <w:t xml:space="preserve"> before</w:t>
      </w:r>
      <w:r w:rsidR="00B816DC" w:rsidRPr="00B816DC">
        <w:rPr>
          <w:rFonts w:ascii="Times New Roman" w:eastAsia="Times New Roman" w:hAnsi="Times New Roman" w:cs="Times New Roman"/>
          <w:color w:val="000000"/>
          <w:sz w:val="24"/>
          <w:szCs w:val="24"/>
        </w:rPr>
        <w:t xml:space="preserve"> to +500 </w:t>
      </w:r>
      <w:proofErr w:type="spellStart"/>
      <w:r w:rsidR="00B816DC" w:rsidRPr="00B816DC">
        <w:rPr>
          <w:rFonts w:ascii="Times New Roman" w:eastAsia="Times New Roman" w:hAnsi="Times New Roman" w:cs="Times New Roman"/>
          <w:color w:val="000000"/>
          <w:sz w:val="24"/>
          <w:szCs w:val="24"/>
        </w:rPr>
        <w:t>ms</w:t>
      </w:r>
      <w:proofErr w:type="spellEnd"/>
      <w:r w:rsidR="00B816DC" w:rsidRPr="00B816DC">
        <w:rPr>
          <w:rFonts w:ascii="Times New Roman" w:eastAsia="Times New Roman" w:hAnsi="Times New Roman" w:cs="Times New Roman"/>
          <w:color w:val="000000"/>
          <w:sz w:val="24"/>
          <w:szCs w:val="24"/>
        </w:rPr>
        <w:t xml:space="preserve"> </w:t>
      </w:r>
      <w:r w:rsidR="0028293A">
        <w:rPr>
          <w:rFonts w:ascii="Times New Roman" w:eastAsia="Times New Roman" w:hAnsi="Times New Roman" w:cs="Times New Roman"/>
          <w:color w:val="000000"/>
          <w:sz w:val="24"/>
          <w:szCs w:val="24"/>
        </w:rPr>
        <w:t xml:space="preserve">after the first </w:t>
      </w:r>
      <w:r w:rsidR="00B816DC" w:rsidRPr="00B816DC">
        <w:rPr>
          <w:rFonts w:ascii="Times New Roman" w:eastAsia="Times New Roman" w:hAnsi="Times New Roman" w:cs="Times New Roman"/>
          <w:color w:val="000000"/>
          <w:sz w:val="24"/>
          <w:szCs w:val="24"/>
        </w:rPr>
        <w:t>go-signal</w:t>
      </w:r>
      <w:r w:rsidR="0028293A">
        <w:rPr>
          <w:rFonts w:ascii="Times New Roman" w:eastAsia="Times New Roman" w:hAnsi="Times New Roman" w:cs="Times New Roman"/>
          <w:color w:val="000000"/>
          <w:sz w:val="24"/>
          <w:szCs w:val="24"/>
        </w:rPr>
        <w:t xml:space="preserve"> onset</w:t>
      </w:r>
      <w:r w:rsidR="00B816DC" w:rsidRPr="00B816DC">
        <w:rPr>
          <w:rFonts w:ascii="Times New Roman" w:eastAsia="Times New Roman" w:hAnsi="Times New Roman" w:cs="Times New Roman"/>
          <w:color w:val="000000"/>
          <w:sz w:val="24"/>
          <w:szCs w:val="24"/>
        </w:rPr>
        <w:t xml:space="preserve"> (</w:t>
      </w:r>
      <w:r w:rsidR="0028293A">
        <w:rPr>
          <w:rFonts w:ascii="Times New Roman" w:eastAsia="Times New Roman" w:hAnsi="Times New Roman" w:cs="Times New Roman"/>
          <w:color w:val="000000"/>
          <w:sz w:val="24"/>
          <w:szCs w:val="24"/>
        </w:rPr>
        <w:t xml:space="preserve">Fig. 9 </w:t>
      </w:r>
      <w:r w:rsidR="00B816DC" w:rsidRPr="00B816DC">
        <w:rPr>
          <w:rFonts w:ascii="Times New Roman" w:eastAsia="Times New Roman" w:hAnsi="Times New Roman" w:cs="Times New Roman"/>
          <w:color w:val="000000"/>
          <w:sz w:val="24"/>
          <w:szCs w:val="24"/>
        </w:rPr>
        <w:t>C</w:t>
      </w:r>
      <w:r w:rsidR="0028293A">
        <w:rPr>
          <w:rFonts w:ascii="Times New Roman" w:eastAsia="Times New Roman" w:hAnsi="Times New Roman" w:cs="Times New Roman"/>
          <w:color w:val="000000"/>
          <w:sz w:val="24"/>
          <w:szCs w:val="24"/>
        </w:rPr>
        <w:t>&amp;</w:t>
      </w:r>
      <w:r w:rsidR="00B816DC" w:rsidRPr="00B816DC">
        <w:rPr>
          <w:rFonts w:ascii="Times New Roman" w:eastAsia="Times New Roman" w:hAnsi="Times New Roman" w:cs="Times New Roman"/>
          <w:color w:val="000000"/>
          <w:sz w:val="24"/>
          <w:szCs w:val="24"/>
        </w:rPr>
        <w:t xml:space="preserve">D). For Monkey T, the mean trajectories for each condition became even more distinct and well separated </w:t>
      </w:r>
      <w:r w:rsidR="00C172A6">
        <w:rPr>
          <w:rFonts w:ascii="Times New Roman" w:eastAsia="Times New Roman" w:hAnsi="Times New Roman" w:cs="Times New Roman"/>
          <w:color w:val="000000"/>
          <w:sz w:val="24"/>
          <w:szCs w:val="24"/>
        </w:rPr>
        <w:t xml:space="preserve">in the latter period </w:t>
      </w:r>
      <w:r w:rsidR="00B816DC" w:rsidRPr="00B816DC">
        <w:rPr>
          <w:rFonts w:ascii="Times New Roman" w:eastAsia="Times New Roman" w:hAnsi="Times New Roman" w:cs="Times New Roman"/>
          <w:color w:val="000000"/>
          <w:sz w:val="24"/>
          <w:szCs w:val="24"/>
        </w:rPr>
        <w:t>(F</w:t>
      </w:r>
      <w:r w:rsidR="00C172A6">
        <w:rPr>
          <w:rFonts w:ascii="Times New Roman" w:eastAsia="Times New Roman" w:hAnsi="Times New Roman" w:cs="Times New Roman"/>
          <w:color w:val="000000"/>
          <w:sz w:val="24"/>
          <w:szCs w:val="24"/>
        </w:rPr>
        <w:t>i</w:t>
      </w:r>
      <w:r w:rsidR="00B816DC" w:rsidRPr="00B816DC">
        <w:rPr>
          <w:rFonts w:ascii="Times New Roman" w:eastAsia="Times New Roman" w:hAnsi="Times New Roman" w:cs="Times New Roman"/>
          <w:color w:val="000000"/>
          <w:sz w:val="24"/>
          <w:szCs w:val="24"/>
        </w:rPr>
        <w:t>g. 9D).</w:t>
      </w:r>
    </w:p>
    <w:p w14:paraId="6C5D4B51" w14:textId="5F9A63F6" w:rsidR="002F2638" w:rsidRDefault="0051500A" w:rsidP="00C5048C">
      <w:pPr>
        <w:shd w:val="clear" w:color="auto" w:fill="FFFFFF"/>
        <w:spacing w:after="0" w:line="480" w:lineRule="auto"/>
        <w:ind w:firstLine="720"/>
        <w:jc w:val="center"/>
        <w:rPr>
          <w:ins w:id="32" w:author="Rossella Falcone" w:date="2025-10-13T11:21:00Z" w16du:dateUtc="2025-10-13T15:21:00Z"/>
          <w:rFonts w:ascii="Times New Roman" w:eastAsia="Times New Roman" w:hAnsi="Times New Roman" w:cs="Times New Roman"/>
          <w:color w:val="000000"/>
          <w:sz w:val="24"/>
          <w:szCs w:val="24"/>
        </w:rPr>
      </w:pPr>
      <w:r>
        <w:rPr>
          <w:noProof/>
          <w14:ligatures w14:val="standardContextual"/>
        </w:rPr>
        <w:drawing>
          <wp:inline distT="0" distB="0" distL="0" distR="0" wp14:anchorId="40F9BF11" wp14:editId="3F04C533">
            <wp:extent cx="4757882" cy="4025900"/>
            <wp:effectExtent l="0" t="0" r="5080" b="0"/>
            <wp:docPr id="9257434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43472"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4766093" cy="4032848"/>
                    </a:xfrm>
                    <a:prstGeom prst="rect">
                      <a:avLst/>
                    </a:prstGeom>
                  </pic:spPr>
                </pic:pic>
              </a:graphicData>
            </a:graphic>
          </wp:inline>
        </w:drawing>
      </w:r>
    </w:p>
    <w:p w14:paraId="799C34BD" w14:textId="77777777" w:rsidR="007B2134" w:rsidRDefault="007B2134" w:rsidP="00C5048C">
      <w:pPr>
        <w:shd w:val="clear" w:color="auto" w:fill="FFFFFF"/>
        <w:spacing w:after="0" w:line="480" w:lineRule="auto"/>
        <w:ind w:firstLine="720"/>
        <w:jc w:val="center"/>
        <w:rPr>
          <w:rFonts w:ascii="Times New Roman" w:eastAsia="Times New Roman" w:hAnsi="Times New Roman" w:cs="Times New Roman"/>
          <w:color w:val="000000"/>
          <w:sz w:val="24"/>
          <w:szCs w:val="24"/>
        </w:rPr>
      </w:pPr>
    </w:p>
    <w:p w14:paraId="15D3E697" w14:textId="77777777" w:rsidR="007B2134" w:rsidRPr="00B35532" w:rsidRDefault="007B2134" w:rsidP="007B2134">
      <w:pPr>
        <w:spacing w:after="0" w:line="480" w:lineRule="auto"/>
        <w:rPr>
          <w:rFonts w:ascii="Times New Roman" w:eastAsia="Times New Roman" w:hAnsi="Times New Roman" w:cs="Times New Roman"/>
          <w:b/>
          <w:bCs/>
        </w:rPr>
      </w:pPr>
      <w:r w:rsidRPr="00B35532">
        <w:rPr>
          <w:rFonts w:ascii="Times New Roman" w:eastAsia="Times New Roman" w:hAnsi="Times New Roman" w:cs="Times New Roman"/>
          <w:b/>
          <w:bCs/>
        </w:rPr>
        <w:t xml:space="preserve">Figure 9. Geometry of neural coding. </w:t>
      </w:r>
      <w:r w:rsidRPr="00B35532">
        <w:rPr>
          <w:rFonts w:ascii="Times New Roman" w:eastAsia="Times New Roman" w:hAnsi="Times New Roman" w:cs="Times New Roman"/>
        </w:rPr>
        <w:t xml:space="preserve">Population trajectories for each offer in Monkey S (A, C) and Monkey T (B, D). Trajectories are plotted in the 3D space derived from principal component analysis for the first 1000 </w:t>
      </w:r>
      <w:proofErr w:type="spellStart"/>
      <w:r w:rsidRPr="00B35532">
        <w:rPr>
          <w:rFonts w:ascii="Times New Roman" w:eastAsia="Times New Roman" w:hAnsi="Times New Roman" w:cs="Times New Roman"/>
        </w:rPr>
        <w:t>ms</w:t>
      </w:r>
      <w:proofErr w:type="spellEnd"/>
      <w:r w:rsidRPr="00B35532">
        <w:rPr>
          <w:rFonts w:ascii="Times New Roman" w:eastAsia="Times New Roman" w:hAnsi="Times New Roman" w:cs="Times New Roman"/>
        </w:rPr>
        <w:t xml:space="preserve"> of the offer period (top panels) and from 500 </w:t>
      </w:r>
      <w:proofErr w:type="spellStart"/>
      <w:r w:rsidRPr="00B35532">
        <w:rPr>
          <w:rFonts w:ascii="Times New Roman" w:eastAsia="Times New Roman" w:hAnsi="Times New Roman" w:cs="Times New Roman"/>
        </w:rPr>
        <w:t>ms</w:t>
      </w:r>
      <w:proofErr w:type="spellEnd"/>
      <w:r w:rsidRPr="00B35532">
        <w:rPr>
          <w:rFonts w:ascii="Times New Roman" w:eastAsia="Times New Roman" w:hAnsi="Times New Roman" w:cs="Times New Roman"/>
        </w:rPr>
        <w:t xml:space="preserve"> before to 500 </w:t>
      </w:r>
      <w:proofErr w:type="spellStart"/>
      <w:r w:rsidRPr="00B35532">
        <w:rPr>
          <w:rFonts w:ascii="Times New Roman" w:eastAsia="Times New Roman" w:hAnsi="Times New Roman" w:cs="Times New Roman"/>
        </w:rPr>
        <w:t>ms</w:t>
      </w:r>
      <w:proofErr w:type="spellEnd"/>
      <w:r w:rsidRPr="00B35532">
        <w:rPr>
          <w:rFonts w:ascii="Times New Roman" w:eastAsia="Times New Roman" w:hAnsi="Times New Roman" w:cs="Times New Roman"/>
        </w:rPr>
        <w:t xml:space="preserve"> after the first go-signal onset (bottom panels).</w:t>
      </w:r>
    </w:p>
    <w:p w14:paraId="27D62BEC" w14:textId="77777777" w:rsidR="007B2134" w:rsidRDefault="007B2134" w:rsidP="00C5048C">
      <w:pPr>
        <w:shd w:val="clear" w:color="auto" w:fill="FFFFFF"/>
        <w:spacing w:after="0" w:line="480" w:lineRule="auto"/>
        <w:ind w:firstLine="720"/>
        <w:jc w:val="center"/>
        <w:rPr>
          <w:rFonts w:ascii="Times New Roman" w:eastAsia="Times New Roman" w:hAnsi="Times New Roman" w:cs="Times New Roman"/>
          <w:color w:val="000000"/>
          <w:sz w:val="24"/>
          <w:szCs w:val="24"/>
        </w:rPr>
      </w:pPr>
    </w:p>
    <w:p w14:paraId="070C68CA" w14:textId="77777777" w:rsidR="00776867" w:rsidRDefault="00776867" w:rsidP="00117504">
      <w:pPr>
        <w:shd w:val="clear" w:color="auto" w:fill="FFFFFF"/>
        <w:spacing w:after="0" w:line="480" w:lineRule="auto"/>
        <w:rPr>
          <w:rFonts w:ascii="Times New Roman" w:eastAsia="Times New Roman" w:hAnsi="Times New Roman" w:cs="Times New Roman"/>
          <w:b/>
          <w:bCs/>
          <w:color w:val="000000"/>
          <w:sz w:val="24"/>
          <w:szCs w:val="24"/>
        </w:rPr>
      </w:pPr>
    </w:p>
    <w:p w14:paraId="4693577B" w14:textId="24024BD1" w:rsidR="00BD4E2C" w:rsidRPr="00825759" w:rsidRDefault="00854103" w:rsidP="00117504">
      <w:pPr>
        <w:shd w:val="clear" w:color="auto" w:fill="FFFFFF"/>
        <w:spacing w:after="0" w:line="48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lastRenderedPageBreak/>
        <w:t>7</w:t>
      </w:r>
      <w:r w:rsidR="00BD4E2C" w:rsidRPr="00825759">
        <w:rPr>
          <w:rFonts w:ascii="Times New Roman" w:eastAsia="Times New Roman" w:hAnsi="Times New Roman" w:cs="Times New Roman"/>
          <w:b/>
          <w:bCs/>
          <w:i/>
          <w:iCs/>
          <w:color w:val="000000"/>
          <w:sz w:val="24"/>
          <w:szCs w:val="24"/>
        </w:rPr>
        <w:t xml:space="preserve">. </w:t>
      </w:r>
      <w:r w:rsidR="001A2088" w:rsidRPr="001A2088">
        <w:rPr>
          <w:rFonts w:ascii="Times New Roman" w:eastAsia="Times New Roman" w:hAnsi="Times New Roman" w:cs="Times New Roman"/>
          <w:b/>
          <w:bCs/>
          <w:i/>
          <w:iCs/>
          <w:color w:val="000000"/>
          <w:sz w:val="24"/>
          <w:szCs w:val="24"/>
        </w:rPr>
        <w:t xml:space="preserve">Monkey </w:t>
      </w:r>
      <w:r w:rsidR="00BC66F9">
        <w:rPr>
          <w:rFonts w:ascii="Times New Roman" w:eastAsia="Times New Roman" w:hAnsi="Times New Roman" w:cs="Times New Roman"/>
          <w:b/>
          <w:bCs/>
          <w:i/>
          <w:iCs/>
          <w:color w:val="000000"/>
          <w:sz w:val="24"/>
          <w:szCs w:val="24"/>
        </w:rPr>
        <w:t>S</w:t>
      </w:r>
      <w:r w:rsidR="00BC66F9" w:rsidRPr="001A2088">
        <w:rPr>
          <w:rFonts w:ascii="Times New Roman" w:eastAsia="Times New Roman" w:hAnsi="Times New Roman" w:cs="Times New Roman"/>
          <w:b/>
          <w:bCs/>
          <w:i/>
          <w:iCs/>
          <w:color w:val="000000"/>
          <w:sz w:val="24"/>
          <w:szCs w:val="24"/>
        </w:rPr>
        <w:t xml:space="preserve"> </w:t>
      </w:r>
      <w:r w:rsidR="001A2088" w:rsidRPr="001A2088">
        <w:rPr>
          <w:rFonts w:ascii="Times New Roman" w:eastAsia="Times New Roman" w:hAnsi="Times New Roman" w:cs="Times New Roman"/>
          <w:b/>
          <w:bCs/>
          <w:i/>
          <w:iCs/>
          <w:color w:val="000000"/>
          <w:sz w:val="24"/>
          <w:szCs w:val="24"/>
        </w:rPr>
        <w:t>integrates reward and delay in neural population codes</w:t>
      </w:r>
    </w:p>
    <w:p w14:paraId="41E13F68" w14:textId="6E389728"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test to what degree we can decode </w:t>
      </w:r>
      <w:r w:rsidR="005A1C05">
        <w:rPr>
          <w:rFonts w:ascii="Times New Roman" w:eastAsia="Times New Roman" w:hAnsi="Times New Roman" w:cs="Times New Roman"/>
          <w:color w:val="000000"/>
          <w:sz w:val="24"/>
          <w:szCs w:val="24"/>
        </w:rPr>
        <w:t xml:space="preserve">reward magnitude </w:t>
      </w:r>
      <w:r>
        <w:rPr>
          <w:rFonts w:ascii="Times New Roman" w:eastAsia="Times New Roman" w:hAnsi="Times New Roman" w:cs="Times New Roman"/>
          <w:color w:val="000000"/>
          <w:sz w:val="24"/>
          <w:szCs w:val="24"/>
        </w:rPr>
        <w:t xml:space="preserve">and delay information from the neural population, we performed a moving window decoding analysis with cross-validation on the pseudo population (see Methods). For </w:t>
      </w:r>
      <w:r w:rsidR="00854103">
        <w:rPr>
          <w:rFonts w:ascii="Times New Roman" w:eastAsia="Times New Roman" w:hAnsi="Times New Roman" w:cs="Times New Roman"/>
          <w:color w:val="000000"/>
          <w:sz w:val="24"/>
          <w:szCs w:val="24"/>
        </w:rPr>
        <w:t>both animals</w:t>
      </w:r>
      <w:r>
        <w:rPr>
          <w:rFonts w:ascii="Times New Roman" w:eastAsia="Times New Roman" w:hAnsi="Times New Roman" w:cs="Times New Roman"/>
          <w:color w:val="000000"/>
          <w:sz w:val="24"/>
          <w:szCs w:val="24"/>
        </w:rPr>
        <w:t xml:space="preserve">, </w:t>
      </w:r>
      <w:r w:rsidR="00854103">
        <w:rPr>
          <w:rFonts w:ascii="Times New Roman" w:eastAsia="Times New Roman" w:hAnsi="Times New Roman" w:cs="Times New Roman"/>
          <w:color w:val="000000"/>
          <w:sz w:val="24"/>
          <w:szCs w:val="24"/>
        </w:rPr>
        <w:t>decoding</w:t>
      </w:r>
      <w:r>
        <w:rPr>
          <w:rFonts w:ascii="Times New Roman" w:eastAsia="Times New Roman" w:hAnsi="Times New Roman" w:cs="Times New Roman"/>
          <w:color w:val="000000"/>
          <w:sz w:val="24"/>
          <w:szCs w:val="24"/>
        </w:rPr>
        <w:t xml:space="preserve"> accuracy was significantly above chance for all three variables (drops, delay</w:t>
      </w:r>
      <w:r w:rsidR="00EA2AA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w:t>
      </w:r>
      <w:r w:rsidR="00854103">
        <w:rPr>
          <w:rFonts w:ascii="Times New Roman" w:eastAsia="Times New Roman" w:hAnsi="Times New Roman" w:cs="Times New Roman"/>
          <w:color w:val="000000"/>
          <w:sz w:val="24"/>
          <w:szCs w:val="24"/>
        </w:rPr>
        <w:t>their interaction</w:t>
      </w:r>
      <w:r>
        <w:rPr>
          <w:rFonts w:ascii="Times New Roman" w:eastAsia="Times New Roman" w:hAnsi="Times New Roman" w:cs="Times New Roman"/>
          <w:color w:val="000000"/>
          <w:sz w:val="24"/>
          <w:szCs w:val="24"/>
        </w:rPr>
        <w:t xml:space="preserve">). </w:t>
      </w:r>
      <w:r w:rsidR="00854103">
        <w:rPr>
          <w:rFonts w:ascii="Times New Roman" w:eastAsia="Times New Roman" w:hAnsi="Times New Roman" w:cs="Times New Roman"/>
          <w:color w:val="000000"/>
          <w:sz w:val="24"/>
          <w:szCs w:val="24"/>
        </w:rPr>
        <w:t>P</w:t>
      </w:r>
      <w:r>
        <w:rPr>
          <w:rFonts w:ascii="Times New Roman" w:eastAsia="Times New Roman" w:hAnsi="Times New Roman" w:cs="Times New Roman"/>
          <w:color w:val="000000"/>
          <w:sz w:val="24"/>
          <w:szCs w:val="24"/>
        </w:rPr>
        <w:t xml:space="preserve">eak </w:t>
      </w:r>
      <w:r w:rsidR="00854103">
        <w:rPr>
          <w:rFonts w:ascii="Times New Roman" w:eastAsia="Times New Roman" w:hAnsi="Times New Roman" w:cs="Times New Roman"/>
          <w:color w:val="000000"/>
          <w:sz w:val="24"/>
          <w:szCs w:val="24"/>
        </w:rPr>
        <w:t xml:space="preserve">decoding </w:t>
      </w:r>
      <w:r>
        <w:rPr>
          <w:rFonts w:ascii="Times New Roman" w:eastAsia="Times New Roman" w:hAnsi="Times New Roman" w:cs="Times New Roman"/>
          <w:color w:val="000000"/>
          <w:sz w:val="24"/>
          <w:szCs w:val="24"/>
        </w:rPr>
        <w:t xml:space="preserve">accuracy </w:t>
      </w:r>
      <w:r w:rsidR="00854103">
        <w:rPr>
          <w:rFonts w:ascii="Times New Roman" w:eastAsia="Times New Roman" w:hAnsi="Times New Roman" w:cs="Times New Roman"/>
          <w:color w:val="000000"/>
          <w:sz w:val="24"/>
          <w:szCs w:val="24"/>
        </w:rPr>
        <w:t xml:space="preserve">reached almost </w:t>
      </w:r>
      <w:r>
        <w:rPr>
          <w:rFonts w:ascii="Times New Roman" w:eastAsia="Times New Roman" w:hAnsi="Times New Roman" w:cs="Times New Roman"/>
          <w:color w:val="000000"/>
          <w:sz w:val="24"/>
          <w:szCs w:val="24"/>
        </w:rPr>
        <w:t xml:space="preserve">80% </w:t>
      </w:r>
      <w:r w:rsidR="00854103">
        <w:rPr>
          <w:rFonts w:ascii="Times New Roman" w:eastAsia="Times New Roman" w:hAnsi="Times New Roman" w:cs="Times New Roman"/>
          <w:color w:val="000000"/>
          <w:sz w:val="24"/>
          <w:szCs w:val="24"/>
        </w:rPr>
        <w:t xml:space="preserve">for reward and delay </w:t>
      </w:r>
      <w:r>
        <w:rPr>
          <w:rFonts w:ascii="Times New Roman" w:eastAsia="Times New Roman" w:hAnsi="Times New Roman" w:cs="Times New Roman"/>
          <w:color w:val="000000"/>
          <w:sz w:val="24"/>
          <w:szCs w:val="24"/>
        </w:rPr>
        <w:t xml:space="preserve">(chance is 33%), and </w:t>
      </w:r>
      <w:r w:rsidR="00854103">
        <w:rPr>
          <w:rFonts w:ascii="Times New Roman" w:eastAsia="Times New Roman" w:hAnsi="Times New Roman" w:cs="Times New Roman"/>
          <w:color w:val="000000"/>
          <w:sz w:val="24"/>
          <w:szCs w:val="24"/>
        </w:rPr>
        <w:t>more than</w:t>
      </w:r>
      <w:r>
        <w:rPr>
          <w:rFonts w:ascii="Times New Roman" w:eastAsia="Times New Roman" w:hAnsi="Times New Roman" w:cs="Times New Roman"/>
          <w:color w:val="000000"/>
          <w:sz w:val="24"/>
          <w:szCs w:val="24"/>
        </w:rPr>
        <w:t xml:space="preserve"> 60% </w:t>
      </w:r>
      <w:r w:rsidR="00854103">
        <w:rPr>
          <w:rFonts w:ascii="Times New Roman" w:eastAsia="Times New Roman" w:hAnsi="Times New Roman" w:cs="Times New Roman"/>
          <w:color w:val="000000"/>
          <w:sz w:val="24"/>
          <w:szCs w:val="24"/>
        </w:rPr>
        <w:t xml:space="preserve">for their interaction </w:t>
      </w:r>
      <w:r>
        <w:rPr>
          <w:rFonts w:ascii="Times New Roman" w:eastAsia="Times New Roman" w:hAnsi="Times New Roman" w:cs="Times New Roman"/>
          <w:color w:val="000000"/>
          <w:sz w:val="24"/>
          <w:szCs w:val="24"/>
        </w:rPr>
        <w:t xml:space="preserve">(chance is 11%) (Figure </w:t>
      </w:r>
      <w:r w:rsidR="00D1245D">
        <w:rPr>
          <w:rFonts w:ascii="Times New Roman" w:eastAsia="Times New Roman" w:hAnsi="Times New Roman" w:cs="Times New Roman"/>
          <w:color w:val="000000"/>
          <w:sz w:val="24"/>
          <w:szCs w:val="24"/>
        </w:rPr>
        <w:t>10</w:t>
      </w:r>
      <w:r w:rsidR="00C77EE9">
        <w:rPr>
          <w:rFonts w:ascii="Times New Roman" w:eastAsia="Times New Roman" w:hAnsi="Times New Roman" w:cs="Times New Roman"/>
          <w:color w:val="000000"/>
          <w:sz w:val="24"/>
          <w:szCs w:val="24"/>
        </w:rPr>
        <w:t>, colored lines</w:t>
      </w:r>
      <w:r>
        <w:rPr>
          <w:rFonts w:ascii="Times New Roman" w:eastAsia="Times New Roman" w:hAnsi="Times New Roman" w:cs="Times New Roman"/>
          <w:color w:val="000000"/>
          <w:sz w:val="24"/>
          <w:szCs w:val="24"/>
        </w:rPr>
        <w:t xml:space="preserve">). </w:t>
      </w:r>
    </w:p>
    <w:p w14:paraId="3DCEF129" w14:textId="3580B96F" w:rsidR="00A35AF8" w:rsidRPr="00A35AF8" w:rsidRDefault="003646CA" w:rsidP="00A35AF8">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00A35AF8" w:rsidRPr="00A35AF8">
        <w:rPr>
          <w:rFonts w:ascii="Times New Roman" w:eastAsia="Times New Roman" w:hAnsi="Times New Roman" w:cs="Times New Roman"/>
          <w:color w:val="000000"/>
          <w:sz w:val="24"/>
          <w:szCs w:val="24"/>
        </w:rPr>
        <w:t xml:space="preserve">o </w:t>
      </w:r>
      <w:r w:rsidR="003F14D9">
        <w:rPr>
          <w:rFonts w:ascii="Times New Roman" w:eastAsia="Times New Roman" w:hAnsi="Times New Roman" w:cs="Times New Roman"/>
          <w:color w:val="000000"/>
          <w:sz w:val="24"/>
          <w:szCs w:val="24"/>
        </w:rPr>
        <w:t xml:space="preserve">determine </w:t>
      </w:r>
      <w:r w:rsidR="00A35AF8" w:rsidRPr="00A35AF8">
        <w:rPr>
          <w:rFonts w:ascii="Times New Roman" w:eastAsia="Times New Roman" w:hAnsi="Times New Roman" w:cs="Times New Roman"/>
          <w:color w:val="000000"/>
          <w:sz w:val="24"/>
          <w:szCs w:val="24"/>
        </w:rPr>
        <w:t xml:space="preserve">whether </w:t>
      </w:r>
      <w:r w:rsidR="00854103">
        <w:rPr>
          <w:rFonts w:ascii="Times New Roman" w:eastAsia="Times New Roman" w:hAnsi="Times New Roman" w:cs="Times New Roman"/>
          <w:color w:val="000000"/>
          <w:sz w:val="24"/>
          <w:szCs w:val="24"/>
        </w:rPr>
        <w:t xml:space="preserve">reward magnitude and delay were encoded </w:t>
      </w:r>
      <w:r w:rsidR="00A35AF8" w:rsidRPr="00A35AF8">
        <w:rPr>
          <w:rFonts w:ascii="Times New Roman" w:eastAsia="Times New Roman" w:hAnsi="Times New Roman" w:cs="Times New Roman"/>
          <w:color w:val="000000"/>
          <w:sz w:val="24"/>
          <w:szCs w:val="24"/>
        </w:rPr>
        <w:t>independently</w:t>
      </w:r>
      <w:r w:rsidR="00854103">
        <w:rPr>
          <w:rFonts w:ascii="Times New Roman" w:eastAsia="Times New Roman" w:hAnsi="Times New Roman" w:cs="Times New Roman"/>
          <w:color w:val="000000"/>
          <w:sz w:val="24"/>
          <w:szCs w:val="24"/>
        </w:rPr>
        <w:t xml:space="preserve"> or integrated into a joint representation</w:t>
      </w:r>
      <w:r w:rsidR="00EA2AA1">
        <w:rPr>
          <w:rFonts w:ascii="Times New Roman" w:eastAsia="Times New Roman" w:hAnsi="Times New Roman" w:cs="Times New Roman"/>
          <w:color w:val="000000"/>
          <w:sz w:val="24"/>
          <w:szCs w:val="24"/>
        </w:rPr>
        <w:t>,</w:t>
      </w:r>
      <w:r w:rsidR="00E05DB9">
        <w:rPr>
          <w:rFonts w:ascii="Times New Roman" w:eastAsia="Times New Roman" w:hAnsi="Times New Roman" w:cs="Times New Roman"/>
          <w:color w:val="000000"/>
          <w:sz w:val="24"/>
          <w:szCs w:val="24"/>
        </w:rPr>
        <w:t xml:space="preserve"> </w:t>
      </w:r>
      <w:r w:rsidR="00A35AF8" w:rsidRPr="00A35AF8">
        <w:rPr>
          <w:rFonts w:ascii="Times New Roman" w:eastAsia="Times New Roman" w:hAnsi="Times New Roman" w:cs="Times New Roman"/>
          <w:color w:val="000000"/>
          <w:sz w:val="24"/>
          <w:szCs w:val="24"/>
        </w:rPr>
        <w:t xml:space="preserve">we </w:t>
      </w:r>
      <w:r w:rsidR="00854103">
        <w:rPr>
          <w:rFonts w:ascii="Times New Roman" w:eastAsia="Times New Roman" w:hAnsi="Times New Roman" w:cs="Times New Roman"/>
          <w:color w:val="000000"/>
          <w:sz w:val="24"/>
          <w:szCs w:val="24"/>
        </w:rPr>
        <w:t>compared the observed</w:t>
      </w:r>
      <w:r w:rsidR="00EA2AA1">
        <w:rPr>
          <w:rFonts w:ascii="Times New Roman" w:eastAsia="Times New Roman" w:hAnsi="Times New Roman" w:cs="Times New Roman"/>
          <w:color w:val="000000"/>
          <w:sz w:val="24"/>
          <w:szCs w:val="24"/>
        </w:rPr>
        <w:t xml:space="preserve"> value</w:t>
      </w:r>
      <w:r w:rsidR="00854103">
        <w:rPr>
          <w:rFonts w:ascii="Times New Roman" w:eastAsia="Times New Roman" w:hAnsi="Times New Roman" w:cs="Times New Roman"/>
          <w:color w:val="000000"/>
          <w:sz w:val="24"/>
          <w:szCs w:val="24"/>
        </w:rPr>
        <w:t xml:space="preserve"> for the interaction term with a prediction based on independent encoding. </w:t>
      </w:r>
      <w:r w:rsidR="00A35AF8" w:rsidRPr="00A35AF8">
        <w:rPr>
          <w:rFonts w:ascii="Times New Roman" w:eastAsia="Times New Roman" w:hAnsi="Times New Roman" w:cs="Times New Roman"/>
          <w:color w:val="000000"/>
          <w:sz w:val="24"/>
          <w:szCs w:val="24"/>
        </w:rPr>
        <w:t xml:space="preserve"> </w:t>
      </w:r>
    </w:p>
    <w:p w14:paraId="794A5551" w14:textId="4939CC8C" w:rsidR="00117504" w:rsidRDefault="00854103"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Specifically, if</w:t>
      </w:r>
      <w:r w:rsidR="00A1118E">
        <w:rPr>
          <w:rFonts w:ascii="Times New Roman" w:eastAsia="Times New Roman" w:hAnsi="Times New Roman" w:cs="Times New Roman"/>
          <w:color w:val="000000"/>
          <w:sz w:val="24"/>
          <w:szCs w:val="24"/>
        </w:rPr>
        <w:t xml:space="preserve"> </w:t>
      </w:r>
      <w:r w:rsidR="00E05DB9">
        <w:rPr>
          <w:rFonts w:ascii="Times New Roman" w:eastAsia="Times New Roman" w:hAnsi="Times New Roman" w:cs="Times New Roman"/>
          <w:color w:val="000000"/>
          <w:sz w:val="24"/>
          <w:szCs w:val="24"/>
        </w:rPr>
        <w:t xml:space="preserve">the neural population is encoding delay and drops independently, without interacting, </w:t>
      </w:r>
      <w:r w:rsidR="00117504">
        <w:rPr>
          <w:rFonts w:ascii="Times New Roman" w:eastAsia="Times New Roman" w:hAnsi="Times New Roman" w:cs="Times New Roman"/>
          <w:color w:val="000000"/>
          <w:sz w:val="24"/>
          <w:szCs w:val="24"/>
        </w:rPr>
        <w:t xml:space="preserve">then </w:t>
      </w:r>
      <w:r>
        <w:rPr>
          <w:rFonts w:ascii="Times New Roman" w:eastAsia="Times New Roman" w:hAnsi="Times New Roman" w:cs="Times New Roman"/>
          <w:color w:val="000000"/>
          <w:sz w:val="24"/>
          <w:szCs w:val="24"/>
        </w:rPr>
        <w:t>the</w:t>
      </w:r>
      <w:r w:rsidR="00117504">
        <w:rPr>
          <w:rFonts w:ascii="Times New Roman" w:eastAsia="Times New Roman" w:hAnsi="Times New Roman" w:cs="Times New Roman"/>
          <w:color w:val="000000"/>
          <w:sz w:val="24"/>
          <w:szCs w:val="24"/>
        </w:rPr>
        <w:t xml:space="preserve"> expect</w:t>
      </w:r>
      <w:r>
        <w:rPr>
          <w:rFonts w:ascii="Times New Roman" w:eastAsia="Times New Roman" w:hAnsi="Times New Roman" w:cs="Times New Roman"/>
          <w:color w:val="000000"/>
          <w:sz w:val="24"/>
          <w:szCs w:val="24"/>
        </w:rPr>
        <w:t>ed interaction</w:t>
      </w:r>
      <w:r w:rsidR="00117504">
        <w:rPr>
          <w:rFonts w:ascii="Times New Roman" w:eastAsia="Times New Roman" w:hAnsi="Times New Roman" w:cs="Times New Roman"/>
          <w:color w:val="000000"/>
          <w:sz w:val="24"/>
          <w:szCs w:val="24"/>
        </w:rPr>
        <w:t xml:space="preserve"> decod</w:t>
      </w:r>
      <w:r>
        <w:rPr>
          <w:rFonts w:ascii="Times New Roman" w:eastAsia="Times New Roman" w:hAnsi="Times New Roman" w:cs="Times New Roman"/>
          <w:color w:val="000000"/>
          <w:sz w:val="24"/>
          <w:szCs w:val="24"/>
        </w:rPr>
        <w:t>ing</w:t>
      </w:r>
      <w:r w:rsidR="0011750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accuracy should equal the product of their individual decoding accuracies:</w:t>
      </w:r>
    </w:p>
    <w:p w14:paraId="33B7EAC7" w14:textId="77777777" w:rsidR="00117504" w:rsidRPr="00A726FC" w:rsidRDefault="00000000" w:rsidP="00117504">
      <w:pPr>
        <w:shd w:val="clear" w:color="auto" w:fill="FFFFFF"/>
        <w:spacing w:after="0" w:line="480" w:lineRule="auto"/>
        <w:rPr>
          <w:rFonts w:ascii="Times New Roman" w:eastAsia="Times New Roman" w:hAnsi="Times New Roman" w:cs="Times New Roman"/>
          <w:color w:val="000000"/>
          <w:sz w:val="24"/>
          <w:szCs w:val="24"/>
        </w:rPr>
      </w:pPr>
      <m:oMathPara>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 = P(delay) x P(drops)</m:t>
          </m:r>
        </m:oMath>
      </m:oMathPara>
    </w:p>
    <w:p w14:paraId="31B6B2EE" w14:textId="3D4C201E" w:rsidR="00117504" w:rsidRPr="00A726FC" w:rsidRDefault="00854103"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w:t>
      </w:r>
      <w:r w:rsidR="00117504" w:rsidRPr="00A726FC">
        <w:rPr>
          <w:rFonts w:ascii="Times New Roman" w:eastAsia="Times New Roman" w:hAnsi="Times New Roman" w:cs="Times New Roman"/>
          <w:color w:val="000000"/>
          <w:sz w:val="24"/>
          <w:szCs w:val="24"/>
        </w:rPr>
        <w:t xml:space="preserv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interaction</m:t>
            </m:r>
          </m:e>
        </m:d>
        <m:r>
          <w:rPr>
            <w:rFonts w:ascii="Cambria Math" w:eastAsia="Times New Roman" w:hAnsi="Cambria Math" w:cs="Times New Roman"/>
            <w:color w:val="000000"/>
            <w:sz w:val="24"/>
            <w:szCs w:val="24"/>
          </w:rPr>
          <m:t>, 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delay</m:t>
            </m:r>
          </m:e>
        </m:d>
        <m:r>
          <w:rPr>
            <w:rFonts w:ascii="Cambria Math" w:eastAsia="Times New Roman" w:hAnsi="Cambria Math" w:cs="Times New Roman"/>
            <w:color w:val="000000"/>
            <w:sz w:val="24"/>
            <w:szCs w:val="24"/>
          </w:rPr>
          <m:t>,P(drops)</m:t>
        </m:r>
      </m:oMath>
      <w:r w:rsidR="00117504" w:rsidRPr="00A726FC">
        <w:rPr>
          <w:rFonts w:ascii="Times New Roman" w:eastAsia="Times New Roman" w:hAnsi="Times New Roman" w:cs="Times New Roman"/>
          <w:color w:val="000000"/>
          <w:sz w:val="24"/>
          <w:szCs w:val="24"/>
        </w:rPr>
        <w:t xml:space="preserve"> are the decoding performance for each factor,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sidR="00117504" w:rsidRPr="00A726FC">
        <w:rPr>
          <w:rFonts w:ascii="Times New Roman" w:eastAsia="Times New Roman" w:hAnsi="Times New Roman" w:cs="Times New Roman"/>
          <w:color w:val="000000"/>
          <w:sz w:val="24"/>
          <w:szCs w:val="24"/>
        </w:rPr>
        <w:t xml:space="preserve"> refers to the predicted decoding performance assuming independent representation of delay and drop. </w:t>
      </w:r>
    </w:p>
    <w:p w14:paraId="587E0494" w14:textId="163C3C5B" w:rsidR="004F3C5A" w:rsidRDefault="00117504" w:rsidP="005457B4">
      <w:pPr>
        <w:shd w:val="clear" w:color="auto" w:fill="FFFFFF"/>
        <w:spacing w:after="0" w:line="480" w:lineRule="auto"/>
        <w:rPr>
          <w:rFonts w:ascii="Times New Roman" w:eastAsia="Times New Roman" w:hAnsi="Times New Roman" w:cs="Times New Roman"/>
          <w:color w:val="000000"/>
          <w:sz w:val="24"/>
          <w:szCs w:val="24"/>
        </w:rPr>
      </w:pPr>
      <w:r w:rsidRPr="008B7927">
        <w:rPr>
          <w:rFonts w:ascii="Times New Roman" w:eastAsia="Times New Roman" w:hAnsi="Times New Roman" w:cs="Times New Roman"/>
          <w:color w:val="000000"/>
          <w:sz w:val="24"/>
          <w:szCs w:val="24"/>
        </w:rPr>
        <w:t xml:space="preserve">If the actual decoding performance </w:t>
      </w:r>
      <w:r>
        <w:rPr>
          <w:rFonts w:ascii="Times New Roman" w:eastAsia="Times New Roman" w:hAnsi="Times New Roman" w:cs="Times New Roman"/>
          <w:color w:val="000000"/>
          <w:sz w:val="24"/>
          <w:szCs w:val="24"/>
        </w:rPr>
        <w:t xml:space="preserve">is higher than the </w:t>
      </w:r>
      <w:r w:rsidRPr="008B7927">
        <w:rPr>
          <w:rFonts w:ascii="Times New Roman" w:eastAsia="Times New Roman" w:hAnsi="Times New Roman" w:cs="Times New Roman"/>
          <w:color w:val="000000"/>
          <w:sz w:val="24"/>
          <w:szCs w:val="24"/>
        </w:rPr>
        <w:t>predicted performance from the independent encoding</w:t>
      </w:r>
      <w:r w:rsidRPr="0029296A">
        <w:rPr>
          <w:rFonts w:ascii="Times New Roman" w:eastAsia="Times New Roman" w:hAnsi="Times New Roman" w:cs="Times New Roman"/>
          <w:color w:val="000000"/>
          <w:sz w:val="24"/>
          <w:szCs w:val="24"/>
        </w:rPr>
        <w:t xml:space="preserve"> </w:t>
      </w:r>
      <w:r w:rsidRPr="008B7927">
        <w:rPr>
          <w:rFonts w:ascii="Times New Roman" w:eastAsia="Times New Roman" w:hAnsi="Times New Roman" w:cs="Times New Roman"/>
          <w:color w:val="000000"/>
          <w:sz w:val="24"/>
          <w:szCs w:val="24"/>
        </w:rPr>
        <w:t>of each factor</w:t>
      </w:r>
      <w:r>
        <w:rPr>
          <w:rFonts w:ascii="Times New Roman" w:eastAsia="Times New Roman" w:hAnsi="Times New Roman" w:cs="Times New Roman"/>
          <w:color w:val="000000"/>
          <w:sz w:val="24"/>
          <w:szCs w:val="24"/>
        </w:rPr>
        <w:t>, t</w:t>
      </w:r>
      <w:r w:rsidRPr="008B7927">
        <w:rPr>
          <w:rFonts w:ascii="Times New Roman" w:eastAsia="Times New Roman" w:hAnsi="Times New Roman" w:cs="Times New Roman"/>
          <w:color w:val="000000"/>
          <w:sz w:val="24"/>
          <w:szCs w:val="24"/>
        </w:rPr>
        <w:t>his would indicate integration of the two factors in the neural representation.</w:t>
      </w:r>
      <w:r>
        <w:rPr>
          <w:rFonts w:ascii="Times New Roman" w:eastAsia="Times New Roman" w:hAnsi="Times New Roman" w:cs="Times New Roman"/>
          <w:color w:val="000000"/>
          <w:sz w:val="24"/>
          <w:szCs w:val="24"/>
        </w:rPr>
        <w:t xml:space="preserve"> We compare the predicted decoding performance of cue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with the actual decoding performance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oMath>
      <w:r>
        <w:rPr>
          <w:rFonts w:ascii="Times New Roman" w:eastAsia="Times New Roman" w:hAnsi="Times New Roman" w:cs="Times New Roman"/>
          <w:color w:val="000000"/>
          <w:sz w:val="24"/>
          <w:szCs w:val="24"/>
        </w:rPr>
        <w:t xml:space="preserve">. We found that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oMath>
      <w:r>
        <w:rPr>
          <w:rFonts w:ascii="Times New Roman" w:eastAsia="Times New Roman" w:hAnsi="Times New Roman" w:cs="Times New Roman"/>
          <w:color w:val="000000"/>
          <w:sz w:val="24"/>
          <w:szCs w:val="24"/>
        </w:rPr>
        <w:t xml:space="preserve"> is significantly higher than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in Monkey</w:t>
      </w:r>
      <w:r w:rsidR="003C2F55">
        <w:rPr>
          <w:rFonts w:ascii="Times New Roman" w:eastAsia="Times New Roman" w:hAnsi="Times New Roman" w:cs="Times New Roman"/>
          <w:color w:val="000000"/>
          <w:sz w:val="24"/>
          <w:szCs w:val="24"/>
        </w:rPr>
        <w:t xml:space="preserve"> S</w:t>
      </w:r>
      <w:r>
        <w:rPr>
          <w:rFonts w:ascii="Times New Roman" w:eastAsia="Times New Roman" w:hAnsi="Times New Roman" w:cs="Times New Roman"/>
          <w:color w:val="000000"/>
          <w:sz w:val="24"/>
          <w:szCs w:val="24"/>
        </w:rPr>
        <w:t xml:space="preserve">, from around 200ms after cue onset (Fig. </w:t>
      </w:r>
      <w:r w:rsidR="00502468">
        <w:rPr>
          <w:rFonts w:ascii="Times New Roman" w:eastAsia="Times New Roman" w:hAnsi="Times New Roman" w:cs="Times New Roman"/>
          <w:color w:val="000000"/>
          <w:sz w:val="24"/>
          <w:szCs w:val="24"/>
        </w:rPr>
        <w:t>10E</w:t>
      </w:r>
      <w:r>
        <w:rPr>
          <w:rFonts w:ascii="Times New Roman" w:eastAsia="Times New Roman" w:hAnsi="Times New Roman" w:cs="Times New Roman"/>
          <w:color w:val="000000"/>
          <w:sz w:val="24"/>
          <w:szCs w:val="24"/>
        </w:rPr>
        <w:t>).</w:t>
      </w:r>
      <w:r w:rsidR="00145BA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Monkey </w:t>
      </w:r>
      <w:r w:rsidR="003C2F55">
        <w:rPr>
          <w:rFonts w:ascii="Times New Roman" w:eastAsia="Times New Roman" w:hAnsi="Times New Roman" w:cs="Times New Roman"/>
          <w:color w:val="000000"/>
          <w:sz w:val="24"/>
          <w:szCs w:val="24"/>
        </w:rPr>
        <w:t xml:space="preserve">T </w:t>
      </w:r>
      <w:r>
        <w:rPr>
          <w:rFonts w:ascii="Times New Roman" w:eastAsia="Times New Roman" w:hAnsi="Times New Roman" w:cs="Times New Roman"/>
          <w:color w:val="000000"/>
          <w:sz w:val="24"/>
          <w:szCs w:val="24"/>
        </w:rPr>
        <w:t xml:space="preserve">did not </w:t>
      </w:r>
      <w:r>
        <w:rPr>
          <w:rFonts w:ascii="Times New Roman" w:eastAsia="Times New Roman" w:hAnsi="Times New Roman" w:cs="Times New Roman"/>
          <w:color w:val="000000"/>
          <w:sz w:val="24"/>
          <w:szCs w:val="24"/>
        </w:rPr>
        <w:lastRenderedPageBreak/>
        <w:t>show such a difference</w:t>
      </w:r>
      <w:r w:rsidR="003C2F55">
        <w:rPr>
          <w:rFonts w:ascii="Times New Roman" w:eastAsia="Times New Roman" w:hAnsi="Times New Roman" w:cs="Times New Roman"/>
          <w:color w:val="000000"/>
          <w:sz w:val="24"/>
          <w:szCs w:val="24"/>
        </w:rPr>
        <w:t xml:space="preserve">, </w:t>
      </w:r>
      <w:r w:rsidR="003C2F55" w:rsidRPr="003C2F55">
        <w:rPr>
          <w:rFonts w:ascii="Times New Roman" w:eastAsia="Times New Roman" w:hAnsi="Times New Roman" w:cs="Times New Roman"/>
          <w:color w:val="000000"/>
          <w:sz w:val="24"/>
          <w:szCs w:val="24"/>
        </w:rPr>
        <w:t>suggesting that in this animal, reward and delay may be encoded more independently</w:t>
      </w:r>
      <w:r w:rsidR="00BB41CC">
        <w:rPr>
          <w:rFonts w:ascii="Times New Roman" w:eastAsia="Times New Roman" w:hAnsi="Times New Roman" w:cs="Times New Roman"/>
          <w:color w:val="000000"/>
          <w:sz w:val="24"/>
          <w:szCs w:val="24"/>
        </w:rPr>
        <w:t xml:space="preserve"> (Fig. </w:t>
      </w:r>
      <w:r w:rsidR="004973F3">
        <w:rPr>
          <w:rFonts w:ascii="Times New Roman" w:eastAsia="Times New Roman" w:hAnsi="Times New Roman" w:cs="Times New Roman"/>
          <w:color w:val="000000"/>
          <w:sz w:val="24"/>
          <w:szCs w:val="24"/>
        </w:rPr>
        <w:t>10F</w:t>
      </w:r>
      <w:r w:rsidR="00BB41C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0BE88D84" w14:textId="77777777" w:rsidR="00D1245D" w:rsidRDefault="00D1245D" w:rsidP="005457B4">
      <w:pPr>
        <w:shd w:val="clear" w:color="auto" w:fill="FFFFFF"/>
        <w:spacing w:after="0" w:line="480" w:lineRule="auto"/>
        <w:rPr>
          <w:rFonts w:ascii="Times New Roman" w:eastAsia="Times New Roman" w:hAnsi="Times New Roman" w:cs="Times New Roman"/>
          <w:color w:val="000000"/>
          <w:sz w:val="24"/>
          <w:szCs w:val="24"/>
        </w:rPr>
      </w:pPr>
    </w:p>
    <w:p w14:paraId="16BE88D3" w14:textId="15873860" w:rsidR="008048B1" w:rsidRDefault="00304FF1" w:rsidP="0022668B">
      <w:pPr>
        <w:shd w:val="clear" w:color="auto" w:fill="FFFFFF"/>
        <w:spacing w:after="0" w:line="480" w:lineRule="auto"/>
        <w:jc w:val="center"/>
        <w:rPr>
          <w:rFonts w:ascii="Times New Roman" w:eastAsia="Times New Roman" w:hAnsi="Times New Roman" w:cs="Times New Roman"/>
          <w:b/>
          <w:sz w:val="24"/>
          <w:szCs w:val="24"/>
        </w:rPr>
      </w:pPr>
      <w:r>
        <w:rPr>
          <w:noProof/>
          <w14:ligatures w14:val="standardContextual"/>
        </w:rPr>
        <w:drawing>
          <wp:inline distT="0" distB="0" distL="0" distR="0" wp14:anchorId="7F8A826E" wp14:editId="6B91DE91">
            <wp:extent cx="4230806" cy="6778388"/>
            <wp:effectExtent l="0" t="0" r="0" b="3810"/>
            <wp:docPr id="32868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871"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4241526" cy="6795563"/>
                    </a:xfrm>
                    <a:prstGeom prst="rect">
                      <a:avLst/>
                    </a:prstGeom>
                  </pic:spPr>
                </pic:pic>
              </a:graphicData>
            </a:graphic>
          </wp:inline>
        </w:drawing>
      </w:r>
    </w:p>
    <w:p w14:paraId="0C66B504" w14:textId="77777777" w:rsidR="008048B1" w:rsidRDefault="008048B1" w:rsidP="005457B4">
      <w:pPr>
        <w:shd w:val="clear" w:color="auto" w:fill="FFFFFF"/>
        <w:spacing w:after="0" w:line="480" w:lineRule="auto"/>
        <w:rPr>
          <w:rFonts w:ascii="Times New Roman" w:eastAsia="Times New Roman" w:hAnsi="Times New Roman" w:cs="Times New Roman"/>
          <w:b/>
          <w:sz w:val="24"/>
          <w:szCs w:val="24"/>
        </w:rPr>
      </w:pPr>
    </w:p>
    <w:p w14:paraId="227FF051" w14:textId="77777777" w:rsidR="00B35532" w:rsidRPr="00B35532" w:rsidRDefault="00B35532" w:rsidP="00B35532">
      <w:pPr>
        <w:tabs>
          <w:tab w:val="left" w:pos="1890"/>
        </w:tabs>
        <w:spacing w:after="0" w:line="480" w:lineRule="auto"/>
        <w:rPr>
          <w:rFonts w:ascii="Times New Roman" w:eastAsia="Times New Roman" w:hAnsi="Times New Roman" w:cs="Times New Roman"/>
        </w:rPr>
      </w:pPr>
      <w:r w:rsidRPr="00B35532">
        <w:rPr>
          <w:rFonts w:ascii="Times New Roman" w:eastAsia="Times New Roman" w:hAnsi="Times New Roman" w:cs="Times New Roman"/>
          <w:b/>
          <w:bCs/>
        </w:rPr>
        <w:lastRenderedPageBreak/>
        <w:t>Figure 10.</w:t>
      </w:r>
      <w:r w:rsidRPr="00B35532">
        <w:rPr>
          <w:rFonts w:ascii="Times New Roman" w:eastAsia="Times New Roman" w:hAnsi="Times New Roman" w:cs="Times New Roman"/>
        </w:rPr>
        <w:t xml:space="preserve"> </w:t>
      </w:r>
      <w:r w:rsidRPr="00B35532">
        <w:rPr>
          <w:rFonts w:ascii="Times New Roman" w:eastAsia="Times New Roman" w:hAnsi="Times New Roman" w:cs="Times New Roman"/>
          <w:b/>
          <w:bCs/>
        </w:rPr>
        <w:t>Decoding Analysis:</w:t>
      </w:r>
      <w:r w:rsidRPr="00B35532">
        <w:rPr>
          <w:rFonts w:ascii="Times New Roman" w:eastAsia="Times New Roman" w:hAnsi="Times New Roman" w:cs="Times New Roman"/>
        </w:rPr>
        <w:t xml:space="preserve"> decoding accuracy calculated for each task factor, reward magnitude (top panels), delay (middle panels) and interaction (bottom panels), for Monkey S (A&amp;C&amp;E) and Monkey T (B&amp;D&amp;F), from 500 </w:t>
      </w:r>
      <w:proofErr w:type="spellStart"/>
      <w:r w:rsidRPr="00B35532">
        <w:rPr>
          <w:rFonts w:ascii="Times New Roman" w:eastAsia="Times New Roman" w:hAnsi="Times New Roman" w:cs="Times New Roman"/>
        </w:rPr>
        <w:t>ms</w:t>
      </w:r>
      <w:proofErr w:type="spellEnd"/>
      <w:r w:rsidRPr="00B35532">
        <w:rPr>
          <w:rFonts w:ascii="Times New Roman" w:eastAsia="Times New Roman" w:hAnsi="Times New Roman" w:cs="Times New Roman"/>
        </w:rPr>
        <w:t xml:space="preserve"> before to 1000 </w:t>
      </w:r>
      <w:proofErr w:type="spellStart"/>
      <w:r w:rsidRPr="00B35532">
        <w:rPr>
          <w:rFonts w:ascii="Times New Roman" w:eastAsia="Times New Roman" w:hAnsi="Times New Roman" w:cs="Times New Roman"/>
        </w:rPr>
        <w:t>ms</w:t>
      </w:r>
      <w:proofErr w:type="spellEnd"/>
      <w:r w:rsidRPr="00B35532">
        <w:rPr>
          <w:rFonts w:ascii="Times New Roman" w:eastAsia="Times New Roman" w:hAnsi="Times New Roman" w:cs="Times New Roman"/>
        </w:rPr>
        <w:t xml:space="preserve"> after the offer onset.   </w:t>
      </w:r>
    </w:p>
    <w:p w14:paraId="5944425A" w14:textId="77777777" w:rsidR="004771D7" w:rsidRDefault="004771D7" w:rsidP="002B7E8B">
      <w:pPr>
        <w:shd w:val="clear" w:color="auto" w:fill="FFFFFF"/>
        <w:spacing w:after="0" w:line="480" w:lineRule="auto"/>
        <w:rPr>
          <w:rFonts w:ascii="Times New Roman" w:eastAsia="Times New Roman" w:hAnsi="Times New Roman" w:cs="Times New Roman"/>
          <w:b/>
          <w:bCs/>
          <w:sz w:val="24"/>
          <w:szCs w:val="24"/>
        </w:rPr>
      </w:pPr>
    </w:p>
    <w:p w14:paraId="160E1DE4" w14:textId="37BAECF1" w:rsidR="002B7E8B" w:rsidRDefault="002B7E8B" w:rsidP="002B7E8B">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Discussion</w:t>
      </w:r>
    </w:p>
    <w:p w14:paraId="58B0A1C2" w14:textId="1014438E" w:rsidR="00921811" w:rsidRPr="00B67EA9" w:rsidRDefault="004C3FA4" w:rsidP="002B7E8B">
      <w:pPr>
        <w:shd w:val="clear" w:color="auto" w:fill="FFFFFF"/>
        <w:spacing w:after="0" w:line="480" w:lineRule="auto"/>
        <w:rPr>
          <w:rFonts w:ascii="Times New Roman" w:eastAsia="Times New Roman" w:hAnsi="Times New Roman" w:cs="Times New Roman"/>
          <w:sz w:val="24"/>
          <w:szCs w:val="24"/>
        </w:rPr>
      </w:pPr>
      <w:r w:rsidRPr="00B67EA9">
        <w:rPr>
          <w:rFonts w:ascii="Times New Roman" w:eastAsia="Times New Roman" w:hAnsi="Times New Roman" w:cs="Times New Roman"/>
          <w:sz w:val="24"/>
          <w:szCs w:val="24"/>
        </w:rPr>
        <w:t xml:space="preserve">Across both monkeys, </w:t>
      </w:r>
      <w:r w:rsidR="003C2F55">
        <w:rPr>
          <w:rFonts w:ascii="Times New Roman" w:eastAsia="Times New Roman" w:hAnsi="Times New Roman" w:cs="Times New Roman"/>
          <w:sz w:val="24"/>
          <w:szCs w:val="24"/>
        </w:rPr>
        <w:t>consistent with</w:t>
      </w:r>
      <w:r w:rsidR="00D74026">
        <w:rPr>
          <w:rFonts w:ascii="Times New Roman" w:eastAsia="Times New Roman" w:hAnsi="Times New Roman" w:cs="Times New Roman"/>
          <w:sz w:val="24"/>
          <w:szCs w:val="24"/>
        </w:rPr>
        <w:t xml:space="preserve"> previous studies</w:t>
      </w:r>
      <w:r w:rsidR="00EA2AA1">
        <w:rPr>
          <w:rFonts w:ascii="Times New Roman" w:eastAsia="Times New Roman" w:hAnsi="Times New Roman" w:cs="Times New Roman"/>
          <w:sz w:val="24"/>
          <w:szCs w:val="24"/>
        </w:rPr>
        <w:t>,</w:t>
      </w:r>
      <w:r w:rsidR="00D74026">
        <w:rPr>
          <w:rFonts w:ascii="Times New Roman" w:eastAsia="Times New Roman" w:hAnsi="Times New Roman" w:cs="Times New Roman"/>
          <w:sz w:val="24"/>
          <w:szCs w:val="24"/>
        </w:rPr>
        <w:t xml:space="preserve"> </w:t>
      </w:r>
      <w:proofErr w:type="spellStart"/>
      <w:r w:rsidRPr="00B67EA9">
        <w:rPr>
          <w:rFonts w:ascii="Times New Roman" w:eastAsia="Times New Roman" w:hAnsi="Times New Roman" w:cs="Times New Roman"/>
          <w:sz w:val="24"/>
          <w:szCs w:val="24"/>
        </w:rPr>
        <w:t>dlPFC</w:t>
      </w:r>
      <w:proofErr w:type="spellEnd"/>
      <w:r w:rsidRPr="00B67EA9">
        <w:rPr>
          <w:rFonts w:ascii="Times New Roman" w:eastAsia="Times New Roman" w:hAnsi="Times New Roman" w:cs="Times New Roman"/>
          <w:sz w:val="24"/>
          <w:szCs w:val="24"/>
        </w:rPr>
        <w:t xml:space="preserve"> neurons encode</w:t>
      </w:r>
      <w:r w:rsidR="003C2F55">
        <w:rPr>
          <w:rFonts w:ascii="Times New Roman" w:eastAsia="Times New Roman" w:hAnsi="Times New Roman" w:cs="Times New Roman"/>
          <w:sz w:val="24"/>
          <w:szCs w:val="24"/>
        </w:rPr>
        <w:t>d</w:t>
      </w:r>
      <w:r w:rsidRPr="00B67EA9">
        <w:rPr>
          <w:rFonts w:ascii="Times New Roman" w:eastAsia="Times New Roman" w:hAnsi="Times New Roman" w:cs="Times New Roman"/>
          <w:sz w:val="24"/>
          <w:szCs w:val="24"/>
        </w:rPr>
        <w:t xml:space="preserve"> reward magnitude (drops) and delay in a</w:t>
      </w:r>
      <w:r w:rsidR="003C2F55">
        <w:rPr>
          <w:rFonts w:ascii="Times New Roman" w:eastAsia="Times New Roman" w:hAnsi="Times New Roman" w:cs="Times New Roman"/>
          <w:sz w:val="24"/>
          <w:szCs w:val="24"/>
        </w:rPr>
        <w:t>n inverse manner</w:t>
      </w:r>
      <w:r w:rsidRPr="00B67EA9">
        <w:rPr>
          <w:rFonts w:ascii="Times New Roman" w:eastAsia="Times New Roman" w:hAnsi="Times New Roman" w:cs="Times New Roman"/>
          <w:sz w:val="24"/>
          <w:szCs w:val="24"/>
        </w:rPr>
        <w:t xml:space="preserve"> that reflects temporal discounting </w:t>
      </w:r>
      <w:r w:rsidR="003C2F55">
        <w:rPr>
          <w:rFonts w:ascii="Times New Roman" w:eastAsia="Times New Roman" w:hAnsi="Times New Roman" w:cs="Times New Roman"/>
          <w:sz w:val="24"/>
          <w:szCs w:val="24"/>
        </w:rPr>
        <w:t>computations</w:t>
      </w:r>
      <w:r w:rsidR="000861BF">
        <w:rPr>
          <w:rFonts w:ascii="Times New Roman" w:eastAsia="Times New Roman" w:hAnsi="Times New Roman" w:cs="Times New Roman"/>
          <w:sz w:val="24"/>
          <w:szCs w:val="24"/>
        </w:rPr>
        <w:t xml:space="preserve"> (</w:t>
      </w:r>
      <w:r w:rsidR="000861BF" w:rsidRPr="0002699A">
        <w:rPr>
          <w:rFonts w:ascii="Times New Roman" w:eastAsia="Times New Roman" w:hAnsi="Times New Roman" w:cs="Times New Roman"/>
          <w:b/>
          <w:bCs/>
          <w:color w:val="EE0000"/>
          <w:sz w:val="24"/>
          <w:szCs w:val="24"/>
        </w:rPr>
        <w:t>Kim et al., 2008</w:t>
      </w:r>
      <w:r w:rsidR="000861BF">
        <w:rPr>
          <w:rFonts w:ascii="Times New Roman" w:eastAsia="Times New Roman" w:hAnsi="Times New Roman" w:cs="Times New Roman"/>
          <w:sz w:val="24"/>
          <w:szCs w:val="24"/>
        </w:rPr>
        <w:t>)</w:t>
      </w:r>
      <w:r w:rsidR="003C2F55">
        <w:rPr>
          <w:rFonts w:ascii="Times New Roman" w:eastAsia="Times New Roman" w:hAnsi="Times New Roman" w:cs="Times New Roman"/>
          <w:sz w:val="24"/>
          <w:szCs w:val="24"/>
        </w:rPr>
        <w:t>,</w:t>
      </w:r>
      <w:r w:rsidR="00350EBE" w:rsidRPr="00350EBE">
        <w:rPr>
          <w:rFonts w:ascii="Times New Roman" w:eastAsia="Times New Roman" w:hAnsi="Times New Roman" w:cs="Times New Roman"/>
          <w:sz w:val="24"/>
          <w:szCs w:val="24"/>
        </w:rPr>
        <w:t xml:space="preserve"> </w:t>
      </w:r>
      <w:r w:rsidR="00350EBE">
        <w:rPr>
          <w:rFonts w:ascii="Times New Roman" w:eastAsia="Times New Roman" w:hAnsi="Times New Roman" w:cs="Times New Roman"/>
          <w:sz w:val="24"/>
          <w:szCs w:val="24"/>
        </w:rPr>
        <w:t xml:space="preserve">confirming that </w:t>
      </w:r>
      <w:proofErr w:type="spellStart"/>
      <w:r w:rsidR="00350EBE">
        <w:rPr>
          <w:rFonts w:ascii="Times New Roman" w:eastAsia="Times New Roman" w:hAnsi="Times New Roman" w:cs="Times New Roman"/>
          <w:sz w:val="24"/>
          <w:szCs w:val="24"/>
        </w:rPr>
        <w:t>dlPFC</w:t>
      </w:r>
      <w:proofErr w:type="spellEnd"/>
      <w:r w:rsidR="00350EBE">
        <w:rPr>
          <w:rFonts w:ascii="Times New Roman" w:eastAsia="Times New Roman" w:hAnsi="Times New Roman" w:cs="Times New Roman"/>
          <w:sz w:val="24"/>
          <w:szCs w:val="24"/>
        </w:rPr>
        <w:t xml:space="preserve"> contributes to integrating multiple value dimensions. We found that this </w:t>
      </w:r>
      <w:r w:rsidR="009F3FDC">
        <w:rPr>
          <w:rFonts w:ascii="Times New Roman" w:eastAsia="Times New Roman" w:hAnsi="Times New Roman" w:cs="Times New Roman"/>
          <w:sz w:val="24"/>
          <w:szCs w:val="24"/>
        </w:rPr>
        <w:t xml:space="preserve">integration emerged </w:t>
      </w:r>
      <w:r w:rsidR="00EA2AA1">
        <w:rPr>
          <w:rFonts w:ascii="Times New Roman" w:eastAsia="Times New Roman" w:hAnsi="Times New Roman" w:cs="Times New Roman"/>
          <w:sz w:val="24"/>
          <w:szCs w:val="24"/>
        </w:rPr>
        <w:t xml:space="preserve">more prominently </w:t>
      </w:r>
      <w:r w:rsidRPr="00B67EA9">
        <w:rPr>
          <w:rFonts w:ascii="Times New Roman" w:eastAsia="Times New Roman" w:hAnsi="Times New Roman" w:cs="Times New Roman"/>
          <w:sz w:val="24"/>
          <w:szCs w:val="24"/>
        </w:rPr>
        <w:t xml:space="preserve">when the choice </w:t>
      </w:r>
      <w:r w:rsidR="00EA2AA1">
        <w:rPr>
          <w:rFonts w:ascii="Times New Roman" w:eastAsia="Times New Roman" w:hAnsi="Times New Roman" w:cs="Times New Roman"/>
          <w:sz w:val="24"/>
          <w:szCs w:val="24"/>
        </w:rPr>
        <w:t>became imminent</w:t>
      </w:r>
      <w:r w:rsidR="00350EBE">
        <w:rPr>
          <w:rFonts w:ascii="Times New Roman" w:eastAsia="Times New Roman" w:hAnsi="Times New Roman" w:cs="Times New Roman"/>
          <w:sz w:val="24"/>
          <w:szCs w:val="24"/>
        </w:rPr>
        <w:t>, in both animals</w:t>
      </w:r>
      <w:r w:rsidR="00307237" w:rsidRPr="00B67EA9">
        <w:rPr>
          <w:rFonts w:ascii="Times New Roman" w:eastAsia="Times New Roman" w:hAnsi="Times New Roman" w:cs="Times New Roman"/>
          <w:sz w:val="24"/>
          <w:szCs w:val="24"/>
        </w:rPr>
        <w:t xml:space="preserve">. </w:t>
      </w:r>
    </w:p>
    <w:p w14:paraId="787C74A4" w14:textId="747048D8" w:rsidR="00480001" w:rsidRDefault="00CC1204" w:rsidP="002B7E8B">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w:t>
      </w:r>
      <w:r w:rsidR="0048000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findings go beyond prior studies by showing that </w:t>
      </w:r>
      <w:r w:rsidR="00EA2AA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value signal </w:t>
      </w:r>
      <w:r w:rsidR="00D9190C">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 xml:space="preserve">not static but dynamically </w:t>
      </w:r>
      <w:r w:rsidR="00DA79DC">
        <w:rPr>
          <w:rFonts w:ascii="Times New Roman" w:eastAsia="Times New Roman" w:hAnsi="Times New Roman" w:cs="Times New Roman"/>
          <w:sz w:val="24"/>
          <w:szCs w:val="24"/>
        </w:rPr>
        <w:t>adapted</w:t>
      </w:r>
      <w:r>
        <w:rPr>
          <w:rFonts w:ascii="Times New Roman" w:eastAsia="Times New Roman" w:hAnsi="Times New Roman" w:cs="Times New Roman"/>
          <w:sz w:val="24"/>
          <w:szCs w:val="24"/>
        </w:rPr>
        <w:t xml:space="preserve"> to task </w:t>
      </w:r>
      <w:proofErr w:type="gramStart"/>
      <w:r>
        <w:rPr>
          <w:rFonts w:ascii="Times New Roman" w:eastAsia="Times New Roman" w:hAnsi="Times New Roman" w:cs="Times New Roman"/>
          <w:sz w:val="24"/>
          <w:szCs w:val="24"/>
        </w:rPr>
        <w:t>context</w:t>
      </w:r>
      <w:r w:rsidR="00EA2AA1">
        <w:rPr>
          <w:rFonts w:ascii="Times New Roman" w:eastAsia="Times New Roman" w:hAnsi="Times New Roman" w:cs="Times New Roman"/>
          <w:sz w:val="24"/>
          <w:szCs w:val="24"/>
        </w:rPr>
        <w:t>, and</w:t>
      </w:r>
      <w:proofErr w:type="gramEnd"/>
      <w:r w:rsidR="00EA2AA1">
        <w:rPr>
          <w:rFonts w:ascii="Times New Roman" w:eastAsia="Times New Roman" w:hAnsi="Times New Roman" w:cs="Times New Roman"/>
          <w:sz w:val="24"/>
          <w:szCs w:val="24"/>
        </w:rPr>
        <w:t xml:space="preserve"> correlated with subject-specific strategy adoption.</w:t>
      </w:r>
      <w:r w:rsidR="00480001">
        <w:rPr>
          <w:rFonts w:ascii="Times New Roman" w:eastAsia="Times New Roman" w:hAnsi="Times New Roman" w:cs="Times New Roman"/>
          <w:sz w:val="24"/>
          <w:szCs w:val="24"/>
        </w:rPr>
        <w:t xml:space="preserve"> </w:t>
      </w:r>
    </w:p>
    <w:p w14:paraId="7BCC0F45" w14:textId="12A77165" w:rsidR="004764F3" w:rsidRPr="00B67EA9" w:rsidRDefault="00DA79DC" w:rsidP="002B7E8B">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w</w:t>
      </w:r>
      <w:r w:rsidR="00961724" w:rsidRPr="00B67EA9">
        <w:rPr>
          <w:rFonts w:ascii="Times New Roman" w:eastAsia="Times New Roman" w:hAnsi="Times New Roman" w:cs="Times New Roman"/>
          <w:sz w:val="24"/>
          <w:szCs w:val="24"/>
        </w:rPr>
        <w:t xml:space="preserve">hen we </w:t>
      </w:r>
      <w:r w:rsidR="000642DE">
        <w:rPr>
          <w:rFonts w:ascii="Times New Roman" w:eastAsia="Times New Roman" w:hAnsi="Times New Roman" w:cs="Times New Roman"/>
          <w:sz w:val="24"/>
          <w:szCs w:val="24"/>
        </w:rPr>
        <w:t>introduce</w:t>
      </w:r>
      <w:r w:rsidR="0094163A">
        <w:rPr>
          <w:rFonts w:ascii="Times New Roman" w:eastAsia="Times New Roman" w:hAnsi="Times New Roman" w:cs="Times New Roman"/>
          <w:sz w:val="24"/>
          <w:szCs w:val="24"/>
        </w:rPr>
        <w:t xml:space="preserve"> uncertainty about when </w:t>
      </w:r>
      <w:r w:rsidR="000642DE">
        <w:rPr>
          <w:rFonts w:ascii="Times New Roman" w:eastAsia="Times New Roman" w:hAnsi="Times New Roman" w:cs="Times New Roman"/>
          <w:sz w:val="24"/>
          <w:szCs w:val="24"/>
        </w:rPr>
        <w:t>and what choice</w:t>
      </w:r>
      <w:r w:rsidR="0094163A">
        <w:rPr>
          <w:rFonts w:ascii="Times New Roman" w:eastAsia="Times New Roman" w:hAnsi="Times New Roman" w:cs="Times New Roman"/>
          <w:sz w:val="24"/>
          <w:szCs w:val="24"/>
        </w:rPr>
        <w:t xml:space="preserve"> could be executed via the two-step go-signal design, </w:t>
      </w:r>
      <w:proofErr w:type="spellStart"/>
      <w:r w:rsidR="0094163A">
        <w:rPr>
          <w:rFonts w:ascii="Times New Roman" w:eastAsia="Times New Roman" w:hAnsi="Times New Roman" w:cs="Times New Roman"/>
          <w:sz w:val="24"/>
          <w:szCs w:val="24"/>
        </w:rPr>
        <w:t>dlPFC</w:t>
      </w:r>
      <w:proofErr w:type="spellEnd"/>
      <w:r w:rsidR="0094163A">
        <w:rPr>
          <w:rFonts w:ascii="Times New Roman" w:eastAsia="Times New Roman" w:hAnsi="Times New Roman" w:cs="Times New Roman"/>
          <w:sz w:val="24"/>
          <w:szCs w:val="24"/>
        </w:rPr>
        <w:t xml:space="preserve"> signals flexibly integrated additional waiting time into valuation, </w:t>
      </w:r>
      <w:r w:rsidR="0094163A" w:rsidRPr="0094163A">
        <w:rPr>
          <w:rFonts w:ascii="Times New Roman" w:eastAsia="Times New Roman" w:hAnsi="Times New Roman" w:cs="Times New Roman"/>
          <w:sz w:val="24"/>
          <w:szCs w:val="24"/>
        </w:rPr>
        <w:t>demonstrating context-sensitive adjustments rather than rigid rules</w:t>
      </w:r>
      <w:r w:rsidR="0094163A">
        <w:rPr>
          <w:rFonts w:ascii="Times New Roman" w:eastAsia="Times New Roman" w:hAnsi="Times New Roman" w:cs="Times New Roman"/>
          <w:sz w:val="24"/>
          <w:szCs w:val="24"/>
        </w:rPr>
        <w:t xml:space="preserve">. </w:t>
      </w:r>
      <w:r w:rsidR="00040255">
        <w:rPr>
          <w:rFonts w:ascii="Times New Roman" w:eastAsia="Times New Roman" w:hAnsi="Times New Roman" w:cs="Times New Roman"/>
          <w:sz w:val="24"/>
          <w:szCs w:val="24"/>
        </w:rPr>
        <w:t xml:space="preserve">This </w:t>
      </w:r>
      <w:r w:rsidR="0094163A">
        <w:rPr>
          <w:rFonts w:ascii="Times New Roman" w:eastAsia="Times New Roman" w:hAnsi="Times New Roman" w:cs="Times New Roman"/>
          <w:sz w:val="24"/>
          <w:szCs w:val="24"/>
        </w:rPr>
        <w:t>dynamic</w:t>
      </w:r>
      <w:r w:rsidR="00040255">
        <w:rPr>
          <w:rFonts w:ascii="Times New Roman" w:eastAsia="Times New Roman" w:hAnsi="Times New Roman" w:cs="Times New Roman"/>
          <w:sz w:val="24"/>
          <w:szCs w:val="24"/>
        </w:rPr>
        <w:t xml:space="preserve"> </w:t>
      </w:r>
      <w:r w:rsidR="0094163A">
        <w:rPr>
          <w:rFonts w:ascii="Times New Roman" w:eastAsia="Times New Roman" w:hAnsi="Times New Roman" w:cs="Times New Roman"/>
          <w:sz w:val="24"/>
          <w:szCs w:val="24"/>
        </w:rPr>
        <w:t xml:space="preserve">integration </w:t>
      </w:r>
      <w:r w:rsidR="00040255">
        <w:rPr>
          <w:rFonts w:ascii="Times New Roman" w:eastAsia="Times New Roman" w:hAnsi="Times New Roman" w:cs="Times New Roman"/>
          <w:sz w:val="24"/>
          <w:szCs w:val="24"/>
        </w:rPr>
        <w:t xml:space="preserve">in </w:t>
      </w:r>
      <w:proofErr w:type="spellStart"/>
      <w:r w:rsidR="00040255">
        <w:rPr>
          <w:rFonts w:ascii="Times New Roman" w:eastAsia="Times New Roman" w:hAnsi="Times New Roman" w:cs="Times New Roman"/>
          <w:sz w:val="24"/>
          <w:szCs w:val="24"/>
        </w:rPr>
        <w:t>dlPFC</w:t>
      </w:r>
      <w:proofErr w:type="spellEnd"/>
      <w:r w:rsidR="00040255">
        <w:rPr>
          <w:rFonts w:ascii="Times New Roman" w:eastAsia="Times New Roman" w:hAnsi="Times New Roman" w:cs="Times New Roman"/>
          <w:sz w:val="24"/>
          <w:szCs w:val="24"/>
        </w:rPr>
        <w:t>,</w:t>
      </w:r>
      <w:r w:rsidR="004764F3">
        <w:rPr>
          <w:rFonts w:ascii="Times New Roman" w:eastAsia="Times New Roman" w:hAnsi="Times New Roman" w:cs="Times New Roman"/>
          <w:sz w:val="24"/>
          <w:szCs w:val="24"/>
        </w:rPr>
        <w:t xml:space="preserve"> where reward and </w:t>
      </w:r>
      <w:r w:rsidR="00040255">
        <w:rPr>
          <w:rFonts w:ascii="Times New Roman" w:eastAsia="Times New Roman" w:hAnsi="Times New Roman" w:cs="Times New Roman"/>
          <w:sz w:val="24"/>
          <w:szCs w:val="24"/>
        </w:rPr>
        <w:t>timing</w:t>
      </w:r>
      <w:r w:rsidR="004764F3">
        <w:rPr>
          <w:rFonts w:ascii="Times New Roman" w:eastAsia="Times New Roman" w:hAnsi="Times New Roman" w:cs="Times New Roman"/>
          <w:sz w:val="24"/>
          <w:szCs w:val="24"/>
        </w:rPr>
        <w:t xml:space="preserve"> are competitively integrated depending on the context, </w:t>
      </w:r>
      <w:r w:rsidR="0094163A">
        <w:rPr>
          <w:rFonts w:ascii="Times New Roman" w:eastAsia="Times New Roman" w:hAnsi="Times New Roman" w:cs="Times New Roman"/>
          <w:sz w:val="24"/>
          <w:szCs w:val="24"/>
        </w:rPr>
        <w:t>aligns</w:t>
      </w:r>
      <w:r w:rsidR="004764F3">
        <w:rPr>
          <w:rFonts w:ascii="Times New Roman" w:eastAsia="Times New Roman" w:hAnsi="Times New Roman" w:cs="Times New Roman"/>
          <w:sz w:val="24"/>
          <w:szCs w:val="24"/>
        </w:rPr>
        <w:t xml:space="preserve"> with recent wor</w:t>
      </w:r>
      <w:r w:rsidR="0094163A">
        <w:rPr>
          <w:rFonts w:ascii="Times New Roman" w:eastAsia="Times New Roman" w:hAnsi="Times New Roman" w:cs="Times New Roman"/>
          <w:sz w:val="24"/>
          <w:szCs w:val="24"/>
        </w:rPr>
        <w:t xml:space="preserve">k in </w:t>
      </w:r>
      <w:r w:rsidR="004764F3">
        <w:rPr>
          <w:rFonts w:ascii="Times New Roman" w:eastAsia="Times New Roman" w:hAnsi="Times New Roman" w:cs="Times New Roman"/>
          <w:sz w:val="24"/>
          <w:szCs w:val="24"/>
        </w:rPr>
        <w:t xml:space="preserve">rodents </w:t>
      </w:r>
      <w:r w:rsidR="0094163A">
        <w:rPr>
          <w:rFonts w:ascii="Times New Roman" w:eastAsia="Times New Roman" w:hAnsi="Times New Roman" w:cs="Times New Roman"/>
          <w:sz w:val="24"/>
          <w:szCs w:val="24"/>
        </w:rPr>
        <w:t xml:space="preserve">showing ramping </w:t>
      </w:r>
      <w:r w:rsidR="004764F3">
        <w:rPr>
          <w:rFonts w:ascii="Times New Roman" w:eastAsia="Times New Roman" w:hAnsi="Times New Roman" w:cs="Times New Roman"/>
          <w:sz w:val="24"/>
          <w:szCs w:val="24"/>
        </w:rPr>
        <w:t xml:space="preserve">frontal </w:t>
      </w:r>
      <w:r w:rsidR="00B2181D">
        <w:rPr>
          <w:rFonts w:ascii="Times New Roman" w:eastAsia="Times New Roman" w:hAnsi="Times New Roman" w:cs="Times New Roman"/>
          <w:sz w:val="24"/>
          <w:szCs w:val="24"/>
        </w:rPr>
        <w:t xml:space="preserve">activity that </w:t>
      </w:r>
      <w:r w:rsidR="002C57D8">
        <w:rPr>
          <w:rFonts w:ascii="Times New Roman" w:eastAsia="Times New Roman" w:hAnsi="Times New Roman" w:cs="Times New Roman"/>
          <w:sz w:val="24"/>
          <w:szCs w:val="24"/>
        </w:rPr>
        <w:t>reflects</w:t>
      </w:r>
      <w:r w:rsidR="004764F3">
        <w:rPr>
          <w:rFonts w:ascii="Times New Roman" w:eastAsia="Times New Roman" w:hAnsi="Times New Roman" w:cs="Times New Roman"/>
          <w:sz w:val="24"/>
          <w:szCs w:val="24"/>
        </w:rPr>
        <w:t xml:space="preserve"> </w:t>
      </w:r>
      <w:r w:rsidR="00B2181D">
        <w:rPr>
          <w:rFonts w:ascii="Times New Roman" w:eastAsia="Times New Roman" w:hAnsi="Times New Roman" w:cs="Times New Roman"/>
          <w:sz w:val="24"/>
          <w:szCs w:val="24"/>
        </w:rPr>
        <w:t>how reward and time are weighted during decisions</w:t>
      </w:r>
      <w:r w:rsidR="004764F3">
        <w:rPr>
          <w:rFonts w:ascii="Times New Roman" w:eastAsia="Times New Roman" w:hAnsi="Times New Roman" w:cs="Times New Roman"/>
          <w:sz w:val="24"/>
          <w:szCs w:val="24"/>
        </w:rPr>
        <w:t xml:space="preserve"> (</w:t>
      </w:r>
      <w:proofErr w:type="spellStart"/>
      <w:r w:rsidR="004764F3" w:rsidRPr="00D54A38">
        <w:rPr>
          <w:rFonts w:ascii="Times New Roman" w:eastAsia="Times New Roman" w:hAnsi="Times New Roman" w:cs="Times New Roman"/>
          <w:b/>
          <w:bCs/>
          <w:color w:val="EE0000"/>
          <w:sz w:val="24"/>
          <w:szCs w:val="24"/>
        </w:rPr>
        <w:t>Bukwich</w:t>
      </w:r>
      <w:proofErr w:type="spellEnd"/>
      <w:r w:rsidR="004764F3" w:rsidRPr="00D54A38">
        <w:rPr>
          <w:rFonts w:ascii="Times New Roman" w:eastAsia="Times New Roman" w:hAnsi="Times New Roman" w:cs="Times New Roman"/>
          <w:b/>
          <w:bCs/>
          <w:color w:val="EE0000"/>
          <w:sz w:val="24"/>
          <w:szCs w:val="24"/>
        </w:rPr>
        <w:t xml:space="preserve"> et al., 2025</w:t>
      </w:r>
      <w:r w:rsidR="004764F3">
        <w:rPr>
          <w:rFonts w:ascii="Times New Roman" w:eastAsia="Times New Roman" w:hAnsi="Times New Roman" w:cs="Times New Roman"/>
          <w:sz w:val="24"/>
          <w:szCs w:val="24"/>
        </w:rPr>
        <w:t xml:space="preserve">). </w:t>
      </w:r>
    </w:p>
    <w:p w14:paraId="77D4105E" w14:textId="09A5002A" w:rsidR="005E2A2D" w:rsidRPr="005E2A2D" w:rsidRDefault="002C57D8" w:rsidP="005E2A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Crucially</w:t>
      </w:r>
      <w:r w:rsidR="004877CA" w:rsidRPr="0024253B">
        <w:rPr>
          <w:rFonts w:ascii="Times New Roman" w:eastAsia="Times New Roman" w:hAnsi="Times New Roman" w:cs="Times New Roman"/>
          <w:sz w:val="24"/>
          <w:szCs w:val="24"/>
        </w:rPr>
        <w:t>, the timing and</w:t>
      </w:r>
      <w:r w:rsidR="00DD70A2">
        <w:rPr>
          <w:rFonts w:ascii="Times New Roman" w:eastAsia="Times New Roman" w:hAnsi="Times New Roman" w:cs="Times New Roman"/>
          <w:sz w:val="24"/>
          <w:szCs w:val="24"/>
        </w:rPr>
        <w:t xml:space="preserve"> manner </w:t>
      </w:r>
      <w:r>
        <w:rPr>
          <w:rFonts w:ascii="Times New Roman" w:eastAsia="Times New Roman" w:hAnsi="Times New Roman" w:cs="Times New Roman"/>
          <w:sz w:val="24"/>
          <w:szCs w:val="24"/>
        </w:rPr>
        <w:t>of this</w:t>
      </w:r>
      <w:r w:rsidR="00DD70A2">
        <w:rPr>
          <w:rFonts w:ascii="Times New Roman" w:eastAsia="Times New Roman" w:hAnsi="Times New Roman" w:cs="Times New Roman"/>
          <w:sz w:val="24"/>
          <w:szCs w:val="24"/>
        </w:rPr>
        <w:t xml:space="preserve"> integrat</w:t>
      </w:r>
      <w:r>
        <w:rPr>
          <w:rFonts w:ascii="Times New Roman" w:eastAsia="Times New Roman" w:hAnsi="Times New Roman" w:cs="Times New Roman"/>
          <w:sz w:val="24"/>
          <w:szCs w:val="24"/>
        </w:rPr>
        <w:t>ion</w:t>
      </w:r>
      <w:r w:rsidR="004877CA" w:rsidRPr="0024253B">
        <w:rPr>
          <w:rFonts w:ascii="Times New Roman" w:eastAsia="Times New Roman" w:hAnsi="Times New Roman" w:cs="Times New Roman"/>
          <w:sz w:val="24"/>
          <w:szCs w:val="24"/>
        </w:rPr>
        <w:t xml:space="preserve"> </w:t>
      </w:r>
      <w:r w:rsidR="00DD70A2">
        <w:rPr>
          <w:rFonts w:ascii="Times New Roman" w:eastAsia="Times New Roman" w:hAnsi="Times New Roman" w:cs="Times New Roman"/>
          <w:sz w:val="24"/>
          <w:szCs w:val="24"/>
        </w:rPr>
        <w:t xml:space="preserve">differed between </w:t>
      </w:r>
      <w:r w:rsidR="007E602F">
        <w:rPr>
          <w:rFonts w:ascii="Times New Roman" w:eastAsia="Times New Roman" w:hAnsi="Times New Roman" w:cs="Times New Roman"/>
          <w:sz w:val="24"/>
          <w:szCs w:val="24"/>
        </w:rPr>
        <w:t>monkeys</w:t>
      </w:r>
      <w:r w:rsidR="004C7A11">
        <w:rPr>
          <w:rFonts w:ascii="Times New Roman" w:eastAsia="Times New Roman" w:hAnsi="Times New Roman" w:cs="Times New Roman"/>
          <w:sz w:val="24"/>
          <w:szCs w:val="24"/>
        </w:rPr>
        <w:t>,</w:t>
      </w:r>
      <w:r w:rsidR="00DD70A2">
        <w:rPr>
          <w:rFonts w:ascii="Times New Roman" w:eastAsia="Times New Roman" w:hAnsi="Times New Roman" w:cs="Times New Roman"/>
          <w:sz w:val="24"/>
          <w:szCs w:val="24"/>
        </w:rPr>
        <w:t xml:space="preserve"> </w:t>
      </w:r>
      <w:r w:rsidR="007E602F">
        <w:rPr>
          <w:rFonts w:ascii="Times New Roman" w:eastAsia="Times New Roman" w:hAnsi="Times New Roman" w:cs="Times New Roman"/>
          <w:sz w:val="24"/>
          <w:szCs w:val="24"/>
        </w:rPr>
        <w:t>revealing</w:t>
      </w:r>
      <w:r w:rsidR="00DD70A2">
        <w:rPr>
          <w:rFonts w:ascii="Times New Roman" w:eastAsia="Times New Roman" w:hAnsi="Times New Roman" w:cs="Times New Roman"/>
          <w:sz w:val="24"/>
          <w:szCs w:val="24"/>
        </w:rPr>
        <w:t xml:space="preserve"> </w:t>
      </w:r>
      <w:r w:rsidR="00EA2AA1">
        <w:rPr>
          <w:rFonts w:ascii="Times New Roman" w:eastAsia="Times New Roman" w:hAnsi="Times New Roman" w:cs="Times New Roman"/>
          <w:sz w:val="24"/>
          <w:szCs w:val="24"/>
        </w:rPr>
        <w:t xml:space="preserve">the representation of </w:t>
      </w:r>
      <w:r w:rsidR="00DD70A2">
        <w:rPr>
          <w:rFonts w:ascii="Times New Roman" w:eastAsia="Times New Roman" w:hAnsi="Times New Roman" w:cs="Times New Roman"/>
          <w:sz w:val="24"/>
          <w:szCs w:val="24"/>
        </w:rPr>
        <w:t>individual strateg</w:t>
      </w:r>
      <w:r w:rsidR="007E602F">
        <w:rPr>
          <w:rFonts w:ascii="Times New Roman" w:eastAsia="Times New Roman" w:hAnsi="Times New Roman" w:cs="Times New Roman"/>
          <w:sz w:val="24"/>
          <w:szCs w:val="24"/>
        </w:rPr>
        <w:t>ies</w:t>
      </w:r>
      <w:r w:rsidR="00DD70A2">
        <w:rPr>
          <w:rFonts w:ascii="Times New Roman" w:eastAsia="Times New Roman" w:hAnsi="Times New Roman" w:cs="Times New Roman"/>
          <w:sz w:val="24"/>
          <w:szCs w:val="24"/>
        </w:rPr>
        <w:t xml:space="preserve"> </w:t>
      </w:r>
      <w:r w:rsidR="005E2A2D" w:rsidRPr="005E2A2D">
        <w:rPr>
          <w:rFonts w:ascii="Times New Roman" w:eastAsia="Times New Roman" w:hAnsi="Times New Roman" w:cs="Times New Roman"/>
          <w:sz w:val="24"/>
          <w:szCs w:val="24"/>
        </w:rPr>
        <w:t xml:space="preserve">rather than mere noise or </w:t>
      </w:r>
      <w:r w:rsidR="007E602F">
        <w:rPr>
          <w:rFonts w:ascii="Times New Roman" w:eastAsia="Times New Roman" w:hAnsi="Times New Roman" w:cs="Times New Roman"/>
          <w:sz w:val="24"/>
          <w:szCs w:val="24"/>
        </w:rPr>
        <w:t xml:space="preserve">random </w:t>
      </w:r>
      <w:r w:rsidR="005E2A2D" w:rsidRPr="005E2A2D">
        <w:rPr>
          <w:rFonts w:ascii="Times New Roman" w:eastAsia="Times New Roman" w:hAnsi="Times New Roman" w:cs="Times New Roman"/>
          <w:sz w:val="24"/>
          <w:szCs w:val="24"/>
        </w:rPr>
        <w:t>variability.</w:t>
      </w:r>
    </w:p>
    <w:p w14:paraId="1D84EBAC" w14:textId="3CB5EAF6" w:rsidR="005E2A2D" w:rsidRP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Monkey </w:t>
      </w:r>
      <w:r w:rsidR="004C7A11">
        <w:rPr>
          <w:rFonts w:ascii="Times New Roman" w:eastAsia="Times New Roman" w:hAnsi="Times New Roman" w:cs="Times New Roman"/>
          <w:sz w:val="24"/>
          <w:szCs w:val="24"/>
        </w:rPr>
        <w:t>S</w:t>
      </w:r>
      <w:r w:rsidR="004C7A11" w:rsidRPr="005E2A2D">
        <w:rPr>
          <w:rFonts w:ascii="Times New Roman" w:eastAsia="Times New Roman" w:hAnsi="Times New Roman" w:cs="Times New Roman"/>
          <w:sz w:val="24"/>
          <w:szCs w:val="24"/>
        </w:rPr>
        <w:t xml:space="preserve"> </w:t>
      </w:r>
      <w:r w:rsidR="00166726">
        <w:rPr>
          <w:rFonts w:ascii="Times New Roman" w:eastAsia="Times New Roman" w:hAnsi="Times New Roman" w:cs="Times New Roman"/>
          <w:sz w:val="24"/>
          <w:szCs w:val="24"/>
        </w:rPr>
        <w:t>adopted a</w:t>
      </w:r>
      <w:r w:rsidRPr="005E2A2D">
        <w:rPr>
          <w:rFonts w:ascii="Times New Roman" w:eastAsia="Times New Roman" w:hAnsi="Times New Roman" w:cs="Times New Roman"/>
          <w:sz w:val="24"/>
          <w:szCs w:val="24"/>
        </w:rPr>
        <w:t xml:space="preserve"> proactive, goal-directed strategy: neural activity showed a strong and early inverse correlation between reward and delay immediately after </w:t>
      </w:r>
      <w:r w:rsidR="00E91D05">
        <w:rPr>
          <w:rFonts w:ascii="Times New Roman" w:eastAsia="Times New Roman" w:hAnsi="Times New Roman" w:cs="Times New Roman"/>
          <w:sz w:val="24"/>
          <w:szCs w:val="24"/>
        </w:rPr>
        <w:t>the offer</w:t>
      </w:r>
      <w:r w:rsidR="00E91D05" w:rsidRPr="005E2A2D">
        <w:rPr>
          <w:rFonts w:ascii="Times New Roman" w:eastAsia="Times New Roman" w:hAnsi="Times New Roman" w:cs="Times New Roman"/>
          <w:sz w:val="24"/>
          <w:szCs w:val="24"/>
        </w:rPr>
        <w:t xml:space="preserve"> </w:t>
      </w:r>
      <w:r w:rsidR="00E91D05">
        <w:rPr>
          <w:rFonts w:ascii="Times New Roman" w:eastAsia="Times New Roman" w:hAnsi="Times New Roman" w:cs="Times New Roman"/>
          <w:sz w:val="24"/>
          <w:szCs w:val="24"/>
        </w:rPr>
        <w:t>was presented</w:t>
      </w:r>
      <w:r w:rsidRPr="005E2A2D">
        <w:rPr>
          <w:rFonts w:ascii="Times New Roman" w:eastAsia="Times New Roman" w:hAnsi="Times New Roman" w:cs="Times New Roman"/>
          <w:sz w:val="24"/>
          <w:szCs w:val="24"/>
        </w:rPr>
        <w:t xml:space="preserve">. This </w:t>
      </w:r>
      <w:r w:rsidR="00536D32">
        <w:rPr>
          <w:rFonts w:ascii="Times New Roman" w:eastAsia="Times New Roman" w:hAnsi="Times New Roman" w:cs="Times New Roman"/>
          <w:sz w:val="24"/>
          <w:szCs w:val="24"/>
        </w:rPr>
        <w:t>suggests</w:t>
      </w:r>
      <w:r w:rsidRPr="005E2A2D">
        <w:rPr>
          <w:rFonts w:ascii="Times New Roman" w:eastAsia="Times New Roman" w:hAnsi="Times New Roman" w:cs="Times New Roman"/>
          <w:sz w:val="24"/>
          <w:szCs w:val="24"/>
        </w:rPr>
        <w:t xml:space="preserve"> an </w:t>
      </w:r>
      <w:r w:rsidR="005257F2">
        <w:rPr>
          <w:rFonts w:ascii="Times New Roman" w:eastAsia="Times New Roman" w:hAnsi="Times New Roman" w:cs="Times New Roman"/>
          <w:sz w:val="24"/>
          <w:szCs w:val="24"/>
        </w:rPr>
        <w:t xml:space="preserve">evidence </w:t>
      </w:r>
      <w:r w:rsidRPr="005E2A2D">
        <w:rPr>
          <w:rFonts w:ascii="Times New Roman" w:eastAsia="Times New Roman" w:hAnsi="Times New Roman" w:cs="Times New Roman"/>
          <w:sz w:val="24"/>
          <w:szCs w:val="24"/>
        </w:rPr>
        <w:t xml:space="preserve">accumulation process that </w:t>
      </w:r>
      <w:r w:rsidR="00166726" w:rsidRPr="005E2A2D">
        <w:rPr>
          <w:rFonts w:ascii="Times New Roman" w:eastAsia="Times New Roman" w:hAnsi="Times New Roman" w:cs="Times New Roman"/>
          <w:sz w:val="24"/>
          <w:szCs w:val="24"/>
        </w:rPr>
        <w:t>beg</w:t>
      </w:r>
      <w:r w:rsidR="00166726">
        <w:rPr>
          <w:rFonts w:ascii="Times New Roman" w:eastAsia="Times New Roman" w:hAnsi="Times New Roman" w:cs="Times New Roman"/>
          <w:sz w:val="24"/>
          <w:szCs w:val="24"/>
        </w:rPr>
        <w:t>an</w:t>
      </w:r>
      <w:r w:rsidR="00166726" w:rsidRPr="005E2A2D">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as soon as the offer</w:t>
      </w:r>
      <w:r w:rsidR="00166726">
        <w:rPr>
          <w:rFonts w:ascii="Times New Roman" w:eastAsia="Times New Roman" w:hAnsi="Times New Roman" w:cs="Times New Roman"/>
          <w:sz w:val="24"/>
          <w:szCs w:val="24"/>
        </w:rPr>
        <w:t xml:space="preserve"> </w:t>
      </w:r>
      <w:r w:rsidR="00EA2AA1">
        <w:rPr>
          <w:rFonts w:ascii="Times New Roman" w:eastAsia="Times New Roman" w:hAnsi="Times New Roman" w:cs="Times New Roman"/>
          <w:sz w:val="24"/>
          <w:szCs w:val="24"/>
        </w:rPr>
        <w:t xml:space="preserve">was </w:t>
      </w:r>
      <w:proofErr w:type="spellStart"/>
      <w:r w:rsidR="005257F2">
        <w:rPr>
          <w:rFonts w:ascii="Times New Roman" w:eastAsia="Times New Roman" w:hAnsi="Times New Roman" w:cs="Times New Roman"/>
          <w:sz w:val="24"/>
          <w:szCs w:val="24"/>
        </w:rPr>
        <w:t>presen</w:t>
      </w:r>
      <w:r w:rsidR="00166726">
        <w:rPr>
          <w:rFonts w:ascii="Times New Roman" w:eastAsia="Times New Roman" w:hAnsi="Times New Roman" w:cs="Times New Roman"/>
          <w:sz w:val="24"/>
          <w:szCs w:val="24"/>
        </w:rPr>
        <w:t>tat</w:t>
      </w:r>
      <w:r w:rsidR="00EA2AA1">
        <w:rPr>
          <w:rFonts w:ascii="Times New Roman" w:eastAsia="Times New Roman" w:hAnsi="Times New Roman" w:cs="Times New Roman"/>
          <w:sz w:val="24"/>
          <w:szCs w:val="24"/>
        </w:rPr>
        <w:t>ed</w:t>
      </w:r>
      <w:proofErr w:type="spellEnd"/>
      <w:r w:rsidR="00130BBA">
        <w:rPr>
          <w:rFonts w:ascii="Times New Roman" w:eastAsia="Times New Roman" w:hAnsi="Times New Roman" w:cs="Times New Roman"/>
          <w:sz w:val="24"/>
          <w:szCs w:val="24"/>
        </w:rPr>
        <w:t xml:space="preserve">, </w:t>
      </w:r>
      <w:r w:rsidR="00401461">
        <w:rPr>
          <w:rFonts w:ascii="Times New Roman" w:eastAsia="Times New Roman" w:hAnsi="Times New Roman" w:cs="Times New Roman"/>
          <w:sz w:val="24"/>
          <w:szCs w:val="24"/>
        </w:rPr>
        <w:t>s</w:t>
      </w:r>
      <w:r w:rsidR="00401461" w:rsidRPr="00401461">
        <w:rPr>
          <w:rFonts w:ascii="Times New Roman" w:eastAsia="Times New Roman" w:hAnsi="Times New Roman" w:cs="Times New Roman"/>
          <w:sz w:val="24"/>
          <w:szCs w:val="24"/>
        </w:rPr>
        <w:t xml:space="preserve">upporting </w:t>
      </w:r>
      <w:r w:rsidR="00166726">
        <w:rPr>
          <w:rFonts w:ascii="Times New Roman" w:eastAsia="Times New Roman" w:hAnsi="Times New Roman" w:cs="Times New Roman"/>
          <w:sz w:val="24"/>
          <w:szCs w:val="24"/>
        </w:rPr>
        <w:t xml:space="preserve">a </w:t>
      </w:r>
      <w:r w:rsidR="00401461" w:rsidRPr="00401461">
        <w:rPr>
          <w:rFonts w:ascii="Times New Roman" w:eastAsia="Times New Roman" w:hAnsi="Times New Roman" w:cs="Times New Roman"/>
          <w:sz w:val="24"/>
          <w:szCs w:val="24"/>
        </w:rPr>
        <w:t xml:space="preserve">model-based evaluation where future outcomes and timing contingencies are </w:t>
      </w:r>
      <w:r w:rsidR="00401461" w:rsidRPr="00401461">
        <w:rPr>
          <w:rFonts w:ascii="Times New Roman" w:eastAsia="Times New Roman" w:hAnsi="Times New Roman" w:cs="Times New Roman"/>
          <w:sz w:val="24"/>
          <w:szCs w:val="24"/>
        </w:rPr>
        <w:lastRenderedPageBreak/>
        <w:t>actively weighed during deliberation.</w:t>
      </w:r>
      <w:r w:rsidR="00401461">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 xml:space="preserve">The </w:t>
      </w:r>
      <w:r w:rsidR="00973417">
        <w:rPr>
          <w:rFonts w:ascii="Times New Roman" w:eastAsia="Times New Roman" w:hAnsi="Times New Roman" w:cs="Times New Roman"/>
          <w:sz w:val="24"/>
          <w:szCs w:val="24"/>
        </w:rPr>
        <w:t xml:space="preserve">integration </w:t>
      </w:r>
      <w:r w:rsidRPr="005E2A2D">
        <w:rPr>
          <w:rFonts w:ascii="Times New Roman" w:eastAsia="Times New Roman" w:hAnsi="Times New Roman" w:cs="Times New Roman"/>
          <w:sz w:val="24"/>
          <w:szCs w:val="24"/>
        </w:rPr>
        <w:t xml:space="preserve">of go-signal timing with reward and delay </w:t>
      </w:r>
      <w:r w:rsidR="00845380" w:rsidRPr="005E2A2D">
        <w:rPr>
          <w:rFonts w:ascii="Times New Roman" w:eastAsia="Times New Roman" w:hAnsi="Times New Roman" w:cs="Times New Roman"/>
          <w:sz w:val="24"/>
          <w:szCs w:val="24"/>
        </w:rPr>
        <w:t>signals</w:t>
      </w:r>
      <w:r w:rsidRPr="005E2A2D">
        <w:rPr>
          <w:rFonts w:ascii="Times New Roman" w:eastAsia="Times New Roman" w:hAnsi="Times New Roman" w:cs="Times New Roman"/>
          <w:sz w:val="24"/>
          <w:szCs w:val="24"/>
        </w:rPr>
        <w:t xml:space="preserve"> indicat</w:t>
      </w:r>
      <w:r w:rsidR="00973417">
        <w:rPr>
          <w:rFonts w:ascii="Times New Roman" w:eastAsia="Times New Roman" w:hAnsi="Times New Roman" w:cs="Times New Roman"/>
          <w:sz w:val="24"/>
          <w:szCs w:val="24"/>
        </w:rPr>
        <w:t>es</w:t>
      </w:r>
      <w:r w:rsidRPr="005E2A2D">
        <w:rPr>
          <w:rFonts w:ascii="Times New Roman" w:eastAsia="Times New Roman" w:hAnsi="Times New Roman" w:cs="Times New Roman"/>
          <w:sz w:val="24"/>
          <w:szCs w:val="24"/>
        </w:rPr>
        <w:t xml:space="preserve"> that</w:t>
      </w:r>
      <w:r w:rsidR="00973417">
        <w:rPr>
          <w:rFonts w:ascii="Times New Roman" w:eastAsia="Times New Roman" w:hAnsi="Times New Roman" w:cs="Times New Roman"/>
          <w:sz w:val="24"/>
          <w:szCs w:val="24"/>
        </w:rPr>
        <w:t xml:space="preserve"> the</w:t>
      </w:r>
      <w:r w:rsidRPr="005E2A2D">
        <w:rPr>
          <w:rFonts w:ascii="Times New Roman" w:eastAsia="Times New Roman" w:hAnsi="Times New Roman" w:cs="Times New Roman"/>
          <w:sz w:val="24"/>
          <w:szCs w:val="24"/>
        </w:rPr>
        <w:t xml:space="preserve"> </w:t>
      </w:r>
      <w:proofErr w:type="spellStart"/>
      <w:r w:rsidRPr="005E2A2D">
        <w:rPr>
          <w:rFonts w:ascii="Times New Roman" w:eastAsia="Times New Roman" w:hAnsi="Times New Roman" w:cs="Times New Roman"/>
          <w:sz w:val="24"/>
          <w:szCs w:val="24"/>
        </w:rPr>
        <w:t>dlPFC</w:t>
      </w:r>
      <w:proofErr w:type="spellEnd"/>
      <w:r w:rsidRPr="005E2A2D">
        <w:rPr>
          <w:rFonts w:ascii="Times New Roman" w:eastAsia="Times New Roman" w:hAnsi="Times New Roman" w:cs="Times New Roman"/>
          <w:sz w:val="24"/>
          <w:szCs w:val="24"/>
        </w:rPr>
        <w:t xml:space="preserve"> continuously combines multiple task-relevant features to </w:t>
      </w:r>
      <w:r w:rsidR="00CE33D7">
        <w:rPr>
          <w:rFonts w:ascii="Times New Roman" w:eastAsia="Times New Roman" w:hAnsi="Times New Roman" w:cs="Times New Roman"/>
          <w:sz w:val="24"/>
          <w:szCs w:val="24"/>
        </w:rPr>
        <w:t xml:space="preserve">flexibly </w:t>
      </w:r>
      <w:r w:rsidRPr="005E2A2D">
        <w:rPr>
          <w:rFonts w:ascii="Times New Roman" w:eastAsia="Times New Roman" w:hAnsi="Times New Roman" w:cs="Times New Roman"/>
          <w:sz w:val="24"/>
          <w:szCs w:val="24"/>
        </w:rPr>
        <w:t>compute valu</w:t>
      </w:r>
      <w:r w:rsidR="00CE33D7">
        <w:rPr>
          <w:rFonts w:ascii="Times New Roman" w:eastAsia="Times New Roman" w:hAnsi="Times New Roman" w:cs="Times New Roman"/>
          <w:sz w:val="24"/>
          <w:szCs w:val="24"/>
        </w:rPr>
        <w:t>e</w:t>
      </w:r>
      <w:r w:rsidRPr="005E2A2D">
        <w:rPr>
          <w:rFonts w:ascii="Times New Roman" w:eastAsia="Times New Roman" w:hAnsi="Times New Roman" w:cs="Times New Roman"/>
          <w:sz w:val="24"/>
          <w:szCs w:val="24"/>
        </w:rPr>
        <w:t xml:space="preserve">. </w:t>
      </w:r>
    </w:p>
    <w:p w14:paraId="5E13A29B" w14:textId="2A03ACD8" w:rsidR="00166726"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Monkey </w:t>
      </w:r>
      <w:r w:rsidR="004C7A11">
        <w:rPr>
          <w:rFonts w:ascii="Times New Roman" w:eastAsia="Times New Roman" w:hAnsi="Times New Roman" w:cs="Times New Roman"/>
          <w:sz w:val="24"/>
          <w:szCs w:val="24"/>
        </w:rPr>
        <w:t>T</w:t>
      </w:r>
      <w:r w:rsidR="004C7A11" w:rsidRPr="005E2A2D">
        <w:rPr>
          <w:rFonts w:ascii="Times New Roman" w:eastAsia="Times New Roman" w:hAnsi="Times New Roman" w:cs="Times New Roman"/>
          <w:sz w:val="24"/>
          <w:szCs w:val="24"/>
        </w:rPr>
        <w:t xml:space="preserve"> </w:t>
      </w:r>
      <w:r w:rsidR="00166726">
        <w:rPr>
          <w:rFonts w:ascii="Times New Roman" w:eastAsia="Times New Roman" w:hAnsi="Times New Roman" w:cs="Times New Roman"/>
          <w:sz w:val="24"/>
          <w:szCs w:val="24"/>
        </w:rPr>
        <w:t>relied on a</w:t>
      </w:r>
      <w:r w:rsidRPr="005E2A2D">
        <w:rPr>
          <w:rFonts w:ascii="Times New Roman" w:eastAsia="Times New Roman" w:hAnsi="Times New Roman" w:cs="Times New Roman"/>
          <w:sz w:val="24"/>
          <w:szCs w:val="24"/>
        </w:rPr>
        <w:t xml:space="preserve"> reactive strategy</w:t>
      </w:r>
      <w:r w:rsidR="006B0536">
        <w:rPr>
          <w:rFonts w:ascii="Times New Roman" w:eastAsia="Times New Roman" w:hAnsi="Times New Roman" w:cs="Times New Roman"/>
          <w:sz w:val="24"/>
          <w:szCs w:val="24"/>
        </w:rPr>
        <w:t>:</w:t>
      </w:r>
      <w:r w:rsidRPr="005E2A2D">
        <w:rPr>
          <w:rFonts w:ascii="Times New Roman" w:eastAsia="Times New Roman" w:hAnsi="Times New Roman" w:cs="Times New Roman"/>
          <w:sz w:val="24"/>
          <w:szCs w:val="24"/>
        </w:rPr>
        <w:t xml:space="preserve"> the integration of reward and dela</w:t>
      </w:r>
      <w:r w:rsidR="004C092F">
        <w:rPr>
          <w:rFonts w:ascii="Times New Roman" w:eastAsia="Times New Roman" w:hAnsi="Times New Roman" w:cs="Times New Roman"/>
          <w:sz w:val="24"/>
          <w:szCs w:val="24"/>
        </w:rPr>
        <w:t xml:space="preserve">y </w:t>
      </w:r>
      <w:r w:rsidR="006B0536">
        <w:rPr>
          <w:rFonts w:ascii="Times New Roman" w:eastAsia="Times New Roman" w:hAnsi="Times New Roman" w:cs="Times New Roman"/>
          <w:sz w:val="24"/>
          <w:szCs w:val="24"/>
        </w:rPr>
        <w:t xml:space="preserve">emerged </w:t>
      </w:r>
      <w:r w:rsidRPr="005E2A2D">
        <w:rPr>
          <w:rFonts w:ascii="Times New Roman" w:eastAsia="Times New Roman" w:hAnsi="Times New Roman" w:cs="Times New Roman"/>
          <w:sz w:val="24"/>
          <w:szCs w:val="24"/>
        </w:rPr>
        <w:t xml:space="preserve">only </w:t>
      </w:r>
      <w:r w:rsidR="009E6E0E">
        <w:rPr>
          <w:rFonts w:ascii="Times New Roman" w:eastAsia="Times New Roman" w:hAnsi="Times New Roman" w:cs="Times New Roman"/>
          <w:sz w:val="24"/>
          <w:szCs w:val="24"/>
        </w:rPr>
        <w:t xml:space="preserve">when </w:t>
      </w:r>
      <w:r w:rsidRPr="005E2A2D">
        <w:rPr>
          <w:rFonts w:ascii="Times New Roman" w:eastAsia="Times New Roman" w:hAnsi="Times New Roman" w:cs="Times New Roman"/>
          <w:sz w:val="24"/>
          <w:szCs w:val="24"/>
        </w:rPr>
        <w:t>the go-signal</w:t>
      </w:r>
      <w:r w:rsidR="009E6E0E">
        <w:rPr>
          <w:rFonts w:ascii="Times New Roman" w:eastAsia="Times New Roman" w:hAnsi="Times New Roman" w:cs="Times New Roman"/>
          <w:sz w:val="24"/>
          <w:szCs w:val="24"/>
        </w:rPr>
        <w:t xml:space="preserve"> was </w:t>
      </w:r>
      <w:r w:rsidR="00EA2AA1">
        <w:rPr>
          <w:rFonts w:ascii="Times New Roman" w:eastAsia="Times New Roman" w:hAnsi="Times New Roman" w:cs="Times New Roman"/>
          <w:sz w:val="24"/>
          <w:szCs w:val="24"/>
        </w:rPr>
        <w:t>imminent</w:t>
      </w:r>
      <w:r w:rsidRPr="005E2A2D">
        <w:rPr>
          <w:rFonts w:ascii="Times New Roman" w:eastAsia="Times New Roman" w:hAnsi="Times New Roman" w:cs="Times New Roman"/>
          <w:sz w:val="24"/>
          <w:szCs w:val="24"/>
        </w:rPr>
        <w:t>, which</w:t>
      </w:r>
      <w:r w:rsidR="00B96E57">
        <w:rPr>
          <w:rFonts w:ascii="Times New Roman" w:eastAsia="Times New Roman" w:hAnsi="Times New Roman" w:cs="Times New Roman"/>
          <w:sz w:val="24"/>
          <w:szCs w:val="24"/>
        </w:rPr>
        <w:t>,</w:t>
      </w:r>
      <w:r w:rsidRPr="005E2A2D">
        <w:rPr>
          <w:rFonts w:ascii="Times New Roman" w:eastAsia="Times New Roman" w:hAnsi="Times New Roman" w:cs="Times New Roman"/>
          <w:sz w:val="24"/>
          <w:szCs w:val="24"/>
        </w:rPr>
        <w:t xml:space="preserve"> from the behavioral perspective </w:t>
      </w:r>
      <w:r w:rsidR="003D35D3">
        <w:rPr>
          <w:rFonts w:ascii="Times New Roman" w:eastAsia="Times New Roman" w:hAnsi="Times New Roman" w:cs="Times New Roman"/>
          <w:sz w:val="24"/>
          <w:szCs w:val="24"/>
        </w:rPr>
        <w:t>appeared</w:t>
      </w:r>
      <w:r w:rsidRPr="005E2A2D">
        <w:rPr>
          <w:rFonts w:ascii="Times New Roman" w:eastAsia="Times New Roman" w:hAnsi="Times New Roman" w:cs="Times New Roman"/>
          <w:sz w:val="24"/>
          <w:szCs w:val="24"/>
        </w:rPr>
        <w:t xml:space="preserve"> to act more </w:t>
      </w:r>
      <w:r w:rsidR="003D35D3">
        <w:rPr>
          <w:rFonts w:ascii="Times New Roman" w:eastAsia="Times New Roman" w:hAnsi="Times New Roman" w:cs="Times New Roman"/>
          <w:sz w:val="24"/>
          <w:szCs w:val="24"/>
        </w:rPr>
        <w:t xml:space="preserve">like </w:t>
      </w:r>
      <w:r w:rsidRPr="005E2A2D">
        <w:rPr>
          <w:rFonts w:ascii="Times New Roman" w:eastAsia="Times New Roman" w:hAnsi="Times New Roman" w:cs="Times New Roman"/>
          <w:sz w:val="24"/>
          <w:szCs w:val="24"/>
        </w:rPr>
        <w:t xml:space="preserve">an additional visual cue than a temporal marker. This suggests that evidence accumulation in Monkey </w:t>
      </w:r>
      <w:r w:rsidR="00987D04">
        <w:rPr>
          <w:rFonts w:ascii="Times New Roman" w:eastAsia="Times New Roman" w:hAnsi="Times New Roman" w:cs="Times New Roman"/>
          <w:sz w:val="24"/>
          <w:szCs w:val="24"/>
        </w:rPr>
        <w:t>T</w:t>
      </w:r>
      <w:r w:rsidR="00987D04" w:rsidRPr="005E2A2D">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 xml:space="preserve">was gated by the presence of the go-signal. Consequently, </w:t>
      </w:r>
      <w:proofErr w:type="spellStart"/>
      <w:r w:rsidRPr="005E2A2D">
        <w:rPr>
          <w:rFonts w:ascii="Times New Roman" w:eastAsia="Times New Roman" w:hAnsi="Times New Roman" w:cs="Times New Roman"/>
          <w:sz w:val="24"/>
          <w:szCs w:val="24"/>
        </w:rPr>
        <w:t>dlPFC</w:t>
      </w:r>
      <w:proofErr w:type="spellEnd"/>
      <w:r w:rsidRPr="005E2A2D">
        <w:rPr>
          <w:rFonts w:ascii="Times New Roman" w:eastAsia="Times New Roman" w:hAnsi="Times New Roman" w:cs="Times New Roman"/>
          <w:sz w:val="24"/>
          <w:szCs w:val="24"/>
        </w:rPr>
        <w:t xml:space="preserve"> activity showed weaker coupling between value features and task timing, consistent with a </w:t>
      </w:r>
      <w:r w:rsidR="00166726">
        <w:rPr>
          <w:rFonts w:ascii="Times New Roman" w:eastAsia="Times New Roman" w:hAnsi="Times New Roman" w:cs="Times New Roman"/>
          <w:sz w:val="24"/>
          <w:szCs w:val="24"/>
        </w:rPr>
        <w:t>cue</w:t>
      </w:r>
      <w:r w:rsidRPr="005E2A2D">
        <w:rPr>
          <w:rFonts w:ascii="Times New Roman" w:eastAsia="Times New Roman" w:hAnsi="Times New Roman" w:cs="Times New Roman"/>
          <w:sz w:val="24"/>
          <w:szCs w:val="24"/>
        </w:rPr>
        <w:t xml:space="preserve">-driven, model-free </w:t>
      </w:r>
      <w:r w:rsidR="00166726">
        <w:rPr>
          <w:rFonts w:ascii="Times New Roman" w:eastAsia="Times New Roman" w:hAnsi="Times New Roman" w:cs="Times New Roman"/>
          <w:sz w:val="24"/>
          <w:szCs w:val="24"/>
        </w:rPr>
        <w:t xml:space="preserve">approach in which </w:t>
      </w:r>
      <w:r w:rsidRPr="005E2A2D">
        <w:rPr>
          <w:rFonts w:ascii="Times New Roman" w:eastAsia="Times New Roman" w:hAnsi="Times New Roman" w:cs="Times New Roman"/>
          <w:sz w:val="24"/>
          <w:szCs w:val="24"/>
        </w:rPr>
        <w:t>decision</w:t>
      </w:r>
      <w:r w:rsidR="00166726">
        <w:rPr>
          <w:rFonts w:ascii="Times New Roman" w:eastAsia="Times New Roman" w:hAnsi="Times New Roman" w:cs="Times New Roman"/>
          <w:sz w:val="24"/>
          <w:szCs w:val="24"/>
        </w:rPr>
        <w:t xml:space="preserve">s </w:t>
      </w:r>
      <w:r w:rsidR="00166726" w:rsidRPr="00166726">
        <w:rPr>
          <w:rFonts w:ascii="Times New Roman" w:eastAsia="Times New Roman" w:hAnsi="Times New Roman" w:cs="Times New Roman"/>
          <w:sz w:val="24"/>
          <w:szCs w:val="24"/>
        </w:rPr>
        <w:t>were gated by external events</w:t>
      </w:r>
      <w:r w:rsidR="00166726">
        <w:rPr>
          <w:rFonts w:ascii="Times New Roman" w:eastAsia="Times New Roman" w:hAnsi="Times New Roman" w:cs="Times New Roman"/>
          <w:sz w:val="24"/>
          <w:szCs w:val="24"/>
        </w:rPr>
        <w:t xml:space="preserve">. </w:t>
      </w:r>
    </w:p>
    <w:p w14:paraId="77E289B7" w14:textId="773665EF" w:rsidR="00637CEA" w:rsidRPr="00400073" w:rsidRDefault="00637CEA" w:rsidP="005E2A2D">
      <w:pPr>
        <w:shd w:val="clear" w:color="auto" w:fill="FFFFFF"/>
        <w:spacing w:after="0" w:line="480" w:lineRule="auto"/>
        <w:rPr>
          <w:rFonts w:ascii="Times New Roman" w:eastAsia="Times New Roman" w:hAnsi="Times New Roman" w:cs="Times New Roman"/>
          <w:sz w:val="24"/>
          <w:szCs w:val="24"/>
        </w:rPr>
      </w:pPr>
      <w:r w:rsidRPr="00400073">
        <w:rPr>
          <w:rFonts w:ascii="Times New Roman" w:eastAsia="Times New Roman" w:hAnsi="Times New Roman" w:cs="Times New Roman"/>
          <w:sz w:val="24"/>
          <w:szCs w:val="24"/>
        </w:rPr>
        <w:t xml:space="preserve">These differences show the existence of different strategies to solve </w:t>
      </w:r>
      <w:r w:rsidR="00400073" w:rsidRPr="00400073">
        <w:rPr>
          <w:rFonts w:ascii="Times New Roman" w:eastAsia="Times New Roman" w:hAnsi="Times New Roman" w:cs="Times New Roman"/>
          <w:sz w:val="24"/>
          <w:szCs w:val="24"/>
        </w:rPr>
        <w:t xml:space="preserve">apparently </w:t>
      </w:r>
      <w:r w:rsidRPr="00400073">
        <w:rPr>
          <w:rFonts w:ascii="Times New Roman" w:eastAsia="Times New Roman" w:hAnsi="Times New Roman" w:cs="Times New Roman"/>
          <w:sz w:val="24"/>
          <w:szCs w:val="24"/>
        </w:rPr>
        <w:t xml:space="preserve">similar decisional </w:t>
      </w:r>
      <w:r w:rsidR="00DD70A2" w:rsidRPr="00400073">
        <w:rPr>
          <w:rFonts w:ascii="Times New Roman" w:eastAsia="Times New Roman" w:hAnsi="Times New Roman" w:cs="Times New Roman"/>
          <w:sz w:val="24"/>
          <w:szCs w:val="24"/>
        </w:rPr>
        <w:t>problems and</w:t>
      </w:r>
      <w:r w:rsidRPr="00400073">
        <w:rPr>
          <w:rFonts w:ascii="Times New Roman" w:eastAsia="Times New Roman" w:hAnsi="Times New Roman" w:cs="Times New Roman"/>
          <w:sz w:val="24"/>
          <w:szCs w:val="24"/>
        </w:rPr>
        <w:t xml:space="preserve"> highlight how individual variability can modify the neural dynamics of valuation. </w:t>
      </w:r>
    </w:p>
    <w:p w14:paraId="0409FFB8" w14:textId="4DB93BA0" w:rsidR="00BE14AF" w:rsidRPr="00DD70A2" w:rsidRDefault="00692D5D" w:rsidP="005E2A2D">
      <w:pPr>
        <w:shd w:val="clear" w:color="auto" w:fill="FFFFFF"/>
        <w:spacing w:after="0" w:line="480" w:lineRule="auto"/>
        <w:rPr>
          <w:rFonts w:ascii="Times New Roman" w:eastAsia="Times New Roman" w:hAnsi="Times New Roman" w:cs="Times New Roman"/>
          <w:sz w:val="24"/>
          <w:szCs w:val="24"/>
          <w:highlight w:val="yellow"/>
        </w:rPr>
      </w:pPr>
      <w:r w:rsidRPr="00DD70A2">
        <w:rPr>
          <w:rFonts w:ascii="Times New Roman" w:eastAsia="Times New Roman" w:hAnsi="Times New Roman" w:cs="Times New Roman"/>
          <w:sz w:val="24"/>
          <w:szCs w:val="24"/>
          <w:highlight w:val="yellow"/>
        </w:rPr>
        <w:t>In our previous study, we showed that both evidence accumulation and attractor dynamics underlie value-based decision making in a related task (</w:t>
      </w:r>
      <w:r w:rsidRPr="00B67EA9">
        <w:rPr>
          <w:rFonts w:ascii="Times New Roman" w:eastAsia="Times New Roman" w:hAnsi="Times New Roman" w:cs="Times New Roman"/>
          <w:b/>
          <w:bCs/>
          <w:color w:val="EE0000"/>
          <w:sz w:val="24"/>
          <w:szCs w:val="24"/>
          <w:highlight w:val="yellow"/>
        </w:rPr>
        <w:t>Wang</w:t>
      </w:r>
      <w:r w:rsidR="00373DF0">
        <w:rPr>
          <w:rFonts w:ascii="Times New Roman" w:eastAsia="Times New Roman" w:hAnsi="Times New Roman" w:cs="Times New Roman"/>
          <w:b/>
          <w:bCs/>
          <w:color w:val="EE0000"/>
          <w:sz w:val="24"/>
          <w:szCs w:val="24"/>
          <w:highlight w:val="yellow"/>
        </w:rPr>
        <w:t>, Falcone</w:t>
      </w:r>
      <w:r w:rsidRPr="00B67EA9">
        <w:rPr>
          <w:rFonts w:ascii="Times New Roman" w:eastAsia="Times New Roman" w:hAnsi="Times New Roman" w:cs="Times New Roman"/>
          <w:b/>
          <w:bCs/>
          <w:color w:val="EE0000"/>
          <w:sz w:val="24"/>
          <w:szCs w:val="24"/>
          <w:highlight w:val="yellow"/>
        </w:rPr>
        <w:t xml:space="preserve"> et al., 2023</w:t>
      </w:r>
      <w:r w:rsidRPr="00DD70A2">
        <w:rPr>
          <w:rFonts w:ascii="Times New Roman" w:eastAsia="Times New Roman" w:hAnsi="Times New Roman" w:cs="Times New Roman"/>
          <w:sz w:val="24"/>
          <w:szCs w:val="24"/>
          <w:highlight w:val="yellow"/>
        </w:rPr>
        <w:t xml:space="preserve">). </w:t>
      </w:r>
      <w:r w:rsidR="009B6EF7" w:rsidRPr="00DD70A2">
        <w:rPr>
          <w:rFonts w:ascii="Times New Roman" w:eastAsia="Times New Roman" w:hAnsi="Times New Roman" w:cs="Times New Roman"/>
          <w:sz w:val="24"/>
          <w:szCs w:val="24"/>
          <w:highlight w:val="yellow"/>
        </w:rPr>
        <w:t>Although</w:t>
      </w:r>
      <w:r w:rsidR="00BE14AF" w:rsidRPr="00DD70A2">
        <w:rPr>
          <w:rFonts w:ascii="Times New Roman" w:eastAsia="Times New Roman" w:hAnsi="Times New Roman" w:cs="Times New Roman"/>
          <w:sz w:val="24"/>
          <w:szCs w:val="24"/>
          <w:highlight w:val="yellow"/>
        </w:rPr>
        <w:t xml:space="preserve"> we d</w:t>
      </w:r>
      <w:r w:rsidR="009B6EF7" w:rsidRPr="00DD70A2">
        <w:rPr>
          <w:rFonts w:ascii="Times New Roman" w:eastAsia="Times New Roman" w:hAnsi="Times New Roman" w:cs="Times New Roman"/>
          <w:sz w:val="24"/>
          <w:szCs w:val="24"/>
          <w:highlight w:val="yellow"/>
        </w:rPr>
        <w:t>id</w:t>
      </w:r>
      <w:r w:rsidR="00BE14AF" w:rsidRPr="00DD70A2">
        <w:rPr>
          <w:rFonts w:ascii="Times New Roman" w:eastAsia="Times New Roman" w:hAnsi="Times New Roman" w:cs="Times New Roman"/>
          <w:sz w:val="24"/>
          <w:szCs w:val="24"/>
          <w:highlight w:val="yellow"/>
        </w:rPr>
        <w:t xml:space="preserve"> not explicitly </w:t>
      </w:r>
      <w:commentRangeStart w:id="33"/>
      <w:commentRangeStart w:id="34"/>
      <w:commentRangeStart w:id="35"/>
      <w:commentRangeStart w:id="36"/>
      <w:commentRangeStart w:id="37"/>
      <w:r w:rsidR="00BE14AF" w:rsidRPr="00DD70A2">
        <w:rPr>
          <w:rFonts w:ascii="Times New Roman" w:eastAsia="Times New Roman" w:hAnsi="Times New Roman" w:cs="Times New Roman"/>
          <w:sz w:val="24"/>
          <w:szCs w:val="24"/>
          <w:highlight w:val="yellow"/>
        </w:rPr>
        <w:t>model accumulation dynamics</w:t>
      </w:r>
      <w:commentRangeEnd w:id="33"/>
      <w:r w:rsidR="00747B88" w:rsidRPr="00B67EA9">
        <w:rPr>
          <w:rStyle w:val="CommentReference"/>
          <w:highlight w:val="yellow"/>
        </w:rPr>
        <w:commentReference w:id="33"/>
      </w:r>
      <w:commentRangeEnd w:id="34"/>
      <w:r w:rsidR="009A0FF2" w:rsidRPr="00B67EA9">
        <w:rPr>
          <w:rStyle w:val="CommentReference"/>
          <w:highlight w:val="yellow"/>
        </w:rPr>
        <w:commentReference w:id="34"/>
      </w:r>
      <w:commentRangeEnd w:id="35"/>
      <w:r w:rsidR="00157E50">
        <w:rPr>
          <w:rStyle w:val="CommentReference"/>
        </w:rPr>
        <w:commentReference w:id="35"/>
      </w:r>
      <w:commentRangeEnd w:id="36"/>
      <w:r w:rsidR="00E4592F">
        <w:rPr>
          <w:rStyle w:val="CommentReference"/>
        </w:rPr>
        <w:commentReference w:id="36"/>
      </w:r>
      <w:commentRangeEnd w:id="37"/>
      <w:r w:rsidR="00EA2AA1">
        <w:rPr>
          <w:rStyle w:val="CommentReference"/>
        </w:rPr>
        <w:commentReference w:id="37"/>
      </w:r>
      <w:r w:rsidR="003476A9" w:rsidRPr="00DD70A2">
        <w:rPr>
          <w:rFonts w:ascii="Times New Roman" w:eastAsia="Times New Roman" w:hAnsi="Times New Roman" w:cs="Times New Roman"/>
          <w:sz w:val="24"/>
          <w:szCs w:val="24"/>
          <w:highlight w:val="yellow"/>
        </w:rPr>
        <w:t xml:space="preserve"> here</w:t>
      </w:r>
      <w:r w:rsidR="00BE14AF" w:rsidRPr="00DD70A2">
        <w:rPr>
          <w:rFonts w:ascii="Times New Roman" w:eastAsia="Times New Roman" w:hAnsi="Times New Roman" w:cs="Times New Roman"/>
          <w:sz w:val="24"/>
          <w:szCs w:val="24"/>
          <w:highlight w:val="yellow"/>
        </w:rPr>
        <w:t xml:space="preserve">, our </w:t>
      </w:r>
      <w:r w:rsidR="003476A9" w:rsidRPr="00DD70A2">
        <w:rPr>
          <w:rFonts w:ascii="Times New Roman" w:eastAsia="Times New Roman" w:hAnsi="Times New Roman" w:cs="Times New Roman"/>
          <w:sz w:val="24"/>
          <w:szCs w:val="24"/>
          <w:highlight w:val="yellow"/>
        </w:rPr>
        <w:t xml:space="preserve">findings </w:t>
      </w:r>
      <w:r w:rsidR="00BE14AF" w:rsidRPr="00DD70A2">
        <w:rPr>
          <w:rFonts w:ascii="Times New Roman" w:eastAsia="Times New Roman" w:hAnsi="Times New Roman" w:cs="Times New Roman"/>
          <w:sz w:val="24"/>
          <w:szCs w:val="24"/>
          <w:highlight w:val="yellow"/>
        </w:rPr>
        <w:t xml:space="preserve">align with such computational frameworks, </w:t>
      </w:r>
      <w:r w:rsidR="003476A9" w:rsidRPr="00DD70A2">
        <w:rPr>
          <w:rFonts w:ascii="Times New Roman" w:eastAsia="Times New Roman" w:hAnsi="Times New Roman" w:cs="Times New Roman"/>
          <w:sz w:val="24"/>
          <w:szCs w:val="24"/>
          <w:highlight w:val="yellow"/>
        </w:rPr>
        <w:t>indicating that</w:t>
      </w:r>
      <w:r w:rsidR="00BE14AF" w:rsidRPr="00DD70A2">
        <w:rPr>
          <w:rFonts w:ascii="Times New Roman" w:eastAsia="Times New Roman" w:hAnsi="Times New Roman" w:cs="Times New Roman"/>
          <w:sz w:val="24"/>
          <w:szCs w:val="24"/>
          <w:highlight w:val="yellow"/>
        </w:rPr>
        <w:t xml:space="preserve"> the timing of evidence integration and its neural </w:t>
      </w:r>
      <w:r w:rsidR="006E0ACE" w:rsidRPr="00DD70A2">
        <w:rPr>
          <w:rFonts w:ascii="Times New Roman" w:eastAsia="Times New Roman" w:hAnsi="Times New Roman" w:cs="Times New Roman"/>
          <w:sz w:val="24"/>
          <w:szCs w:val="24"/>
          <w:highlight w:val="yellow"/>
        </w:rPr>
        <w:t>correlations</w:t>
      </w:r>
      <w:r w:rsidR="00BE14AF" w:rsidRPr="00DD70A2">
        <w:rPr>
          <w:rFonts w:ascii="Times New Roman" w:eastAsia="Times New Roman" w:hAnsi="Times New Roman" w:cs="Times New Roman"/>
          <w:sz w:val="24"/>
          <w:szCs w:val="24"/>
          <w:highlight w:val="yellow"/>
        </w:rPr>
        <w:t xml:space="preserve"> can vary across individuals and strategies.</w:t>
      </w:r>
      <w:r w:rsidR="009A0FF2" w:rsidRPr="00DD70A2">
        <w:rPr>
          <w:rFonts w:ascii="Times New Roman" w:eastAsia="Times New Roman" w:hAnsi="Times New Roman" w:cs="Times New Roman"/>
          <w:sz w:val="24"/>
          <w:szCs w:val="24"/>
          <w:highlight w:val="yellow"/>
        </w:rPr>
        <w:t xml:space="preserve"> </w:t>
      </w:r>
      <w:r w:rsidR="003476A9" w:rsidRPr="00DD70A2">
        <w:rPr>
          <w:rFonts w:ascii="Times New Roman" w:eastAsia="Times New Roman" w:hAnsi="Times New Roman" w:cs="Times New Roman"/>
          <w:sz w:val="24"/>
          <w:szCs w:val="24"/>
          <w:highlight w:val="yellow"/>
        </w:rPr>
        <w:t>Future work should include formal analyses to directly test these hypotheses.</w:t>
      </w:r>
    </w:p>
    <w:p w14:paraId="55F0F984" w14:textId="1C6B4E3C" w:rsidR="005E2A2D" w:rsidRDefault="005E2A2D" w:rsidP="005E2A2D">
      <w:pPr>
        <w:shd w:val="clear" w:color="auto" w:fill="FFFFFF"/>
        <w:spacing w:after="0" w:line="480" w:lineRule="auto"/>
        <w:rPr>
          <w:rFonts w:ascii="Times New Roman" w:eastAsia="Times New Roman" w:hAnsi="Times New Roman" w:cs="Times New Roman"/>
          <w:sz w:val="24"/>
          <w:szCs w:val="24"/>
        </w:rPr>
      </w:pPr>
      <w:r w:rsidRPr="00692D5D">
        <w:rPr>
          <w:rFonts w:ascii="Times New Roman" w:eastAsia="Times New Roman" w:hAnsi="Times New Roman" w:cs="Times New Roman"/>
          <w:sz w:val="24"/>
          <w:szCs w:val="24"/>
        </w:rPr>
        <w:t xml:space="preserve">These contrasting neural profiles suggest that </w:t>
      </w:r>
      <w:proofErr w:type="spellStart"/>
      <w:r w:rsidRPr="00692D5D">
        <w:rPr>
          <w:rFonts w:ascii="Times New Roman" w:eastAsia="Times New Roman" w:hAnsi="Times New Roman" w:cs="Times New Roman"/>
          <w:sz w:val="24"/>
          <w:szCs w:val="24"/>
        </w:rPr>
        <w:t>dlPFC</w:t>
      </w:r>
      <w:proofErr w:type="spellEnd"/>
      <w:r w:rsidRPr="00692D5D">
        <w:rPr>
          <w:rFonts w:ascii="Times New Roman" w:eastAsia="Times New Roman" w:hAnsi="Times New Roman" w:cs="Times New Roman"/>
          <w:sz w:val="24"/>
          <w:szCs w:val="24"/>
        </w:rPr>
        <w:t xml:space="preserve"> can operate </w:t>
      </w:r>
      <w:r w:rsidR="00CA63D3">
        <w:rPr>
          <w:rFonts w:ascii="Times New Roman" w:eastAsia="Times New Roman" w:hAnsi="Times New Roman" w:cs="Times New Roman"/>
          <w:sz w:val="24"/>
          <w:szCs w:val="24"/>
        </w:rPr>
        <w:t xml:space="preserve">in </w:t>
      </w:r>
      <w:r w:rsidRPr="00692D5D">
        <w:rPr>
          <w:rFonts w:ascii="Times New Roman" w:eastAsia="Times New Roman" w:hAnsi="Times New Roman" w:cs="Times New Roman"/>
          <w:sz w:val="24"/>
          <w:szCs w:val="24"/>
        </w:rPr>
        <w:t>multiple computational modes</w:t>
      </w:r>
      <w:r w:rsidR="006A5159" w:rsidRPr="00692D5D">
        <w:rPr>
          <w:rFonts w:ascii="Times New Roman" w:eastAsia="Times New Roman" w:hAnsi="Times New Roman" w:cs="Times New Roman"/>
          <w:sz w:val="24"/>
          <w:szCs w:val="24"/>
        </w:rPr>
        <w:t>:</w:t>
      </w:r>
      <w:r w:rsidR="009777AB" w:rsidRPr="00692D5D">
        <w:rPr>
          <w:rFonts w:ascii="Times New Roman" w:eastAsia="Times New Roman" w:hAnsi="Times New Roman" w:cs="Times New Roman"/>
          <w:sz w:val="24"/>
          <w:szCs w:val="24"/>
        </w:rPr>
        <w:t xml:space="preserve"> </w:t>
      </w:r>
      <w:r w:rsidRPr="00692D5D">
        <w:rPr>
          <w:rFonts w:ascii="Times New Roman" w:eastAsia="Times New Roman" w:hAnsi="Times New Roman" w:cs="Times New Roman"/>
          <w:sz w:val="24"/>
          <w:szCs w:val="24"/>
        </w:rPr>
        <w:t xml:space="preserve">proactive accumulation of evidence </w:t>
      </w:r>
      <w:r w:rsidR="00CA63D3">
        <w:rPr>
          <w:rFonts w:ascii="Times New Roman" w:eastAsia="Times New Roman" w:hAnsi="Times New Roman" w:cs="Times New Roman"/>
          <w:sz w:val="24"/>
          <w:szCs w:val="24"/>
        </w:rPr>
        <w:t>vs.</w:t>
      </w:r>
      <w:r w:rsidR="00CA63D3" w:rsidRPr="00692D5D">
        <w:rPr>
          <w:rFonts w:ascii="Times New Roman" w:eastAsia="Times New Roman" w:hAnsi="Times New Roman" w:cs="Times New Roman"/>
          <w:sz w:val="24"/>
          <w:szCs w:val="24"/>
        </w:rPr>
        <w:t xml:space="preserve"> </w:t>
      </w:r>
      <w:r w:rsidRPr="00692D5D">
        <w:rPr>
          <w:rFonts w:ascii="Times New Roman" w:eastAsia="Times New Roman" w:hAnsi="Times New Roman" w:cs="Times New Roman"/>
          <w:sz w:val="24"/>
          <w:szCs w:val="24"/>
        </w:rPr>
        <w:t>reactive cue-driven responses</w:t>
      </w:r>
      <w:r w:rsidR="009777AB" w:rsidRPr="00692D5D">
        <w:rPr>
          <w:rFonts w:ascii="Times New Roman" w:eastAsia="Times New Roman" w:hAnsi="Times New Roman" w:cs="Times New Roman"/>
          <w:sz w:val="24"/>
          <w:szCs w:val="24"/>
        </w:rPr>
        <w:t xml:space="preserve">, </w:t>
      </w:r>
      <w:r w:rsidRPr="00692D5D">
        <w:rPr>
          <w:rFonts w:ascii="Times New Roman" w:eastAsia="Times New Roman" w:hAnsi="Times New Roman" w:cs="Times New Roman"/>
          <w:sz w:val="24"/>
          <w:szCs w:val="24"/>
        </w:rPr>
        <w:t xml:space="preserve">depending on the cognitive strategy engaged by the subject. Such flexibility may be mediated by mechanisms like </w:t>
      </w:r>
      <w:r w:rsidR="005D5D89" w:rsidRPr="00692D5D">
        <w:rPr>
          <w:rFonts w:ascii="Times New Roman" w:eastAsia="Times New Roman" w:hAnsi="Times New Roman" w:cs="Times New Roman"/>
          <w:sz w:val="24"/>
          <w:szCs w:val="24"/>
        </w:rPr>
        <w:t xml:space="preserve">1) </w:t>
      </w:r>
      <w:r w:rsidRPr="00692D5D">
        <w:rPr>
          <w:rFonts w:ascii="Times New Roman" w:eastAsia="Times New Roman" w:hAnsi="Times New Roman" w:cs="Times New Roman"/>
          <w:sz w:val="24"/>
          <w:szCs w:val="24"/>
        </w:rPr>
        <w:t>mixed selectivity</w:t>
      </w:r>
      <w:r w:rsidR="008C3EE5" w:rsidRPr="00692D5D">
        <w:rPr>
          <w:rFonts w:ascii="Times New Roman" w:eastAsia="Times New Roman" w:hAnsi="Times New Roman" w:cs="Times New Roman"/>
          <w:sz w:val="24"/>
          <w:szCs w:val="24"/>
        </w:rPr>
        <w:t xml:space="preserve"> (</w:t>
      </w:r>
      <w:r w:rsidR="008C3EE5" w:rsidRPr="00CA63D3">
        <w:rPr>
          <w:rFonts w:ascii="Times New Roman" w:eastAsia="Times New Roman" w:hAnsi="Times New Roman" w:cs="Times New Roman"/>
          <w:b/>
          <w:bCs/>
          <w:color w:val="EE0000"/>
          <w:sz w:val="24"/>
          <w:szCs w:val="24"/>
        </w:rPr>
        <w:t>Rigotti et al., 2013</w:t>
      </w:r>
      <w:r w:rsidR="008C3EE5" w:rsidRPr="00692D5D">
        <w:rPr>
          <w:rFonts w:ascii="Times New Roman" w:eastAsia="Times New Roman" w:hAnsi="Times New Roman" w:cs="Times New Roman"/>
          <w:sz w:val="24"/>
          <w:szCs w:val="24"/>
        </w:rPr>
        <w:t>)</w:t>
      </w:r>
      <w:r w:rsidRPr="00692D5D">
        <w:rPr>
          <w:rFonts w:ascii="Times New Roman" w:eastAsia="Times New Roman" w:hAnsi="Times New Roman" w:cs="Times New Roman"/>
          <w:sz w:val="24"/>
          <w:szCs w:val="24"/>
        </w:rPr>
        <w:t>,</w:t>
      </w:r>
      <w:r w:rsidR="0013657C" w:rsidRPr="00692D5D">
        <w:rPr>
          <w:rFonts w:ascii="Times New Roman" w:eastAsia="Times New Roman" w:hAnsi="Times New Roman" w:cs="Times New Roman"/>
          <w:sz w:val="24"/>
          <w:szCs w:val="24"/>
        </w:rPr>
        <w:t xml:space="preserve"> </w:t>
      </w:r>
      <w:r w:rsidR="00CA63D3">
        <w:rPr>
          <w:rFonts w:ascii="Times New Roman" w:eastAsia="Times New Roman" w:hAnsi="Times New Roman" w:cs="Times New Roman"/>
          <w:sz w:val="24"/>
          <w:szCs w:val="24"/>
        </w:rPr>
        <w:t>enabling</w:t>
      </w:r>
      <w:r w:rsidRPr="00692D5D">
        <w:rPr>
          <w:rFonts w:ascii="Times New Roman" w:eastAsia="Times New Roman" w:hAnsi="Times New Roman" w:cs="Times New Roman"/>
          <w:sz w:val="24"/>
          <w:szCs w:val="24"/>
        </w:rPr>
        <w:t xml:space="preserve"> neurons to multiplex </w:t>
      </w:r>
      <w:r w:rsidR="000F69AA" w:rsidRPr="00692D5D">
        <w:rPr>
          <w:rFonts w:ascii="Times New Roman" w:eastAsia="Times New Roman" w:hAnsi="Times New Roman" w:cs="Times New Roman"/>
          <w:sz w:val="24"/>
          <w:szCs w:val="24"/>
        </w:rPr>
        <w:t xml:space="preserve">different task-related </w:t>
      </w:r>
      <w:r w:rsidRPr="00692D5D">
        <w:rPr>
          <w:rFonts w:ascii="Times New Roman" w:eastAsia="Times New Roman" w:hAnsi="Times New Roman" w:cs="Times New Roman"/>
          <w:sz w:val="24"/>
          <w:szCs w:val="24"/>
        </w:rPr>
        <w:t xml:space="preserve">information </w:t>
      </w:r>
      <w:r w:rsidR="000F69AA" w:rsidRPr="00692D5D">
        <w:rPr>
          <w:rFonts w:ascii="Times New Roman" w:eastAsia="Times New Roman" w:hAnsi="Times New Roman" w:cs="Times New Roman"/>
          <w:sz w:val="24"/>
          <w:szCs w:val="24"/>
        </w:rPr>
        <w:t xml:space="preserve">like </w:t>
      </w:r>
      <w:r w:rsidRPr="00692D5D">
        <w:rPr>
          <w:rFonts w:ascii="Times New Roman" w:eastAsia="Times New Roman" w:hAnsi="Times New Roman" w:cs="Times New Roman"/>
          <w:sz w:val="24"/>
          <w:szCs w:val="24"/>
        </w:rPr>
        <w:t>reward, delay, and context, or</w:t>
      </w:r>
      <w:r w:rsidR="005D5D89" w:rsidRPr="00692D5D">
        <w:rPr>
          <w:rFonts w:ascii="Times New Roman" w:eastAsia="Times New Roman" w:hAnsi="Times New Roman" w:cs="Times New Roman"/>
          <w:sz w:val="24"/>
          <w:szCs w:val="24"/>
        </w:rPr>
        <w:t xml:space="preserve"> 2) </w:t>
      </w:r>
      <w:r w:rsidRPr="00692D5D">
        <w:rPr>
          <w:rFonts w:ascii="Times New Roman" w:eastAsia="Times New Roman" w:hAnsi="Times New Roman" w:cs="Times New Roman"/>
          <w:sz w:val="24"/>
          <w:szCs w:val="24"/>
        </w:rPr>
        <w:t>by working memory gating</w:t>
      </w:r>
      <w:r w:rsidR="00B87FC7" w:rsidRPr="00692D5D">
        <w:rPr>
          <w:rFonts w:ascii="Times New Roman" w:eastAsia="Times New Roman" w:hAnsi="Times New Roman" w:cs="Times New Roman"/>
          <w:sz w:val="24"/>
          <w:szCs w:val="24"/>
        </w:rPr>
        <w:t xml:space="preserve"> (</w:t>
      </w:r>
      <w:r w:rsidR="00B87FC7" w:rsidRPr="00CA63D3">
        <w:rPr>
          <w:rFonts w:ascii="Times New Roman" w:eastAsia="Times New Roman" w:hAnsi="Times New Roman" w:cs="Times New Roman"/>
          <w:b/>
          <w:bCs/>
          <w:color w:val="EE0000"/>
          <w:sz w:val="24"/>
          <w:szCs w:val="24"/>
        </w:rPr>
        <w:t>Miller and Cohen, 2001</w:t>
      </w:r>
      <w:r w:rsidR="00B87FC7" w:rsidRPr="00692D5D">
        <w:rPr>
          <w:rFonts w:ascii="Times New Roman" w:eastAsia="Times New Roman" w:hAnsi="Times New Roman" w:cs="Times New Roman"/>
          <w:sz w:val="24"/>
          <w:szCs w:val="24"/>
        </w:rPr>
        <w:t>)</w:t>
      </w:r>
      <w:r w:rsidRPr="00692D5D">
        <w:rPr>
          <w:rFonts w:ascii="Times New Roman" w:eastAsia="Times New Roman" w:hAnsi="Times New Roman" w:cs="Times New Roman"/>
          <w:sz w:val="24"/>
          <w:szCs w:val="24"/>
        </w:rPr>
        <w:t xml:space="preserve"> that selectively maintains task-relevant variables during </w:t>
      </w:r>
      <w:r w:rsidR="00CA63D3">
        <w:rPr>
          <w:rFonts w:ascii="Times New Roman" w:eastAsia="Times New Roman" w:hAnsi="Times New Roman" w:cs="Times New Roman"/>
          <w:sz w:val="24"/>
          <w:szCs w:val="24"/>
        </w:rPr>
        <w:t>deliberation</w:t>
      </w:r>
      <w:r w:rsidRPr="00692D5D">
        <w:rPr>
          <w:rFonts w:ascii="Times New Roman" w:eastAsia="Times New Roman" w:hAnsi="Times New Roman" w:cs="Times New Roman"/>
          <w:sz w:val="24"/>
          <w:szCs w:val="24"/>
        </w:rPr>
        <w:t>.</w:t>
      </w:r>
    </w:p>
    <w:p w14:paraId="36E7AA88" w14:textId="77777777" w:rsidR="00CA63D3" w:rsidRDefault="00CA63D3" w:rsidP="005E2A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Our single neuron and population analyses reinforce this interpretation: </w:t>
      </w:r>
    </w:p>
    <w:p w14:paraId="2BC81176" w14:textId="4314E04E" w:rsidR="0049732C" w:rsidRDefault="00A917EB" w:rsidP="005E2A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sidRPr="00A917EB">
        <w:rPr>
          <w:rFonts w:ascii="Times New Roman" w:eastAsia="Times New Roman" w:hAnsi="Times New Roman" w:cs="Times New Roman"/>
          <w:sz w:val="24"/>
          <w:szCs w:val="24"/>
        </w:rPr>
        <w:t xml:space="preserve">Monkey </w:t>
      </w:r>
      <w:r w:rsidR="008874EE">
        <w:rPr>
          <w:rFonts w:ascii="Times New Roman" w:eastAsia="Times New Roman" w:hAnsi="Times New Roman" w:cs="Times New Roman"/>
          <w:sz w:val="24"/>
          <w:szCs w:val="24"/>
        </w:rPr>
        <w:t>S</w:t>
      </w:r>
      <w:r w:rsidR="00EA2AA1">
        <w:rPr>
          <w:rFonts w:ascii="Times New Roman" w:eastAsia="Times New Roman" w:hAnsi="Times New Roman" w:cs="Times New Roman"/>
          <w:sz w:val="24"/>
          <w:szCs w:val="24"/>
        </w:rPr>
        <w:t>,</w:t>
      </w:r>
      <w:r w:rsidR="008874EE" w:rsidRPr="00A917EB">
        <w:rPr>
          <w:rFonts w:ascii="Times New Roman" w:eastAsia="Times New Roman" w:hAnsi="Times New Roman" w:cs="Times New Roman"/>
          <w:sz w:val="24"/>
          <w:szCs w:val="24"/>
        </w:rPr>
        <w:t xml:space="preserve"> </w:t>
      </w:r>
      <w:r w:rsidRPr="00A917EB">
        <w:rPr>
          <w:rFonts w:ascii="Times New Roman" w:eastAsia="Times New Roman" w:hAnsi="Times New Roman" w:cs="Times New Roman"/>
          <w:sz w:val="24"/>
          <w:szCs w:val="24"/>
        </w:rPr>
        <w:t>show</w:t>
      </w:r>
      <w:r w:rsidR="006205DE">
        <w:rPr>
          <w:rFonts w:ascii="Times New Roman" w:eastAsia="Times New Roman" w:hAnsi="Times New Roman" w:cs="Times New Roman"/>
          <w:sz w:val="24"/>
          <w:szCs w:val="24"/>
        </w:rPr>
        <w:t>ing</w:t>
      </w:r>
      <w:r w:rsidR="00507E7A">
        <w:rPr>
          <w:rFonts w:ascii="Times New Roman" w:eastAsia="Times New Roman" w:hAnsi="Times New Roman" w:cs="Times New Roman"/>
          <w:sz w:val="24"/>
          <w:szCs w:val="24"/>
        </w:rPr>
        <w:t xml:space="preserve"> </w:t>
      </w:r>
      <w:r w:rsidRPr="00A917EB">
        <w:rPr>
          <w:rFonts w:ascii="Times New Roman" w:eastAsia="Times New Roman" w:hAnsi="Times New Roman" w:cs="Times New Roman"/>
          <w:sz w:val="24"/>
          <w:szCs w:val="24"/>
        </w:rPr>
        <w:t xml:space="preserve">an early and strong inverse correlation between reward magnitude and delay in the population, only </w:t>
      </w:r>
      <w:r w:rsidR="008874EE">
        <w:rPr>
          <w:rFonts w:ascii="Times New Roman" w:eastAsia="Times New Roman" w:hAnsi="Times New Roman" w:cs="Times New Roman"/>
          <w:sz w:val="24"/>
          <w:szCs w:val="24"/>
        </w:rPr>
        <w:t>10</w:t>
      </w:r>
      <w:r w:rsidRPr="00A917EB">
        <w:rPr>
          <w:rFonts w:ascii="Times New Roman" w:eastAsia="Times New Roman" w:hAnsi="Times New Roman" w:cs="Times New Roman"/>
          <w:sz w:val="24"/>
          <w:szCs w:val="24"/>
        </w:rPr>
        <w:t>%</w:t>
      </w:r>
      <w:r w:rsidR="00CA63D3">
        <w:rPr>
          <w:rFonts w:ascii="Times New Roman" w:eastAsia="Times New Roman" w:hAnsi="Times New Roman" w:cs="Times New Roman"/>
          <w:sz w:val="24"/>
          <w:szCs w:val="24"/>
        </w:rPr>
        <w:t xml:space="preserve"> of neurons </w:t>
      </w:r>
      <w:r w:rsidR="00CA63D3" w:rsidRPr="00A917EB">
        <w:rPr>
          <w:rFonts w:ascii="Times New Roman" w:eastAsia="Times New Roman" w:hAnsi="Times New Roman" w:cs="Times New Roman"/>
          <w:sz w:val="24"/>
          <w:szCs w:val="24"/>
        </w:rPr>
        <w:t>linearly</w:t>
      </w:r>
      <w:r w:rsidR="00CA63D3">
        <w:rPr>
          <w:rFonts w:ascii="Times New Roman" w:eastAsia="Times New Roman" w:hAnsi="Times New Roman" w:cs="Times New Roman"/>
          <w:sz w:val="24"/>
          <w:szCs w:val="24"/>
        </w:rPr>
        <w:t xml:space="preserve"> tracked</w:t>
      </w:r>
      <w:r w:rsidRPr="00A917EB">
        <w:rPr>
          <w:rFonts w:ascii="Times New Roman" w:eastAsia="Times New Roman" w:hAnsi="Times New Roman" w:cs="Times New Roman"/>
          <w:sz w:val="24"/>
          <w:szCs w:val="24"/>
        </w:rPr>
        <w:t xml:space="preserve"> discounted value. This suggests that value integration in Monkey </w:t>
      </w:r>
      <w:r w:rsidR="00C604EE">
        <w:rPr>
          <w:rFonts w:ascii="Times New Roman" w:eastAsia="Times New Roman" w:hAnsi="Times New Roman" w:cs="Times New Roman"/>
          <w:sz w:val="24"/>
          <w:szCs w:val="24"/>
        </w:rPr>
        <w:t>S</w:t>
      </w:r>
      <w:r w:rsidR="00C604EE" w:rsidRPr="00A917EB">
        <w:rPr>
          <w:rFonts w:ascii="Times New Roman" w:eastAsia="Times New Roman" w:hAnsi="Times New Roman" w:cs="Times New Roman"/>
          <w:sz w:val="24"/>
          <w:szCs w:val="24"/>
        </w:rPr>
        <w:t xml:space="preserve"> </w:t>
      </w:r>
      <w:r w:rsidRPr="00A917EB">
        <w:rPr>
          <w:rFonts w:ascii="Times New Roman" w:eastAsia="Times New Roman" w:hAnsi="Times New Roman" w:cs="Times New Roman"/>
          <w:sz w:val="24"/>
          <w:szCs w:val="24"/>
        </w:rPr>
        <w:t xml:space="preserve">is distributed across the population and relies on dynamic, context-sensitive coding rather than fixed, unitary representations. </w:t>
      </w:r>
      <w:r w:rsidR="006F3C0D">
        <w:rPr>
          <w:rFonts w:ascii="Times New Roman" w:eastAsia="Times New Roman" w:hAnsi="Times New Roman" w:cs="Times New Roman"/>
          <w:sz w:val="24"/>
          <w:szCs w:val="24"/>
        </w:rPr>
        <w:t>Conversely, i</w:t>
      </w:r>
      <w:r w:rsidR="006259FC" w:rsidRPr="006259FC">
        <w:rPr>
          <w:rFonts w:ascii="Times New Roman" w:eastAsia="Times New Roman" w:hAnsi="Times New Roman" w:cs="Times New Roman"/>
          <w:sz w:val="24"/>
          <w:szCs w:val="24"/>
        </w:rPr>
        <w:t xml:space="preserve">n Monkey </w:t>
      </w:r>
      <w:r w:rsidR="00CA63D3">
        <w:rPr>
          <w:rFonts w:ascii="Times New Roman" w:eastAsia="Times New Roman" w:hAnsi="Times New Roman" w:cs="Times New Roman"/>
          <w:sz w:val="24"/>
          <w:szCs w:val="24"/>
        </w:rPr>
        <w:t>T</w:t>
      </w:r>
      <w:r w:rsidR="006259FC" w:rsidRPr="006259FC">
        <w:rPr>
          <w:rFonts w:ascii="Times New Roman" w:eastAsia="Times New Roman" w:hAnsi="Times New Roman" w:cs="Times New Roman"/>
          <w:sz w:val="24"/>
          <w:szCs w:val="24"/>
        </w:rPr>
        <w:t>,</w:t>
      </w:r>
      <w:r w:rsidR="00133F8B">
        <w:rPr>
          <w:rFonts w:ascii="Times New Roman" w:eastAsia="Times New Roman" w:hAnsi="Times New Roman" w:cs="Times New Roman"/>
          <w:sz w:val="24"/>
          <w:szCs w:val="24"/>
        </w:rPr>
        <w:t xml:space="preserve"> </w:t>
      </w:r>
      <w:r w:rsidR="006259FC">
        <w:rPr>
          <w:rFonts w:ascii="Times New Roman" w:eastAsia="Times New Roman" w:hAnsi="Times New Roman" w:cs="Times New Roman"/>
          <w:sz w:val="24"/>
          <w:szCs w:val="24"/>
        </w:rPr>
        <w:t>33%</w:t>
      </w:r>
      <w:r w:rsidR="00CA63D3">
        <w:rPr>
          <w:rFonts w:ascii="Times New Roman" w:eastAsia="Times New Roman" w:hAnsi="Times New Roman" w:cs="Times New Roman"/>
          <w:sz w:val="24"/>
          <w:szCs w:val="24"/>
        </w:rPr>
        <w:t xml:space="preserve"> of</w:t>
      </w:r>
      <w:r w:rsidR="008A2154">
        <w:rPr>
          <w:rFonts w:ascii="Times New Roman" w:eastAsia="Times New Roman" w:hAnsi="Times New Roman" w:cs="Times New Roman"/>
          <w:sz w:val="24"/>
          <w:szCs w:val="24"/>
        </w:rPr>
        <w:t xml:space="preserve"> </w:t>
      </w:r>
      <w:r w:rsidR="00CA63D3">
        <w:rPr>
          <w:rFonts w:ascii="Times New Roman" w:eastAsia="Times New Roman" w:hAnsi="Times New Roman" w:cs="Times New Roman"/>
          <w:sz w:val="24"/>
          <w:szCs w:val="24"/>
        </w:rPr>
        <w:t>neurons showed linear value coding</w:t>
      </w:r>
      <w:r w:rsidR="006259FC" w:rsidRPr="006259FC">
        <w:rPr>
          <w:rFonts w:ascii="Times New Roman" w:eastAsia="Times New Roman" w:hAnsi="Times New Roman" w:cs="Times New Roman"/>
          <w:sz w:val="24"/>
          <w:szCs w:val="24"/>
        </w:rPr>
        <w:t xml:space="preserve">, </w:t>
      </w:r>
      <w:r w:rsidR="00CA63D3">
        <w:rPr>
          <w:rFonts w:ascii="Times New Roman" w:eastAsia="Times New Roman" w:hAnsi="Times New Roman" w:cs="Times New Roman"/>
          <w:sz w:val="24"/>
          <w:szCs w:val="24"/>
        </w:rPr>
        <w:t xml:space="preserve">consistent with a </w:t>
      </w:r>
      <w:r w:rsidR="00E7197F" w:rsidRPr="00E7197F">
        <w:rPr>
          <w:rFonts w:ascii="Times New Roman" w:eastAsia="Times New Roman" w:hAnsi="Times New Roman" w:cs="Times New Roman"/>
          <w:sz w:val="24"/>
          <w:szCs w:val="24"/>
        </w:rPr>
        <w:t xml:space="preserve">more rigid and uniform representation </w:t>
      </w:r>
      <w:r w:rsidR="00CA63D3">
        <w:rPr>
          <w:rFonts w:ascii="Times New Roman" w:eastAsia="Times New Roman" w:hAnsi="Times New Roman" w:cs="Times New Roman"/>
          <w:sz w:val="24"/>
          <w:szCs w:val="24"/>
        </w:rPr>
        <w:t>linked to a reactive</w:t>
      </w:r>
      <w:r w:rsidR="00E7197F" w:rsidRPr="00E7197F">
        <w:rPr>
          <w:rFonts w:ascii="Times New Roman" w:eastAsia="Times New Roman" w:hAnsi="Times New Roman" w:cs="Times New Roman"/>
          <w:sz w:val="24"/>
          <w:szCs w:val="24"/>
        </w:rPr>
        <w:t xml:space="preserve"> strategy </w:t>
      </w:r>
      <w:r w:rsidR="00CA63D3">
        <w:rPr>
          <w:rFonts w:ascii="Times New Roman" w:eastAsia="Times New Roman" w:hAnsi="Times New Roman" w:cs="Times New Roman"/>
          <w:sz w:val="24"/>
          <w:szCs w:val="24"/>
        </w:rPr>
        <w:t xml:space="preserve">to the </w:t>
      </w:r>
      <w:r w:rsidR="00E7197F" w:rsidRPr="00E7197F">
        <w:rPr>
          <w:rFonts w:ascii="Times New Roman" w:eastAsia="Times New Roman" w:hAnsi="Times New Roman" w:cs="Times New Roman"/>
          <w:sz w:val="24"/>
          <w:szCs w:val="24"/>
        </w:rPr>
        <w:t xml:space="preserve">external cue (the go-signal) to trigger action. </w:t>
      </w:r>
    </w:p>
    <w:p w14:paraId="33518B8B" w14:textId="1D1D7083" w:rsidR="00577571" w:rsidRDefault="00577571" w:rsidP="005E2A2D">
      <w:pPr>
        <w:shd w:val="clear" w:color="auto" w:fill="FFFFFF"/>
        <w:spacing w:after="0" w:line="480" w:lineRule="auto"/>
        <w:rPr>
          <w:rFonts w:ascii="Times New Roman" w:eastAsia="Times New Roman" w:hAnsi="Times New Roman" w:cs="Times New Roman"/>
          <w:sz w:val="24"/>
          <w:szCs w:val="24"/>
        </w:rPr>
      </w:pPr>
      <w:r w:rsidRPr="00577571">
        <w:rPr>
          <w:rFonts w:ascii="Times New Roman" w:eastAsia="Times New Roman" w:hAnsi="Times New Roman" w:cs="Times New Roman"/>
          <w:sz w:val="24"/>
          <w:szCs w:val="24"/>
        </w:rPr>
        <w:t xml:space="preserve">Population trajectory and decoding analyses further showed that Monkey S integrated reward and delay into a unified representation, whereas Monkey T encoded these features more </w:t>
      </w:r>
      <w:r w:rsidRPr="00B35532">
        <w:rPr>
          <w:rFonts w:ascii="Times New Roman" w:eastAsia="Times New Roman" w:hAnsi="Times New Roman" w:cs="Times New Roman"/>
          <w:sz w:val="24"/>
          <w:szCs w:val="24"/>
        </w:rPr>
        <w:t>independently</w:t>
      </w:r>
      <w:r w:rsidR="00753A51" w:rsidRPr="00B35532">
        <w:rPr>
          <w:rFonts w:ascii="Times New Roman" w:eastAsia="Times New Roman" w:hAnsi="Times New Roman" w:cs="Times New Roman"/>
          <w:sz w:val="24"/>
          <w:szCs w:val="24"/>
        </w:rPr>
        <w:t xml:space="preserve"> and this was more evident </w:t>
      </w:r>
      <w:r w:rsidR="00C861A2" w:rsidRPr="00B35532">
        <w:rPr>
          <w:rFonts w:ascii="Times New Roman" w:eastAsia="Times New Roman" w:hAnsi="Times New Roman" w:cs="Times New Roman"/>
          <w:sz w:val="24"/>
          <w:szCs w:val="24"/>
        </w:rPr>
        <w:t>once the first go-signal appeared</w:t>
      </w:r>
      <w:r w:rsidR="00431332" w:rsidRPr="00B35532">
        <w:rPr>
          <w:rFonts w:ascii="Times New Roman" w:eastAsia="Times New Roman" w:hAnsi="Times New Roman" w:cs="Times New Roman"/>
          <w:sz w:val="24"/>
          <w:szCs w:val="24"/>
        </w:rPr>
        <w:t>.</w:t>
      </w:r>
      <w:r w:rsidR="00431332">
        <w:rPr>
          <w:rFonts w:ascii="Times New Roman" w:eastAsia="Times New Roman" w:hAnsi="Times New Roman" w:cs="Times New Roman"/>
          <w:sz w:val="24"/>
          <w:szCs w:val="24"/>
        </w:rPr>
        <w:t xml:space="preserve"> </w:t>
      </w:r>
    </w:p>
    <w:p w14:paraId="18A11D8A" w14:textId="09F52C7D" w:rsidR="005E2A2D" w:rsidRP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Our </w:t>
      </w:r>
      <w:r w:rsidR="0049732C">
        <w:rPr>
          <w:rFonts w:ascii="Times New Roman" w:eastAsia="Times New Roman" w:hAnsi="Times New Roman" w:cs="Times New Roman"/>
          <w:sz w:val="24"/>
          <w:szCs w:val="24"/>
        </w:rPr>
        <w:t>result</w:t>
      </w:r>
      <w:r w:rsidRPr="005E2A2D">
        <w:rPr>
          <w:rFonts w:ascii="Times New Roman" w:eastAsia="Times New Roman" w:hAnsi="Times New Roman" w:cs="Times New Roman"/>
          <w:sz w:val="24"/>
          <w:szCs w:val="24"/>
        </w:rPr>
        <w:t>s extend previous studies by adding a temporal</w:t>
      </w:r>
      <w:r w:rsidR="00EA2AA1">
        <w:rPr>
          <w:rFonts w:ascii="Times New Roman" w:eastAsia="Times New Roman" w:hAnsi="Times New Roman" w:cs="Times New Roman"/>
          <w:sz w:val="24"/>
          <w:szCs w:val="24"/>
        </w:rPr>
        <w:t>/categorical</w:t>
      </w:r>
      <w:r w:rsidRPr="005E2A2D">
        <w:rPr>
          <w:rFonts w:ascii="Times New Roman" w:eastAsia="Times New Roman" w:hAnsi="Times New Roman" w:cs="Times New Roman"/>
          <w:sz w:val="24"/>
          <w:szCs w:val="24"/>
        </w:rPr>
        <w:t xml:space="preserve"> dimension to prefrontal value encoding, showing that the classic inverse relationship between reward and delay emerges dynamically and varies across individuals. This temporal unfolding emphasizes the role of </w:t>
      </w:r>
      <w:proofErr w:type="spellStart"/>
      <w:r w:rsidRPr="005E2A2D">
        <w:rPr>
          <w:rFonts w:ascii="Times New Roman" w:eastAsia="Times New Roman" w:hAnsi="Times New Roman" w:cs="Times New Roman"/>
          <w:sz w:val="24"/>
          <w:szCs w:val="24"/>
        </w:rPr>
        <w:t>dlPFC</w:t>
      </w:r>
      <w:proofErr w:type="spellEnd"/>
      <w:r w:rsidRPr="005E2A2D">
        <w:rPr>
          <w:rFonts w:ascii="Times New Roman" w:eastAsia="Times New Roman" w:hAnsi="Times New Roman" w:cs="Times New Roman"/>
          <w:sz w:val="24"/>
          <w:szCs w:val="24"/>
        </w:rPr>
        <w:t xml:space="preserve"> in maintaining context-sensitive value representations that evolve </w:t>
      </w:r>
      <w:r w:rsidR="00EC51CD">
        <w:rPr>
          <w:rFonts w:ascii="Times New Roman" w:eastAsia="Times New Roman" w:hAnsi="Times New Roman" w:cs="Times New Roman"/>
          <w:sz w:val="24"/>
          <w:szCs w:val="24"/>
        </w:rPr>
        <w:t>during decision-making.</w:t>
      </w:r>
    </w:p>
    <w:p w14:paraId="7DF00ECA" w14:textId="225A4591" w:rsidR="00422987" w:rsidRDefault="00C540F2" w:rsidP="005E2A2D">
      <w:pPr>
        <w:shd w:val="clear" w:color="auto" w:fill="FFFFFF"/>
        <w:spacing w:after="0" w:line="480" w:lineRule="auto"/>
        <w:rPr>
          <w:rFonts w:ascii="Times New Roman" w:eastAsia="Times New Roman" w:hAnsi="Times New Roman" w:cs="Times New Roman"/>
          <w:sz w:val="24"/>
          <w:szCs w:val="24"/>
        </w:rPr>
      </w:pPr>
      <w:r w:rsidRPr="00C540F2">
        <w:rPr>
          <w:rFonts w:ascii="Times New Roman" w:eastAsia="Times New Roman" w:hAnsi="Times New Roman" w:cs="Times New Roman"/>
          <w:sz w:val="24"/>
          <w:szCs w:val="24"/>
        </w:rPr>
        <w:t xml:space="preserve">The pronounced individual differences observed </w:t>
      </w:r>
      <w:r w:rsidR="00107499">
        <w:rPr>
          <w:rFonts w:ascii="Times New Roman" w:eastAsia="Times New Roman" w:hAnsi="Times New Roman" w:cs="Times New Roman"/>
          <w:sz w:val="24"/>
          <w:szCs w:val="24"/>
        </w:rPr>
        <w:t>call for</w:t>
      </w:r>
      <w:r w:rsidRPr="00C540F2">
        <w:rPr>
          <w:rFonts w:ascii="Times New Roman" w:eastAsia="Times New Roman" w:hAnsi="Times New Roman" w:cs="Times New Roman"/>
          <w:sz w:val="24"/>
          <w:szCs w:val="24"/>
        </w:rPr>
        <w:t xml:space="preserve"> caution</w:t>
      </w:r>
      <w:r w:rsidR="00107499">
        <w:rPr>
          <w:rFonts w:ascii="Times New Roman" w:eastAsia="Times New Roman" w:hAnsi="Times New Roman" w:cs="Times New Roman"/>
          <w:sz w:val="24"/>
          <w:szCs w:val="24"/>
        </w:rPr>
        <w:t xml:space="preserve"> when</w:t>
      </w:r>
      <w:r w:rsidRPr="00C540F2">
        <w:rPr>
          <w:rFonts w:ascii="Times New Roman" w:eastAsia="Times New Roman" w:hAnsi="Times New Roman" w:cs="Times New Roman"/>
          <w:sz w:val="24"/>
          <w:szCs w:val="24"/>
        </w:rPr>
        <w:t xml:space="preserve"> assuming uniform neural mechanisms across subjects. </w:t>
      </w:r>
    </w:p>
    <w:p w14:paraId="6282C98B" w14:textId="01DDC2BC" w:rsidR="00C540F2" w:rsidRDefault="003F2620" w:rsidP="005E2A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Such v</w:t>
      </w:r>
      <w:r w:rsidR="00C540F2" w:rsidRPr="004D6A2E">
        <w:rPr>
          <w:rFonts w:ascii="Times New Roman" w:eastAsia="Times New Roman" w:hAnsi="Times New Roman" w:cs="Times New Roman"/>
          <w:sz w:val="24"/>
          <w:szCs w:val="24"/>
        </w:rPr>
        <w:t xml:space="preserve">ariability </w:t>
      </w:r>
      <w:r>
        <w:rPr>
          <w:rFonts w:ascii="Times New Roman" w:eastAsia="Times New Roman" w:hAnsi="Times New Roman" w:cs="Times New Roman"/>
          <w:sz w:val="24"/>
          <w:szCs w:val="24"/>
        </w:rPr>
        <w:t xml:space="preserve">may arise from differences </w:t>
      </w:r>
      <w:r w:rsidR="00C540F2" w:rsidRPr="004D6A2E">
        <w:rPr>
          <w:rFonts w:ascii="Times New Roman" w:eastAsia="Times New Roman" w:hAnsi="Times New Roman" w:cs="Times New Roman"/>
          <w:sz w:val="24"/>
          <w:szCs w:val="24"/>
        </w:rPr>
        <w:t xml:space="preserve">in prefrontal dopamine signaling and cognitive control </w:t>
      </w:r>
      <w:r w:rsidR="00AD0E31" w:rsidRPr="004D6A2E">
        <w:rPr>
          <w:rFonts w:ascii="Times New Roman" w:eastAsia="Times New Roman" w:hAnsi="Times New Roman" w:cs="Times New Roman"/>
          <w:sz w:val="24"/>
          <w:szCs w:val="24"/>
        </w:rPr>
        <w:t>(</w:t>
      </w:r>
      <w:r w:rsidR="00AD0E31" w:rsidRPr="003F2620">
        <w:rPr>
          <w:rFonts w:ascii="Times New Roman" w:eastAsia="Times New Roman" w:hAnsi="Times New Roman" w:cs="Times New Roman"/>
          <w:b/>
          <w:bCs/>
          <w:color w:val="EE0000"/>
          <w:sz w:val="24"/>
          <w:szCs w:val="24"/>
        </w:rPr>
        <w:t>Cools &amp; D’Esposito, 2011</w:t>
      </w:r>
      <w:r w:rsidR="00AD0E31" w:rsidRPr="004D6A2E">
        <w:rPr>
          <w:rFonts w:ascii="Times New Roman" w:eastAsia="Times New Roman" w:hAnsi="Times New Roman" w:cs="Times New Roman"/>
          <w:sz w:val="24"/>
          <w:szCs w:val="24"/>
        </w:rPr>
        <w:t>)</w:t>
      </w:r>
      <w:r w:rsidR="00AD0E3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that </w:t>
      </w:r>
      <w:r w:rsidR="00C540F2" w:rsidRPr="004D6A2E">
        <w:rPr>
          <w:rFonts w:ascii="Times New Roman" w:eastAsia="Times New Roman" w:hAnsi="Times New Roman" w:cs="Times New Roman"/>
          <w:sz w:val="24"/>
          <w:szCs w:val="24"/>
        </w:rPr>
        <w:t>can produce different balances between goal-directed and habitual strategies, consistent with theories proposing that the prefrontal cortex dynamically orchestrates multiple modes of decision-making depending on context and individual differences (</w:t>
      </w:r>
      <w:r w:rsidR="00C540F2" w:rsidRPr="003F2620">
        <w:rPr>
          <w:rFonts w:ascii="Times New Roman" w:eastAsia="Times New Roman" w:hAnsi="Times New Roman" w:cs="Times New Roman"/>
          <w:b/>
          <w:bCs/>
          <w:color w:val="EE0000"/>
          <w:sz w:val="24"/>
          <w:szCs w:val="24"/>
        </w:rPr>
        <w:t>Koechlin et al., 2003</w:t>
      </w:r>
      <w:r w:rsidR="00C540F2" w:rsidRPr="004D6A2E">
        <w:rPr>
          <w:rFonts w:ascii="Times New Roman" w:eastAsia="Times New Roman" w:hAnsi="Times New Roman" w:cs="Times New Roman"/>
          <w:sz w:val="24"/>
          <w:szCs w:val="24"/>
        </w:rPr>
        <w:t>).</w:t>
      </w:r>
    </w:p>
    <w:p w14:paraId="501FF6D3" w14:textId="0E3227C4" w:rsidR="003F2620" w:rsidRDefault="003F2620" w:rsidP="005E2A2D">
      <w:pPr>
        <w:shd w:val="clear" w:color="auto" w:fill="FFFFFF"/>
        <w:spacing w:after="0" w:line="480" w:lineRule="auto"/>
        <w:rPr>
          <w:rFonts w:ascii="Times New Roman" w:eastAsia="Times New Roman" w:hAnsi="Times New Roman" w:cs="Times New Roman"/>
          <w:sz w:val="24"/>
          <w:szCs w:val="24"/>
        </w:rPr>
      </w:pPr>
      <w:r w:rsidRPr="00C540F2">
        <w:rPr>
          <w:rFonts w:ascii="Times New Roman" w:eastAsia="Times New Roman" w:hAnsi="Times New Roman" w:cs="Times New Roman"/>
          <w:sz w:val="24"/>
          <w:szCs w:val="24"/>
        </w:rPr>
        <w:t xml:space="preserve">These findings raise important questions about how prefrontal circuits may shift between computational modes, such as flexible integration versus rigid stimulus-response mappings, and </w:t>
      </w:r>
      <w:r w:rsidRPr="00C540F2">
        <w:rPr>
          <w:rFonts w:ascii="Times New Roman" w:eastAsia="Times New Roman" w:hAnsi="Times New Roman" w:cs="Times New Roman"/>
          <w:sz w:val="24"/>
          <w:szCs w:val="24"/>
        </w:rPr>
        <w:lastRenderedPageBreak/>
        <w:t>how these shifts might underline adaptive or maladaptive behavior</w:t>
      </w:r>
      <w:r w:rsidR="00AD0E31">
        <w:rPr>
          <w:rFonts w:ascii="Times New Roman" w:eastAsia="Times New Roman" w:hAnsi="Times New Roman" w:cs="Times New Roman"/>
          <w:sz w:val="24"/>
          <w:szCs w:val="24"/>
        </w:rPr>
        <w:t xml:space="preserve"> </w:t>
      </w:r>
      <w:r w:rsidR="00AD0E31" w:rsidRPr="00C540F2">
        <w:rPr>
          <w:rFonts w:ascii="Times New Roman" w:eastAsia="Times New Roman" w:hAnsi="Times New Roman" w:cs="Times New Roman"/>
          <w:sz w:val="24"/>
          <w:szCs w:val="24"/>
        </w:rPr>
        <w:t>(</w:t>
      </w:r>
      <w:r w:rsidR="00AD0E31" w:rsidRPr="003F2620">
        <w:rPr>
          <w:rFonts w:ascii="Times New Roman" w:eastAsia="Times New Roman" w:hAnsi="Times New Roman" w:cs="Times New Roman"/>
          <w:b/>
          <w:bCs/>
          <w:color w:val="EE0000"/>
          <w:sz w:val="24"/>
          <w:szCs w:val="24"/>
        </w:rPr>
        <w:t>Daw et al., 2011; Gillan et al., 2016; Voon et al., 2015</w:t>
      </w:r>
      <w:r w:rsidR="00AD0E31" w:rsidRPr="00C540F2">
        <w:rPr>
          <w:rFonts w:ascii="Times New Roman" w:eastAsia="Times New Roman" w:hAnsi="Times New Roman" w:cs="Times New Roman"/>
          <w:sz w:val="24"/>
          <w:szCs w:val="24"/>
        </w:rPr>
        <w:t>)</w:t>
      </w:r>
      <w:r w:rsidRPr="00C540F2">
        <w:rPr>
          <w:rFonts w:ascii="Times New Roman" w:eastAsia="Times New Roman" w:hAnsi="Times New Roman" w:cs="Times New Roman"/>
          <w:sz w:val="24"/>
          <w:szCs w:val="24"/>
        </w:rPr>
        <w:t>.</w:t>
      </w:r>
    </w:p>
    <w:p w14:paraId="57598B6B" w14:textId="733582FE" w:rsidR="005E2A2D" w:rsidRPr="005E2A2D" w:rsidRDefault="005E2A2D" w:rsidP="000F4F3A">
      <w:pPr>
        <w:shd w:val="clear" w:color="auto" w:fill="FFFFFF"/>
        <w:spacing w:after="0" w:line="480" w:lineRule="auto"/>
        <w:ind w:firstLine="720"/>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Limitations of our study include the small sample size and differences in training history: Monkey </w:t>
      </w:r>
      <w:r w:rsidR="00FE2DB6">
        <w:rPr>
          <w:rFonts w:ascii="Times New Roman" w:eastAsia="Times New Roman" w:hAnsi="Times New Roman" w:cs="Times New Roman"/>
          <w:sz w:val="24"/>
          <w:szCs w:val="24"/>
        </w:rPr>
        <w:t>S</w:t>
      </w:r>
      <w:r w:rsidR="00FE2DB6" w:rsidRPr="005E2A2D">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had extensive task experience, wh</w:t>
      </w:r>
      <w:r w:rsidR="00675EA5">
        <w:rPr>
          <w:rFonts w:ascii="Times New Roman" w:eastAsia="Times New Roman" w:hAnsi="Times New Roman" w:cs="Times New Roman"/>
          <w:sz w:val="24"/>
          <w:szCs w:val="24"/>
        </w:rPr>
        <w:t>ereas</w:t>
      </w:r>
      <w:r w:rsidRPr="005E2A2D">
        <w:rPr>
          <w:rFonts w:ascii="Times New Roman" w:eastAsia="Times New Roman" w:hAnsi="Times New Roman" w:cs="Times New Roman"/>
          <w:sz w:val="24"/>
          <w:szCs w:val="24"/>
        </w:rPr>
        <w:t xml:space="preserve"> Monkey</w:t>
      </w:r>
      <w:r w:rsidR="000C1E32">
        <w:rPr>
          <w:rFonts w:ascii="Times New Roman" w:eastAsia="Times New Roman" w:hAnsi="Times New Roman" w:cs="Times New Roman"/>
          <w:sz w:val="24"/>
          <w:szCs w:val="24"/>
        </w:rPr>
        <w:t xml:space="preserve"> </w:t>
      </w:r>
      <w:r w:rsidR="00FE2DB6">
        <w:rPr>
          <w:rFonts w:ascii="Times New Roman" w:eastAsia="Times New Roman" w:hAnsi="Times New Roman" w:cs="Times New Roman"/>
          <w:sz w:val="24"/>
          <w:szCs w:val="24"/>
        </w:rPr>
        <w:t>T</w:t>
      </w:r>
      <w:r w:rsidRPr="005E2A2D">
        <w:rPr>
          <w:rFonts w:ascii="Times New Roman" w:eastAsia="Times New Roman" w:hAnsi="Times New Roman" w:cs="Times New Roman"/>
          <w:sz w:val="24"/>
          <w:szCs w:val="24"/>
        </w:rPr>
        <w:t xml:space="preserve"> was recorded earlier in training</w:t>
      </w:r>
      <w:r w:rsidR="007C4282">
        <w:rPr>
          <w:rFonts w:ascii="Times New Roman" w:eastAsia="Times New Roman" w:hAnsi="Times New Roman" w:cs="Times New Roman"/>
          <w:sz w:val="24"/>
          <w:szCs w:val="24"/>
        </w:rPr>
        <w:t xml:space="preserve"> and for </w:t>
      </w:r>
      <w:r w:rsidR="00EA2AA1">
        <w:rPr>
          <w:rFonts w:ascii="Times New Roman" w:eastAsia="Times New Roman" w:hAnsi="Times New Roman" w:cs="Times New Roman"/>
          <w:sz w:val="24"/>
          <w:szCs w:val="24"/>
        </w:rPr>
        <w:t xml:space="preserve">a </w:t>
      </w:r>
      <w:r w:rsidR="007C4282">
        <w:rPr>
          <w:rFonts w:ascii="Times New Roman" w:eastAsia="Times New Roman" w:hAnsi="Times New Roman" w:cs="Times New Roman"/>
          <w:sz w:val="24"/>
          <w:szCs w:val="24"/>
        </w:rPr>
        <w:t>shorter time</w:t>
      </w:r>
      <w:r w:rsidRPr="005E2A2D">
        <w:rPr>
          <w:rFonts w:ascii="Times New Roman" w:eastAsia="Times New Roman" w:hAnsi="Times New Roman" w:cs="Times New Roman"/>
          <w:sz w:val="24"/>
          <w:szCs w:val="24"/>
        </w:rPr>
        <w:t>.</w:t>
      </w:r>
      <w:r w:rsidR="00EA2AA1">
        <w:rPr>
          <w:rFonts w:ascii="Times New Roman" w:eastAsia="Times New Roman" w:hAnsi="Times New Roman" w:cs="Times New Roman"/>
          <w:sz w:val="24"/>
          <w:szCs w:val="24"/>
        </w:rPr>
        <w:t xml:space="preserve"> Thus, over time, the two monkeys’ strategies – and neural representations in </w:t>
      </w:r>
      <w:proofErr w:type="spellStart"/>
      <w:r w:rsidR="00EA2AA1">
        <w:rPr>
          <w:rFonts w:ascii="Times New Roman" w:eastAsia="Times New Roman" w:hAnsi="Times New Roman" w:cs="Times New Roman"/>
          <w:sz w:val="24"/>
          <w:szCs w:val="24"/>
        </w:rPr>
        <w:t>dlPFC</w:t>
      </w:r>
      <w:proofErr w:type="spellEnd"/>
      <w:r w:rsidR="00EA2AA1">
        <w:rPr>
          <w:rFonts w:ascii="Times New Roman" w:eastAsia="Times New Roman" w:hAnsi="Times New Roman" w:cs="Times New Roman"/>
          <w:sz w:val="24"/>
          <w:szCs w:val="24"/>
        </w:rPr>
        <w:t>- may have become more aligned.</w:t>
      </w:r>
      <w:r w:rsidRPr="005E2A2D">
        <w:rPr>
          <w:rFonts w:ascii="Times New Roman" w:eastAsia="Times New Roman" w:hAnsi="Times New Roman" w:cs="Times New Roman"/>
          <w:sz w:val="24"/>
          <w:szCs w:val="24"/>
        </w:rPr>
        <w:t xml:space="preserve"> Future longitudinal studies are </w:t>
      </w:r>
      <w:r w:rsidR="00D8547F">
        <w:rPr>
          <w:rFonts w:ascii="Times New Roman" w:eastAsia="Times New Roman" w:hAnsi="Times New Roman" w:cs="Times New Roman"/>
          <w:sz w:val="24"/>
          <w:szCs w:val="24"/>
        </w:rPr>
        <w:t>necessary</w:t>
      </w:r>
      <w:r w:rsidRPr="005E2A2D">
        <w:rPr>
          <w:rFonts w:ascii="Times New Roman" w:eastAsia="Times New Roman" w:hAnsi="Times New Roman" w:cs="Times New Roman"/>
          <w:sz w:val="24"/>
          <w:szCs w:val="24"/>
        </w:rPr>
        <w:t xml:space="preserve"> to determine whether these strategies </w:t>
      </w:r>
      <w:r w:rsidR="00137B79">
        <w:rPr>
          <w:rFonts w:ascii="Times New Roman" w:eastAsia="Times New Roman" w:hAnsi="Times New Roman" w:cs="Times New Roman"/>
          <w:sz w:val="24"/>
          <w:szCs w:val="24"/>
        </w:rPr>
        <w:t>represent</w:t>
      </w:r>
      <w:r w:rsidRPr="005E2A2D">
        <w:rPr>
          <w:rFonts w:ascii="Times New Roman" w:eastAsia="Times New Roman" w:hAnsi="Times New Roman" w:cs="Times New Roman"/>
          <w:sz w:val="24"/>
          <w:szCs w:val="24"/>
        </w:rPr>
        <w:t xml:space="preserve"> stable traits or </w:t>
      </w:r>
      <w:r w:rsidR="000C1E32">
        <w:rPr>
          <w:rFonts w:ascii="Times New Roman" w:eastAsia="Times New Roman" w:hAnsi="Times New Roman" w:cs="Times New Roman"/>
          <w:sz w:val="24"/>
          <w:szCs w:val="24"/>
        </w:rPr>
        <w:t>adaptive responses</w:t>
      </w:r>
      <w:r w:rsidRPr="005E2A2D">
        <w:rPr>
          <w:rFonts w:ascii="Times New Roman" w:eastAsia="Times New Roman" w:hAnsi="Times New Roman" w:cs="Times New Roman"/>
          <w:sz w:val="24"/>
          <w:szCs w:val="24"/>
        </w:rPr>
        <w:t xml:space="preserve"> to experience.</w:t>
      </w:r>
      <w:r w:rsidR="000C1E32" w:rsidRPr="000C1E32">
        <w:t xml:space="preserve"> </w:t>
      </w:r>
      <w:r w:rsidR="000C1E32" w:rsidRPr="000C1E32">
        <w:rPr>
          <w:rFonts w:ascii="Times New Roman" w:eastAsia="Times New Roman" w:hAnsi="Times New Roman" w:cs="Times New Roman"/>
          <w:sz w:val="24"/>
          <w:szCs w:val="24"/>
        </w:rPr>
        <w:t>Future work should also incorporate computational modeling to test whether these dynamics map onto evidence accumulation or attractor-based frameworks (</w:t>
      </w:r>
      <w:r w:rsidR="000C1E32" w:rsidRPr="00AD0E31">
        <w:rPr>
          <w:rFonts w:ascii="Times New Roman" w:eastAsia="Times New Roman" w:hAnsi="Times New Roman" w:cs="Times New Roman"/>
          <w:b/>
          <w:bCs/>
          <w:color w:val="EE0000"/>
          <w:sz w:val="24"/>
          <w:szCs w:val="24"/>
        </w:rPr>
        <w:t>Wang</w:t>
      </w:r>
      <w:r w:rsidR="00373DF0">
        <w:rPr>
          <w:rFonts w:ascii="Times New Roman" w:eastAsia="Times New Roman" w:hAnsi="Times New Roman" w:cs="Times New Roman"/>
          <w:b/>
          <w:bCs/>
          <w:color w:val="EE0000"/>
          <w:sz w:val="24"/>
          <w:szCs w:val="24"/>
        </w:rPr>
        <w:t>, Falcone</w:t>
      </w:r>
      <w:r w:rsidR="000C1E32" w:rsidRPr="00AD0E31">
        <w:rPr>
          <w:rFonts w:ascii="Times New Roman" w:eastAsia="Times New Roman" w:hAnsi="Times New Roman" w:cs="Times New Roman"/>
          <w:b/>
          <w:bCs/>
          <w:color w:val="EE0000"/>
          <w:sz w:val="24"/>
          <w:szCs w:val="24"/>
        </w:rPr>
        <w:t xml:space="preserve"> et al., 2023</w:t>
      </w:r>
      <w:r w:rsidR="000C1E32" w:rsidRPr="000C1E32">
        <w:rPr>
          <w:rFonts w:ascii="Times New Roman" w:eastAsia="Times New Roman" w:hAnsi="Times New Roman" w:cs="Times New Roman"/>
          <w:sz w:val="24"/>
          <w:szCs w:val="24"/>
        </w:rPr>
        <w:t>).</w:t>
      </w:r>
    </w:p>
    <w:p w14:paraId="2327E314" w14:textId="1736DEB5" w:rsidR="001054A3" w:rsidRDefault="00A83A81" w:rsidP="005041DB">
      <w:pPr>
        <w:shd w:val="clear" w:color="auto" w:fill="FFFFFF"/>
        <w:spacing w:after="0"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Cs/>
          <w:sz w:val="24"/>
          <w:szCs w:val="24"/>
        </w:rPr>
        <w:t>In summary, o</w:t>
      </w:r>
      <w:r w:rsidR="00EB5E62" w:rsidRPr="00E9337C">
        <w:rPr>
          <w:rFonts w:ascii="Times New Roman" w:eastAsia="Times New Roman" w:hAnsi="Times New Roman" w:cs="Times New Roman"/>
          <w:bCs/>
          <w:sz w:val="24"/>
          <w:szCs w:val="24"/>
        </w:rPr>
        <w:t xml:space="preserve">ur findings </w:t>
      </w:r>
      <w:r w:rsidR="000C1E32">
        <w:rPr>
          <w:rFonts w:ascii="Times New Roman" w:eastAsia="Times New Roman" w:hAnsi="Times New Roman" w:cs="Times New Roman"/>
          <w:bCs/>
          <w:sz w:val="24"/>
          <w:szCs w:val="24"/>
        </w:rPr>
        <w:t>show</w:t>
      </w:r>
      <w:r w:rsidR="00EB5E62" w:rsidRPr="00E9337C">
        <w:rPr>
          <w:rFonts w:ascii="Times New Roman" w:eastAsia="Times New Roman" w:hAnsi="Times New Roman" w:cs="Times New Roman"/>
          <w:bCs/>
          <w:sz w:val="24"/>
          <w:szCs w:val="24"/>
        </w:rPr>
        <w:t xml:space="preserve"> that value computation in the </w:t>
      </w:r>
      <w:proofErr w:type="spellStart"/>
      <w:r w:rsidR="00EB5E62" w:rsidRPr="00E9337C">
        <w:rPr>
          <w:rFonts w:ascii="Times New Roman" w:eastAsia="Times New Roman" w:hAnsi="Times New Roman" w:cs="Times New Roman"/>
          <w:bCs/>
          <w:sz w:val="24"/>
          <w:szCs w:val="24"/>
        </w:rPr>
        <w:t>dlPFC</w:t>
      </w:r>
      <w:proofErr w:type="spellEnd"/>
      <w:r w:rsidR="00EB5E62" w:rsidRPr="00E9337C">
        <w:rPr>
          <w:rFonts w:ascii="Times New Roman" w:eastAsia="Times New Roman" w:hAnsi="Times New Roman" w:cs="Times New Roman"/>
          <w:bCs/>
          <w:sz w:val="24"/>
          <w:szCs w:val="24"/>
        </w:rPr>
        <w:t xml:space="preserve"> is a flexible, context-dependent process shaped by individual strategies, </w:t>
      </w:r>
      <w:r w:rsidR="000C1E32" w:rsidRPr="000C1E32">
        <w:rPr>
          <w:rFonts w:ascii="Times New Roman" w:eastAsia="Times New Roman" w:hAnsi="Times New Roman" w:cs="Times New Roman"/>
          <w:bCs/>
          <w:sz w:val="24"/>
          <w:szCs w:val="24"/>
        </w:rPr>
        <w:t>and capable of shifting between integrated and independent coding of reward and time.</w:t>
      </w:r>
      <w:r w:rsidR="000C1E32">
        <w:rPr>
          <w:rFonts w:ascii="Times New Roman" w:eastAsia="Times New Roman" w:hAnsi="Times New Roman" w:cs="Times New Roman"/>
          <w:bCs/>
          <w:sz w:val="24"/>
          <w:szCs w:val="24"/>
        </w:rPr>
        <w:t xml:space="preserve"> This </w:t>
      </w:r>
      <w:r w:rsidR="005041DB" w:rsidRPr="005041DB">
        <w:rPr>
          <w:rFonts w:ascii="Times New Roman" w:eastAsia="Times New Roman" w:hAnsi="Times New Roman" w:cs="Times New Roman"/>
          <w:bCs/>
          <w:sz w:val="24"/>
          <w:szCs w:val="24"/>
        </w:rPr>
        <w:t>underscor</w:t>
      </w:r>
      <w:r w:rsidR="000C1E32">
        <w:rPr>
          <w:rFonts w:ascii="Times New Roman" w:eastAsia="Times New Roman" w:hAnsi="Times New Roman" w:cs="Times New Roman"/>
          <w:bCs/>
          <w:sz w:val="24"/>
          <w:szCs w:val="24"/>
        </w:rPr>
        <w:t>es</w:t>
      </w:r>
      <w:r w:rsidR="005041DB" w:rsidRPr="005041DB">
        <w:rPr>
          <w:rFonts w:ascii="Times New Roman" w:eastAsia="Times New Roman" w:hAnsi="Times New Roman" w:cs="Times New Roman"/>
          <w:bCs/>
          <w:sz w:val="24"/>
          <w:szCs w:val="24"/>
        </w:rPr>
        <w:t xml:space="preserve"> the importance of considering variability in study</w:t>
      </w:r>
      <w:r w:rsidR="000C1E32">
        <w:rPr>
          <w:rFonts w:ascii="Times New Roman" w:eastAsia="Times New Roman" w:hAnsi="Times New Roman" w:cs="Times New Roman"/>
          <w:bCs/>
          <w:sz w:val="24"/>
          <w:szCs w:val="24"/>
        </w:rPr>
        <w:t xml:space="preserve">ing the neural mechanisms </w:t>
      </w:r>
      <w:r w:rsidR="005041DB" w:rsidRPr="005041DB">
        <w:rPr>
          <w:rFonts w:ascii="Times New Roman" w:eastAsia="Times New Roman" w:hAnsi="Times New Roman" w:cs="Times New Roman"/>
          <w:bCs/>
          <w:sz w:val="24"/>
          <w:szCs w:val="24"/>
        </w:rPr>
        <w:t>of choice behavior.</w:t>
      </w:r>
    </w:p>
    <w:p w14:paraId="543255C3" w14:textId="77777777" w:rsidR="001054A3" w:rsidRDefault="001054A3" w:rsidP="0093769C">
      <w:pPr>
        <w:shd w:val="clear" w:color="auto" w:fill="FFFFFF"/>
        <w:spacing w:after="0" w:line="480" w:lineRule="auto"/>
        <w:rPr>
          <w:rFonts w:ascii="Times New Roman" w:eastAsia="Times New Roman" w:hAnsi="Times New Roman" w:cs="Times New Roman"/>
          <w:b/>
          <w:sz w:val="24"/>
          <w:szCs w:val="24"/>
        </w:rPr>
      </w:pPr>
    </w:p>
    <w:p w14:paraId="6EFB4464" w14:textId="1EF9E758" w:rsidR="005457B4" w:rsidRPr="0093769C" w:rsidRDefault="005457B4" w:rsidP="0093769C">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Materials and Methods</w:t>
      </w:r>
    </w:p>
    <w:p w14:paraId="387B9568" w14:textId="77777777" w:rsidR="005457B4" w:rsidRDefault="005457B4" w:rsidP="005457B4">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781F91F7"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were used. The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58C5A5B7" w14:textId="77777777" w:rsidR="003F3DAF" w:rsidRDefault="003F3DAF" w:rsidP="005457B4">
      <w:pPr>
        <w:spacing w:after="0" w:line="480" w:lineRule="auto"/>
        <w:rPr>
          <w:rFonts w:ascii="Times New Roman" w:eastAsia="Times New Roman" w:hAnsi="Times New Roman" w:cs="Times New Roman"/>
          <w:i/>
          <w:sz w:val="24"/>
          <w:szCs w:val="24"/>
        </w:rPr>
      </w:pPr>
    </w:p>
    <w:p w14:paraId="36F6EEBF" w14:textId="27613F49"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Surgical Procedures</w:t>
      </w:r>
    </w:p>
    <w:p w14:paraId="3A31EA6E" w14:textId="7E9F99C3"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Surgical procedures were carried out using sterile technique under general anesthesia in a fully equipped operating room. An initial surgery was performed to place a head fixation post. In monkey one an eye coil was implanted. A second surgery was performed to implant the Utah recording arrays. We implanted one Utah array in monkey 1 and two Utah arrays in monkey 2. MR scans were obtained later, about 2-4 months after the Utah arrays were implanted to define the recording area (Fig. </w:t>
      </w:r>
      <w:r w:rsidR="00FE2DB6">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A). </w:t>
      </w:r>
    </w:p>
    <w:p w14:paraId="27FB5E05" w14:textId="77777777" w:rsidR="005457B4" w:rsidRDefault="005457B4" w:rsidP="005457B4">
      <w:pPr>
        <w:spacing w:after="0" w:line="480" w:lineRule="auto"/>
        <w:ind w:left="-5"/>
        <w:rPr>
          <w:rFonts w:ascii="Times New Roman" w:eastAsia="Times New Roman" w:hAnsi="Times New Roman" w:cs="Times New Roman"/>
          <w:sz w:val="24"/>
          <w:szCs w:val="24"/>
        </w:rPr>
      </w:pPr>
    </w:p>
    <w:p w14:paraId="7152BA68" w14:textId="013BD564"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Collection</w:t>
      </w:r>
    </w:p>
    <w:p w14:paraId="0DC62AC2" w14:textId="28C7FB6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control stimuli presentation, reward delivery and bar touches a noncommercial software package was used (REX, </w:t>
      </w:r>
      <w:hyperlink r:id="rId39">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sidRPr="00AD0E31">
        <w:rPr>
          <w:rFonts w:ascii="Times New Roman" w:eastAsia="Times New Roman" w:hAnsi="Times New Roman" w:cs="Times New Roman"/>
          <w:b/>
          <w:bCs/>
          <w:iCs/>
          <w:color w:val="EE0000"/>
          <w:sz w:val="24"/>
          <w:szCs w:val="24"/>
        </w:rPr>
        <w:t>Hays et al., 1982</w:t>
      </w:r>
      <w:r>
        <w:rPr>
          <w:rFonts w:ascii="Times New Roman" w:eastAsia="Times New Roman" w:hAnsi="Times New Roman" w:cs="Times New Roman"/>
          <w:sz w:val="24"/>
          <w:szCs w:val="24"/>
        </w:rPr>
        <w:t xml:space="preserve">). The eye position was monitored by using the Eye Position measuring system (https://staff.aist.go.jp/k.matsuda/eye/indexe.html) only for some sessions of Monkey 2. Neural activity of single units was recorded with Utah arrays (Blackrock Microsystems, Salt Lake City, USA; blackrockmicro.com). Electrical signals were captured, and single units were isolated online with TDT (Tucker-Davis Technologies, TDT, Alachua, USA; tdt.com) system for Monkey 1 and with Grapevine (Ripple Neuro, Salt Lake City, USA; rippleneuro.com) for Monkey 2. Data analyses were performed in MATLAB </w:t>
      </w:r>
      <w:hyperlink r:id="rId40">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xml:space="preserve">; </w:t>
      </w:r>
      <w:r w:rsidR="00CF139F">
        <w:rPr>
          <w:rFonts w:ascii="Times New Roman" w:eastAsia="Times New Roman" w:hAnsi="Times New Roman" w:cs="Times New Roman"/>
          <w:sz w:val="24"/>
          <w:szCs w:val="24"/>
        </w:rPr>
        <w:t>R2024b</w:t>
      </w:r>
      <w:hyperlink r:id="rId41">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6631B70" w14:textId="77777777" w:rsidR="005457B4" w:rsidRDefault="005457B4" w:rsidP="005457B4">
      <w:pPr>
        <w:spacing w:after="0" w:line="480" w:lineRule="auto"/>
        <w:rPr>
          <w:rFonts w:ascii="Times New Roman" w:eastAsia="Times New Roman" w:hAnsi="Times New Roman" w:cs="Times New Roman"/>
          <w:sz w:val="24"/>
          <w:szCs w:val="24"/>
        </w:rPr>
      </w:pPr>
    </w:p>
    <w:p w14:paraId="23204BB1" w14:textId="0AF32B02"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29047B07" w14:textId="77777777" w:rsidR="005457B4" w:rsidRDefault="005457B4" w:rsidP="00605962">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the head fixed, 57 cm away from a video screen (47x30 cm; 1024x768 pixel; 120Hz) placed in front. A touch-sensitive bar was mounted on the chair at the level of the monkeys’ hands. A metal tube was positioned in front of the monkey’s lips to allow the monkey to drink when the reward was delivered.</w:t>
      </w:r>
    </w:p>
    <w:p w14:paraId="2BF07816" w14:textId="1B1346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monkey worked in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r w:rsidR="00EC2B5E">
        <w:rPr>
          <w:rFonts w:ascii="Times New Roman" w:eastAsia="Times New Roman" w:hAnsi="Times New Roman" w:cs="Times New Roman"/>
          <w:sz w:val="24"/>
          <w:szCs w:val="24"/>
        </w:rPr>
        <w:t>intertemporal discounting</w:t>
      </w:r>
      <w:r>
        <w:rPr>
          <w:rFonts w:ascii="Times New Roman" w:eastAsia="Times New Roman" w:hAnsi="Times New Roman" w:cs="Times New Roman"/>
          <w:sz w:val="24"/>
          <w:szCs w:val="24"/>
        </w:rPr>
        <w:t xml:space="preserve"> task (Fig. 1A). To start a trial the monkey had to touch a lever, hold it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Pr>
          <w:rFonts w:ascii="Times New Roman" w:eastAsia="Times New Roman" w:hAnsi="Times New Roman" w:cs="Times New Roman"/>
          <w:sz w:val="24"/>
          <w:szCs w:val="24"/>
          <w:highlight w:val="yellow"/>
        </w:rPr>
        <w:t xml:space="preserve">of 250 and 500 </w:t>
      </w:r>
      <w:sdt>
        <w:sdtPr>
          <w:tag w:val="goog_rdk_133"/>
          <w:id w:val="-1804373812"/>
        </w:sdtPr>
        <w:sdtContent>
          <w:commentRangeStart w:id="38"/>
        </w:sdtContent>
      </w:sdt>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w:t>
      </w:r>
      <w:commentRangeEnd w:id="38"/>
      <w:r>
        <w:commentReference w:id="38"/>
      </w:r>
      <w:r>
        <w:rPr>
          <w:rFonts w:ascii="Times New Roman" w:eastAsia="Times New Roman" w:hAnsi="Times New Roman" w:cs="Times New Roman"/>
          <w:sz w:val="24"/>
          <w:szCs w:val="24"/>
        </w:rPr>
        <w:t>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5 durations between 750 and 2000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(step size 313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Each visual cue indicated a particular offer, with the set of offers made by combining one of three reward sizes (2, 4 or 6 drops of liquid reward) with one of three delays </w:t>
      </w:r>
      <w:proofErr w:type="gramStart"/>
      <w:r>
        <w:rPr>
          <w:rFonts w:ascii="Times New Roman" w:eastAsia="Times New Roman" w:hAnsi="Times New Roman" w:cs="Times New Roman"/>
          <w:sz w:val="24"/>
          <w:szCs w:val="24"/>
        </w:rPr>
        <w:t>to deliver</w:t>
      </w:r>
      <w:proofErr w:type="gramEnd"/>
      <w:r>
        <w:rPr>
          <w:rFonts w:ascii="Times New Roman" w:eastAsia="Times New Roman" w:hAnsi="Times New Roman" w:cs="Times New Roman"/>
          <w:sz w:val="24"/>
          <w:szCs w:val="24"/>
        </w:rPr>
        <w:t xml:space="preserve"> the reward (1, 5 or 10 seconds). The monkey was required to continue to hold the bar and, if it was required, to maintain its gaze within the virtual window until the red square changed color to purple or yellow with equal probability (Fig. 1A). Either the purple or the yellow square served as a prompt to release the bar. Releasing the bar while the purple square was present indicated that the monkey was accepting the offer. Releasing the bar when the yellow square was present indicated that the monkey was refusing the offer. If the animal continued to hold the bar for the duration of the initial purple or yellow period of 1100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the color of the square would change to the alternate color, allowing the animal to accept or refuse in each trial. </w:t>
      </w:r>
    </w:p>
    <w:p w14:paraId="433BB4D7" w14:textId="77777777" w:rsidR="005457B4" w:rsidRDefault="00000000" w:rsidP="005457B4">
      <w:pPr>
        <w:spacing w:after="0" w:line="480" w:lineRule="auto"/>
        <w:ind w:left="-5"/>
        <w:rPr>
          <w:rFonts w:ascii="Times New Roman" w:eastAsia="Times New Roman" w:hAnsi="Times New Roman" w:cs="Times New Roman"/>
          <w:sz w:val="24"/>
          <w:szCs w:val="24"/>
        </w:rPr>
      </w:pPr>
      <w:sdt>
        <w:sdtPr>
          <w:tag w:val="goog_rdk_134"/>
          <w:id w:val="-789128116"/>
        </w:sdtPr>
        <w:sdtContent/>
      </w:sdt>
      <w:sdt>
        <w:sdtPr>
          <w:tag w:val="goog_rdk_135"/>
          <w:id w:val="-1161153009"/>
        </w:sdtPr>
        <w:sdtContent/>
      </w:sdt>
      <w:r w:rsidR="005457B4">
        <w:rPr>
          <w:rFonts w:ascii="Times New Roman" w:eastAsia="Times New Roman" w:hAnsi="Times New Roman" w:cs="Times New Roman"/>
          <w:sz w:val="24"/>
          <w:szCs w:val="24"/>
        </w:rPr>
        <w:t xml:space="preserve">For instance, if the animal did not release the bar during the initial purple period, it could continue to hold the bar until the yellow square replaced the initial purple spot and </w:t>
      </w:r>
      <w:proofErr w:type="gramStart"/>
      <w:r w:rsidR="005457B4">
        <w:rPr>
          <w:rFonts w:ascii="Times New Roman" w:eastAsia="Times New Roman" w:hAnsi="Times New Roman" w:cs="Times New Roman"/>
          <w:sz w:val="24"/>
          <w:szCs w:val="24"/>
        </w:rPr>
        <w:t>release</w:t>
      </w:r>
      <w:proofErr w:type="gramEnd"/>
      <w:r w:rsidR="005457B4">
        <w:rPr>
          <w:rFonts w:ascii="Times New Roman" w:eastAsia="Times New Roman" w:hAnsi="Times New Roman" w:cs="Times New Roman"/>
          <w:sz w:val="24"/>
          <w:szCs w:val="24"/>
        </w:rPr>
        <w:t xml:space="preserve"> the bar in the yellow period. The same thing happened if the animal did not release the bar in the initial yellow period: it could hold the bar until the purple square replaced the initial yellow square and then </w:t>
      </w:r>
      <w:proofErr w:type="gramStart"/>
      <w:r w:rsidR="005457B4">
        <w:rPr>
          <w:rFonts w:ascii="Times New Roman" w:eastAsia="Times New Roman" w:hAnsi="Times New Roman" w:cs="Times New Roman"/>
          <w:sz w:val="24"/>
          <w:szCs w:val="24"/>
        </w:rPr>
        <w:t>release</w:t>
      </w:r>
      <w:proofErr w:type="gramEnd"/>
      <w:r w:rsidR="005457B4">
        <w:rPr>
          <w:rFonts w:ascii="Times New Roman" w:eastAsia="Times New Roman" w:hAnsi="Times New Roman" w:cs="Times New Roman"/>
          <w:sz w:val="24"/>
          <w:szCs w:val="24"/>
        </w:rPr>
        <w:t xml:space="preserve"> the bar. </w:t>
      </w:r>
    </w:p>
    <w:p w14:paraId="64957591"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design we prevented the monkey from preprogramming the motor response in the cue period, since the monkey could not anticipate whether the acceptance or refusal period would be the first interval or the second.  </w:t>
      </w:r>
    </w:p>
    <w:p w14:paraId="54CC373B"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Upon accepting the offer, the purple square turned green (feedback signal), and the drops of reward were delivered after the delay indicated in the offer. Upon refusing the offer, the cue and fixation target disappeared, and a new trial would immediately begin with a new offer.  </w:t>
      </w:r>
    </w:p>
    <w:p w14:paraId="396FC06E" w14:textId="77777777" w:rsidR="005457B4" w:rsidRDefault="005457B4" w:rsidP="005457B4">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For 12/16 sessions the eye of Monkey 2 was monitored. A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virtual window was built around the cue. The monkey was required to maintain his gaze in the virtual window from the appearance of the red spot to the appearance of the go-signal.  </w:t>
      </w:r>
    </w:p>
    <w:p w14:paraId="0F360851"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If the monkey (a) released the bar during the cue period, (b) didn’t maintain gaze in the virtual window, or (c) failed to release the bar during any of the go periods, an error was registered and an error feedback image (white rectangle with a red cross;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an error, the next trial was a correction trial, during which the offer was repeated.  </w:t>
      </w:r>
    </w:p>
    <w:p w14:paraId="23BEA514" w14:textId="77777777" w:rsidR="00BC33C8" w:rsidRDefault="00BC33C8" w:rsidP="00767CB3">
      <w:pPr>
        <w:spacing w:after="0" w:line="480" w:lineRule="auto"/>
        <w:rPr>
          <w:rFonts w:ascii="Times New Roman" w:eastAsia="Times New Roman" w:hAnsi="Times New Roman" w:cs="Times New Roman"/>
          <w:sz w:val="24"/>
          <w:szCs w:val="24"/>
        </w:rPr>
      </w:pPr>
    </w:p>
    <w:p w14:paraId="25926C1C" w14:textId="1F1D0AD7" w:rsidR="005457B4" w:rsidRDefault="005457B4" w:rsidP="00767CB3">
      <w:pPr>
        <w:spacing w:after="0" w:line="480" w:lineRule="auto"/>
        <w:rPr>
          <w:rFonts w:ascii="Times New Roman" w:eastAsia="Times New Roman" w:hAnsi="Times New Roman" w:cs="Times New Roman"/>
          <w:i/>
          <w:iCs/>
          <w:sz w:val="24"/>
          <w:szCs w:val="24"/>
        </w:rPr>
      </w:pPr>
      <w:r w:rsidRPr="00767CB3">
        <w:rPr>
          <w:rFonts w:ascii="Times New Roman" w:eastAsia="Times New Roman" w:hAnsi="Times New Roman" w:cs="Times New Roman"/>
          <w:i/>
          <w:iCs/>
          <w:sz w:val="24"/>
          <w:szCs w:val="24"/>
        </w:rPr>
        <w:t>Behavior</w:t>
      </w:r>
    </w:p>
    <w:p w14:paraId="0838F0B2" w14:textId="77777777" w:rsidR="0018466A" w:rsidRDefault="00CB5FC2" w:rsidP="00771E1C">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For the behavioral analyses, we used </w:t>
      </w:r>
      <w:r w:rsidR="00BE56DE">
        <w:rPr>
          <w:rFonts w:ascii="Times New Roman" w:eastAsia="Times New Roman" w:hAnsi="Times New Roman" w:cs="Times New Roman"/>
          <w:sz w:val="24"/>
          <w:szCs w:val="24"/>
        </w:rPr>
        <w:t>data</w:t>
      </w:r>
      <w:r>
        <w:rPr>
          <w:rFonts w:ascii="Times New Roman" w:eastAsia="Times New Roman" w:hAnsi="Times New Roman" w:cs="Times New Roman"/>
          <w:sz w:val="24"/>
          <w:szCs w:val="24"/>
        </w:rPr>
        <w:t xml:space="preserve"> from all the neural recording days (7 for monkey 1 and 16 for monkey 2).</w:t>
      </w:r>
      <w:r w:rsidR="00771E1C">
        <w:rPr>
          <w:rFonts w:ascii="Times New Roman" w:eastAsia="Times New Roman" w:hAnsi="Times New Roman" w:cs="Times New Roman"/>
          <w:i/>
          <w:iCs/>
          <w:sz w:val="24"/>
          <w:szCs w:val="24"/>
        </w:rPr>
        <w:t xml:space="preserve"> </w:t>
      </w:r>
    </w:p>
    <w:p w14:paraId="25F82DD5" w14:textId="0F569904" w:rsidR="005457B4" w:rsidRPr="00771E1C" w:rsidRDefault="005457B4" w:rsidP="00670356">
      <w:pPr>
        <w:spacing w:after="0" w:line="480" w:lineRule="auto"/>
        <w:ind w:firstLine="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The probability of accepting an offer</w:t>
      </w:r>
      <w:r w:rsidR="00767CB3">
        <w:rPr>
          <w:rFonts w:ascii="Times New Roman" w:eastAsia="Times New Roman" w:hAnsi="Times New Roman" w:cs="Times New Roman"/>
          <w:sz w:val="24"/>
          <w:szCs w:val="24"/>
        </w:rPr>
        <w:t xml:space="preserve"> was</w:t>
      </w:r>
      <w:r>
        <w:rPr>
          <w:rFonts w:ascii="Times New Roman" w:eastAsia="Times New Roman" w:hAnsi="Times New Roman" w:cs="Times New Roman"/>
          <w:sz w:val="24"/>
          <w:szCs w:val="24"/>
        </w:rPr>
        <w:t xml:space="preserve"> calculated independently for each of the 9 offers</w:t>
      </w:r>
      <w:r w:rsidR="00767CB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26389728" w14:textId="3E92C76D" w:rsidR="006971BD" w:rsidRPr="00F606B1" w:rsidRDefault="006971BD" w:rsidP="00767CB3">
      <w:pPr>
        <w:shd w:val="clear" w:color="auto" w:fill="FFFFFF"/>
        <w:spacing w:after="0" w:line="480" w:lineRule="auto"/>
        <w:rPr>
          <w:rFonts w:ascii="Times New Roman" w:eastAsia="Times New Roman" w:hAnsi="Times New Roman" w:cs="Times New Roman"/>
          <w:sz w:val="24"/>
          <w:szCs w:val="24"/>
        </w:rPr>
      </w:pPr>
      <w:r w:rsidRPr="00F606B1">
        <w:rPr>
          <w:rFonts w:ascii="Times New Roman" w:eastAsia="Times New Roman" w:hAnsi="Times New Roman" w:cs="Times New Roman"/>
          <w:sz w:val="24"/>
          <w:szCs w:val="24"/>
        </w:rPr>
        <w:t xml:space="preserve">Reinforcement learning </w:t>
      </w:r>
      <w:r w:rsidR="00F606B1" w:rsidRPr="00F606B1">
        <w:rPr>
          <w:rFonts w:ascii="Times New Roman" w:eastAsia="Times New Roman" w:hAnsi="Times New Roman" w:cs="Times New Roman"/>
          <w:sz w:val="24"/>
          <w:szCs w:val="24"/>
        </w:rPr>
        <w:t>models fit</w:t>
      </w:r>
      <w:r w:rsidRPr="00F606B1">
        <w:rPr>
          <w:rFonts w:ascii="Times New Roman" w:eastAsia="Times New Roman" w:hAnsi="Times New Roman" w:cs="Times New Roman"/>
          <w:sz w:val="24"/>
          <w:szCs w:val="24"/>
        </w:rPr>
        <w:t xml:space="preserve"> the behavior of the two monkeys separately. The probability of choosing to accept an offer is modelled </w:t>
      </w:r>
      <w:r w:rsidR="006844A9" w:rsidRPr="00F606B1">
        <w:rPr>
          <w:rFonts w:ascii="Times New Roman" w:eastAsia="Times New Roman" w:hAnsi="Times New Roman" w:cs="Times New Roman"/>
          <w:sz w:val="24"/>
          <w:szCs w:val="24"/>
        </w:rPr>
        <w:t xml:space="preserve">through a </w:t>
      </w:r>
      <w:r w:rsidR="00F606B1" w:rsidRPr="00247637">
        <w:rPr>
          <w:rFonts w:ascii="Times New Roman" w:eastAsia="Times New Roman" w:hAnsi="Times New Roman" w:cs="Times New Roman"/>
          <w:i/>
          <w:iCs/>
          <w:sz w:val="24"/>
          <w:szCs w:val="24"/>
        </w:rPr>
        <w:t>SoftMax</w:t>
      </w:r>
      <w:r w:rsidR="006844A9" w:rsidRPr="00F606B1">
        <w:rPr>
          <w:rFonts w:ascii="Times New Roman" w:eastAsia="Times New Roman" w:hAnsi="Times New Roman" w:cs="Times New Roman"/>
          <w:sz w:val="24"/>
          <w:szCs w:val="24"/>
        </w:rPr>
        <w:t xml:space="preserve"> function </w:t>
      </w:r>
      <w:r w:rsidRPr="00F606B1">
        <w:rPr>
          <w:rFonts w:ascii="Times New Roman" w:eastAsia="Times New Roman" w:hAnsi="Times New Roman" w:cs="Times New Roman"/>
          <w:sz w:val="24"/>
          <w:szCs w:val="24"/>
        </w:rPr>
        <w:t xml:space="preserve">as </w:t>
      </w:r>
    </w:p>
    <w:p w14:paraId="69BE41DB" w14:textId="63336871" w:rsidR="006971BD" w:rsidRPr="00021086" w:rsidRDefault="006971BD" w:rsidP="00767CB3">
      <w:pPr>
        <w:shd w:val="clear" w:color="auto" w:fill="FFFFFF"/>
        <w:spacing w:after="0" w:line="480" w:lineRule="auto"/>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p=</m:t>
          </m:r>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1+</m:t>
              </m:r>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e</m:t>
                  </m:r>
                </m:e>
                <m:sup>
                  <m:r>
                    <m:rPr>
                      <m:sty m:val="bi"/>
                    </m:rPr>
                    <w:rPr>
                      <w:rFonts w:ascii="Cambria Math" w:eastAsia="Times New Roman" w:hAnsi="Cambria Math" w:cs="Times New Roman"/>
                      <w:sz w:val="24"/>
                      <w:szCs w:val="24"/>
                    </w:rPr>
                    <m:t>β⋅(θ-V</m:t>
                  </m:r>
                  <m:d>
                    <m:dPr>
                      <m:ctrlPr>
                        <w:rPr>
                          <w:rFonts w:ascii="Cambria Math" w:eastAsia="Times New Roman" w:hAnsi="Cambria Math" w:cs="Times New Roman"/>
                          <w:b/>
                          <w:bCs/>
                          <w:i/>
                          <w:sz w:val="24"/>
                          <w:szCs w:val="24"/>
                        </w:rPr>
                      </m:ctrlPr>
                    </m:dPr>
                    <m:e>
                      <m:r>
                        <m:rPr>
                          <m:sty m:val="p"/>
                        </m:rPr>
                        <w:rPr>
                          <w:rFonts w:ascii="Cambria Math" w:eastAsia="Times New Roman" w:hAnsi="Cambria Math" w:cs="Times New Roman"/>
                          <w:sz w:val="24"/>
                          <w:szCs w:val="24"/>
                        </w:rPr>
                        <m:t>drop</m:t>
                      </m:r>
                      <m:r>
                        <m:rPr>
                          <m:sty m:val="bi"/>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delay</m:t>
                      </m:r>
                    </m:e>
                  </m:d>
                  <m:r>
                    <m:rPr>
                      <m:sty m:val="bi"/>
                    </m:rPr>
                    <w:rPr>
                      <w:rFonts w:ascii="Cambria Math" w:eastAsia="Times New Roman" w:hAnsi="Cambria Math" w:cs="Times New Roman"/>
                      <w:sz w:val="24"/>
                      <w:szCs w:val="24"/>
                    </w:rPr>
                    <m:t>)</m:t>
                  </m:r>
                </m:sup>
              </m:sSup>
            </m:den>
          </m:f>
        </m:oMath>
      </m:oMathPara>
    </w:p>
    <w:p w14:paraId="3D02FCA7" w14:textId="77D35D22" w:rsidR="005457B4" w:rsidRDefault="006971BD"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Here</w:t>
      </w:r>
      <w:r w:rsidR="00BD5773">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θ</m:t>
        </m:r>
      </m:oMath>
      <w:r w:rsidR="00BD5773">
        <w:rPr>
          <w:rFonts w:ascii="Times New Roman" w:eastAsia="Times New Roman" w:hAnsi="Times New Roman" w:cs="Times New Roman"/>
          <w:sz w:val="24"/>
          <w:szCs w:val="24"/>
        </w:rPr>
        <w:t xml:space="preserve"> is decision threshold, </w:t>
      </w:r>
      <m:oMath>
        <m:r>
          <w:rPr>
            <w:rFonts w:ascii="Cambria Math" w:eastAsia="Times New Roman" w:hAnsi="Cambria Math" w:cs="Times New Roman"/>
            <w:sz w:val="24"/>
            <w:szCs w:val="24"/>
          </w:rPr>
          <m:t>β</m:t>
        </m:r>
      </m:oMath>
      <w:r w:rsidR="00BD5773">
        <w:rPr>
          <w:rFonts w:ascii="Times New Roman" w:eastAsia="Times New Roman" w:hAnsi="Times New Roman" w:cs="Times New Roman"/>
          <w:sz w:val="24"/>
          <w:szCs w:val="24"/>
        </w:rPr>
        <w:t xml:space="preserve"> is the temperature term</w:t>
      </w:r>
      <w:r w:rsidR="00DA0752">
        <w:rPr>
          <w:rFonts w:ascii="Times New Roman" w:eastAsia="Times New Roman" w:hAnsi="Times New Roman" w:cs="Times New Roman"/>
          <w:sz w:val="24"/>
          <w:szCs w:val="24"/>
        </w:rPr>
        <w:t>.</w:t>
      </w:r>
    </w:p>
    <w:p w14:paraId="73CC48E6" w14:textId="174A3129" w:rsidR="006971BD" w:rsidRPr="006971BD" w:rsidRDefault="006971BD" w:rsidP="005457B4">
      <w:pPr>
        <w:spacing w:after="0" w:line="480" w:lineRule="auto"/>
        <w:ind w:left="-5"/>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V</m:t>
          </m:r>
          <m:d>
            <m:dPr>
              <m:ctrlPr>
                <w:rPr>
                  <w:rFonts w:ascii="Cambria Math" w:eastAsia="Times New Roman" w:hAnsi="Cambria Math" w:cs="Times New Roman"/>
                  <w:b/>
                  <w:bCs/>
                  <w:i/>
                  <w:sz w:val="24"/>
                  <w:szCs w:val="24"/>
                </w:rPr>
              </m:ctrlPr>
            </m:dPr>
            <m:e>
              <m:r>
                <m:rPr>
                  <m:sty m:val="p"/>
                </m:rPr>
                <w:rPr>
                  <w:rFonts w:ascii="Cambria Math" w:eastAsia="Times New Roman" w:hAnsi="Cambria Math" w:cs="Times New Roman"/>
                  <w:sz w:val="24"/>
                  <w:szCs w:val="24"/>
                </w:rPr>
                <m:t>drop</m:t>
              </m:r>
              <m:r>
                <m:rPr>
                  <m:sty m:val="bi"/>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delay</m:t>
              </m:r>
            </m:e>
          </m:d>
          <m:r>
            <m:rPr>
              <m:sty m:val="bi"/>
            </m:rPr>
            <w:rPr>
              <w:rFonts w:ascii="Cambria Math" w:eastAsia="Times New Roman" w:hAnsi="Cambria Math" w:cs="Times New Roman"/>
              <w:sz w:val="24"/>
              <w:szCs w:val="24"/>
            </w:rPr>
            <m:t>=</m:t>
          </m:r>
          <m:f>
            <m:fPr>
              <m:ctrlPr>
                <w:rPr>
                  <w:rFonts w:ascii="Cambria Math" w:eastAsia="Times New Roman" w:hAnsi="Cambria Math" w:cs="Times New Roman"/>
                  <w:b/>
                  <w:bCs/>
                  <w:i/>
                  <w:sz w:val="24"/>
                  <w:szCs w:val="24"/>
                </w:rPr>
              </m:ctrlPr>
            </m:fPr>
            <m:num>
              <m:r>
                <m:rPr>
                  <m:sty m:val="p"/>
                </m:rPr>
                <w:rPr>
                  <w:rFonts w:ascii="Cambria Math" w:eastAsia="Times New Roman" w:hAnsi="Cambria Math" w:cs="Times New Roman"/>
                  <w:sz w:val="24"/>
                  <w:szCs w:val="24"/>
                </w:rPr>
                <m:t>drop</m:t>
              </m:r>
            </m:num>
            <m:den>
              <m:r>
                <m:rPr>
                  <m:sty m:val="bi"/>
                </m:rP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delay</m:t>
              </m:r>
            </m:den>
          </m:f>
        </m:oMath>
      </m:oMathPara>
    </w:p>
    <w:p w14:paraId="144CAF6A" w14:textId="57C4F638" w:rsidR="006971BD" w:rsidRDefault="00E80E14" w:rsidP="005457B4">
      <w:pPr>
        <w:spacing w:after="0" w:line="480" w:lineRule="auto"/>
        <w:ind w:left="-5"/>
        <w:rPr>
          <w:rFonts w:ascii="Times New Roman" w:eastAsia="Times New Roman" w:hAnsi="Times New Roman" w:cs="Times New Roman"/>
          <w:sz w:val="24"/>
          <w:szCs w:val="24"/>
        </w:rPr>
      </w:pPr>
      <m:oMath>
        <m:r>
          <w:rPr>
            <w:rFonts w:ascii="Cambria Math" w:eastAsia="Times New Roman" w:hAnsi="Cambria Math" w:cs="Times New Roman"/>
            <w:sz w:val="24"/>
            <w:szCs w:val="24"/>
          </w:rPr>
          <w:lastRenderedPageBreak/>
          <m:t>k</m:t>
        </m:r>
      </m:oMath>
      <w:r>
        <w:rPr>
          <w:rFonts w:ascii="Times New Roman" w:eastAsia="Times New Roman" w:hAnsi="Times New Roman" w:cs="Times New Roman"/>
          <w:sz w:val="24"/>
          <w:szCs w:val="24"/>
        </w:rPr>
        <w:t xml:space="preserve"> is the hyperbolic discounting factor. </w:t>
      </w:r>
      <w:r w:rsidR="005A089E">
        <w:rPr>
          <w:rFonts w:ascii="Times New Roman" w:eastAsia="Times New Roman" w:hAnsi="Times New Roman" w:cs="Times New Roman"/>
          <w:sz w:val="24"/>
          <w:szCs w:val="24"/>
        </w:rPr>
        <w:t xml:space="preserve">The free parameters </w:t>
      </w:r>
      <m:oMath>
        <m:r>
          <w:rPr>
            <w:rFonts w:ascii="Cambria Math" w:eastAsia="Times New Roman" w:hAnsi="Cambria Math" w:cs="Times New Roman"/>
            <w:sz w:val="24"/>
            <w:szCs w:val="24"/>
          </w:rPr>
          <m:t>θ, β, k</m:t>
        </m:r>
      </m:oMath>
      <w:r w:rsidR="005A089E">
        <w:rPr>
          <w:rFonts w:ascii="Times New Roman" w:eastAsia="Times New Roman" w:hAnsi="Times New Roman" w:cs="Times New Roman"/>
          <w:sz w:val="24"/>
          <w:szCs w:val="24"/>
        </w:rPr>
        <w:t xml:space="preserve"> are fit via maximum likelihood estimation. </w:t>
      </w:r>
    </w:p>
    <w:p w14:paraId="6E1234AF" w14:textId="72F3222D" w:rsidR="00CC4397" w:rsidRDefault="000431C2" w:rsidP="00CC4397">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iCs/>
          <w:sz w:val="24"/>
          <w:szCs w:val="24"/>
        </w:rPr>
        <w:t>T</w:t>
      </w:r>
      <w:r w:rsidRPr="000431C2">
        <w:rPr>
          <w:rFonts w:ascii="Times New Roman" w:eastAsia="Times New Roman" w:hAnsi="Times New Roman" w:cs="Times New Roman"/>
          <w:iCs/>
          <w:sz w:val="24"/>
          <w:szCs w:val="24"/>
        </w:rPr>
        <w:t>o test how the timing of action opportunities influences value computation</w:t>
      </w:r>
      <w:r w:rsidR="00CC4397">
        <w:rPr>
          <w:rFonts w:ascii="Times New Roman" w:eastAsia="Times New Roman" w:hAnsi="Times New Roman" w:cs="Times New Roman"/>
          <w:iCs/>
          <w:sz w:val="24"/>
          <w:szCs w:val="24"/>
        </w:rPr>
        <w:t xml:space="preserve">, </w:t>
      </w:r>
      <w:r w:rsidR="00867CCD" w:rsidRPr="00F50329">
        <w:rPr>
          <w:rFonts w:ascii="Times New Roman" w:eastAsia="Times New Roman" w:hAnsi="Times New Roman" w:cs="Times New Roman"/>
          <w:sz w:val="24"/>
          <w:szCs w:val="24"/>
        </w:rPr>
        <w:t xml:space="preserve">we compared three </w:t>
      </w:r>
      <w:r w:rsidR="00CC4397">
        <w:rPr>
          <w:rFonts w:ascii="Times New Roman" w:eastAsia="Times New Roman" w:hAnsi="Times New Roman" w:cs="Times New Roman"/>
          <w:sz w:val="24"/>
          <w:szCs w:val="24"/>
        </w:rPr>
        <w:t>models</w:t>
      </w:r>
      <w:r w:rsidR="00867CCD" w:rsidRPr="00F50329">
        <w:rPr>
          <w:rFonts w:ascii="Times New Roman" w:eastAsia="Times New Roman" w:hAnsi="Times New Roman" w:cs="Times New Roman"/>
          <w:sz w:val="24"/>
          <w:szCs w:val="24"/>
        </w:rPr>
        <w:t xml:space="preserve">. </w:t>
      </w:r>
    </w:p>
    <w:p w14:paraId="74FDF2D7" w14:textId="76111C2B" w:rsidR="00867CCD" w:rsidRPr="00D0662E" w:rsidRDefault="00867CCD" w:rsidP="00CC4397">
      <w:pPr>
        <w:shd w:val="clear" w:color="auto" w:fill="FFFFFF"/>
        <w:spacing w:after="0" w:line="480" w:lineRule="auto"/>
        <w:ind w:firstLine="360"/>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The simplest </w:t>
      </w:r>
      <w:r w:rsidR="009D4FB7" w:rsidRPr="00D0662E">
        <w:rPr>
          <w:rFonts w:ascii="Times New Roman" w:eastAsia="Times New Roman" w:hAnsi="Times New Roman" w:cs="Times New Roman"/>
          <w:sz w:val="24"/>
          <w:szCs w:val="24"/>
        </w:rPr>
        <w:t>model</w:t>
      </w:r>
      <w:r w:rsidRPr="00D0662E">
        <w:rPr>
          <w:rFonts w:ascii="Times New Roman" w:eastAsia="Times New Roman" w:hAnsi="Times New Roman" w:cs="Times New Roman"/>
          <w:sz w:val="24"/>
          <w:szCs w:val="24"/>
        </w:rPr>
        <w:t xml:space="preserve"> compute</w:t>
      </w:r>
      <w:r w:rsidR="009D4FB7" w:rsidRPr="00D0662E">
        <w:rPr>
          <w:rFonts w:ascii="Times New Roman" w:eastAsia="Times New Roman" w:hAnsi="Times New Roman" w:cs="Times New Roman"/>
          <w:sz w:val="24"/>
          <w:szCs w:val="24"/>
        </w:rPr>
        <w:t>s</w:t>
      </w:r>
      <w:r w:rsidRPr="00D0662E">
        <w:rPr>
          <w:rFonts w:ascii="Times New Roman" w:eastAsia="Times New Roman" w:hAnsi="Times New Roman" w:cs="Times New Roman"/>
          <w:sz w:val="24"/>
          <w:szCs w:val="24"/>
        </w:rPr>
        <w:t xml:space="preserve"> a temporally discounted value, </w:t>
      </w:r>
      <w:r w:rsidR="009D4FB7" w:rsidRPr="00D0662E">
        <w:rPr>
          <w:rFonts w:ascii="Times New Roman" w:eastAsia="Times New Roman" w:hAnsi="Times New Roman" w:cs="Times New Roman"/>
          <w:sz w:val="24"/>
          <w:szCs w:val="24"/>
        </w:rPr>
        <w:t xml:space="preserve">that is then compared </w:t>
      </w:r>
      <w:r w:rsidRPr="00D0662E">
        <w:rPr>
          <w:rFonts w:ascii="Times New Roman" w:eastAsia="Times New Roman" w:hAnsi="Times New Roman" w:cs="Times New Roman"/>
          <w:sz w:val="24"/>
          <w:szCs w:val="24"/>
        </w:rPr>
        <w:t xml:space="preserve">to an accept threshold </w:t>
      </w:r>
      <m:oMath>
        <m:r>
          <w:rPr>
            <w:rFonts w:ascii="Cambria Math" w:eastAsia="Times New Roman" w:hAnsi="Cambria Math" w:cs="Times New Roman"/>
            <w:sz w:val="24"/>
            <w:szCs w:val="24"/>
          </w:rPr>
          <m:t>θ</m:t>
        </m:r>
      </m:oMath>
      <w:r w:rsidRPr="00D0662E">
        <w:rPr>
          <w:rFonts w:ascii="Times New Roman" w:eastAsia="Times New Roman" w:hAnsi="Times New Roman" w:cs="Times New Roman"/>
          <w:sz w:val="24"/>
          <w:szCs w:val="24"/>
        </w:rPr>
        <w:t xml:space="preserve">. </w:t>
      </w:r>
    </w:p>
    <w:p w14:paraId="4D5A0875" w14:textId="7833C429" w:rsidR="00867CCD" w:rsidRPr="00D0662E" w:rsidRDefault="00A73114"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DV=</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m:t>
              </m:r>
            </m:num>
            <m:den>
              <m:r>
                <w:rPr>
                  <w:rFonts w:ascii="Cambria Math" w:eastAsia="Times New Roman" w:hAnsi="Cambria Math" w:cs="Times New Roman"/>
                  <w:sz w:val="24"/>
                  <w:szCs w:val="24"/>
                </w:rPr>
                <m:t>1+k⋅D</m:t>
              </m:r>
            </m:den>
          </m:f>
        </m:oMath>
      </m:oMathPara>
    </w:p>
    <w:p w14:paraId="12034F24" w14:textId="5860566C"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Here, </w:t>
      </w:r>
      <w:r w:rsidR="00111297" w:rsidRPr="00D0662E">
        <w:rPr>
          <w:rFonts w:ascii="Times New Roman" w:eastAsia="Times New Roman" w:hAnsi="Times New Roman" w:cs="Times New Roman"/>
          <w:sz w:val="24"/>
          <w:szCs w:val="24"/>
        </w:rPr>
        <w:t>D</w:t>
      </w:r>
      <w:r w:rsidRPr="00D0662E">
        <w:rPr>
          <w:rFonts w:ascii="Times New Roman" w:eastAsia="Times New Roman" w:hAnsi="Times New Roman" w:cs="Times New Roman"/>
          <w:sz w:val="24"/>
          <w:szCs w:val="24"/>
        </w:rPr>
        <w:t xml:space="preserve">V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discounted value, D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delay, R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reward. </w:t>
      </w:r>
    </w:p>
    <w:p w14:paraId="23FFDB5E" w14:textId="05A4B945" w:rsidR="00867CCD" w:rsidRPr="00D0662E" w:rsidRDefault="00787ECC"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Animals</w:t>
      </w:r>
      <w:r w:rsidR="00867CCD" w:rsidRPr="00D0662E">
        <w:rPr>
          <w:rFonts w:ascii="Times New Roman" w:eastAsia="Times New Roman" w:hAnsi="Times New Roman" w:cs="Times New Roman"/>
          <w:sz w:val="24"/>
          <w:szCs w:val="24"/>
        </w:rPr>
        <w:t xml:space="preserve"> </w:t>
      </w:r>
      <w:r w:rsidR="005F5C77" w:rsidRPr="00D0662E">
        <w:rPr>
          <w:rFonts w:ascii="Times New Roman" w:eastAsia="Times New Roman" w:hAnsi="Times New Roman" w:cs="Times New Roman"/>
          <w:sz w:val="24"/>
          <w:szCs w:val="24"/>
        </w:rPr>
        <w:t>will be</w:t>
      </w:r>
      <w:r w:rsidR="00867CCD" w:rsidRPr="00D0662E">
        <w:rPr>
          <w:rFonts w:ascii="Times New Roman" w:eastAsia="Times New Roman" w:hAnsi="Times New Roman" w:cs="Times New Roman"/>
          <w:sz w:val="24"/>
          <w:szCs w:val="24"/>
        </w:rPr>
        <w:t xml:space="preserve"> more likely to accept when </w:t>
      </w:r>
      <w:r w:rsidRPr="00D0662E">
        <w:rPr>
          <w:rFonts w:ascii="Times New Roman" w:eastAsia="Times New Roman" w:hAnsi="Times New Roman" w:cs="Times New Roman"/>
          <w:sz w:val="24"/>
          <w:szCs w:val="24"/>
        </w:rPr>
        <w:t>DV</w:t>
      </w:r>
      <w:r w:rsidR="00867CCD" w:rsidRPr="00D0662E">
        <w:rPr>
          <w:rFonts w:ascii="Times New Roman" w:eastAsia="Times New Roman" w:hAnsi="Times New Roman" w:cs="Times New Roman"/>
          <w:sz w:val="24"/>
          <w:szCs w:val="24"/>
        </w:rPr>
        <w:t xml:space="preserve"> is above the acceptance threshold</w:t>
      </w:r>
      <w:r w:rsidRPr="00D0662E">
        <w:rPr>
          <w:rFonts w:ascii="Times New Roman" w:eastAsia="Times New Roman" w:hAnsi="Times New Roman" w:cs="Times New Roman"/>
          <w:sz w:val="24"/>
          <w:szCs w:val="24"/>
        </w:rPr>
        <w:t xml:space="preserve"> </w:t>
      </w:r>
      <w:r w:rsidR="005F5C77" w:rsidRPr="00D0662E">
        <w:rPr>
          <w:rFonts w:ascii="Times New Roman" w:eastAsia="Times New Roman" w:hAnsi="Times New Roman" w:cs="Times New Roman"/>
          <w:sz w:val="24"/>
          <w:szCs w:val="24"/>
        </w:rPr>
        <w:t>θ</w:t>
      </w:r>
      <w:r w:rsidR="00867CCD" w:rsidRPr="00D0662E">
        <w:rPr>
          <w:rFonts w:ascii="Times New Roman" w:eastAsia="Times New Roman" w:hAnsi="Times New Roman" w:cs="Times New Roman"/>
          <w:sz w:val="24"/>
          <w:szCs w:val="24"/>
        </w:rPr>
        <w:t xml:space="preserve">, and more likely to reject otherwise. The probability of accepting an offer is modelled using the </w:t>
      </w:r>
      <w:proofErr w:type="spellStart"/>
      <w:r w:rsidR="00867CCD" w:rsidRPr="00D0662E">
        <w:rPr>
          <w:rFonts w:ascii="Times New Roman" w:eastAsia="Times New Roman" w:hAnsi="Times New Roman" w:cs="Times New Roman"/>
          <w:sz w:val="24"/>
          <w:szCs w:val="24"/>
        </w:rPr>
        <w:t>softmax</w:t>
      </w:r>
      <w:proofErr w:type="spellEnd"/>
      <w:r w:rsidR="00867CCD" w:rsidRPr="00D0662E">
        <w:rPr>
          <w:rFonts w:ascii="Times New Roman" w:eastAsia="Times New Roman" w:hAnsi="Times New Roman" w:cs="Times New Roman"/>
          <w:sz w:val="24"/>
          <w:szCs w:val="24"/>
        </w:rPr>
        <w:t xml:space="preserve"> rule with decision noise</w:t>
      </w:r>
      <w:r w:rsidR="005F5C77" w:rsidRPr="00D0662E">
        <w:rPr>
          <w:rFonts w:ascii="Times New Roman" w:eastAsia="Times New Roman" w:hAnsi="Times New Roman" w:cs="Times New Roman"/>
          <w:sz w:val="24"/>
          <w:szCs w:val="24"/>
        </w:rPr>
        <w:t xml:space="preserve"> </w:t>
      </w:r>
      <w:r w:rsidR="006C6BA8" w:rsidRPr="00D0662E">
        <w:rPr>
          <w:rFonts w:ascii="Times New Roman" w:eastAsia="Times New Roman" w:hAnsi="Times New Roman" w:cs="Times New Roman"/>
          <w:sz w:val="24"/>
          <w:szCs w:val="24"/>
        </w:rPr>
        <w:t>σ</w:t>
      </w:r>
      <w:r w:rsidR="00867CCD" w:rsidRPr="00D0662E">
        <w:rPr>
          <w:rFonts w:ascii="Times New Roman" w:eastAsia="Times New Roman" w:hAnsi="Times New Roman" w:cs="Times New Roman"/>
          <w:sz w:val="24"/>
          <w:szCs w:val="24"/>
        </w:rPr>
        <w:t>:</w:t>
      </w:r>
    </w:p>
    <w:p w14:paraId="298F5CF9"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V-θ</m:t>
                      </m:r>
                    </m:num>
                    <m:den>
                      <m:r>
                        <w:rPr>
                          <w:rFonts w:ascii="Cambria Math" w:eastAsia="Times New Roman" w:hAnsi="Cambria Math" w:cs="Times New Roman"/>
                          <w:sz w:val="24"/>
                          <w:szCs w:val="24"/>
                        </w:rPr>
                        <m:t>σ</m:t>
                      </m:r>
                    </m:den>
                  </m:f>
                </m:sup>
              </m:sSup>
            </m:den>
          </m:f>
        </m:oMath>
      </m:oMathPara>
    </w:p>
    <w:p w14:paraId="7BEE7C4B" w14:textId="3D81CD6A"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In this strategy, </w:t>
      </w:r>
      <w:r w:rsidR="006C6BA8" w:rsidRPr="00D0662E">
        <w:rPr>
          <w:rFonts w:ascii="Times New Roman" w:eastAsia="Times New Roman" w:hAnsi="Times New Roman" w:cs="Times New Roman"/>
          <w:sz w:val="24"/>
          <w:szCs w:val="24"/>
        </w:rPr>
        <w:t>animals do</w:t>
      </w:r>
      <w:r w:rsidRPr="00D0662E">
        <w:rPr>
          <w:rFonts w:ascii="Times New Roman" w:eastAsia="Times New Roman" w:hAnsi="Times New Roman" w:cs="Times New Roman"/>
          <w:sz w:val="24"/>
          <w:szCs w:val="24"/>
        </w:rPr>
        <w:t xml:space="preserve"> not pay attention to the go cue and choose solely based on the offer. </w:t>
      </w:r>
    </w:p>
    <w:p w14:paraId="6E61228F" w14:textId="24C096FF" w:rsidR="00867CCD" w:rsidRPr="00D0662E" w:rsidRDefault="00867CCD" w:rsidP="00B5766F">
      <w:pPr>
        <w:shd w:val="clear" w:color="auto" w:fill="FFFFFF"/>
        <w:spacing w:after="0" w:line="480" w:lineRule="auto"/>
        <w:ind w:firstLine="360"/>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In </w:t>
      </w:r>
      <w:r w:rsidR="006C6BA8" w:rsidRPr="00D0662E">
        <w:rPr>
          <w:rFonts w:ascii="Times New Roman" w:eastAsia="Times New Roman" w:hAnsi="Times New Roman" w:cs="Times New Roman"/>
          <w:sz w:val="24"/>
          <w:szCs w:val="24"/>
        </w:rPr>
        <w:t>the second model</w:t>
      </w:r>
      <w:r w:rsidRPr="00D0662E">
        <w:rPr>
          <w:rFonts w:ascii="Times New Roman" w:eastAsia="Times New Roman" w:hAnsi="Times New Roman" w:cs="Times New Roman"/>
          <w:sz w:val="24"/>
          <w:szCs w:val="24"/>
        </w:rPr>
        <w:t xml:space="preserve">, </w:t>
      </w:r>
      <w:r w:rsidR="00E52BFC">
        <w:rPr>
          <w:rFonts w:ascii="Times New Roman" w:eastAsia="Times New Roman" w:hAnsi="Times New Roman" w:cs="Times New Roman"/>
          <w:sz w:val="24"/>
          <w:szCs w:val="24"/>
        </w:rPr>
        <w:t xml:space="preserve">the full temporal discounting model, </w:t>
      </w:r>
      <w:r w:rsidRPr="00D0662E">
        <w:rPr>
          <w:rFonts w:ascii="Times New Roman" w:eastAsia="Times New Roman" w:hAnsi="Times New Roman" w:cs="Times New Roman"/>
          <w:sz w:val="24"/>
          <w:szCs w:val="24"/>
        </w:rPr>
        <w:t>animals adjust their discounted value estimate as well as their acceptance threshold based on the go-</w:t>
      </w:r>
      <w:r w:rsidR="00136F55" w:rsidRPr="00D0662E">
        <w:rPr>
          <w:rFonts w:ascii="Times New Roman" w:eastAsia="Times New Roman" w:hAnsi="Times New Roman" w:cs="Times New Roman"/>
          <w:sz w:val="24"/>
          <w:szCs w:val="24"/>
        </w:rPr>
        <w:t>signal</w:t>
      </w:r>
      <w:r w:rsidRPr="00D0662E">
        <w:rPr>
          <w:rFonts w:ascii="Times New Roman" w:eastAsia="Times New Roman" w:hAnsi="Times New Roman" w:cs="Times New Roman"/>
          <w:sz w:val="24"/>
          <w:szCs w:val="24"/>
        </w:rPr>
        <w:t>. If the go-</w:t>
      </w:r>
      <w:r w:rsidR="00136F55" w:rsidRPr="00D0662E">
        <w:rPr>
          <w:rFonts w:ascii="Times New Roman" w:eastAsia="Times New Roman" w:hAnsi="Times New Roman" w:cs="Times New Roman"/>
          <w:sz w:val="24"/>
          <w:szCs w:val="24"/>
        </w:rPr>
        <w:t>signal</w:t>
      </w:r>
      <w:r w:rsidRPr="00D0662E">
        <w:rPr>
          <w:rFonts w:ascii="Times New Roman" w:eastAsia="Times New Roman" w:hAnsi="Times New Roman" w:cs="Times New Roman"/>
          <w:sz w:val="24"/>
          <w:szCs w:val="24"/>
        </w:rPr>
        <w:t xml:space="preserve"> is yellow, they </w:t>
      </w:r>
      <w:proofErr w:type="gramStart"/>
      <w:r w:rsidRPr="00D0662E">
        <w:rPr>
          <w:rFonts w:ascii="Times New Roman" w:eastAsia="Times New Roman" w:hAnsi="Times New Roman" w:cs="Times New Roman"/>
          <w:sz w:val="24"/>
          <w:szCs w:val="24"/>
        </w:rPr>
        <w:t>have to</w:t>
      </w:r>
      <w:proofErr w:type="gramEnd"/>
      <w:r w:rsidRPr="00D0662E">
        <w:rPr>
          <w:rFonts w:ascii="Times New Roman" w:eastAsia="Times New Roman" w:hAnsi="Times New Roman" w:cs="Times New Roman"/>
          <w:sz w:val="24"/>
          <w:szCs w:val="24"/>
        </w:rPr>
        <w:t xml:space="preserve"> </w:t>
      </w:r>
      <w:r w:rsidR="005A7E2E" w:rsidRPr="00D0662E">
        <w:rPr>
          <w:rFonts w:ascii="Times New Roman" w:eastAsia="Times New Roman" w:hAnsi="Times New Roman" w:cs="Times New Roman"/>
          <w:sz w:val="24"/>
          <w:szCs w:val="24"/>
        </w:rPr>
        <w:t>wait for</w:t>
      </w:r>
      <w:r w:rsidRPr="00D0662E">
        <w:rPr>
          <w:rFonts w:ascii="Times New Roman" w:eastAsia="Times New Roman" w:hAnsi="Times New Roman" w:cs="Times New Roman"/>
          <w:sz w:val="24"/>
          <w:szCs w:val="24"/>
        </w:rPr>
        <w:t xml:space="preserve"> an additional delay </w:t>
      </w:r>
      <w:proofErr w:type="spellStart"/>
      <w:r w:rsidR="005A7E2E" w:rsidRPr="00B5766F">
        <w:rPr>
          <w:rFonts w:ascii="Times New Roman" w:eastAsia="Times New Roman" w:hAnsi="Times New Roman" w:cs="Times New Roman"/>
          <w:sz w:val="24"/>
          <w:szCs w:val="24"/>
        </w:rPr>
        <w:t>Δt</w:t>
      </w:r>
      <w:proofErr w:type="spellEnd"/>
      <w:r w:rsidR="005A7E2E" w:rsidRPr="00D0662E">
        <w:rPr>
          <w:rFonts w:ascii="Times New Roman" w:eastAsia="Times New Roman" w:hAnsi="Times New Roman" w:cs="Times New Roman"/>
          <w:i/>
          <w:iCs/>
          <w:sz w:val="24"/>
          <w:szCs w:val="24"/>
        </w:rPr>
        <w:t xml:space="preserve"> </w:t>
      </w:r>
      <w:r w:rsidRPr="00D0662E">
        <w:rPr>
          <w:rFonts w:ascii="Times New Roman" w:eastAsia="Times New Roman" w:hAnsi="Times New Roman" w:cs="Times New Roman"/>
          <w:sz w:val="24"/>
          <w:szCs w:val="24"/>
        </w:rPr>
        <w:t>before they can accept the offer, as a result, effectively the value of the offer decreases to</w:t>
      </w:r>
    </w:p>
    <w:p w14:paraId="1F77B499" w14:textId="77777777" w:rsidR="00867CCD" w:rsidRPr="00D0662E" w:rsidRDefault="00000000" w:rsidP="00867CCD">
      <w:pPr>
        <w:shd w:val="clear" w:color="auto" w:fill="FFFFFF"/>
        <w:spacing w:after="0" w:line="480" w:lineRule="auto"/>
        <w:jc w:val="center"/>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m:t>
              </m:r>
            </m:num>
            <m:den>
              <m:r>
                <w:rPr>
                  <w:rFonts w:ascii="Cambria Math" w:eastAsia="Times New Roman" w:hAnsi="Cambria Math" w:cs="Times New Roman"/>
                  <w:sz w:val="24"/>
                  <w:szCs w:val="24"/>
                </w:rPr>
                <m:t>1+k⋅(D+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4E5813BE"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Since threshold effectively reflects the average expected discounted reward during this task, the total value of choosing to accept a yellow offer becomes</w:t>
      </w:r>
    </w:p>
    <w:p w14:paraId="23FA48C6" w14:textId="77777777" w:rsidR="00867CCD" w:rsidRPr="00D0662E" w:rsidRDefault="00000000"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oMath>
      </m:oMathPara>
    </w:p>
    <w:p w14:paraId="53C6AB38" w14:textId="4EB6D216"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lastRenderedPageBreak/>
        <w:t xml:space="preserve">Where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oMath>
      <w:r w:rsidRPr="00D0662E">
        <w:rPr>
          <w:rFonts w:ascii="Times New Roman" w:eastAsia="Times New Roman" w:hAnsi="Times New Roman" w:cs="Times New Roman"/>
          <w:sz w:val="24"/>
          <w:szCs w:val="24"/>
        </w:rPr>
        <w:t xml:space="preserve"> is the expected future reward, and is </w:t>
      </w:r>
      <w:r w:rsidR="003C562E" w:rsidRPr="00D0662E">
        <w:rPr>
          <w:rFonts w:ascii="Times New Roman" w:eastAsia="Times New Roman" w:hAnsi="Times New Roman" w:cs="Times New Roman"/>
          <w:sz w:val="24"/>
          <w:szCs w:val="24"/>
        </w:rPr>
        <w:t xml:space="preserve">θ </w:t>
      </w:r>
      <w:r w:rsidRPr="00D0662E">
        <w:rPr>
          <w:rFonts w:ascii="Times New Roman" w:eastAsia="Times New Roman" w:hAnsi="Times New Roman" w:cs="Times New Roman"/>
          <w:sz w:val="24"/>
          <w:szCs w:val="24"/>
        </w:rPr>
        <w:t xml:space="preserve">discounted by the additional waiting time </w:t>
      </w:r>
      <w:proofErr w:type="spellStart"/>
      <w:r w:rsidR="00240715" w:rsidRPr="00D0662E">
        <w:rPr>
          <w:rFonts w:ascii="Times New Roman" w:eastAsia="Times New Roman" w:hAnsi="Times New Roman" w:cs="Times New Roman"/>
          <w:sz w:val="24"/>
          <w:szCs w:val="24"/>
        </w:rPr>
        <w:t>Δt</w:t>
      </w:r>
      <w:proofErr w:type="spellEnd"/>
      <w:r w:rsidR="00240715" w:rsidRPr="00D0662E">
        <w:rPr>
          <w:rFonts w:ascii="Times New Roman" w:eastAsia="Times New Roman" w:hAnsi="Times New Roman" w:cs="Times New Roman"/>
          <w:sz w:val="24"/>
          <w:szCs w:val="24"/>
        </w:rPr>
        <w:t xml:space="preserve"> </w:t>
      </w:r>
      <w:r w:rsidRPr="00D0662E">
        <w:rPr>
          <w:rFonts w:ascii="Times New Roman" w:eastAsia="Times New Roman" w:hAnsi="Times New Roman" w:cs="Times New Roman"/>
          <w:sz w:val="24"/>
          <w:szCs w:val="24"/>
        </w:rPr>
        <w:t>plus the delay:</w:t>
      </w:r>
    </w:p>
    <w:p w14:paraId="07A374A4" w14:textId="77777777" w:rsidR="00867CCD" w:rsidRPr="00D0662E" w:rsidRDefault="00000000"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24BE5D45"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The acceptance threshold would remain at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θ</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=θ</m:t>
        </m:r>
      </m:oMath>
    </w:p>
    <w:p w14:paraId="360CE18E"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However, if the go cue is purple, we compute</w:t>
      </w:r>
    </w:p>
    <w:p w14:paraId="2735D4FC" w14:textId="77777777" w:rsidR="00867CCD" w:rsidRPr="00D0662E" w:rsidRDefault="00000000"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purple</m:t>
              </m:r>
            </m:sup>
          </m:sSup>
        </m:oMath>
      </m:oMathPara>
    </w:p>
    <w:p w14:paraId="57389D90"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Since they can accept right away,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=V</m:t>
        </m:r>
      </m:oMath>
      <w:r w:rsidRPr="00D0662E">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D</m:t>
            </m:r>
          </m:den>
        </m:f>
      </m:oMath>
      <w:r w:rsidRPr="00D0662E">
        <w:rPr>
          <w:rFonts w:ascii="Times New Roman" w:eastAsia="Times New Roman" w:hAnsi="Times New Roman" w:cs="Times New Roman"/>
          <w:sz w:val="24"/>
          <w:szCs w:val="24"/>
        </w:rPr>
        <w:t xml:space="preserve">, </w:t>
      </w:r>
    </w:p>
    <w:p w14:paraId="32018B3C"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Rejecting is </w:t>
      </w:r>
      <w:proofErr w:type="gramStart"/>
      <w:r w:rsidRPr="00D0662E">
        <w:rPr>
          <w:rFonts w:ascii="Times New Roman" w:eastAsia="Times New Roman" w:hAnsi="Times New Roman" w:cs="Times New Roman"/>
          <w:sz w:val="24"/>
          <w:szCs w:val="24"/>
        </w:rPr>
        <w:t>actually more</w:t>
      </w:r>
      <w:proofErr w:type="gramEnd"/>
      <w:r w:rsidRPr="00D0662E">
        <w:rPr>
          <w:rFonts w:ascii="Times New Roman" w:eastAsia="Times New Roman" w:hAnsi="Times New Roman" w:cs="Times New Roman"/>
          <w:sz w:val="24"/>
          <w:szCs w:val="24"/>
        </w:rPr>
        <w:t xml:space="preserve"> expensive after purple, as animals </w:t>
      </w:r>
      <w:proofErr w:type="gramStart"/>
      <w:r w:rsidRPr="00D0662E">
        <w:rPr>
          <w:rFonts w:ascii="Times New Roman" w:eastAsia="Times New Roman" w:hAnsi="Times New Roman" w:cs="Times New Roman"/>
          <w:sz w:val="24"/>
          <w:szCs w:val="24"/>
        </w:rPr>
        <w:t>have to</w:t>
      </w:r>
      <w:proofErr w:type="gramEnd"/>
      <w:r w:rsidRPr="00D0662E">
        <w:rPr>
          <w:rFonts w:ascii="Times New Roman" w:eastAsia="Times New Roman" w:hAnsi="Times New Roman" w:cs="Times New Roman"/>
          <w:sz w:val="24"/>
          <w:szCs w:val="24"/>
        </w:rPr>
        <w:t xml:space="preserve"> wait for an additional delay to reject. The acceptance threshold here is essentially the expected discounted value of future rewards after a rejection. This would be </w:t>
      </w:r>
    </w:p>
    <w:p w14:paraId="0047422F" w14:textId="77777777" w:rsidR="00867CCD" w:rsidRPr="00B5766F" w:rsidRDefault="00000000" w:rsidP="00867CCD">
      <w:pPr>
        <w:rPr>
          <w:rFonts w:ascii="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θ</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48C2C031" w14:textId="77777777" w:rsidR="00867CCD" w:rsidRPr="00B5766F" w:rsidRDefault="00867CCD" w:rsidP="00867CCD">
      <w:pPr>
        <w:rPr>
          <w:rFonts w:ascii="Times New Roman" w:hAnsi="Times New Roman" w:cs="Times New Roman"/>
          <w:sz w:val="24"/>
          <w:szCs w:val="24"/>
        </w:rPr>
      </w:pPr>
      <w:r w:rsidRPr="00B5766F">
        <w:rPr>
          <w:rFonts w:ascii="Times New Roman" w:hAnsi="Times New Roman" w:cs="Times New Roman"/>
          <w:sz w:val="24"/>
          <w:szCs w:val="24"/>
        </w:rPr>
        <w:t xml:space="preserve">In either case, </w:t>
      </w:r>
    </w:p>
    <w:p w14:paraId="7253FDB4"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m:t>
                      </m:r>
                    </m:num>
                    <m:den>
                      <m:r>
                        <w:rPr>
                          <w:rFonts w:ascii="Cambria Math" w:eastAsia="Times New Roman" w:hAnsi="Cambria Math" w:cs="Times New Roman"/>
                          <w:sz w:val="24"/>
                          <w:szCs w:val="24"/>
                        </w:rPr>
                        <m:t>σ</m:t>
                      </m:r>
                    </m:den>
                  </m:f>
                </m:sup>
              </m:sSup>
            </m:den>
          </m:f>
        </m:oMath>
      </m:oMathPara>
    </w:p>
    <w:p w14:paraId="1B38CBD1" w14:textId="01B0B893" w:rsidR="00867CCD" w:rsidRPr="00B5766F" w:rsidRDefault="005B72FF" w:rsidP="00B5766F">
      <w:pPr>
        <w:ind w:firstLine="360"/>
        <w:rPr>
          <w:rFonts w:ascii="Times New Roman" w:hAnsi="Times New Roman" w:cs="Times New Roman"/>
          <w:sz w:val="24"/>
          <w:szCs w:val="24"/>
        </w:rPr>
      </w:pPr>
      <w:r w:rsidRPr="00B5766F">
        <w:rPr>
          <w:rFonts w:ascii="Times New Roman" w:hAnsi="Times New Roman" w:cs="Times New Roman"/>
          <w:sz w:val="24"/>
          <w:szCs w:val="24"/>
        </w:rPr>
        <w:t>In the third model</w:t>
      </w:r>
      <w:r w:rsidR="00867CCD" w:rsidRPr="00B5766F">
        <w:rPr>
          <w:rFonts w:ascii="Times New Roman" w:hAnsi="Times New Roman" w:cs="Times New Roman"/>
          <w:sz w:val="24"/>
          <w:szCs w:val="24"/>
        </w:rPr>
        <w:t xml:space="preserve">, </w:t>
      </w:r>
      <w:r w:rsidR="00E52BFC">
        <w:rPr>
          <w:rFonts w:ascii="Times New Roman" w:hAnsi="Times New Roman" w:cs="Times New Roman"/>
          <w:sz w:val="24"/>
          <w:szCs w:val="24"/>
        </w:rPr>
        <w:t xml:space="preserve">the bias model, </w:t>
      </w:r>
      <w:r w:rsidR="00867CCD" w:rsidRPr="00B5766F">
        <w:rPr>
          <w:rFonts w:ascii="Times New Roman" w:hAnsi="Times New Roman" w:cs="Times New Roman"/>
          <w:sz w:val="24"/>
          <w:szCs w:val="24"/>
        </w:rPr>
        <w:t xml:space="preserve">animals simply have a bias for purple or yellow. </w:t>
      </w:r>
    </w:p>
    <w:p w14:paraId="6CEFDA47"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 purple</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U-θ+β</m:t>
                      </m:r>
                    </m:num>
                    <m:den>
                      <m:r>
                        <w:rPr>
                          <w:rFonts w:ascii="Cambria Math" w:eastAsia="Times New Roman" w:hAnsi="Cambria Math" w:cs="Times New Roman"/>
                          <w:sz w:val="24"/>
                          <w:szCs w:val="24"/>
                        </w:rPr>
                        <m:t>σ</m:t>
                      </m:r>
                    </m:den>
                  </m:f>
                </m:sup>
              </m:sSup>
            </m:den>
          </m:f>
        </m:oMath>
      </m:oMathPara>
    </w:p>
    <w:p w14:paraId="4895CF54" w14:textId="77777777" w:rsidR="00867CCD" w:rsidRPr="00B5766F" w:rsidRDefault="00867CCD" w:rsidP="00867CCD">
      <w:pPr>
        <w:rPr>
          <w:rFonts w:ascii="Times New Roman" w:hAnsi="Times New Roman" w:cs="Times New Roman"/>
          <w:sz w:val="24"/>
          <w:szCs w:val="24"/>
        </w:rPr>
      </w:pPr>
      <w:r w:rsidRPr="00D0662E">
        <w:rPr>
          <w:rFonts w:ascii="Times New Roman" w:eastAsia="Times New Roman" w:hAnsi="Times New Roman" w:cs="Times New Roman"/>
          <w:sz w:val="24"/>
          <w:szCs w:val="24"/>
        </w:rPr>
        <w:t>whereas</w:t>
      </w:r>
    </w:p>
    <w:p w14:paraId="363F94F8"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 yellow</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U-θ-β</m:t>
                      </m:r>
                    </m:num>
                    <m:den>
                      <m:r>
                        <w:rPr>
                          <w:rFonts w:ascii="Cambria Math" w:eastAsia="Times New Roman" w:hAnsi="Cambria Math" w:cs="Times New Roman"/>
                          <w:sz w:val="24"/>
                          <w:szCs w:val="24"/>
                        </w:rPr>
                        <m:t>σ</m:t>
                      </m:r>
                    </m:den>
                  </m:f>
                </m:sup>
              </m:sSup>
            </m:den>
          </m:f>
        </m:oMath>
      </m:oMathPara>
    </w:p>
    <w:p w14:paraId="19E66E3D" w14:textId="77777777" w:rsidR="00364F74" w:rsidRDefault="00364F74" w:rsidP="005457B4">
      <w:pPr>
        <w:spacing w:after="0" w:line="480" w:lineRule="auto"/>
        <w:rPr>
          <w:rFonts w:ascii="Times New Roman" w:eastAsia="Times New Roman" w:hAnsi="Times New Roman" w:cs="Times New Roman"/>
          <w:i/>
          <w:sz w:val="24"/>
          <w:szCs w:val="24"/>
        </w:rPr>
      </w:pPr>
    </w:p>
    <w:p w14:paraId="36A355F4" w14:textId="3050A11D" w:rsidR="005457B4" w:rsidRDefault="007941D0"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Neural Activity</w:t>
      </w:r>
    </w:p>
    <w:p w14:paraId="33254FD4" w14:textId="49C5E93F" w:rsidR="005457B4" w:rsidRDefault="007351E1" w:rsidP="005457B4">
      <w:pPr>
        <w:spacing w:after="0" w:line="480" w:lineRule="auto"/>
        <w:rPr>
          <w:rFonts w:ascii="Times New Roman" w:eastAsia="Times New Roman" w:hAnsi="Times New Roman" w:cs="Times New Roman"/>
          <w:sz w:val="24"/>
          <w:szCs w:val="24"/>
        </w:rPr>
      </w:pPr>
      <w:r w:rsidRPr="007351E1">
        <w:rPr>
          <w:rFonts w:ascii="Times New Roman" w:eastAsia="Times New Roman" w:hAnsi="Times New Roman" w:cs="Times New Roman"/>
          <w:sz w:val="24"/>
          <w:szCs w:val="24"/>
        </w:rPr>
        <w:lastRenderedPageBreak/>
        <w:t xml:space="preserve">The neural activity of 170 neurons was analyzed using data from 75-750 </w:t>
      </w:r>
      <w:proofErr w:type="spellStart"/>
      <w:r w:rsidRPr="007351E1">
        <w:rPr>
          <w:rFonts w:ascii="Times New Roman" w:eastAsia="Times New Roman" w:hAnsi="Times New Roman" w:cs="Times New Roman"/>
          <w:sz w:val="24"/>
          <w:szCs w:val="24"/>
        </w:rPr>
        <w:t>ms</w:t>
      </w:r>
      <w:proofErr w:type="spellEnd"/>
      <w:r w:rsidRPr="007351E1">
        <w:rPr>
          <w:rFonts w:ascii="Times New Roman" w:eastAsia="Times New Roman" w:hAnsi="Times New Roman" w:cs="Times New Roman"/>
          <w:sz w:val="24"/>
          <w:szCs w:val="24"/>
        </w:rPr>
        <w:t xml:space="preserve"> after the appearance of the cue, labeled </w:t>
      </w:r>
      <w:r w:rsidR="004F7F17">
        <w:rPr>
          <w:rFonts w:ascii="Times New Roman" w:eastAsia="Times New Roman" w:hAnsi="Times New Roman" w:cs="Times New Roman"/>
          <w:sz w:val="24"/>
          <w:szCs w:val="24"/>
        </w:rPr>
        <w:t xml:space="preserve">as </w:t>
      </w:r>
      <w:r w:rsidRPr="007351E1">
        <w:rPr>
          <w:rFonts w:ascii="Times New Roman" w:eastAsia="Times New Roman" w:hAnsi="Times New Roman" w:cs="Times New Roman"/>
          <w:sz w:val="24"/>
          <w:szCs w:val="24"/>
        </w:rPr>
        <w:t xml:space="preserve">Offer Period. </w:t>
      </w:r>
      <w:r w:rsidR="005457B4">
        <w:rPr>
          <w:rFonts w:ascii="Times New Roman" w:eastAsia="Times New Roman" w:hAnsi="Times New Roman" w:cs="Times New Roman"/>
          <w:sz w:val="24"/>
          <w:szCs w:val="24"/>
        </w:rPr>
        <w:t xml:space="preserve">This period ended before the prompt to accept (purple </w:t>
      </w:r>
      <w:r w:rsidR="007D0780">
        <w:rPr>
          <w:rFonts w:ascii="Times New Roman" w:eastAsia="Times New Roman" w:hAnsi="Times New Roman" w:cs="Times New Roman"/>
          <w:sz w:val="24"/>
          <w:szCs w:val="24"/>
        </w:rPr>
        <w:t>go-si</w:t>
      </w:r>
      <w:r w:rsidR="00CC1615">
        <w:rPr>
          <w:rFonts w:ascii="Times New Roman" w:eastAsia="Times New Roman" w:hAnsi="Times New Roman" w:cs="Times New Roman"/>
          <w:sz w:val="24"/>
          <w:szCs w:val="24"/>
        </w:rPr>
        <w:t>g</w:t>
      </w:r>
      <w:r w:rsidR="007D0780">
        <w:rPr>
          <w:rFonts w:ascii="Times New Roman" w:eastAsia="Times New Roman" w:hAnsi="Times New Roman" w:cs="Times New Roman"/>
          <w:sz w:val="24"/>
          <w:szCs w:val="24"/>
        </w:rPr>
        <w:t>nal</w:t>
      </w:r>
      <w:r w:rsidR="005457B4">
        <w:rPr>
          <w:rFonts w:ascii="Times New Roman" w:eastAsia="Times New Roman" w:hAnsi="Times New Roman" w:cs="Times New Roman"/>
          <w:sz w:val="24"/>
          <w:szCs w:val="24"/>
        </w:rPr>
        <w:t xml:space="preserve">) or refuse (yellow </w:t>
      </w:r>
      <w:r w:rsidR="007D0780">
        <w:rPr>
          <w:rFonts w:ascii="Times New Roman" w:eastAsia="Times New Roman" w:hAnsi="Times New Roman" w:cs="Times New Roman"/>
          <w:sz w:val="24"/>
          <w:szCs w:val="24"/>
        </w:rPr>
        <w:t>go-s</w:t>
      </w:r>
      <w:r w:rsidR="005A0C3C">
        <w:rPr>
          <w:rFonts w:ascii="Times New Roman" w:eastAsia="Times New Roman" w:hAnsi="Times New Roman" w:cs="Times New Roman"/>
          <w:sz w:val="24"/>
          <w:szCs w:val="24"/>
        </w:rPr>
        <w:t>ignal</w:t>
      </w:r>
      <w:r w:rsidR="005457B4">
        <w:rPr>
          <w:rFonts w:ascii="Times New Roman" w:eastAsia="Times New Roman" w:hAnsi="Times New Roman" w:cs="Times New Roman"/>
          <w:sz w:val="24"/>
          <w:szCs w:val="24"/>
        </w:rPr>
        <w:t>) first appeared, and therefore before the monkey knew when it needed to make a movement.</w:t>
      </w:r>
    </w:p>
    <w:p w14:paraId="50059731" w14:textId="77777777" w:rsidR="00AE5A9F" w:rsidRDefault="00AE5A9F" w:rsidP="005457B4">
      <w:pPr>
        <w:spacing w:after="0" w:line="480" w:lineRule="auto"/>
        <w:rPr>
          <w:rFonts w:ascii="Times New Roman" w:eastAsia="Times New Roman" w:hAnsi="Times New Roman" w:cs="Times New Roman"/>
          <w:i/>
          <w:iCs/>
          <w:sz w:val="24"/>
          <w:szCs w:val="24"/>
        </w:rPr>
      </w:pPr>
    </w:p>
    <w:p w14:paraId="55DE40E6" w14:textId="77777777" w:rsidR="00A00CAD" w:rsidRDefault="00A00CAD" w:rsidP="005457B4">
      <w:pPr>
        <w:spacing w:after="0" w:line="480" w:lineRule="auto"/>
        <w:rPr>
          <w:rFonts w:ascii="Times New Roman" w:eastAsia="Times New Roman" w:hAnsi="Times New Roman" w:cs="Times New Roman"/>
          <w:i/>
          <w:iCs/>
          <w:sz w:val="24"/>
          <w:szCs w:val="24"/>
        </w:rPr>
      </w:pPr>
    </w:p>
    <w:p w14:paraId="3A8F9D1B" w14:textId="67CA45A2" w:rsidR="005457B4" w:rsidRPr="00A469C0" w:rsidRDefault="005457B4" w:rsidP="005457B4">
      <w:pPr>
        <w:spacing w:after="0" w:line="480" w:lineRule="auto"/>
        <w:rPr>
          <w:rFonts w:ascii="Times New Roman" w:eastAsia="Times New Roman" w:hAnsi="Times New Roman" w:cs="Times New Roman"/>
          <w:i/>
          <w:iCs/>
          <w:sz w:val="24"/>
          <w:szCs w:val="24"/>
        </w:rPr>
      </w:pPr>
      <w:r w:rsidRPr="00A469C0">
        <w:rPr>
          <w:rFonts w:ascii="Times New Roman" w:eastAsia="Times New Roman" w:hAnsi="Times New Roman" w:cs="Times New Roman"/>
          <w:i/>
          <w:iCs/>
          <w:sz w:val="24"/>
          <w:szCs w:val="24"/>
        </w:rPr>
        <w:t>1-way ANOVAs</w:t>
      </w:r>
    </w:p>
    <w:p w14:paraId="18763685" w14:textId="73C53E22"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performed two separate 1-way ANOVAs (p &lt; 0.05) on all 170 recorded cells</w:t>
      </w:r>
      <w:r w:rsidR="00605123">
        <w:rPr>
          <w:rFonts w:ascii="Times New Roman" w:eastAsia="Times New Roman" w:hAnsi="Times New Roman" w:cs="Times New Roman"/>
          <w:sz w:val="24"/>
          <w:szCs w:val="24"/>
        </w:rPr>
        <w:t xml:space="preserve">, for each of </w:t>
      </w:r>
      <w:r w:rsidR="00981000">
        <w:rPr>
          <w:rFonts w:ascii="Times New Roman" w:eastAsia="Times New Roman" w:hAnsi="Times New Roman" w:cs="Times New Roman"/>
          <w:sz w:val="24"/>
          <w:szCs w:val="24"/>
        </w:rPr>
        <w:t xml:space="preserve">nine </w:t>
      </w:r>
      <w:r w:rsidR="006B3B80">
        <w:rPr>
          <w:rFonts w:ascii="Times New Roman" w:eastAsia="Times New Roman" w:hAnsi="Times New Roman" w:cs="Times New Roman"/>
          <w:sz w:val="24"/>
          <w:szCs w:val="24"/>
        </w:rPr>
        <w:t>offers</w:t>
      </w:r>
      <w:r>
        <w:rPr>
          <w:rFonts w:ascii="Times New Roman" w:eastAsia="Times New Roman" w:hAnsi="Times New Roman" w:cs="Times New Roman"/>
          <w:sz w:val="24"/>
          <w:szCs w:val="24"/>
        </w:rPr>
        <w:t xml:space="preserve">. The first </w:t>
      </w:r>
      <w:r w:rsidR="00605123">
        <w:rPr>
          <w:rFonts w:ascii="Times New Roman" w:eastAsia="Times New Roman" w:hAnsi="Times New Roman" w:cs="Times New Roman"/>
          <w:sz w:val="24"/>
          <w:szCs w:val="24"/>
        </w:rPr>
        <w:t xml:space="preserve">1-way </w:t>
      </w:r>
      <w:r>
        <w:rPr>
          <w:rFonts w:ascii="Times New Roman" w:eastAsia="Times New Roman" w:hAnsi="Times New Roman" w:cs="Times New Roman"/>
          <w:sz w:val="24"/>
          <w:szCs w:val="24"/>
        </w:rPr>
        <w:t xml:space="preserve">ANOVA was performed </w:t>
      </w:r>
      <w:r w:rsidRPr="00F50C2D">
        <w:rPr>
          <w:rFonts w:ascii="Times New Roman" w:eastAsia="Times New Roman" w:hAnsi="Times New Roman" w:cs="Times New Roman"/>
          <w:sz w:val="24"/>
          <w:szCs w:val="24"/>
        </w:rPr>
        <w:t>on each offer where the animal responded with at least 5 accepted and 5 refused trials</w:t>
      </w:r>
      <w:r>
        <w:rPr>
          <w:rFonts w:ascii="Times New Roman" w:eastAsia="Times New Roman" w:hAnsi="Times New Roman" w:cs="Times New Roman"/>
          <w:sz w:val="24"/>
          <w:szCs w:val="24"/>
        </w:rPr>
        <w:t xml:space="preserve">. </w:t>
      </w:r>
      <w:r w:rsidR="006B3B80" w:rsidRPr="006B3B80">
        <w:rPr>
          <w:rFonts w:ascii="Times New Roman" w:eastAsia="Times New Roman" w:hAnsi="Times New Roman" w:cs="Times New Roman"/>
          <w:sz w:val="24"/>
          <w:szCs w:val="24"/>
        </w:rPr>
        <w:t>In the second 1-way ANOVA, each offer was selected based on whether the animal responded by releasing the bar on at least 5 trials on the first go signal and 5 trials on the second go signal, regardless of acceptance or refusal.</w:t>
      </w:r>
    </w:p>
    <w:p w14:paraId="0A165274" w14:textId="77777777" w:rsidR="005457B4" w:rsidRDefault="005457B4" w:rsidP="005457B4">
      <w:pPr>
        <w:spacing w:after="0" w:line="480" w:lineRule="auto"/>
        <w:rPr>
          <w:rFonts w:ascii="Times New Roman" w:eastAsia="Times New Roman" w:hAnsi="Times New Roman" w:cs="Times New Roman"/>
          <w:sz w:val="24"/>
          <w:szCs w:val="24"/>
        </w:rPr>
      </w:pPr>
    </w:p>
    <w:p w14:paraId="1565E038" w14:textId="18B1DAE4"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16E726B1" w14:textId="5CEEE743" w:rsidR="00842AEE" w:rsidRDefault="002F06E0"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5457B4">
        <w:rPr>
          <w:rFonts w:ascii="Times New Roman" w:eastAsia="Times New Roman" w:hAnsi="Times New Roman" w:cs="Times New Roman"/>
          <w:sz w:val="24"/>
          <w:szCs w:val="24"/>
        </w:rPr>
        <w:t xml:space="preserve"> sliding window analysis was performed using the neural activity</w:t>
      </w:r>
      <w:r>
        <w:rPr>
          <w:rFonts w:ascii="Times New Roman" w:eastAsia="Times New Roman" w:hAnsi="Times New Roman" w:cs="Times New Roman"/>
          <w:sz w:val="24"/>
          <w:szCs w:val="24"/>
        </w:rPr>
        <w:t xml:space="preserve"> from all 170 recorded cells</w:t>
      </w:r>
      <w:r w:rsidR="005457B4">
        <w:rPr>
          <w:rFonts w:ascii="Times New Roman" w:eastAsia="Times New Roman" w:hAnsi="Times New Roman" w:cs="Times New Roman"/>
          <w:sz w:val="24"/>
          <w:szCs w:val="24"/>
        </w:rPr>
        <w:t xml:space="preserve">, expressed as total spike count. Starting at 500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before the cue onset to 1000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after the cue onset, 100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bins were created with a 10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interleave period. The spike count within each bin was used in the </w:t>
      </w:r>
      <w:r w:rsidR="00EE0ABF">
        <w:rPr>
          <w:rFonts w:ascii="Times New Roman" w:eastAsia="Times New Roman" w:hAnsi="Times New Roman" w:cs="Times New Roman"/>
          <w:sz w:val="24"/>
          <w:szCs w:val="24"/>
        </w:rPr>
        <w:t>2</w:t>
      </w:r>
      <w:r w:rsidR="005457B4">
        <w:rPr>
          <w:rFonts w:ascii="Times New Roman" w:eastAsia="Times New Roman" w:hAnsi="Times New Roman" w:cs="Times New Roman"/>
          <w:sz w:val="24"/>
          <w:szCs w:val="24"/>
        </w:rPr>
        <w:t xml:space="preserve">-way ANOVA sliding window analysis, with drops, delay, independent variables. </w:t>
      </w:r>
      <w:r w:rsidR="00842AEE">
        <w:rPr>
          <w:rFonts w:ascii="Times New Roman" w:eastAsia="Times New Roman" w:hAnsi="Times New Roman" w:cs="Times New Roman"/>
          <w:sz w:val="24"/>
          <w:szCs w:val="24"/>
        </w:rPr>
        <w:t>Choice as factor was include</w:t>
      </w:r>
      <w:r w:rsidR="00842AEE" w:rsidRPr="006830C6">
        <w:rPr>
          <w:rFonts w:ascii="Times New Roman" w:eastAsia="Times New Roman" w:hAnsi="Times New Roman" w:cs="Times New Roman"/>
          <w:sz w:val="24"/>
          <w:szCs w:val="24"/>
        </w:rPr>
        <w:t>d as</w:t>
      </w:r>
      <w:r w:rsidR="006F7F17" w:rsidRPr="006830C6">
        <w:rPr>
          <w:rFonts w:ascii="Times New Roman" w:eastAsia="Times New Roman" w:hAnsi="Times New Roman" w:cs="Times New Roman"/>
          <w:sz w:val="24"/>
          <w:szCs w:val="24"/>
        </w:rPr>
        <w:t xml:space="preserve"> an additional effect </w:t>
      </w:r>
      <w:r w:rsidR="006830C6" w:rsidRPr="006830C6">
        <w:rPr>
          <w:rFonts w:ascii="Times New Roman" w:eastAsia="Times New Roman" w:hAnsi="Times New Roman" w:cs="Times New Roman"/>
          <w:sz w:val="24"/>
          <w:szCs w:val="24"/>
        </w:rPr>
        <w:t>to test whether choice explains additional variance in firing rate, independently of drop and delay.</w:t>
      </w:r>
    </w:p>
    <w:p w14:paraId="0057810A" w14:textId="277A258F"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each bin we estimated the proportion of cells that were significantly modulated by each factor (</w:t>
      </w:r>
      <w:r w:rsidR="00215282">
        <w:rPr>
          <w:rFonts w:ascii="Times New Roman" w:eastAsia="Times New Roman" w:hAnsi="Times New Roman" w:cs="Times New Roman"/>
          <w:sz w:val="24"/>
          <w:szCs w:val="24"/>
        </w:rPr>
        <w:t>2</w:t>
      </w:r>
      <w:r>
        <w:rPr>
          <w:rFonts w:ascii="Times New Roman" w:eastAsia="Times New Roman" w:hAnsi="Times New Roman" w:cs="Times New Roman"/>
          <w:sz w:val="24"/>
          <w:szCs w:val="24"/>
        </w:rPr>
        <w:t>-way ANOVA, p &lt; 0.05).</w:t>
      </w:r>
    </w:p>
    <w:p w14:paraId="37FE150E" w14:textId="77777777" w:rsidR="005457B4" w:rsidRPr="00B81F37" w:rsidRDefault="005457B4" w:rsidP="005457B4">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lastRenderedPageBreak/>
        <w:t xml:space="preserve">Additionally, at each bin we extracted the variance explained for each factor, and for the interaction of drops and delay as </w:t>
      </w:r>
      <w:r w:rsidRPr="00B81F37">
        <w:rPr>
          <w:rFonts w:ascii="Times New Roman" w:hAnsi="Times New Roman" w:cs="Times New Roman"/>
          <w:color w:val="242424"/>
          <w:sz w:val="24"/>
          <w:szCs w:val="24"/>
          <w:shd w:val="clear" w:color="auto" w:fill="FFFFFF"/>
        </w:rPr>
        <w:t xml:space="preserve">omega </w:t>
      </w:r>
      <w:r w:rsidRPr="004260B1">
        <w:rPr>
          <w:rFonts w:ascii="Times New Roman" w:hAnsi="Times New Roman" w:cs="Times New Roman"/>
          <w:sz w:val="24"/>
          <w:szCs w:val="24"/>
          <w:shd w:val="clear" w:color="auto" w:fill="FFFFFF"/>
        </w:rPr>
        <w:t>squared (</w:t>
      </w:r>
      <w:r w:rsidRPr="009F5D43">
        <w:rPr>
          <w:rFonts w:ascii="Times New Roman" w:hAnsi="Times New Roman" w:cs="Times New Roman"/>
          <w:b/>
          <w:bCs/>
          <w:color w:val="EE0000"/>
          <w:sz w:val="24"/>
          <w:szCs w:val="24"/>
          <w:shd w:val="clear" w:color="auto" w:fill="FFFFFF"/>
        </w:rPr>
        <w:t>Olejnik and Algina, 2003</w:t>
      </w:r>
      <w:r w:rsidRPr="004260B1">
        <w:rPr>
          <w:rFonts w:ascii="Times New Roman" w:hAnsi="Times New Roman" w:cs="Times New Roman"/>
          <w:sz w:val="24"/>
          <w:szCs w:val="24"/>
          <w:shd w:val="clear" w:color="auto" w:fill="FFFFFF"/>
        </w:rPr>
        <w:t>):</w:t>
      </w:r>
    </w:p>
    <w:p w14:paraId="297A8B50" w14:textId="77777777" w:rsidR="005457B4" w:rsidRDefault="005457B4" w:rsidP="005457B4">
      <w:pPr>
        <w:spacing w:after="0" w:line="480" w:lineRule="auto"/>
        <w:jc w:val="center"/>
        <w:rPr>
          <w:rFonts w:ascii="Times New Roman" w:hAnsi="Times New Roman" w:cs="Times New Roman"/>
          <w:b/>
          <w:bCs/>
          <w:sz w:val="24"/>
          <w:szCs w:val="24"/>
          <w:shd w:val="clear" w:color="auto" w:fill="FFFFFF"/>
          <w:vertAlign w:val="subscript"/>
        </w:rPr>
      </w:pPr>
      <w:r w:rsidRPr="004260B1">
        <w:rPr>
          <w:rFonts w:ascii="Times New Roman" w:hAnsi="Times New Roman" w:cs="Times New Roman"/>
          <w:b/>
          <w:bCs/>
          <w:sz w:val="24"/>
          <w:szCs w:val="24"/>
          <w:shd w:val="clear" w:color="auto" w:fill="FFFFFF"/>
        </w:rPr>
        <w:t>ω</w:t>
      </w:r>
      <w:r w:rsidRPr="004260B1">
        <w:rPr>
          <w:rFonts w:ascii="Times New Roman" w:hAnsi="Times New Roman" w:cs="Times New Roman"/>
          <w:b/>
          <w:bCs/>
          <w:sz w:val="24"/>
          <w:szCs w:val="24"/>
          <w:shd w:val="clear" w:color="auto" w:fill="FFFFFF"/>
          <w:vertAlign w:val="superscript"/>
        </w:rPr>
        <w:t>2</w:t>
      </w:r>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vertAlign w:val="subscript"/>
        </w:rPr>
        <w:t xml:space="preserve"> </w:t>
      </w:r>
      <w:r w:rsidRPr="004260B1">
        <w:rPr>
          <w:rFonts w:ascii="Times New Roman" w:hAnsi="Times New Roman" w:cs="Times New Roman"/>
          <w:b/>
          <w:bCs/>
          <w:sz w:val="24"/>
          <w:szCs w:val="24"/>
          <w:shd w:val="clear" w:color="auto" w:fill="FFFFFF"/>
        </w:rPr>
        <w:t>– (</w:t>
      </w:r>
      <w:proofErr w:type="spellStart"/>
      <w:r w:rsidRPr="004260B1">
        <w:rPr>
          <w:rFonts w:ascii="Times New Roman" w:hAnsi="Times New Roman" w:cs="Times New Roman"/>
          <w:b/>
          <w:bCs/>
          <w:sz w:val="24"/>
          <w:szCs w:val="24"/>
          <w:shd w:val="clear" w:color="auto" w:fill="FFFFFF"/>
        </w:rPr>
        <w:t>df</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rPr>
        <w:t>)(</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total</w:t>
      </w:r>
      <w:proofErr w:type="spellEnd"/>
    </w:p>
    <w:p w14:paraId="636E34A4" w14:textId="77777777" w:rsidR="004F09A1" w:rsidRDefault="004F09A1" w:rsidP="005457B4">
      <w:pPr>
        <w:spacing w:after="0" w:line="480" w:lineRule="auto"/>
        <w:rPr>
          <w:rFonts w:ascii="Times New Roman" w:eastAsia="Times New Roman" w:hAnsi="Times New Roman" w:cs="Times New Roman"/>
          <w:iCs/>
          <w:sz w:val="24"/>
          <w:szCs w:val="24"/>
        </w:rPr>
      </w:pPr>
    </w:p>
    <w:p w14:paraId="1DFA9EA5" w14:textId="77777777" w:rsidR="00C9254B" w:rsidRPr="00C9254B" w:rsidRDefault="00C9254B" w:rsidP="00C9254B">
      <w:pPr>
        <w:spacing w:after="0" w:line="480" w:lineRule="auto"/>
        <w:rPr>
          <w:rFonts w:ascii="Times New Roman" w:eastAsia="Times New Roman" w:hAnsi="Times New Roman" w:cs="Times New Roman"/>
          <w:i/>
          <w:iCs/>
          <w:sz w:val="24"/>
          <w:szCs w:val="24"/>
        </w:rPr>
      </w:pPr>
      <w:r w:rsidRPr="00C9254B">
        <w:rPr>
          <w:rFonts w:ascii="Times New Roman" w:eastAsia="Times New Roman" w:hAnsi="Times New Roman" w:cs="Times New Roman"/>
          <w:i/>
          <w:iCs/>
          <w:sz w:val="24"/>
          <w:szCs w:val="24"/>
        </w:rPr>
        <w:t>Correlation across time</w:t>
      </w:r>
    </w:p>
    <w:p w14:paraId="32A4E0E8"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In this analysis, we only included cells that respond to at least one of the task-relevant variables (delay, drop, choice), this leaves 121 cells. </w:t>
      </w:r>
    </w:p>
    <w:p w14:paraId="7A54EA43"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To extract the population encoding dimension for drop and delay, we performed a sliding window ANOVA for each cell, and extracted the regression coefficient for drop and delay, at each time bin, for each cell. The dimension formed by the beta coefficients across cells at each time bin, is the time-dependent encoding dimension of drop or delay.</w:t>
      </w:r>
    </w:p>
    <w:p w14:paraId="26ABFF35"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Population activity that encodes delay is quantified as the population activity projected onto the dimension for delay. Population activity of drops is calculated similarly. For each factor separately, the beta-coefficients for each time bin were correlated with each other and the Pearson correlation was calculated.</w:t>
      </w:r>
    </w:p>
    <w:p w14:paraId="2F6A5944"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A significance threshold of 0.05 was used (uncorrected).</w:t>
      </w:r>
    </w:p>
    <w:p w14:paraId="43606A26" w14:textId="77777777" w:rsidR="006F5996" w:rsidRDefault="006F5996" w:rsidP="00164621">
      <w:pPr>
        <w:spacing w:after="0" w:line="480" w:lineRule="auto"/>
        <w:rPr>
          <w:rFonts w:ascii="Times New Roman" w:eastAsia="Times New Roman" w:hAnsi="Times New Roman" w:cs="Times New Roman"/>
          <w:sz w:val="24"/>
          <w:szCs w:val="24"/>
        </w:rPr>
      </w:pPr>
    </w:p>
    <w:p w14:paraId="59A684B9" w14:textId="5BCC4DDE" w:rsidR="005457B4" w:rsidRPr="000B49F6" w:rsidRDefault="005457B4" w:rsidP="005457B4">
      <w:pPr>
        <w:spacing w:after="0" w:line="480" w:lineRule="auto"/>
        <w:rPr>
          <w:rFonts w:ascii="Times New Roman" w:eastAsia="Times New Roman" w:hAnsi="Times New Roman" w:cs="Times New Roman"/>
          <w:i/>
          <w:iCs/>
          <w:sz w:val="24"/>
          <w:szCs w:val="24"/>
        </w:rPr>
      </w:pPr>
      <w:r w:rsidRPr="000B49F6">
        <w:rPr>
          <w:rFonts w:ascii="Times New Roman" w:eastAsia="Times New Roman" w:hAnsi="Times New Roman" w:cs="Times New Roman"/>
          <w:i/>
          <w:iCs/>
          <w:sz w:val="24"/>
          <w:szCs w:val="24"/>
        </w:rPr>
        <w:t>Decoding Analysis</w:t>
      </w:r>
    </w:p>
    <w:p w14:paraId="643E8000"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vector machine was used as the classifier. Training and </w:t>
      </w:r>
      <w:proofErr w:type="gramStart"/>
      <w:r>
        <w:rPr>
          <w:rFonts w:ascii="Times New Roman" w:eastAsia="Times New Roman" w:hAnsi="Times New Roman" w:cs="Times New Roman"/>
          <w:sz w:val="24"/>
          <w:szCs w:val="24"/>
        </w:rPr>
        <w:t>testing sets</w:t>
      </w:r>
      <w:proofErr w:type="gramEnd"/>
      <w:r>
        <w:rPr>
          <w:rFonts w:ascii="Times New Roman" w:eastAsia="Times New Roman" w:hAnsi="Times New Roman" w:cs="Times New Roman"/>
          <w:sz w:val="24"/>
          <w:szCs w:val="24"/>
        </w:rPr>
        <w:t xml:space="preserve"> comprised of non-overlapping trials (75% of trials for training, and 25% for testing). The procedure was repeated 10 times, and the average decoding accuracy was recorded. </w:t>
      </w:r>
    </w:p>
    <w:p w14:paraId="4CC17530" w14:textId="7421C9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Decoding of drop</w:t>
      </w:r>
      <w:r w:rsidR="0068087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delay and </w:t>
      </w:r>
      <w:r w:rsidR="0068087B">
        <w:rPr>
          <w:rFonts w:ascii="Times New Roman" w:eastAsia="Times New Roman" w:hAnsi="Times New Roman" w:cs="Times New Roman"/>
          <w:sz w:val="24"/>
          <w:szCs w:val="24"/>
        </w:rPr>
        <w:t>interaction</w:t>
      </w:r>
      <w:r>
        <w:rPr>
          <w:rFonts w:ascii="Times New Roman" w:eastAsia="Times New Roman" w:hAnsi="Times New Roman" w:cs="Times New Roman"/>
          <w:sz w:val="24"/>
          <w:szCs w:val="24"/>
        </w:rPr>
        <w:t xml:space="preserve"> were carried out separately. For each factor, decoding was done in a sliding window (step 20ms, width 100ms). </w:t>
      </w:r>
    </w:p>
    <w:p w14:paraId="2C0D63C8" w14:textId="77777777" w:rsidR="000E3D8B" w:rsidRPr="007738CB" w:rsidRDefault="000E3D8B" w:rsidP="000E3D8B">
      <w:pPr>
        <w:rPr>
          <w:rFonts w:ascii="Times New Roman" w:hAnsi="Times New Roman" w:cs="Times New Roman"/>
          <w:b/>
          <w:bCs/>
          <w:sz w:val="24"/>
          <w:szCs w:val="24"/>
        </w:rPr>
      </w:pPr>
      <w:commentRangeStart w:id="39"/>
      <w:r w:rsidRPr="007738CB">
        <w:rPr>
          <w:rFonts w:ascii="Times New Roman" w:hAnsi="Times New Roman" w:cs="Times New Roman"/>
          <w:b/>
          <w:bCs/>
          <w:sz w:val="24"/>
          <w:szCs w:val="24"/>
        </w:rPr>
        <w:lastRenderedPageBreak/>
        <w:t>References</w:t>
      </w:r>
      <w:commentRangeEnd w:id="39"/>
      <w:r w:rsidR="00B35532">
        <w:rPr>
          <w:rStyle w:val="CommentReference"/>
        </w:rPr>
        <w:commentReference w:id="39"/>
      </w:r>
    </w:p>
    <w:p w14:paraId="18B9A9BA" w14:textId="77777777" w:rsidR="000E3D8B" w:rsidRDefault="000E3D8B" w:rsidP="00B35532">
      <w:pPr>
        <w:spacing w:after="0" w:line="360" w:lineRule="auto"/>
        <w:rPr>
          <w:rFonts w:ascii="Times New Roman" w:hAnsi="Times New Roman" w:cs="Times New Roman"/>
          <w:sz w:val="24"/>
          <w:szCs w:val="24"/>
        </w:rPr>
      </w:pPr>
      <w:r w:rsidRPr="00B35532">
        <w:rPr>
          <w:rFonts w:ascii="Times New Roman" w:hAnsi="Times New Roman" w:cs="Times New Roman"/>
          <w:sz w:val="24"/>
          <w:szCs w:val="24"/>
        </w:rPr>
        <w:t>Ainslie, G. (1975). Specious reward: A behavioral theory of impulsiveness and impulse control. </w:t>
      </w:r>
      <w:r w:rsidRPr="00B35532">
        <w:rPr>
          <w:rFonts w:ascii="Times New Roman" w:hAnsi="Times New Roman" w:cs="Times New Roman"/>
          <w:i/>
          <w:iCs/>
          <w:sz w:val="24"/>
          <w:szCs w:val="24"/>
        </w:rPr>
        <w:t>Psychological Bulletin, 82</w:t>
      </w:r>
      <w:r w:rsidRPr="00B35532">
        <w:rPr>
          <w:rFonts w:ascii="Times New Roman" w:hAnsi="Times New Roman" w:cs="Times New Roman"/>
          <w:sz w:val="24"/>
          <w:szCs w:val="24"/>
        </w:rPr>
        <w:t>(4), 463–496. </w:t>
      </w:r>
    </w:p>
    <w:p w14:paraId="6E09BEE5" w14:textId="77777777" w:rsidR="00B35532" w:rsidRPr="00B35532" w:rsidRDefault="00B35532" w:rsidP="00B35532">
      <w:pPr>
        <w:spacing w:after="0" w:line="360" w:lineRule="auto"/>
        <w:rPr>
          <w:rFonts w:ascii="Times New Roman" w:hAnsi="Times New Roman" w:cs="Times New Roman"/>
          <w:sz w:val="24"/>
          <w:szCs w:val="24"/>
        </w:rPr>
      </w:pPr>
    </w:p>
    <w:p w14:paraId="25B115A5" w14:textId="77777777" w:rsidR="000E3D8B" w:rsidRDefault="000E3D8B" w:rsidP="00B35532">
      <w:pPr>
        <w:spacing w:after="0" w:line="360" w:lineRule="auto"/>
        <w:rPr>
          <w:rFonts w:ascii="Times New Roman" w:hAnsi="Times New Roman" w:cs="Times New Roman"/>
          <w:sz w:val="24"/>
          <w:szCs w:val="24"/>
        </w:rPr>
      </w:pPr>
      <w:r w:rsidRPr="00B35532">
        <w:rPr>
          <w:rFonts w:ascii="Times New Roman" w:hAnsi="Times New Roman" w:cs="Times New Roman"/>
          <w:sz w:val="24"/>
          <w:szCs w:val="24"/>
        </w:rPr>
        <w:t>Mazur, J. E. (1987). An adjusting procedure for studying delayed reinforcement. In M. L. Commons, J. E. Mazur, J. A. Nevin, &amp; H. Rachlin (Eds.), </w:t>
      </w:r>
      <w:r w:rsidRPr="00B35532">
        <w:rPr>
          <w:rFonts w:ascii="Times New Roman" w:hAnsi="Times New Roman" w:cs="Times New Roman"/>
          <w:i/>
          <w:iCs/>
          <w:sz w:val="24"/>
          <w:szCs w:val="24"/>
        </w:rPr>
        <w:t>Quantitative analysis of behavior: Vol. 5. The effect of delay and of intervening events on reinforcement value</w:t>
      </w:r>
      <w:r w:rsidRPr="00B35532">
        <w:rPr>
          <w:rFonts w:ascii="Times New Roman" w:hAnsi="Times New Roman" w:cs="Times New Roman"/>
          <w:sz w:val="24"/>
          <w:szCs w:val="24"/>
        </w:rPr>
        <w:t> (pp. 55–73). Hillsdale, NJ: Erlbaum.</w:t>
      </w:r>
    </w:p>
    <w:p w14:paraId="217B73F0" w14:textId="77777777" w:rsidR="00B35532" w:rsidRPr="00B35532" w:rsidRDefault="00B35532" w:rsidP="00B35532">
      <w:pPr>
        <w:spacing w:after="0" w:line="360" w:lineRule="auto"/>
        <w:rPr>
          <w:rFonts w:ascii="Times New Roman" w:hAnsi="Times New Roman" w:cs="Times New Roman"/>
          <w:sz w:val="24"/>
          <w:szCs w:val="24"/>
        </w:rPr>
      </w:pPr>
    </w:p>
    <w:p w14:paraId="159822F3" w14:textId="77777777" w:rsidR="000E3D8B" w:rsidRDefault="000E3D8B" w:rsidP="00B35532">
      <w:pPr>
        <w:spacing w:after="0" w:line="360" w:lineRule="auto"/>
        <w:rPr>
          <w:rFonts w:ascii="Times New Roman" w:hAnsi="Times New Roman" w:cs="Times New Roman"/>
          <w:sz w:val="24"/>
          <w:szCs w:val="24"/>
        </w:rPr>
      </w:pPr>
      <w:r w:rsidRPr="00B35532">
        <w:rPr>
          <w:rFonts w:ascii="Times New Roman" w:hAnsi="Times New Roman" w:cs="Times New Roman"/>
          <w:sz w:val="24"/>
          <w:szCs w:val="24"/>
        </w:rPr>
        <w:t>Mischel, W., &amp; Ebbesen, E. B. (1970). Attention in Delay of Gratification. Journal of Personality and Social Psychology, 16, 329-337.</w:t>
      </w:r>
    </w:p>
    <w:p w14:paraId="35C25BBF" w14:textId="77777777" w:rsidR="00B35532" w:rsidRPr="00B35532" w:rsidRDefault="00B35532" w:rsidP="00B35532">
      <w:pPr>
        <w:spacing w:after="0" w:line="360" w:lineRule="auto"/>
        <w:rPr>
          <w:rFonts w:ascii="Times New Roman" w:hAnsi="Times New Roman" w:cs="Times New Roman"/>
          <w:sz w:val="24"/>
          <w:szCs w:val="24"/>
        </w:rPr>
      </w:pPr>
    </w:p>
    <w:p w14:paraId="08818D1D" w14:textId="77777777" w:rsidR="000E3D8B" w:rsidRDefault="000E3D8B" w:rsidP="00B35532">
      <w:pPr>
        <w:spacing w:after="0" w:line="360" w:lineRule="auto"/>
        <w:rPr>
          <w:rFonts w:ascii="Times New Roman" w:hAnsi="Times New Roman" w:cs="Times New Roman"/>
          <w:sz w:val="24"/>
          <w:szCs w:val="24"/>
        </w:rPr>
      </w:pPr>
      <w:hyperlink r:id="rId42" w:history="1">
        <w:r w:rsidRPr="00B35532">
          <w:rPr>
            <w:rStyle w:val="Hyperlink"/>
            <w:rFonts w:ascii="Times New Roman" w:hAnsi="Times New Roman" w:cs="Times New Roman"/>
            <w:color w:val="auto"/>
            <w:sz w:val="24"/>
            <w:szCs w:val="24"/>
            <w:u w:val="none"/>
          </w:rPr>
          <w:t>Alice M. Trevail</w:t>
        </w:r>
      </w:hyperlink>
      <w:r w:rsidRPr="00B35532">
        <w:rPr>
          <w:rFonts w:ascii="Times New Roman" w:hAnsi="Times New Roman" w:cs="Times New Roman"/>
          <w:sz w:val="24"/>
          <w:szCs w:val="24"/>
        </w:rPr>
        <w:t xml:space="preserve">, </w:t>
      </w:r>
      <w:hyperlink r:id="rId43" w:history="1">
        <w:r w:rsidRPr="00B35532">
          <w:rPr>
            <w:rStyle w:val="Hyperlink"/>
            <w:rFonts w:ascii="Times New Roman" w:hAnsi="Times New Roman" w:cs="Times New Roman"/>
            <w:color w:val="auto"/>
            <w:sz w:val="24"/>
            <w:szCs w:val="24"/>
            <w:u w:val="none"/>
          </w:rPr>
          <w:t>Jonathan Sharples</w:t>
        </w:r>
      </w:hyperlink>
      <w:r w:rsidRPr="00B35532">
        <w:rPr>
          <w:rFonts w:ascii="Times New Roman" w:hAnsi="Times New Roman" w:cs="Times New Roman"/>
          <w:sz w:val="24"/>
          <w:szCs w:val="24"/>
        </w:rPr>
        <w:t xml:space="preserve">, </w:t>
      </w:r>
      <w:hyperlink r:id="rId44" w:history="1">
        <w:r w:rsidRPr="00B35532">
          <w:rPr>
            <w:rStyle w:val="Hyperlink"/>
            <w:rFonts w:ascii="Times New Roman" w:hAnsi="Times New Roman" w:cs="Times New Roman"/>
            <w:color w:val="auto"/>
            <w:sz w:val="24"/>
            <w:szCs w:val="24"/>
            <w:u w:val="none"/>
          </w:rPr>
          <w:t>Jeff A. Polton</w:t>
        </w:r>
      </w:hyperlink>
      <w:r w:rsidRPr="00B35532">
        <w:rPr>
          <w:rFonts w:ascii="Times New Roman" w:hAnsi="Times New Roman" w:cs="Times New Roman"/>
          <w:sz w:val="24"/>
          <w:szCs w:val="24"/>
        </w:rPr>
        <w:t xml:space="preserve">, </w:t>
      </w:r>
      <w:hyperlink r:id="rId45" w:history="1">
        <w:r w:rsidRPr="00B35532">
          <w:rPr>
            <w:rStyle w:val="Hyperlink"/>
            <w:rFonts w:ascii="Times New Roman" w:hAnsi="Times New Roman" w:cs="Times New Roman"/>
            <w:color w:val="auto"/>
            <w:sz w:val="24"/>
            <w:szCs w:val="24"/>
            <w:u w:val="none"/>
          </w:rPr>
          <w:t>Peter I. Miller</w:t>
        </w:r>
      </w:hyperlink>
      <w:r w:rsidRPr="00B35532">
        <w:rPr>
          <w:rFonts w:ascii="Times New Roman" w:hAnsi="Times New Roman" w:cs="Times New Roman"/>
          <w:sz w:val="24"/>
          <w:szCs w:val="24"/>
        </w:rPr>
        <w:t xml:space="preserve">, </w:t>
      </w:r>
      <w:hyperlink r:id="rId46" w:history="1">
        <w:r w:rsidRPr="00B35532">
          <w:rPr>
            <w:rStyle w:val="Hyperlink"/>
            <w:rFonts w:ascii="Times New Roman" w:hAnsi="Times New Roman" w:cs="Times New Roman"/>
            <w:color w:val="auto"/>
            <w:sz w:val="24"/>
            <w:szCs w:val="24"/>
            <w:u w:val="none"/>
          </w:rPr>
          <w:t>Francis Daunt</w:t>
        </w:r>
      </w:hyperlink>
      <w:r w:rsidRPr="00B35532">
        <w:rPr>
          <w:rFonts w:ascii="Times New Roman" w:hAnsi="Times New Roman" w:cs="Times New Roman"/>
          <w:sz w:val="24"/>
          <w:szCs w:val="24"/>
        </w:rPr>
        <w:t xml:space="preserve">, </w:t>
      </w:r>
      <w:hyperlink r:id="rId47" w:history="1">
        <w:r w:rsidRPr="00B35532">
          <w:rPr>
            <w:rStyle w:val="Hyperlink"/>
            <w:rFonts w:ascii="Times New Roman" w:hAnsi="Times New Roman" w:cs="Times New Roman"/>
            <w:color w:val="auto"/>
            <w:sz w:val="24"/>
            <w:szCs w:val="24"/>
            <w:u w:val="none"/>
          </w:rPr>
          <w:t>Ellie Owen</w:t>
        </w:r>
      </w:hyperlink>
      <w:r w:rsidRPr="00B35532">
        <w:rPr>
          <w:rFonts w:ascii="Times New Roman" w:hAnsi="Times New Roman" w:cs="Times New Roman"/>
          <w:sz w:val="24"/>
          <w:szCs w:val="24"/>
        </w:rPr>
        <w:t xml:space="preserve">, </w:t>
      </w:r>
      <w:hyperlink r:id="rId48" w:history="1">
        <w:r w:rsidRPr="00B35532">
          <w:rPr>
            <w:rStyle w:val="Hyperlink"/>
            <w:rFonts w:ascii="Times New Roman" w:hAnsi="Times New Roman" w:cs="Times New Roman"/>
            <w:color w:val="auto"/>
            <w:sz w:val="24"/>
            <w:szCs w:val="24"/>
            <w:u w:val="none"/>
          </w:rPr>
          <w:t>Mark Bolton</w:t>
        </w:r>
      </w:hyperlink>
      <w:r w:rsidRPr="00B35532">
        <w:rPr>
          <w:rFonts w:ascii="Times New Roman" w:hAnsi="Times New Roman" w:cs="Times New Roman"/>
          <w:sz w:val="24"/>
          <w:szCs w:val="24"/>
        </w:rPr>
        <w:t xml:space="preserve">, </w:t>
      </w:r>
      <w:hyperlink r:id="rId49" w:history="1">
        <w:r w:rsidRPr="00B35532">
          <w:rPr>
            <w:rStyle w:val="Hyperlink"/>
            <w:rFonts w:ascii="Times New Roman" w:hAnsi="Times New Roman" w:cs="Times New Roman"/>
            <w:color w:val="auto"/>
            <w:sz w:val="24"/>
            <w:szCs w:val="24"/>
            <w:u w:val="none"/>
          </w:rPr>
          <w:t>Kendrew Colhoun</w:t>
        </w:r>
      </w:hyperlink>
      <w:r w:rsidRPr="00B35532">
        <w:rPr>
          <w:rFonts w:ascii="Times New Roman" w:hAnsi="Times New Roman" w:cs="Times New Roman"/>
          <w:sz w:val="24"/>
          <w:szCs w:val="24"/>
        </w:rPr>
        <w:t xml:space="preserve">, </w:t>
      </w:r>
      <w:hyperlink r:id="rId50" w:history="1">
        <w:r w:rsidRPr="00B35532">
          <w:rPr>
            <w:rStyle w:val="Hyperlink"/>
            <w:rFonts w:ascii="Times New Roman" w:hAnsi="Times New Roman" w:cs="Times New Roman"/>
            <w:color w:val="auto"/>
            <w:sz w:val="24"/>
            <w:szCs w:val="24"/>
            <w:u w:val="none"/>
          </w:rPr>
          <w:t>Stephen Newton</w:t>
        </w:r>
      </w:hyperlink>
      <w:r w:rsidRPr="00B35532">
        <w:rPr>
          <w:rFonts w:ascii="Times New Roman" w:hAnsi="Times New Roman" w:cs="Times New Roman"/>
          <w:sz w:val="24"/>
          <w:szCs w:val="24"/>
        </w:rPr>
        <w:t xml:space="preserve">, </w:t>
      </w:r>
      <w:hyperlink r:id="rId51" w:history="1">
        <w:r w:rsidRPr="00B35532">
          <w:rPr>
            <w:rStyle w:val="Hyperlink"/>
            <w:rFonts w:ascii="Times New Roman" w:hAnsi="Times New Roman" w:cs="Times New Roman"/>
            <w:color w:val="auto"/>
            <w:sz w:val="24"/>
            <w:szCs w:val="24"/>
            <w:u w:val="none"/>
          </w:rPr>
          <w:t>Gail Robertson</w:t>
        </w:r>
      </w:hyperlink>
      <w:r w:rsidRPr="00B35532">
        <w:rPr>
          <w:rFonts w:ascii="Times New Roman" w:hAnsi="Times New Roman" w:cs="Times New Roman"/>
          <w:sz w:val="24"/>
          <w:szCs w:val="24"/>
        </w:rPr>
        <w:t xml:space="preserve"> and </w:t>
      </w:r>
      <w:hyperlink r:id="rId52" w:history="1">
        <w:r w:rsidRPr="00B35532">
          <w:rPr>
            <w:rStyle w:val="Hyperlink"/>
            <w:rFonts w:ascii="Times New Roman" w:hAnsi="Times New Roman" w:cs="Times New Roman"/>
            <w:color w:val="auto"/>
            <w:sz w:val="24"/>
            <w:szCs w:val="24"/>
            <w:u w:val="none"/>
          </w:rPr>
          <w:t>Samantha C. Patrick</w:t>
        </w:r>
      </w:hyperlink>
      <w:r w:rsidRPr="00B35532">
        <w:rPr>
          <w:rFonts w:ascii="Times New Roman" w:hAnsi="Times New Roman" w:cs="Times New Roman"/>
          <w:sz w:val="24"/>
          <w:szCs w:val="24"/>
        </w:rPr>
        <w:t xml:space="preserve"> (2019). Environmental heterogeneity decreases reproductive success via effects on foraging </w:t>
      </w:r>
      <w:proofErr w:type="spellStart"/>
      <w:r w:rsidRPr="00B35532">
        <w:rPr>
          <w:rFonts w:ascii="Times New Roman" w:hAnsi="Times New Roman" w:cs="Times New Roman"/>
          <w:sz w:val="24"/>
          <w:szCs w:val="24"/>
        </w:rPr>
        <w:t>behaviour</w:t>
      </w:r>
      <w:proofErr w:type="spellEnd"/>
      <w:r w:rsidRPr="00B35532">
        <w:rPr>
          <w:rFonts w:ascii="Times New Roman" w:hAnsi="Times New Roman" w:cs="Times New Roman"/>
          <w:sz w:val="24"/>
          <w:szCs w:val="24"/>
        </w:rPr>
        <w:t xml:space="preserve">, Proc Biol Sci, 286(1904):20190795. </w:t>
      </w:r>
    </w:p>
    <w:p w14:paraId="3F89EAE1" w14:textId="77777777" w:rsidR="00B35532" w:rsidRPr="00B35532" w:rsidRDefault="00B35532" w:rsidP="00B35532">
      <w:pPr>
        <w:spacing w:after="0" w:line="360" w:lineRule="auto"/>
        <w:rPr>
          <w:rFonts w:ascii="Times New Roman" w:hAnsi="Times New Roman" w:cs="Times New Roman"/>
          <w:sz w:val="24"/>
          <w:szCs w:val="24"/>
        </w:rPr>
      </w:pPr>
    </w:p>
    <w:p w14:paraId="6D0F33ED" w14:textId="77777777" w:rsidR="000E3D8B" w:rsidRDefault="000E3D8B" w:rsidP="00B35532">
      <w:pPr>
        <w:tabs>
          <w:tab w:val="left" w:pos="3043"/>
        </w:tabs>
        <w:spacing w:after="0" w:line="360" w:lineRule="auto"/>
        <w:rPr>
          <w:rFonts w:ascii="Times New Roman" w:hAnsi="Times New Roman" w:cs="Times New Roman"/>
          <w:sz w:val="24"/>
          <w:szCs w:val="24"/>
        </w:rPr>
      </w:pPr>
      <w:hyperlink r:id="rId53" w:history="1">
        <w:r w:rsidRPr="00B35532">
          <w:rPr>
            <w:rStyle w:val="Hyperlink"/>
            <w:rFonts w:ascii="Times New Roman" w:hAnsi="Times New Roman" w:cs="Times New Roman"/>
            <w:color w:val="auto"/>
            <w:sz w:val="24"/>
            <w:szCs w:val="24"/>
            <w:u w:val="none"/>
          </w:rPr>
          <w:t>Jana A Eccard</w:t>
        </w:r>
      </w:hyperlink>
      <w:r w:rsidRPr="00B35532">
        <w:rPr>
          <w:rFonts w:ascii="Times New Roman" w:hAnsi="Times New Roman" w:cs="Times New Roman"/>
          <w:sz w:val="24"/>
          <w:szCs w:val="24"/>
        </w:rPr>
        <w:t>, </w:t>
      </w:r>
      <w:hyperlink r:id="rId54" w:history="1">
        <w:r w:rsidRPr="00B35532">
          <w:rPr>
            <w:rStyle w:val="Hyperlink"/>
            <w:rFonts w:ascii="Times New Roman" w:hAnsi="Times New Roman" w:cs="Times New Roman"/>
            <w:color w:val="auto"/>
            <w:sz w:val="24"/>
            <w:szCs w:val="24"/>
            <w:u w:val="none"/>
          </w:rPr>
          <w:t>Thilo Liesenjohann</w:t>
        </w:r>
      </w:hyperlink>
      <w:r w:rsidRPr="00B35532">
        <w:rPr>
          <w:rFonts w:ascii="Times New Roman" w:hAnsi="Times New Roman" w:cs="Times New Roman"/>
          <w:sz w:val="24"/>
          <w:szCs w:val="24"/>
        </w:rPr>
        <w:t>, </w:t>
      </w:r>
      <w:hyperlink r:id="rId55" w:history="1">
        <w:r w:rsidRPr="00B35532">
          <w:rPr>
            <w:rStyle w:val="Hyperlink"/>
            <w:rFonts w:ascii="Times New Roman" w:hAnsi="Times New Roman" w:cs="Times New Roman"/>
            <w:color w:val="auto"/>
            <w:sz w:val="24"/>
            <w:szCs w:val="24"/>
            <w:u w:val="none"/>
          </w:rPr>
          <w:t>Melanie Dammhahn</w:t>
        </w:r>
      </w:hyperlink>
      <w:r w:rsidRPr="00B35532">
        <w:rPr>
          <w:rFonts w:ascii="Times New Roman" w:hAnsi="Times New Roman" w:cs="Times New Roman"/>
          <w:sz w:val="24"/>
          <w:szCs w:val="24"/>
        </w:rPr>
        <w:t xml:space="preserve"> (2020). Among-individual differences in foraging modulate resource exploitation under perceived predation risk. </w:t>
      </w:r>
      <w:proofErr w:type="spellStart"/>
      <w:r w:rsidRPr="00B35532">
        <w:rPr>
          <w:rFonts w:ascii="Times New Roman" w:hAnsi="Times New Roman" w:cs="Times New Roman"/>
          <w:sz w:val="24"/>
          <w:szCs w:val="24"/>
        </w:rPr>
        <w:t>Oecologia</w:t>
      </w:r>
      <w:proofErr w:type="spellEnd"/>
      <w:r w:rsidRPr="00B35532">
        <w:rPr>
          <w:rFonts w:ascii="Times New Roman" w:hAnsi="Times New Roman" w:cs="Times New Roman"/>
          <w:sz w:val="24"/>
          <w:szCs w:val="24"/>
        </w:rPr>
        <w:t>, 194(4):621–634.</w:t>
      </w:r>
    </w:p>
    <w:p w14:paraId="3FF7F539" w14:textId="77777777" w:rsidR="00B35532" w:rsidRPr="00B35532" w:rsidRDefault="00B35532" w:rsidP="00B35532">
      <w:pPr>
        <w:tabs>
          <w:tab w:val="left" w:pos="3043"/>
        </w:tabs>
        <w:spacing w:after="0" w:line="360" w:lineRule="auto"/>
        <w:rPr>
          <w:rFonts w:ascii="Times New Roman" w:hAnsi="Times New Roman" w:cs="Times New Roman"/>
          <w:sz w:val="24"/>
          <w:szCs w:val="24"/>
        </w:rPr>
      </w:pPr>
    </w:p>
    <w:p w14:paraId="7B47F33F" w14:textId="77777777" w:rsidR="000E3D8B" w:rsidRDefault="000E3D8B" w:rsidP="00B35532">
      <w:pPr>
        <w:tabs>
          <w:tab w:val="left" w:pos="3043"/>
        </w:tabs>
        <w:spacing w:after="0" w:line="360" w:lineRule="auto"/>
        <w:rPr>
          <w:rFonts w:ascii="Times New Roman" w:hAnsi="Times New Roman" w:cs="Times New Roman"/>
          <w:sz w:val="24"/>
          <w:szCs w:val="24"/>
        </w:rPr>
      </w:pPr>
      <w:r w:rsidRPr="00B35532">
        <w:rPr>
          <w:rFonts w:ascii="Times New Roman" w:hAnsi="Times New Roman" w:cs="Times New Roman"/>
          <w:sz w:val="24"/>
          <w:szCs w:val="24"/>
        </w:rPr>
        <w:t xml:space="preserve">Walker, R. H., Hutchinson, M. C., Potter, A. B., Becker, J. A., Long, R. A., &amp; Pringle, R. M. (2023). Mechanisms of individual variation in large herbivore diets: Roles of spatial heterogeneity and state-dependent foraging. </w:t>
      </w:r>
      <w:r w:rsidRPr="00B35532">
        <w:rPr>
          <w:rFonts w:ascii="Times New Roman" w:hAnsi="Times New Roman" w:cs="Times New Roman"/>
          <w:i/>
          <w:iCs/>
          <w:sz w:val="24"/>
          <w:szCs w:val="24"/>
        </w:rPr>
        <w:t>Ecology</w:t>
      </w:r>
      <w:r w:rsidRPr="00B35532">
        <w:rPr>
          <w:rFonts w:ascii="Times New Roman" w:hAnsi="Times New Roman" w:cs="Times New Roman"/>
          <w:sz w:val="24"/>
          <w:szCs w:val="24"/>
        </w:rPr>
        <w:t>, 104(2), e3921.</w:t>
      </w:r>
    </w:p>
    <w:p w14:paraId="1552CBA8" w14:textId="77777777" w:rsidR="00B35532" w:rsidRPr="00B35532" w:rsidRDefault="00B35532" w:rsidP="00B35532">
      <w:pPr>
        <w:tabs>
          <w:tab w:val="left" w:pos="3043"/>
        </w:tabs>
        <w:spacing w:after="0" w:line="360" w:lineRule="auto"/>
        <w:rPr>
          <w:rFonts w:ascii="Times New Roman" w:hAnsi="Times New Roman" w:cs="Times New Roman"/>
          <w:sz w:val="24"/>
          <w:szCs w:val="24"/>
        </w:rPr>
      </w:pPr>
    </w:p>
    <w:p w14:paraId="124BA450" w14:textId="77777777" w:rsidR="000E3D8B" w:rsidRPr="00B35532" w:rsidRDefault="000E3D8B" w:rsidP="00B35532">
      <w:pPr>
        <w:tabs>
          <w:tab w:val="left" w:pos="3043"/>
        </w:tabs>
        <w:spacing w:after="0" w:line="360" w:lineRule="auto"/>
        <w:rPr>
          <w:rFonts w:ascii="Times New Roman" w:hAnsi="Times New Roman" w:cs="Times New Roman"/>
          <w:sz w:val="24"/>
          <w:szCs w:val="24"/>
        </w:rPr>
      </w:pPr>
      <w:hyperlink r:id="rId56" w:history="1">
        <w:r w:rsidRPr="00B35532">
          <w:rPr>
            <w:rStyle w:val="Hyperlink"/>
            <w:rFonts w:ascii="Times New Roman" w:hAnsi="Times New Roman" w:cs="Times New Roman"/>
            <w:color w:val="auto"/>
            <w:sz w:val="24"/>
            <w:szCs w:val="24"/>
            <w:u w:val="none"/>
          </w:rPr>
          <w:t>Reza Shadmehr</w:t>
        </w:r>
      </w:hyperlink>
      <w:r w:rsidRPr="00B35532">
        <w:rPr>
          <w:rFonts w:ascii="Times New Roman" w:hAnsi="Times New Roman" w:cs="Times New Roman"/>
          <w:sz w:val="24"/>
          <w:szCs w:val="24"/>
          <w:vertAlign w:val="superscript"/>
        </w:rPr>
        <w:t> </w:t>
      </w:r>
      <w:r w:rsidRPr="00B35532">
        <w:rPr>
          <w:rFonts w:ascii="Times New Roman" w:hAnsi="Times New Roman" w:cs="Times New Roman"/>
          <w:sz w:val="24"/>
          <w:szCs w:val="24"/>
        </w:rPr>
        <w:t>, </w:t>
      </w:r>
      <w:hyperlink r:id="rId57" w:history="1">
        <w:r w:rsidRPr="00B35532">
          <w:rPr>
            <w:rStyle w:val="Hyperlink"/>
            <w:rFonts w:ascii="Times New Roman" w:hAnsi="Times New Roman" w:cs="Times New Roman"/>
            <w:color w:val="auto"/>
            <w:sz w:val="24"/>
            <w:szCs w:val="24"/>
            <w:u w:val="none"/>
          </w:rPr>
          <w:t xml:space="preserve">Jean Jacques Orban de </w:t>
        </w:r>
        <w:proofErr w:type="spellStart"/>
        <w:r w:rsidRPr="00B35532">
          <w:rPr>
            <w:rStyle w:val="Hyperlink"/>
            <w:rFonts w:ascii="Times New Roman" w:hAnsi="Times New Roman" w:cs="Times New Roman"/>
            <w:color w:val="auto"/>
            <w:sz w:val="24"/>
            <w:szCs w:val="24"/>
            <w:u w:val="none"/>
          </w:rPr>
          <w:t>Xivry</w:t>
        </w:r>
        <w:proofErr w:type="spellEnd"/>
      </w:hyperlink>
      <w:r w:rsidRPr="00B35532">
        <w:rPr>
          <w:rFonts w:ascii="Times New Roman" w:hAnsi="Times New Roman" w:cs="Times New Roman"/>
          <w:sz w:val="24"/>
          <w:szCs w:val="24"/>
        </w:rPr>
        <w:t>, </w:t>
      </w:r>
      <w:proofErr w:type="spellStart"/>
      <w:r w:rsidRPr="00B35532">
        <w:rPr>
          <w:rFonts w:ascii="Times New Roman" w:hAnsi="Times New Roman" w:cs="Times New Roman"/>
          <w:sz w:val="24"/>
          <w:szCs w:val="24"/>
        </w:rPr>
        <w:fldChar w:fldCharType="begin"/>
      </w:r>
      <w:r w:rsidRPr="00B35532">
        <w:rPr>
          <w:rFonts w:ascii="Times New Roman" w:hAnsi="Times New Roman" w:cs="Times New Roman"/>
          <w:sz w:val="24"/>
          <w:szCs w:val="24"/>
        </w:rPr>
        <w:instrText>HYPERLINK "https://pubmed.ncbi.nlm.nih.gov/?term=Xu-Wilson+M&amp;cauthor_id=20685993"</w:instrText>
      </w:r>
      <w:r w:rsidRPr="00B35532">
        <w:rPr>
          <w:rFonts w:ascii="Times New Roman" w:hAnsi="Times New Roman" w:cs="Times New Roman"/>
          <w:sz w:val="24"/>
          <w:szCs w:val="24"/>
        </w:rPr>
      </w:r>
      <w:r w:rsidRPr="00B35532">
        <w:rPr>
          <w:rFonts w:ascii="Times New Roman" w:hAnsi="Times New Roman" w:cs="Times New Roman"/>
          <w:sz w:val="24"/>
          <w:szCs w:val="24"/>
        </w:rPr>
        <w:fldChar w:fldCharType="separate"/>
      </w:r>
      <w:r w:rsidRPr="00B35532">
        <w:rPr>
          <w:rStyle w:val="Hyperlink"/>
          <w:rFonts w:ascii="Times New Roman" w:hAnsi="Times New Roman" w:cs="Times New Roman"/>
          <w:color w:val="auto"/>
          <w:sz w:val="24"/>
          <w:szCs w:val="24"/>
          <w:u w:val="none"/>
        </w:rPr>
        <w:t>Minnan</w:t>
      </w:r>
      <w:proofErr w:type="spellEnd"/>
      <w:r w:rsidRPr="00B35532">
        <w:rPr>
          <w:rStyle w:val="Hyperlink"/>
          <w:rFonts w:ascii="Times New Roman" w:hAnsi="Times New Roman" w:cs="Times New Roman"/>
          <w:color w:val="auto"/>
          <w:sz w:val="24"/>
          <w:szCs w:val="24"/>
          <w:u w:val="none"/>
        </w:rPr>
        <w:t xml:space="preserve"> Xu-Wilson</w:t>
      </w:r>
      <w:r w:rsidRPr="00B35532">
        <w:rPr>
          <w:rFonts w:ascii="Times New Roman" w:hAnsi="Times New Roman" w:cs="Times New Roman"/>
          <w:sz w:val="24"/>
          <w:szCs w:val="24"/>
        </w:rPr>
        <w:fldChar w:fldCharType="end"/>
      </w:r>
      <w:r w:rsidRPr="00B35532">
        <w:rPr>
          <w:rFonts w:ascii="Times New Roman" w:hAnsi="Times New Roman" w:cs="Times New Roman"/>
          <w:sz w:val="24"/>
          <w:szCs w:val="24"/>
        </w:rPr>
        <w:t>, </w:t>
      </w:r>
      <w:hyperlink r:id="rId58" w:history="1">
        <w:r w:rsidRPr="00B35532">
          <w:rPr>
            <w:rStyle w:val="Hyperlink"/>
            <w:rFonts w:ascii="Times New Roman" w:hAnsi="Times New Roman" w:cs="Times New Roman"/>
            <w:color w:val="auto"/>
            <w:sz w:val="24"/>
            <w:szCs w:val="24"/>
            <w:u w:val="none"/>
          </w:rPr>
          <w:t>Ting-Yu Shih</w:t>
        </w:r>
      </w:hyperlink>
      <w:r w:rsidRPr="00B35532">
        <w:rPr>
          <w:rFonts w:ascii="Times New Roman" w:hAnsi="Times New Roman" w:cs="Times New Roman"/>
          <w:sz w:val="24"/>
          <w:szCs w:val="24"/>
        </w:rPr>
        <w:t xml:space="preserve"> (2010). Temporal discounting of reward and the cost of time in motor control. J Neurosci, 30(31):10507-16.</w:t>
      </w:r>
    </w:p>
    <w:p w14:paraId="7AEB3E3E" w14:textId="77777777" w:rsidR="000E3D8B" w:rsidRDefault="000E3D8B" w:rsidP="00B35532">
      <w:pPr>
        <w:tabs>
          <w:tab w:val="left" w:pos="3043"/>
        </w:tabs>
        <w:spacing w:after="0" w:line="360" w:lineRule="auto"/>
        <w:rPr>
          <w:rFonts w:ascii="Times New Roman" w:hAnsi="Times New Roman" w:cs="Times New Roman"/>
          <w:sz w:val="24"/>
          <w:szCs w:val="24"/>
        </w:rPr>
      </w:pPr>
      <w:hyperlink r:id="rId59" w:history="1">
        <w:r w:rsidRPr="00B35532">
          <w:rPr>
            <w:rStyle w:val="Hyperlink"/>
            <w:rFonts w:ascii="Times New Roman" w:hAnsi="Times New Roman" w:cs="Times New Roman"/>
            <w:color w:val="auto"/>
            <w:sz w:val="24"/>
            <w:szCs w:val="24"/>
            <w:u w:val="none"/>
          </w:rPr>
          <w:t>Joseph W Kable</w:t>
        </w:r>
      </w:hyperlink>
      <w:r w:rsidRPr="00B35532">
        <w:rPr>
          <w:rFonts w:ascii="Times New Roman" w:hAnsi="Times New Roman" w:cs="Times New Roman"/>
          <w:sz w:val="24"/>
          <w:szCs w:val="24"/>
          <w:vertAlign w:val="superscript"/>
        </w:rPr>
        <w:t> </w:t>
      </w:r>
      <w:r w:rsidRPr="00B35532">
        <w:rPr>
          <w:rFonts w:ascii="Times New Roman" w:hAnsi="Times New Roman" w:cs="Times New Roman"/>
          <w:sz w:val="24"/>
          <w:szCs w:val="24"/>
        </w:rPr>
        <w:t>, </w:t>
      </w:r>
      <w:hyperlink r:id="rId60" w:history="1">
        <w:r w:rsidRPr="00B35532">
          <w:rPr>
            <w:rStyle w:val="Hyperlink"/>
            <w:rFonts w:ascii="Times New Roman" w:hAnsi="Times New Roman" w:cs="Times New Roman"/>
            <w:color w:val="auto"/>
            <w:sz w:val="24"/>
            <w:szCs w:val="24"/>
            <w:u w:val="none"/>
          </w:rPr>
          <w:t>Paul W Glimcher</w:t>
        </w:r>
      </w:hyperlink>
      <w:r w:rsidRPr="00B35532">
        <w:rPr>
          <w:rFonts w:ascii="Times New Roman" w:hAnsi="Times New Roman" w:cs="Times New Roman"/>
          <w:sz w:val="24"/>
          <w:szCs w:val="24"/>
        </w:rPr>
        <w:t xml:space="preserve"> (2007). The neural </w:t>
      </w:r>
      <w:proofErr w:type="gramStart"/>
      <w:r w:rsidRPr="00B35532">
        <w:rPr>
          <w:rFonts w:ascii="Times New Roman" w:hAnsi="Times New Roman" w:cs="Times New Roman"/>
          <w:sz w:val="24"/>
          <w:szCs w:val="24"/>
        </w:rPr>
        <w:t>correlates of</w:t>
      </w:r>
      <w:proofErr w:type="gramEnd"/>
      <w:r w:rsidRPr="00B35532">
        <w:rPr>
          <w:rFonts w:ascii="Times New Roman" w:hAnsi="Times New Roman" w:cs="Times New Roman"/>
          <w:sz w:val="24"/>
          <w:szCs w:val="24"/>
        </w:rPr>
        <w:t xml:space="preserve"> subjective value during intertemporal choice. Nat </w:t>
      </w:r>
      <w:proofErr w:type="spellStart"/>
      <w:r w:rsidRPr="00B35532">
        <w:rPr>
          <w:rFonts w:ascii="Times New Roman" w:hAnsi="Times New Roman" w:cs="Times New Roman"/>
          <w:sz w:val="24"/>
          <w:szCs w:val="24"/>
        </w:rPr>
        <w:t>Neurosci</w:t>
      </w:r>
      <w:proofErr w:type="spellEnd"/>
      <w:r w:rsidRPr="00B35532">
        <w:rPr>
          <w:rFonts w:ascii="Times New Roman" w:hAnsi="Times New Roman" w:cs="Times New Roman"/>
          <w:sz w:val="24"/>
          <w:szCs w:val="24"/>
        </w:rPr>
        <w:t>, 10(12):1625-33.</w:t>
      </w:r>
    </w:p>
    <w:p w14:paraId="4EDCBAB5" w14:textId="77777777" w:rsidR="00B35532" w:rsidRPr="00B35532" w:rsidRDefault="00B35532" w:rsidP="00B35532">
      <w:pPr>
        <w:tabs>
          <w:tab w:val="left" w:pos="3043"/>
        </w:tabs>
        <w:spacing w:after="0" w:line="360" w:lineRule="auto"/>
        <w:rPr>
          <w:rFonts w:ascii="Times New Roman" w:hAnsi="Times New Roman" w:cs="Times New Roman"/>
          <w:sz w:val="24"/>
          <w:szCs w:val="24"/>
        </w:rPr>
      </w:pPr>
    </w:p>
    <w:p w14:paraId="2DBFBEAB" w14:textId="77777777" w:rsidR="000E3D8B" w:rsidRDefault="000E3D8B" w:rsidP="00B35532">
      <w:pPr>
        <w:tabs>
          <w:tab w:val="left" w:pos="3043"/>
        </w:tabs>
        <w:spacing w:after="0" w:line="360" w:lineRule="auto"/>
        <w:rPr>
          <w:rFonts w:ascii="Times New Roman" w:hAnsi="Times New Roman" w:cs="Times New Roman"/>
          <w:sz w:val="24"/>
          <w:szCs w:val="24"/>
        </w:rPr>
      </w:pPr>
      <w:r w:rsidRPr="00B35532">
        <w:rPr>
          <w:rFonts w:ascii="Times New Roman" w:hAnsi="Times New Roman" w:cs="Times New Roman"/>
          <w:sz w:val="24"/>
          <w:szCs w:val="24"/>
        </w:rPr>
        <w:lastRenderedPageBreak/>
        <w:t>Hutcherson, C. A., Plassmann, H., Gross, J. J., &amp; Rangel, A. (2012). Cognitive regulation during decision making shifts behavioral control between ventromedial and dorsolateral prefrontal value systems. Journal of Neuroscience, 32(39), 13543–13554.</w:t>
      </w:r>
    </w:p>
    <w:p w14:paraId="3BA73775" w14:textId="77777777" w:rsidR="00B35532" w:rsidRPr="00B35532" w:rsidRDefault="00B35532" w:rsidP="00B35532">
      <w:pPr>
        <w:tabs>
          <w:tab w:val="left" w:pos="3043"/>
        </w:tabs>
        <w:spacing w:after="0" w:line="360" w:lineRule="auto"/>
        <w:rPr>
          <w:rFonts w:ascii="Times New Roman" w:hAnsi="Times New Roman" w:cs="Times New Roman"/>
          <w:sz w:val="24"/>
          <w:szCs w:val="24"/>
        </w:rPr>
      </w:pPr>
    </w:p>
    <w:p w14:paraId="30028090" w14:textId="77777777" w:rsidR="000E3D8B" w:rsidRPr="00B35532" w:rsidRDefault="000E3D8B" w:rsidP="00B35532">
      <w:pPr>
        <w:tabs>
          <w:tab w:val="left" w:pos="3043"/>
        </w:tabs>
        <w:spacing w:after="0" w:line="360" w:lineRule="auto"/>
        <w:rPr>
          <w:rFonts w:ascii="Times New Roman" w:hAnsi="Times New Roman" w:cs="Times New Roman"/>
          <w:sz w:val="24"/>
          <w:szCs w:val="24"/>
        </w:rPr>
      </w:pPr>
      <w:r w:rsidRPr="00B35532">
        <w:rPr>
          <w:rFonts w:ascii="Times New Roman" w:hAnsi="Times New Roman" w:cs="Times New Roman"/>
          <w:sz w:val="24"/>
          <w:szCs w:val="24"/>
        </w:rPr>
        <w:t xml:space="preserve">Barraclough, D. J., Conroy, M. L., &amp; Lee, D. (2004). Prefrontal cortex and decision making in a mixed-strategy game. Nature Neuroscience, 7(4), 404–410.  </w:t>
      </w:r>
    </w:p>
    <w:p w14:paraId="1AD067F1" w14:textId="77777777" w:rsidR="00B35532" w:rsidRPr="00B35532" w:rsidRDefault="000E3D8B" w:rsidP="00B35532">
      <w:pPr>
        <w:tabs>
          <w:tab w:val="left" w:pos="3043"/>
        </w:tabs>
        <w:spacing w:after="0" w:line="360" w:lineRule="auto"/>
        <w:rPr>
          <w:rFonts w:ascii="Times New Roman" w:hAnsi="Times New Roman" w:cs="Times New Roman"/>
          <w:sz w:val="24"/>
          <w:szCs w:val="24"/>
        </w:rPr>
      </w:pPr>
      <w:proofErr w:type="spellStart"/>
      <w:r w:rsidRPr="00B35532">
        <w:rPr>
          <w:rFonts w:ascii="Times New Roman" w:hAnsi="Times New Roman" w:cs="Times New Roman"/>
          <w:sz w:val="24"/>
          <w:szCs w:val="24"/>
        </w:rPr>
        <w:t>Figner</w:t>
      </w:r>
      <w:proofErr w:type="spellEnd"/>
      <w:r w:rsidRPr="00B35532">
        <w:rPr>
          <w:rFonts w:ascii="Times New Roman" w:hAnsi="Times New Roman" w:cs="Times New Roman"/>
          <w:sz w:val="24"/>
          <w:szCs w:val="24"/>
        </w:rPr>
        <w:t xml:space="preserve">, B., Knoch, D., Johnson, E. J., Krosch, A. R., </w:t>
      </w:r>
      <w:proofErr w:type="spellStart"/>
      <w:r w:rsidRPr="00B35532">
        <w:rPr>
          <w:rFonts w:ascii="Times New Roman" w:hAnsi="Times New Roman" w:cs="Times New Roman"/>
          <w:sz w:val="24"/>
          <w:szCs w:val="24"/>
        </w:rPr>
        <w:t>Lisanby</w:t>
      </w:r>
      <w:proofErr w:type="spellEnd"/>
      <w:r w:rsidRPr="00B35532">
        <w:rPr>
          <w:rFonts w:ascii="Times New Roman" w:hAnsi="Times New Roman" w:cs="Times New Roman"/>
          <w:sz w:val="24"/>
          <w:szCs w:val="24"/>
        </w:rPr>
        <w:t>, S. H., Fehr, E., &amp; Weber, E. U. (2010). Lateral prefrontal cortex and self-control in intertemporal choice. Nature Neuroscience, 13(5): 538–539.</w:t>
      </w:r>
    </w:p>
    <w:p w14:paraId="1900F226" w14:textId="0E1D72F9" w:rsidR="000E3D8B" w:rsidRDefault="000E3D8B" w:rsidP="00B35532">
      <w:pPr>
        <w:tabs>
          <w:tab w:val="left" w:pos="3043"/>
        </w:tabs>
        <w:spacing w:after="0" w:line="360" w:lineRule="auto"/>
        <w:rPr>
          <w:rFonts w:ascii="Times New Roman" w:hAnsi="Times New Roman" w:cs="Times New Roman"/>
          <w:sz w:val="24"/>
          <w:szCs w:val="24"/>
        </w:rPr>
      </w:pPr>
      <w:r w:rsidRPr="00B35532">
        <w:rPr>
          <w:rFonts w:ascii="Times New Roman" w:hAnsi="Times New Roman" w:cs="Times New Roman"/>
          <w:sz w:val="24"/>
          <w:szCs w:val="24"/>
        </w:rPr>
        <w:br/>
        <w:t xml:space="preserve">Hare, T. A., Camerer, C. F., &amp; Rangel, A. (2009). Self-control in decision-making involves modulation of the </w:t>
      </w:r>
      <w:proofErr w:type="spellStart"/>
      <w:r w:rsidRPr="00B35532">
        <w:rPr>
          <w:rFonts w:ascii="Times New Roman" w:hAnsi="Times New Roman" w:cs="Times New Roman"/>
          <w:sz w:val="24"/>
          <w:szCs w:val="24"/>
        </w:rPr>
        <w:t>vmPFC</w:t>
      </w:r>
      <w:proofErr w:type="spellEnd"/>
      <w:r w:rsidRPr="00B35532">
        <w:rPr>
          <w:rFonts w:ascii="Times New Roman" w:hAnsi="Times New Roman" w:cs="Times New Roman"/>
          <w:sz w:val="24"/>
          <w:szCs w:val="24"/>
        </w:rPr>
        <w:t xml:space="preserve"> valuation system by the </w:t>
      </w:r>
      <w:proofErr w:type="spellStart"/>
      <w:r w:rsidRPr="00B35532">
        <w:rPr>
          <w:rFonts w:ascii="Times New Roman" w:hAnsi="Times New Roman" w:cs="Times New Roman"/>
          <w:sz w:val="24"/>
          <w:szCs w:val="24"/>
        </w:rPr>
        <w:t>dlPFC</w:t>
      </w:r>
      <w:proofErr w:type="spellEnd"/>
      <w:r w:rsidRPr="00B35532">
        <w:rPr>
          <w:rFonts w:ascii="Times New Roman" w:hAnsi="Times New Roman" w:cs="Times New Roman"/>
          <w:sz w:val="24"/>
          <w:szCs w:val="24"/>
        </w:rPr>
        <w:t>. Science, 324(5927): 646–648.</w:t>
      </w:r>
    </w:p>
    <w:p w14:paraId="53FFC03D" w14:textId="77777777" w:rsidR="00B35532" w:rsidRPr="00B35532" w:rsidRDefault="00B35532" w:rsidP="00B35532">
      <w:pPr>
        <w:tabs>
          <w:tab w:val="left" w:pos="3043"/>
        </w:tabs>
        <w:spacing w:after="0" w:line="360" w:lineRule="auto"/>
        <w:rPr>
          <w:rFonts w:ascii="Times New Roman" w:hAnsi="Times New Roman" w:cs="Times New Roman"/>
          <w:sz w:val="24"/>
          <w:szCs w:val="24"/>
        </w:rPr>
      </w:pPr>
    </w:p>
    <w:p w14:paraId="54566D1A" w14:textId="77777777" w:rsidR="000E3D8B" w:rsidRDefault="000E3D8B" w:rsidP="00B35532">
      <w:pPr>
        <w:tabs>
          <w:tab w:val="left" w:pos="3043"/>
        </w:tabs>
        <w:spacing w:after="0" w:line="360" w:lineRule="auto"/>
        <w:rPr>
          <w:rFonts w:ascii="Times New Roman" w:hAnsi="Times New Roman" w:cs="Times New Roman"/>
          <w:sz w:val="24"/>
          <w:szCs w:val="24"/>
        </w:rPr>
      </w:pPr>
      <w:r w:rsidRPr="00B35532">
        <w:rPr>
          <w:rFonts w:ascii="Times New Roman" w:hAnsi="Times New Roman" w:cs="Times New Roman"/>
          <w:sz w:val="24"/>
          <w:szCs w:val="24"/>
        </w:rPr>
        <w:t xml:space="preserve">Kim, S., Hwang, J., &amp; Lee, D. (2008). Prefrontal coding of temporally discounted values during intertemporal choice. </w:t>
      </w:r>
      <w:r w:rsidRPr="00B35532">
        <w:rPr>
          <w:rFonts w:ascii="Times New Roman" w:hAnsi="Times New Roman" w:cs="Times New Roman"/>
          <w:i/>
          <w:iCs/>
          <w:sz w:val="24"/>
          <w:szCs w:val="24"/>
        </w:rPr>
        <w:t>Neuron</w:t>
      </w:r>
      <w:r w:rsidRPr="00B35532">
        <w:rPr>
          <w:rFonts w:ascii="Times New Roman" w:hAnsi="Times New Roman" w:cs="Times New Roman"/>
          <w:sz w:val="24"/>
          <w:szCs w:val="24"/>
        </w:rPr>
        <w:t>, 59(1), 161–172.</w:t>
      </w:r>
    </w:p>
    <w:p w14:paraId="3C4CD906" w14:textId="77777777" w:rsidR="00B35532" w:rsidRPr="00B35532" w:rsidRDefault="00B35532" w:rsidP="00B35532">
      <w:pPr>
        <w:tabs>
          <w:tab w:val="left" w:pos="3043"/>
        </w:tabs>
        <w:spacing w:after="0" w:line="360" w:lineRule="auto"/>
        <w:rPr>
          <w:rFonts w:ascii="Times New Roman" w:hAnsi="Times New Roman" w:cs="Times New Roman"/>
          <w:sz w:val="24"/>
          <w:szCs w:val="24"/>
        </w:rPr>
      </w:pPr>
    </w:p>
    <w:p w14:paraId="12A45B5C" w14:textId="77777777" w:rsidR="000E3D8B" w:rsidRDefault="000E3D8B" w:rsidP="00B35532">
      <w:pPr>
        <w:tabs>
          <w:tab w:val="left" w:pos="3043"/>
        </w:tabs>
        <w:spacing w:after="0" w:line="360" w:lineRule="auto"/>
        <w:rPr>
          <w:rFonts w:ascii="Times New Roman" w:hAnsi="Times New Roman" w:cs="Times New Roman"/>
          <w:sz w:val="24"/>
          <w:szCs w:val="24"/>
        </w:rPr>
      </w:pPr>
      <w:hyperlink r:id="rId61" w:history="1">
        <w:r w:rsidRPr="00B35532">
          <w:rPr>
            <w:rStyle w:val="Hyperlink"/>
            <w:rFonts w:ascii="Times New Roman" w:hAnsi="Times New Roman" w:cs="Times New Roman"/>
            <w:color w:val="auto"/>
            <w:sz w:val="24"/>
            <w:szCs w:val="24"/>
            <w:u w:val="none"/>
          </w:rPr>
          <w:t>Siyu Wang</w:t>
        </w:r>
      </w:hyperlink>
      <w:r w:rsidRPr="00B35532">
        <w:rPr>
          <w:rFonts w:ascii="Times New Roman" w:hAnsi="Times New Roman" w:cs="Times New Roman"/>
          <w:sz w:val="24"/>
          <w:szCs w:val="24"/>
          <w:vertAlign w:val="superscript"/>
        </w:rPr>
        <w:t> </w:t>
      </w:r>
      <w:hyperlink r:id="rId62" w:anchor="full-view-equal-contrib-explanation" w:tooltip="Contributed equally" w:history="1">
        <w:r w:rsidRPr="00B35532">
          <w:rPr>
            <w:rStyle w:val="Hyperlink"/>
            <w:rFonts w:ascii="Times New Roman" w:hAnsi="Times New Roman" w:cs="Times New Roman"/>
            <w:color w:val="auto"/>
            <w:sz w:val="24"/>
            <w:szCs w:val="24"/>
            <w:u w:val="none"/>
            <w:vertAlign w:val="superscript"/>
          </w:rPr>
          <w:t>#</w:t>
        </w:r>
      </w:hyperlink>
      <w:r w:rsidRPr="00B35532">
        <w:rPr>
          <w:rFonts w:ascii="Times New Roman" w:hAnsi="Times New Roman" w:cs="Times New Roman"/>
          <w:sz w:val="24"/>
          <w:szCs w:val="24"/>
        </w:rPr>
        <w:t>, </w:t>
      </w:r>
      <w:hyperlink r:id="rId63" w:history="1">
        <w:r w:rsidRPr="00B35532">
          <w:rPr>
            <w:rStyle w:val="Hyperlink"/>
            <w:rFonts w:ascii="Times New Roman" w:hAnsi="Times New Roman" w:cs="Times New Roman"/>
            <w:color w:val="auto"/>
            <w:sz w:val="24"/>
            <w:szCs w:val="24"/>
            <w:u w:val="none"/>
          </w:rPr>
          <w:t>Rossella Falcone</w:t>
        </w:r>
      </w:hyperlink>
      <w:r w:rsidRPr="00B35532">
        <w:rPr>
          <w:rFonts w:ascii="Times New Roman" w:hAnsi="Times New Roman" w:cs="Times New Roman"/>
          <w:sz w:val="24"/>
          <w:szCs w:val="24"/>
          <w:vertAlign w:val="superscript"/>
        </w:rPr>
        <w:t> </w:t>
      </w:r>
      <w:hyperlink r:id="rId64" w:anchor="full-view-equal-contrib-explanation" w:tooltip="Contributed equally" w:history="1">
        <w:r w:rsidRPr="00B35532">
          <w:rPr>
            <w:rStyle w:val="Hyperlink"/>
            <w:rFonts w:ascii="Times New Roman" w:hAnsi="Times New Roman" w:cs="Times New Roman"/>
            <w:color w:val="auto"/>
            <w:sz w:val="24"/>
            <w:szCs w:val="24"/>
            <w:u w:val="none"/>
            <w:vertAlign w:val="superscript"/>
          </w:rPr>
          <w:t>#</w:t>
        </w:r>
      </w:hyperlink>
      <w:r w:rsidRPr="00B35532">
        <w:rPr>
          <w:rFonts w:ascii="Times New Roman" w:hAnsi="Times New Roman" w:cs="Times New Roman"/>
          <w:sz w:val="24"/>
          <w:szCs w:val="24"/>
          <w:vertAlign w:val="superscript"/>
        </w:rPr>
        <w:t> </w:t>
      </w:r>
      <w:r w:rsidRPr="00B35532">
        <w:rPr>
          <w:rFonts w:ascii="Times New Roman" w:hAnsi="Times New Roman" w:cs="Times New Roman"/>
          <w:sz w:val="24"/>
          <w:szCs w:val="24"/>
        </w:rPr>
        <w:t>, </w:t>
      </w:r>
      <w:hyperlink r:id="rId65" w:history="1">
        <w:r w:rsidRPr="00B35532">
          <w:rPr>
            <w:rStyle w:val="Hyperlink"/>
            <w:rFonts w:ascii="Times New Roman" w:hAnsi="Times New Roman" w:cs="Times New Roman"/>
            <w:color w:val="auto"/>
            <w:sz w:val="24"/>
            <w:szCs w:val="24"/>
            <w:u w:val="none"/>
          </w:rPr>
          <w:t>Barry Richmond</w:t>
        </w:r>
      </w:hyperlink>
      <w:r w:rsidRPr="00B35532">
        <w:rPr>
          <w:rFonts w:ascii="Times New Roman" w:hAnsi="Times New Roman" w:cs="Times New Roman"/>
          <w:sz w:val="24"/>
          <w:szCs w:val="24"/>
          <w:vertAlign w:val="superscript"/>
        </w:rPr>
        <w:t> </w:t>
      </w:r>
      <w:r w:rsidRPr="00B35532">
        <w:rPr>
          <w:rFonts w:ascii="Times New Roman" w:hAnsi="Times New Roman" w:cs="Times New Roman"/>
          <w:sz w:val="24"/>
          <w:szCs w:val="24"/>
        </w:rPr>
        <w:t>, </w:t>
      </w:r>
      <w:hyperlink r:id="rId66" w:history="1">
        <w:r w:rsidRPr="00B35532">
          <w:rPr>
            <w:rStyle w:val="Hyperlink"/>
            <w:rFonts w:ascii="Times New Roman" w:hAnsi="Times New Roman" w:cs="Times New Roman"/>
            <w:color w:val="auto"/>
            <w:sz w:val="24"/>
            <w:szCs w:val="24"/>
            <w:u w:val="none"/>
          </w:rPr>
          <w:t>Bruno B Averbeck</w:t>
        </w:r>
      </w:hyperlink>
      <w:r w:rsidRPr="00B35532">
        <w:rPr>
          <w:rFonts w:ascii="Times New Roman" w:hAnsi="Times New Roman" w:cs="Times New Roman"/>
          <w:sz w:val="24"/>
          <w:szCs w:val="24"/>
        </w:rPr>
        <w:t xml:space="preserve">. (2023). Attractor dynamics reflect decision confidence in macaque prefrontal cortex. Nat </w:t>
      </w:r>
      <w:proofErr w:type="spellStart"/>
      <w:r w:rsidRPr="00B35532">
        <w:rPr>
          <w:rFonts w:ascii="Times New Roman" w:hAnsi="Times New Roman" w:cs="Times New Roman"/>
          <w:sz w:val="24"/>
          <w:szCs w:val="24"/>
        </w:rPr>
        <w:t>Neurosci</w:t>
      </w:r>
      <w:proofErr w:type="spellEnd"/>
      <w:r w:rsidRPr="00B35532">
        <w:rPr>
          <w:rFonts w:ascii="Times New Roman" w:hAnsi="Times New Roman" w:cs="Times New Roman"/>
          <w:sz w:val="24"/>
          <w:szCs w:val="24"/>
        </w:rPr>
        <w:t xml:space="preserve">, 26(11):1970-1980. </w:t>
      </w:r>
      <w:hyperlink r:id="rId67" w:anchor="full-view-equal-contrib-explanation" w:tooltip="Contributed equally" w:history="1">
        <w:r w:rsidRPr="00B35532">
          <w:rPr>
            <w:rStyle w:val="Hyperlink"/>
            <w:rFonts w:ascii="Times New Roman" w:hAnsi="Times New Roman" w:cs="Times New Roman"/>
            <w:color w:val="auto"/>
            <w:sz w:val="24"/>
            <w:szCs w:val="24"/>
            <w:u w:val="none"/>
            <w:vertAlign w:val="superscript"/>
          </w:rPr>
          <w:t>#</w:t>
        </w:r>
      </w:hyperlink>
      <w:r w:rsidRPr="00B35532">
        <w:rPr>
          <w:rFonts w:ascii="Times New Roman" w:hAnsi="Times New Roman" w:cs="Times New Roman"/>
          <w:sz w:val="24"/>
          <w:szCs w:val="24"/>
        </w:rPr>
        <w:t>Equal contribution.</w:t>
      </w:r>
    </w:p>
    <w:p w14:paraId="7DA75173" w14:textId="77777777" w:rsidR="00B35532" w:rsidRPr="00B35532" w:rsidRDefault="00B35532" w:rsidP="00B35532">
      <w:pPr>
        <w:tabs>
          <w:tab w:val="left" w:pos="3043"/>
        </w:tabs>
        <w:spacing w:after="0" w:line="360" w:lineRule="auto"/>
        <w:rPr>
          <w:rFonts w:ascii="Times New Roman" w:hAnsi="Times New Roman" w:cs="Times New Roman"/>
          <w:sz w:val="24"/>
          <w:szCs w:val="24"/>
        </w:rPr>
      </w:pPr>
    </w:p>
    <w:p w14:paraId="465194E4" w14:textId="77777777" w:rsidR="000E3D8B" w:rsidRDefault="000E3D8B" w:rsidP="00B35532">
      <w:pPr>
        <w:tabs>
          <w:tab w:val="left" w:pos="3043"/>
        </w:tabs>
        <w:spacing w:after="0" w:line="360" w:lineRule="auto"/>
        <w:rPr>
          <w:rFonts w:ascii="Times New Roman" w:hAnsi="Times New Roman" w:cs="Times New Roman"/>
          <w:sz w:val="24"/>
          <w:szCs w:val="24"/>
        </w:rPr>
      </w:pPr>
      <w:r w:rsidRPr="00B35532">
        <w:rPr>
          <w:rFonts w:ascii="Times New Roman" w:hAnsi="Times New Roman" w:cs="Times New Roman"/>
          <w:sz w:val="24"/>
          <w:szCs w:val="24"/>
        </w:rPr>
        <w:t xml:space="preserve">Rigotti, M., Barak, O., Warden, M. R., Wang, X.-J., Daw, N. D., Miller, E. K., &amp; Fusi, S. (2013). The importance of mixed selectivity in complex cognitive tasks. </w:t>
      </w:r>
      <w:r w:rsidRPr="00B35532">
        <w:rPr>
          <w:rFonts w:ascii="Times New Roman" w:hAnsi="Times New Roman" w:cs="Times New Roman"/>
          <w:i/>
          <w:iCs/>
          <w:sz w:val="24"/>
          <w:szCs w:val="24"/>
        </w:rPr>
        <w:t>Nature</w:t>
      </w:r>
      <w:r w:rsidRPr="00B35532">
        <w:rPr>
          <w:rFonts w:ascii="Times New Roman" w:hAnsi="Times New Roman" w:cs="Times New Roman"/>
          <w:sz w:val="24"/>
          <w:szCs w:val="24"/>
        </w:rPr>
        <w:t xml:space="preserve">, 497(7451), 585–590. </w:t>
      </w:r>
    </w:p>
    <w:p w14:paraId="0F3551D8" w14:textId="77777777" w:rsidR="00B35532" w:rsidRPr="00B35532" w:rsidRDefault="00B35532" w:rsidP="00B35532">
      <w:pPr>
        <w:tabs>
          <w:tab w:val="left" w:pos="3043"/>
        </w:tabs>
        <w:spacing w:after="0" w:line="360" w:lineRule="auto"/>
        <w:rPr>
          <w:rFonts w:ascii="Times New Roman" w:hAnsi="Times New Roman" w:cs="Times New Roman"/>
          <w:sz w:val="24"/>
          <w:szCs w:val="24"/>
        </w:rPr>
      </w:pPr>
    </w:p>
    <w:p w14:paraId="6C77E6AB" w14:textId="77777777" w:rsidR="00B35532" w:rsidRPr="00B35532" w:rsidRDefault="000E3D8B" w:rsidP="00B35532">
      <w:pPr>
        <w:tabs>
          <w:tab w:val="left" w:pos="3043"/>
        </w:tabs>
        <w:spacing w:after="0" w:line="360" w:lineRule="auto"/>
        <w:rPr>
          <w:rFonts w:ascii="Times New Roman" w:hAnsi="Times New Roman" w:cs="Times New Roman"/>
          <w:sz w:val="24"/>
          <w:szCs w:val="24"/>
        </w:rPr>
      </w:pPr>
      <w:r w:rsidRPr="00B35532">
        <w:rPr>
          <w:rFonts w:ascii="Times New Roman" w:hAnsi="Times New Roman" w:cs="Times New Roman"/>
          <w:sz w:val="24"/>
          <w:szCs w:val="24"/>
        </w:rPr>
        <w:t xml:space="preserve">Miller, E. K., &amp; Cohen, J. D. (2001). An integrative theory of prefrontal cortex function. </w:t>
      </w:r>
      <w:r w:rsidRPr="00B35532">
        <w:rPr>
          <w:rFonts w:ascii="Times New Roman" w:hAnsi="Times New Roman" w:cs="Times New Roman"/>
          <w:i/>
          <w:iCs/>
          <w:sz w:val="24"/>
          <w:szCs w:val="24"/>
        </w:rPr>
        <w:t>Annual Review of Neuroscience</w:t>
      </w:r>
      <w:r w:rsidRPr="00B35532">
        <w:rPr>
          <w:rFonts w:ascii="Times New Roman" w:hAnsi="Times New Roman" w:cs="Times New Roman"/>
          <w:sz w:val="24"/>
          <w:szCs w:val="24"/>
        </w:rPr>
        <w:t>, 24, 167–202.</w:t>
      </w:r>
    </w:p>
    <w:p w14:paraId="4FBFD557" w14:textId="13296667" w:rsidR="000E3D8B" w:rsidRPr="00B35532" w:rsidRDefault="000E3D8B" w:rsidP="00B35532">
      <w:pPr>
        <w:tabs>
          <w:tab w:val="left" w:pos="3043"/>
        </w:tabs>
        <w:spacing w:after="0" w:line="360" w:lineRule="auto"/>
        <w:rPr>
          <w:rFonts w:ascii="Times New Roman" w:hAnsi="Times New Roman" w:cs="Times New Roman"/>
          <w:sz w:val="24"/>
          <w:szCs w:val="24"/>
        </w:rPr>
      </w:pPr>
      <w:r w:rsidRPr="00B35532">
        <w:rPr>
          <w:rFonts w:ascii="Times New Roman" w:hAnsi="Times New Roman" w:cs="Times New Roman"/>
          <w:sz w:val="24"/>
          <w:szCs w:val="24"/>
        </w:rPr>
        <w:br/>
        <w:t xml:space="preserve">Daw, N. D., Gershman, S. J., Seymour, B., Dayan, P., &amp; Dolan, R. J. (2011). Model-based influences on humans’ choices and striatal prediction errors. </w:t>
      </w:r>
      <w:r w:rsidRPr="00B35532">
        <w:rPr>
          <w:rFonts w:ascii="Times New Roman" w:hAnsi="Times New Roman" w:cs="Times New Roman"/>
          <w:i/>
          <w:iCs/>
          <w:sz w:val="24"/>
          <w:szCs w:val="24"/>
        </w:rPr>
        <w:t>Neuron</w:t>
      </w:r>
      <w:r w:rsidRPr="00B35532">
        <w:rPr>
          <w:rFonts w:ascii="Times New Roman" w:hAnsi="Times New Roman" w:cs="Times New Roman"/>
          <w:sz w:val="24"/>
          <w:szCs w:val="24"/>
        </w:rPr>
        <w:t>, 69(6), 1204-1215.</w:t>
      </w:r>
      <w:r w:rsidRPr="00B35532">
        <w:rPr>
          <w:rFonts w:ascii="Times New Roman" w:hAnsi="Times New Roman" w:cs="Times New Roman"/>
          <w:sz w:val="24"/>
          <w:szCs w:val="24"/>
        </w:rPr>
        <w:br/>
      </w:r>
    </w:p>
    <w:p w14:paraId="0D683F6D" w14:textId="4B3B61D9" w:rsidR="000E3D8B" w:rsidRPr="00B35532" w:rsidRDefault="000E3D8B" w:rsidP="00B35532">
      <w:pPr>
        <w:tabs>
          <w:tab w:val="left" w:pos="3043"/>
        </w:tabs>
        <w:spacing w:after="0" w:line="360" w:lineRule="auto"/>
        <w:rPr>
          <w:rFonts w:ascii="Times New Roman" w:hAnsi="Times New Roman" w:cs="Times New Roman"/>
          <w:sz w:val="24"/>
          <w:szCs w:val="24"/>
        </w:rPr>
      </w:pPr>
      <w:r w:rsidRPr="00B35532">
        <w:rPr>
          <w:rFonts w:ascii="Times New Roman" w:hAnsi="Times New Roman" w:cs="Times New Roman"/>
          <w:sz w:val="24"/>
          <w:szCs w:val="24"/>
        </w:rPr>
        <w:lastRenderedPageBreak/>
        <w:t xml:space="preserve">Gillan, C. M., Kosinski, M., Whelan, R., Phelps, E. A., &amp; Daw, N. D. (2016). Characterizing a psychiatric symptom dimension related to deficits in goal-directed control. </w:t>
      </w:r>
      <w:proofErr w:type="spellStart"/>
      <w:r w:rsidRPr="00B35532">
        <w:rPr>
          <w:rFonts w:ascii="Times New Roman" w:hAnsi="Times New Roman" w:cs="Times New Roman"/>
          <w:i/>
          <w:iCs/>
          <w:sz w:val="24"/>
          <w:szCs w:val="24"/>
        </w:rPr>
        <w:t>eLife</w:t>
      </w:r>
      <w:proofErr w:type="spellEnd"/>
      <w:r w:rsidRPr="00B35532">
        <w:rPr>
          <w:rFonts w:ascii="Times New Roman" w:hAnsi="Times New Roman" w:cs="Times New Roman"/>
          <w:sz w:val="24"/>
          <w:szCs w:val="24"/>
        </w:rPr>
        <w:t>, 5, e11305.</w:t>
      </w:r>
      <w:r w:rsidRPr="00B35532">
        <w:rPr>
          <w:rFonts w:ascii="Times New Roman" w:hAnsi="Times New Roman" w:cs="Times New Roman"/>
          <w:sz w:val="24"/>
          <w:szCs w:val="24"/>
        </w:rPr>
        <w:br/>
      </w:r>
    </w:p>
    <w:p w14:paraId="735603BF" w14:textId="40259A2C" w:rsidR="000E3D8B" w:rsidRPr="00B35532" w:rsidRDefault="000E3D8B" w:rsidP="00B35532">
      <w:pPr>
        <w:tabs>
          <w:tab w:val="left" w:pos="3043"/>
        </w:tabs>
        <w:spacing w:after="0" w:line="360" w:lineRule="auto"/>
        <w:rPr>
          <w:rFonts w:ascii="Times New Roman" w:hAnsi="Times New Roman" w:cs="Times New Roman"/>
          <w:sz w:val="24"/>
          <w:szCs w:val="24"/>
        </w:rPr>
      </w:pPr>
      <w:r w:rsidRPr="00B35532">
        <w:rPr>
          <w:rFonts w:ascii="Times New Roman" w:hAnsi="Times New Roman" w:cs="Times New Roman"/>
          <w:sz w:val="24"/>
          <w:szCs w:val="24"/>
        </w:rPr>
        <w:t xml:space="preserve">Voon, V., Derbyshire, K., </w:t>
      </w:r>
      <w:proofErr w:type="spellStart"/>
      <w:r w:rsidRPr="00B35532">
        <w:rPr>
          <w:rFonts w:ascii="Times New Roman" w:hAnsi="Times New Roman" w:cs="Times New Roman"/>
          <w:sz w:val="24"/>
          <w:szCs w:val="24"/>
        </w:rPr>
        <w:t>Rück</w:t>
      </w:r>
      <w:proofErr w:type="spellEnd"/>
      <w:r w:rsidRPr="00B35532">
        <w:rPr>
          <w:rFonts w:ascii="Times New Roman" w:hAnsi="Times New Roman" w:cs="Times New Roman"/>
          <w:sz w:val="24"/>
          <w:szCs w:val="24"/>
        </w:rPr>
        <w:t xml:space="preserve">, C., Irvine, M. A., </w:t>
      </w:r>
      <w:proofErr w:type="spellStart"/>
      <w:r w:rsidRPr="00B35532">
        <w:rPr>
          <w:rFonts w:ascii="Times New Roman" w:hAnsi="Times New Roman" w:cs="Times New Roman"/>
          <w:sz w:val="24"/>
          <w:szCs w:val="24"/>
        </w:rPr>
        <w:t>Worbe</w:t>
      </w:r>
      <w:proofErr w:type="spellEnd"/>
      <w:r w:rsidRPr="00B35532">
        <w:rPr>
          <w:rFonts w:ascii="Times New Roman" w:hAnsi="Times New Roman" w:cs="Times New Roman"/>
          <w:sz w:val="24"/>
          <w:szCs w:val="24"/>
        </w:rPr>
        <w:t xml:space="preserve">, Y., Enander, J., ... &amp; </w:t>
      </w:r>
      <w:proofErr w:type="spellStart"/>
      <w:r w:rsidRPr="00B35532">
        <w:rPr>
          <w:rFonts w:ascii="Times New Roman" w:hAnsi="Times New Roman" w:cs="Times New Roman"/>
          <w:sz w:val="24"/>
          <w:szCs w:val="24"/>
        </w:rPr>
        <w:t>Roiser</w:t>
      </w:r>
      <w:proofErr w:type="spellEnd"/>
      <w:r w:rsidRPr="00B35532">
        <w:rPr>
          <w:rFonts w:ascii="Times New Roman" w:hAnsi="Times New Roman" w:cs="Times New Roman"/>
          <w:sz w:val="24"/>
          <w:szCs w:val="24"/>
        </w:rPr>
        <w:t xml:space="preserve">, J. P. (2015). Disorders of compulsivity: A common bias towards learning habits. </w:t>
      </w:r>
      <w:r w:rsidRPr="00B35532">
        <w:rPr>
          <w:rFonts w:ascii="Times New Roman" w:hAnsi="Times New Roman" w:cs="Times New Roman"/>
          <w:i/>
          <w:iCs/>
          <w:sz w:val="24"/>
          <w:szCs w:val="24"/>
        </w:rPr>
        <w:t>Molecular Psychiatry</w:t>
      </w:r>
      <w:r w:rsidRPr="00B35532">
        <w:rPr>
          <w:rFonts w:ascii="Times New Roman" w:hAnsi="Times New Roman" w:cs="Times New Roman"/>
          <w:sz w:val="24"/>
          <w:szCs w:val="24"/>
        </w:rPr>
        <w:t>, 20(3), 345-352.</w:t>
      </w:r>
      <w:r w:rsidRPr="00B35532">
        <w:rPr>
          <w:rFonts w:ascii="Times New Roman" w:hAnsi="Times New Roman" w:cs="Times New Roman"/>
          <w:sz w:val="24"/>
          <w:szCs w:val="24"/>
        </w:rPr>
        <w:br/>
      </w:r>
    </w:p>
    <w:p w14:paraId="16F83D32" w14:textId="77777777" w:rsidR="00B35532" w:rsidRDefault="000E3D8B" w:rsidP="00B35532">
      <w:pPr>
        <w:tabs>
          <w:tab w:val="left" w:pos="3043"/>
        </w:tabs>
        <w:spacing w:after="0" w:line="360" w:lineRule="auto"/>
        <w:rPr>
          <w:rFonts w:ascii="Times New Roman" w:hAnsi="Times New Roman" w:cs="Times New Roman"/>
          <w:sz w:val="24"/>
          <w:szCs w:val="24"/>
          <w:lang w:val="es-ES"/>
        </w:rPr>
      </w:pPr>
      <w:r w:rsidRPr="00B35532">
        <w:rPr>
          <w:rFonts w:ascii="Times New Roman" w:hAnsi="Times New Roman" w:cs="Times New Roman"/>
          <w:sz w:val="24"/>
          <w:szCs w:val="24"/>
        </w:rPr>
        <w:t xml:space="preserve">Cools, R., &amp; D'Esposito, M. (2011). Inverted-U–shaped dopamine actions on human working memory and cognitive control. </w:t>
      </w:r>
      <w:proofErr w:type="spellStart"/>
      <w:r w:rsidRPr="00B35532">
        <w:rPr>
          <w:rFonts w:ascii="Times New Roman" w:hAnsi="Times New Roman" w:cs="Times New Roman"/>
          <w:i/>
          <w:iCs/>
          <w:sz w:val="24"/>
          <w:szCs w:val="24"/>
          <w:lang w:val="es-ES"/>
        </w:rPr>
        <w:t>Biological</w:t>
      </w:r>
      <w:proofErr w:type="spellEnd"/>
      <w:r w:rsidRPr="00B35532">
        <w:rPr>
          <w:rFonts w:ascii="Times New Roman" w:hAnsi="Times New Roman" w:cs="Times New Roman"/>
          <w:i/>
          <w:iCs/>
          <w:sz w:val="24"/>
          <w:szCs w:val="24"/>
          <w:lang w:val="es-ES"/>
        </w:rPr>
        <w:t xml:space="preserve"> </w:t>
      </w:r>
      <w:proofErr w:type="spellStart"/>
      <w:r w:rsidRPr="00B35532">
        <w:rPr>
          <w:rFonts w:ascii="Times New Roman" w:hAnsi="Times New Roman" w:cs="Times New Roman"/>
          <w:i/>
          <w:iCs/>
          <w:sz w:val="24"/>
          <w:szCs w:val="24"/>
          <w:lang w:val="es-ES"/>
        </w:rPr>
        <w:t>Psychiatry</w:t>
      </w:r>
      <w:proofErr w:type="spellEnd"/>
      <w:r w:rsidRPr="00B35532">
        <w:rPr>
          <w:rFonts w:ascii="Times New Roman" w:hAnsi="Times New Roman" w:cs="Times New Roman"/>
          <w:sz w:val="24"/>
          <w:szCs w:val="24"/>
          <w:lang w:val="es-ES"/>
        </w:rPr>
        <w:t>, 69(12), e113-e125.</w:t>
      </w:r>
    </w:p>
    <w:p w14:paraId="73ACA463" w14:textId="3D6997FB" w:rsidR="000E3D8B" w:rsidRPr="00B35532" w:rsidRDefault="000E3D8B" w:rsidP="00B35532">
      <w:pPr>
        <w:tabs>
          <w:tab w:val="left" w:pos="3043"/>
        </w:tabs>
        <w:spacing w:after="0" w:line="360" w:lineRule="auto"/>
        <w:rPr>
          <w:rFonts w:ascii="Times New Roman" w:hAnsi="Times New Roman" w:cs="Times New Roman"/>
          <w:sz w:val="24"/>
          <w:szCs w:val="24"/>
        </w:rPr>
      </w:pPr>
      <w:r w:rsidRPr="00B35532">
        <w:rPr>
          <w:rFonts w:ascii="Times New Roman" w:hAnsi="Times New Roman" w:cs="Times New Roman"/>
          <w:sz w:val="24"/>
          <w:szCs w:val="24"/>
          <w:lang w:val="es-ES"/>
        </w:rPr>
        <w:br/>
      </w:r>
      <w:r w:rsidRPr="00B35532">
        <w:rPr>
          <w:rFonts w:ascii="Times New Roman" w:hAnsi="Times New Roman" w:cs="Times New Roman"/>
          <w:sz w:val="24"/>
          <w:szCs w:val="24"/>
        </w:rPr>
        <w:t xml:space="preserve">Koechlin, E., Ody, C., &amp; </w:t>
      </w:r>
      <w:proofErr w:type="spellStart"/>
      <w:r w:rsidRPr="00B35532">
        <w:rPr>
          <w:rFonts w:ascii="Times New Roman" w:hAnsi="Times New Roman" w:cs="Times New Roman"/>
          <w:sz w:val="24"/>
          <w:szCs w:val="24"/>
        </w:rPr>
        <w:t>Kouneiher</w:t>
      </w:r>
      <w:proofErr w:type="spellEnd"/>
      <w:r w:rsidRPr="00B35532">
        <w:rPr>
          <w:rFonts w:ascii="Times New Roman" w:hAnsi="Times New Roman" w:cs="Times New Roman"/>
          <w:sz w:val="24"/>
          <w:szCs w:val="24"/>
        </w:rPr>
        <w:t xml:space="preserve">, F. (2003). The architecture of cognitive control in the human prefrontal cortex. </w:t>
      </w:r>
      <w:r w:rsidRPr="00B35532">
        <w:rPr>
          <w:rFonts w:ascii="Times New Roman" w:hAnsi="Times New Roman" w:cs="Times New Roman"/>
          <w:i/>
          <w:iCs/>
          <w:sz w:val="24"/>
          <w:szCs w:val="24"/>
        </w:rPr>
        <w:t>Science</w:t>
      </w:r>
      <w:r w:rsidRPr="00B35532">
        <w:rPr>
          <w:rFonts w:ascii="Times New Roman" w:hAnsi="Times New Roman" w:cs="Times New Roman"/>
          <w:sz w:val="24"/>
          <w:szCs w:val="24"/>
        </w:rPr>
        <w:t>, 302(5648), 1181-1185.</w:t>
      </w:r>
    </w:p>
    <w:p w14:paraId="412B6FC9" w14:textId="77777777" w:rsidR="000E3D8B" w:rsidRDefault="000E3D8B" w:rsidP="00B35532">
      <w:pPr>
        <w:tabs>
          <w:tab w:val="left" w:pos="3043"/>
        </w:tabs>
        <w:spacing w:after="0" w:line="360" w:lineRule="auto"/>
        <w:rPr>
          <w:rFonts w:ascii="Times New Roman" w:hAnsi="Times New Roman" w:cs="Times New Roman"/>
          <w:sz w:val="24"/>
          <w:szCs w:val="24"/>
        </w:rPr>
      </w:pPr>
      <w:hyperlink r:id="rId68" w:history="1">
        <w:r w:rsidRPr="00B35532">
          <w:rPr>
            <w:rStyle w:val="Hyperlink"/>
            <w:rFonts w:ascii="Times New Roman" w:hAnsi="Times New Roman" w:cs="Times New Roman"/>
            <w:color w:val="auto"/>
            <w:sz w:val="24"/>
            <w:szCs w:val="24"/>
            <w:u w:val="none"/>
          </w:rPr>
          <w:t>Roshan Cools</w:t>
        </w:r>
      </w:hyperlink>
      <w:r w:rsidRPr="00B35532">
        <w:rPr>
          <w:rFonts w:ascii="Times New Roman" w:hAnsi="Times New Roman" w:cs="Times New Roman"/>
          <w:sz w:val="24"/>
          <w:szCs w:val="24"/>
        </w:rPr>
        <w:t>, </w:t>
      </w:r>
      <w:hyperlink r:id="rId69" w:history="1">
        <w:r w:rsidRPr="00B35532">
          <w:rPr>
            <w:rStyle w:val="Hyperlink"/>
            <w:rFonts w:ascii="Times New Roman" w:hAnsi="Times New Roman" w:cs="Times New Roman"/>
            <w:color w:val="auto"/>
            <w:sz w:val="24"/>
            <w:szCs w:val="24"/>
            <w:u w:val="none"/>
          </w:rPr>
          <w:t>Mark D'Esposito</w:t>
        </w:r>
      </w:hyperlink>
      <w:r w:rsidRPr="00B35532">
        <w:rPr>
          <w:rFonts w:ascii="Times New Roman" w:hAnsi="Times New Roman" w:cs="Times New Roman"/>
          <w:sz w:val="24"/>
          <w:szCs w:val="24"/>
        </w:rPr>
        <w:t xml:space="preserve"> (2011). Inverted-U-shaped dopamine actions on human working memory and cognitive control. Biol Psychiatry, 69(12</w:t>
      </w:r>
      <w:proofErr w:type="gramStart"/>
      <w:r w:rsidRPr="00B35532">
        <w:rPr>
          <w:rFonts w:ascii="Times New Roman" w:hAnsi="Times New Roman" w:cs="Times New Roman"/>
          <w:sz w:val="24"/>
          <w:szCs w:val="24"/>
        </w:rPr>
        <w:t>):e</w:t>
      </w:r>
      <w:proofErr w:type="gramEnd"/>
      <w:r w:rsidRPr="00B35532">
        <w:rPr>
          <w:rFonts w:ascii="Times New Roman" w:hAnsi="Times New Roman" w:cs="Times New Roman"/>
          <w:sz w:val="24"/>
          <w:szCs w:val="24"/>
        </w:rPr>
        <w:t>113-25.</w:t>
      </w:r>
    </w:p>
    <w:p w14:paraId="10C9A78C" w14:textId="77777777" w:rsidR="00B35532" w:rsidRPr="00B35532" w:rsidRDefault="00B35532" w:rsidP="00B35532">
      <w:pPr>
        <w:tabs>
          <w:tab w:val="left" w:pos="3043"/>
        </w:tabs>
        <w:spacing w:after="0" w:line="360" w:lineRule="auto"/>
        <w:rPr>
          <w:rFonts w:ascii="Times New Roman" w:hAnsi="Times New Roman" w:cs="Times New Roman"/>
          <w:sz w:val="24"/>
          <w:szCs w:val="24"/>
        </w:rPr>
      </w:pPr>
    </w:p>
    <w:p w14:paraId="3A6C5BBE" w14:textId="77777777" w:rsidR="000E3D8B" w:rsidRDefault="000E3D8B" w:rsidP="00B35532">
      <w:pPr>
        <w:tabs>
          <w:tab w:val="left" w:pos="3043"/>
        </w:tabs>
        <w:spacing w:after="0" w:line="360" w:lineRule="auto"/>
        <w:rPr>
          <w:rFonts w:ascii="Times New Roman" w:hAnsi="Times New Roman" w:cs="Times New Roman"/>
          <w:sz w:val="24"/>
          <w:szCs w:val="24"/>
        </w:rPr>
      </w:pPr>
      <w:hyperlink r:id="rId70" w:history="1">
        <w:r w:rsidRPr="00B35532">
          <w:rPr>
            <w:rStyle w:val="Hyperlink"/>
            <w:rFonts w:ascii="Times New Roman" w:hAnsi="Times New Roman" w:cs="Times New Roman"/>
            <w:color w:val="auto"/>
            <w:sz w:val="24"/>
            <w:szCs w:val="24"/>
            <w:u w:val="none"/>
          </w:rPr>
          <w:t>Etienne Koechlin</w:t>
        </w:r>
      </w:hyperlink>
      <w:r w:rsidRPr="00B35532">
        <w:rPr>
          <w:rFonts w:ascii="Times New Roman" w:hAnsi="Times New Roman" w:cs="Times New Roman"/>
          <w:sz w:val="24"/>
          <w:szCs w:val="24"/>
        </w:rPr>
        <w:t>, </w:t>
      </w:r>
      <w:proofErr w:type="spellStart"/>
      <w:r w:rsidRPr="00B35532">
        <w:rPr>
          <w:rFonts w:ascii="Times New Roman" w:hAnsi="Times New Roman" w:cs="Times New Roman"/>
          <w:sz w:val="24"/>
          <w:szCs w:val="24"/>
        </w:rPr>
        <w:fldChar w:fldCharType="begin"/>
      </w:r>
      <w:r w:rsidRPr="00B35532">
        <w:rPr>
          <w:rFonts w:ascii="Times New Roman" w:hAnsi="Times New Roman" w:cs="Times New Roman"/>
          <w:sz w:val="24"/>
          <w:szCs w:val="24"/>
        </w:rPr>
        <w:instrText>HYPERLINK "https://pubmed.ncbi.nlm.nih.gov/?term=Ody+C&amp;cauthor_id=14615530"</w:instrText>
      </w:r>
      <w:r w:rsidRPr="00B35532">
        <w:rPr>
          <w:rFonts w:ascii="Times New Roman" w:hAnsi="Times New Roman" w:cs="Times New Roman"/>
          <w:sz w:val="24"/>
          <w:szCs w:val="24"/>
        </w:rPr>
      </w:r>
      <w:r w:rsidRPr="00B35532">
        <w:rPr>
          <w:rFonts w:ascii="Times New Roman" w:hAnsi="Times New Roman" w:cs="Times New Roman"/>
          <w:sz w:val="24"/>
          <w:szCs w:val="24"/>
        </w:rPr>
        <w:fldChar w:fldCharType="separate"/>
      </w:r>
      <w:r w:rsidRPr="00B35532">
        <w:rPr>
          <w:rStyle w:val="Hyperlink"/>
          <w:rFonts w:ascii="Times New Roman" w:hAnsi="Times New Roman" w:cs="Times New Roman"/>
          <w:color w:val="auto"/>
          <w:sz w:val="24"/>
          <w:szCs w:val="24"/>
          <w:u w:val="none"/>
        </w:rPr>
        <w:t>Chrystèle</w:t>
      </w:r>
      <w:proofErr w:type="spellEnd"/>
      <w:r w:rsidRPr="00B35532">
        <w:rPr>
          <w:rStyle w:val="Hyperlink"/>
          <w:rFonts w:ascii="Times New Roman" w:hAnsi="Times New Roman" w:cs="Times New Roman"/>
          <w:color w:val="auto"/>
          <w:sz w:val="24"/>
          <w:szCs w:val="24"/>
          <w:u w:val="none"/>
        </w:rPr>
        <w:t xml:space="preserve"> Ody</w:t>
      </w:r>
      <w:r w:rsidRPr="00B35532">
        <w:rPr>
          <w:rFonts w:ascii="Times New Roman" w:hAnsi="Times New Roman" w:cs="Times New Roman"/>
          <w:sz w:val="24"/>
          <w:szCs w:val="24"/>
        </w:rPr>
        <w:fldChar w:fldCharType="end"/>
      </w:r>
      <w:r w:rsidRPr="00B35532">
        <w:rPr>
          <w:rFonts w:ascii="Times New Roman" w:hAnsi="Times New Roman" w:cs="Times New Roman"/>
          <w:sz w:val="24"/>
          <w:szCs w:val="24"/>
        </w:rPr>
        <w:t>, </w:t>
      </w:r>
      <w:hyperlink r:id="rId71" w:history="1">
        <w:r w:rsidRPr="00B35532">
          <w:rPr>
            <w:rStyle w:val="Hyperlink"/>
            <w:rFonts w:ascii="Times New Roman" w:hAnsi="Times New Roman" w:cs="Times New Roman"/>
            <w:color w:val="auto"/>
            <w:sz w:val="24"/>
            <w:szCs w:val="24"/>
            <w:u w:val="none"/>
          </w:rPr>
          <w:t>Frédérique Kouneiher</w:t>
        </w:r>
      </w:hyperlink>
      <w:r w:rsidRPr="00B35532">
        <w:rPr>
          <w:rFonts w:ascii="Times New Roman" w:hAnsi="Times New Roman" w:cs="Times New Roman"/>
          <w:sz w:val="24"/>
          <w:szCs w:val="24"/>
        </w:rPr>
        <w:t>. (2003). The architecture of cognitive control in the human prefrontal cortex. Science, 302(5648):1181-1185.</w:t>
      </w:r>
    </w:p>
    <w:p w14:paraId="332A5BF2" w14:textId="77777777" w:rsidR="00B35532" w:rsidRPr="00B35532" w:rsidRDefault="00B35532" w:rsidP="00B35532">
      <w:pPr>
        <w:tabs>
          <w:tab w:val="left" w:pos="3043"/>
        </w:tabs>
        <w:spacing w:after="0" w:line="360" w:lineRule="auto"/>
        <w:rPr>
          <w:rFonts w:ascii="Times New Roman" w:hAnsi="Times New Roman" w:cs="Times New Roman"/>
          <w:sz w:val="24"/>
          <w:szCs w:val="24"/>
        </w:rPr>
      </w:pPr>
    </w:p>
    <w:p w14:paraId="6A086D2D" w14:textId="77777777" w:rsidR="000E3D8B" w:rsidRDefault="000E3D8B" w:rsidP="00B35532">
      <w:pPr>
        <w:tabs>
          <w:tab w:val="left" w:pos="3043"/>
        </w:tabs>
        <w:spacing w:after="0" w:line="360" w:lineRule="auto"/>
        <w:rPr>
          <w:rFonts w:ascii="Times New Roman" w:hAnsi="Times New Roman" w:cs="Times New Roman"/>
          <w:sz w:val="24"/>
          <w:szCs w:val="24"/>
        </w:rPr>
      </w:pPr>
      <w:r w:rsidRPr="00B35532">
        <w:rPr>
          <w:rFonts w:ascii="Times New Roman" w:hAnsi="Times New Roman" w:cs="Times New Roman"/>
          <w:sz w:val="24"/>
          <w:szCs w:val="24"/>
        </w:rPr>
        <w:t>Hays AV Jr., Richmond BJ, </w:t>
      </w:r>
      <w:proofErr w:type="spellStart"/>
      <w:r w:rsidRPr="00B35532">
        <w:rPr>
          <w:rFonts w:ascii="Times New Roman" w:hAnsi="Times New Roman" w:cs="Times New Roman"/>
          <w:sz w:val="24"/>
          <w:szCs w:val="24"/>
        </w:rPr>
        <w:t>Optican</w:t>
      </w:r>
      <w:proofErr w:type="spellEnd"/>
      <w:r w:rsidRPr="00B35532">
        <w:rPr>
          <w:rFonts w:ascii="Times New Roman" w:hAnsi="Times New Roman" w:cs="Times New Roman"/>
          <w:sz w:val="24"/>
          <w:szCs w:val="24"/>
        </w:rPr>
        <w:t> LM. (1982). A UNIX-based multiple process system for real-time data acquisition and control. WESCON Conference Proceeding, pp 2/1–1 to 2/1–10. OSTI ID: 5213621.</w:t>
      </w:r>
    </w:p>
    <w:p w14:paraId="50B5FECB" w14:textId="77777777" w:rsidR="00B35532" w:rsidRPr="00B35532" w:rsidRDefault="00B35532" w:rsidP="00B35532">
      <w:pPr>
        <w:tabs>
          <w:tab w:val="left" w:pos="3043"/>
        </w:tabs>
        <w:spacing w:after="0" w:line="360" w:lineRule="auto"/>
        <w:rPr>
          <w:rFonts w:ascii="Times New Roman" w:hAnsi="Times New Roman" w:cs="Times New Roman"/>
          <w:sz w:val="24"/>
          <w:szCs w:val="24"/>
        </w:rPr>
      </w:pPr>
    </w:p>
    <w:p w14:paraId="349A38FA" w14:textId="46D0DDA0" w:rsidR="008E3638" w:rsidRDefault="008E3638" w:rsidP="00B35532">
      <w:pPr>
        <w:tabs>
          <w:tab w:val="left" w:pos="3043"/>
        </w:tabs>
        <w:spacing w:after="0" w:line="360" w:lineRule="auto"/>
        <w:rPr>
          <w:rFonts w:ascii="Times New Roman" w:hAnsi="Times New Roman" w:cs="Times New Roman"/>
          <w:sz w:val="24"/>
          <w:szCs w:val="24"/>
        </w:rPr>
      </w:pPr>
      <w:hyperlink r:id="rId72" w:history="1">
        <w:r w:rsidRPr="00B35532">
          <w:rPr>
            <w:rStyle w:val="Hyperlink"/>
            <w:rFonts w:ascii="Times New Roman" w:hAnsi="Times New Roman" w:cs="Times New Roman"/>
            <w:color w:val="auto"/>
            <w:sz w:val="24"/>
            <w:szCs w:val="24"/>
            <w:u w:val="none"/>
          </w:rPr>
          <w:t>Michael Bukwich</w:t>
        </w:r>
      </w:hyperlink>
      <w:r w:rsidRPr="00B35532">
        <w:rPr>
          <w:rFonts w:ascii="Times New Roman" w:hAnsi="Times New Roman" w:cs="Times New Roman"/>
          <w:sz w:val="24"/>
          <w:szCs w:val="24"/>
        </w:rPr>
        <w:t>, </w:t>
      </w:r>
      <w:hyperlink r:id="rId73" w:history="1">
        <w:r w:rsidRPr="00B35532">
          <w:rPr>
            <w:rStyle w:val="Hyperlink"/>
            <w:rFonts w:ascii="Times New Roman" w:hAnsi="Times New Roman" w:cs="Times New Roman"/>
            <w:color w:val="auto"/>
            <w:sz w:val="24"/>
            <w:szCs w:val="24"/>
            <w:u w:val="none"/>
          </w:rPr>
          <w:t>Malcolm G Campbell</w:t>
        </w:r>
      </w:hyperlink>
      <w:r w:rsidRPr="00B35532">
        <w:rPr>
          <w:rFonts w:ascii="Times New Roman" w:hAnsi="Times New Roman" w:cs="Times New Roman"/>
          <w:sz w:val="24"/>
          <w:szCs w:val="24"/>
        </w:rPr>
        <w:t>, </w:t>
      </w:r>
      <w:hyperlink r:id="rId74" w:history="1">
        <w:r w:rsidRPr="00B35532">
          <w:rPr>
            <w:rStyle w:val="Hyperlink"/>
            <w:rFonts w:ascii="Times New Roman" w:hAnsi="Times New Roman" w:cs="Times New Roman"/>
            <w:color w:val="auto"/>
            <w:sz w:val="24"/>
            <w:szCs w:val="24"/>
            <w:u w:val="none"/>
          </w:rPr>
          <w:t>David Zoltowski</w:t>
        </w:r>
      </w:hyperlink>
      <w:r w:rsidRPr="00B35532">
        <w:rPr>
          <w:rFonts w:ascii="Times New Roman" w:hAnsi="Times New Roman" w:cs="Times New Roman"/>
          <w:sz w:val="24"/>
          <w:szCs w:val="24"/>
        </w:rPr>
        <w:t>, </w:t>
      </w:r>
      <w:hyperlink r:id="rId75" w:history="1">
        <w:r w:rsidRPr="00B35532">
          <w:rPr>
            <w:rStyle w:val="Hyperlink"/>
            <w:rFonts w:ascii="Times New Roman" w:hAnsi="Times New Roman" w:cs="Times New Roman"/>
            <w:color w:val="auto"/>
            <w:sz w:val="24"/>
            <w:szCs w:val="24"/>
            <w:u w:val="none"/>
          </w:rPr>
          <w:t>Lyle Kingsbury</w:t>
        </w:r>
      </w:hyperlink>
      <w:r w:rsidRPr="00B35532">
        <w:rPr>
          <w:rFonts w:ascii="Times New Roman" w:hAnsi="Times New Roman" w:cs="Times New Roman"/>
          <w:sz w:val="24"/>
          <w:szCs w:val="24"/>
        </w:rPr>
        <w:t>, </w:t>
      </w:r>
      <w:hyperlink r:id="rId76" w:history="1">
        <w:r w:rsidRPr="00B35532">
          <w:rPr>
            <w:rStyle w:val="Hyperlink"/>
            <w:rFonts w:ascii="Times New Roman" w:hAnsi="Times New Roman" w:cs="Times New Roman"/>
            <w:color w:val="auto"/>
            <w:sz w:val="24"/>
            <w:szCs w:val="24"/>
            <w:u w:val="none"/>
          </w:rPr>
          <w:t>Momchil S Tomov</w:t>
        </w:r>
      </w:hyperlink>
      <w:r w:rsidRPr="00B35532">
        <w:rPr>
          <w:rFonts w:ascii="Times New Roman" w:hAnsi="Times New Roman" w:cs="Times New Roman"/>
          <w:sz w:val="24"/>
          <w:szCs w:val="24"/>
        </w:rPr>
        <w:t>, </w:t>
      </w:r>
      <w:hyperlink r:id="rId77" w:history="1">
        <w:r w:rsidRPr="00B35532">
          <w:rPr>
            <w:rStyle w:val="Hyperlink"/>
            <w:rFonts w:ascii="Times New Roman" w:hAnsi="Times New Roman" w:cs="Times New Roman"/>
            <w:color w:val="auto"/>
            <w:sz w:val="24"/>
            <w:szCs w:val="24"/>
            <w:u w:val="none"/>
          </w:rPr>
          <w:t>Joshua Stern</w:t>
        </w:r>
      </w:hyperlink>
      <w:r w:rsidRPr="00B35532">
        <w:rPr>
          <w:rFonts w:ascii="Times New Roman" w:hAnsi="Times New Roman" w:cs="Times New Roman"/>
          <w:sz w:val="24"/>
          <w:szCs w:val="24"/>
        </w:rPr>
        <w:t>, </w:t>
      </w:r>
      <w:proofErr w:type="spellStart"/>
      <w:r w:rsidRPr="00B35532">
        <w:rPr>
          <w:rFonts w:ascii="Times New Roman" w:hAnsi="Times New Roman" w:cs="Times New Roman"/>
          <w:sz w:val="24"/>
          <w:szCs w:val="24"/>
        </w:rPr>
        <w:fldChar w:fldCharType="begin"/>
      </w:r>
      <w:r w:rsidRPr="00B35532">
        <w:rPr>
          <w:rFonts w:ascii="Times New Roman" w:hAnsi="Times New Roman" w:cs="Times New Roman"/>
          <w:sz w:val="24"/>
          <w:szCs w:val="24"/>
        </w:rPr>
        <w:instrText>HYPERLINK "https://pubmed.ncbi.nlm.nih.gov/?term=Kim+HR&amp;cauthor_id=40780211"</w:instrText>
      </w:r>
      <w:r w:rsidRPr="00B35532">
        <w:rPr>
          <w:rFonts w:ascii="Times New Roman" w:hAnsi="Times New Roman" w:cs="Times New Roman"/>
          <w:sz w:val="24"/>
          <w:szCs w:val="24"/>
        </w:rPr>
      </w:r>
      <w:r w:rsidRPr="00B35532">
        <w:rPr>
          <w:rFonts w:ascii="Times New Roman" w:hAnsi="Times New Roman" w:cs="Times New Roman"/>
          <w:sz w:val="24"/>
          <w:szCs w:val="24"/>
        </w:rPr>
        <w:fldChar w:fldCharType="separate"/>
      </w:r>
      <w:r w:rsidRPr="00B35532">
        <w:rPr>
          <w:rStyle w:val="Hyperlink"/>
          <w:rFonts w:ascii="Times New Roman" w:hAnsi="Times New Roman" w:cs="Times New Roman"/>
          <w:color w:val="auto"/>
          <w:sz w:val="24"/>
          <w:szCs w:val="24"/>
          <w:u w:val="none"/>
        </w:rPr>
        <w:t>HyungGoo</w:t>
      </w:r>
      <w:proofErr w:type="spellEnd"/>
      <w:r w:rsidRPr="00B35532">
        <w:rPr>
          <w:rStyle w:val="Hyperlink"/>
          <w:rFonts w:ascii="Times New Roman" w:hAnsi="Times New Roman" w:cs="Times New Roman"/>
          <w:color w:val="auto"/>
          <w:sz w:val="24"/>
          <w:szCs w:val="24"/>
          <w:u w:val="none"/>
        </w:rPr>
        <w:t xml:space="preserve"> R Kim</w:t>
      </w:r>
      <w:r w:rsidRPr="00B35532">
        <w:rPr>
          <w:rFonts w:ascii="Times New Roman" w:hAnsi="Times New Roman" w:cs="Times New Roman"/>
          <w:sz w:val="24"/>
          <w:szCs w:val="24"/>
        </w:rPr>
        <w:fldChar w:fldCharType="end"/>
      </w:r>
      <w:r w:rsidRPr="00B35532">
        <w:rPr>
          <w:rFonts w:ascii="Times New Roman" w:hAnsi="Times New Roman" w:cs="Times New Roman"/>
          <w:sz w:val="24"/>
          <w:szCs w:val="24"/>
        </w:rPr>
        <w:t>, </w:t>
      </w:r>
      <w:hyperlink r:id="rId78" w:history="1">
        <w:r w:rsidRPr="00B35532">
          <w:rPr>
            <w:rStyle w:val="Hyperlink"/>
            <w:rFonts w:ascii="Times New Roman" w:hAnsi="Times New Roman" w:cs="Times New Roman"/>
            <w:color w:val="auto"/>
            <w:sz w:val="24"/>
            <w:szCs w:val="24"/>
            <w:u w:val="none"/>
          </w:rPr>
          <w:t>Jan Drugowitsch</w:t>
        </w:r>
      </w:hyperlink>
      <w:r w:rsidRPr="00B35532">
        <w:rPr>
          <w:rFonts w:ascii="Times New Roman" w:hAnsi="Times New Roman" w:cs="Times New Roman"/>
          <w:sz w:val="24"/>
          <w:szCs w:val="24"/>
        </w:rPr>
        <w:t>, </w:t>
      </w:r>
      <w:hyperlink r:id="rId79" w:history="1">
        <w:r w:rsidRPr="00B35532">
          <w:rPr>
            <w:rStyle w:val="Hyperlink"/>
            <w:rFonts w:ascii="Times New Roman" w:hAnsi="Times New Roman" w:cs="Times New Roman"/>
            <w:color w:val="auto"/>
            <w:sz w:val="24"/>
            <w:szCs w:val="24"/>
            <w:u w:val="none"/>
          </w:rPr>
          <w:t>Scott W Linderman</w:t>
        </w:r>
      </w:hyperlink>
      <w:r w:rsidRPr="00B35532">
        <w:rPr>
          <w:rFonts w:ascii="Times New Roman" w:hAnsi="Times New Roman" w:cs="Times New Roman"/>
          <w:sz w:val="24"/>
          <w:szCs w:val="24"/>
        </w:rPr>
        <w:t>, </w:t>
      </w:r>
      <w:hyperlink r:id="rId80" w:history="1">
        <w:r w:rsidRPr="00B35532">
          <w:rPr>
            <w:rStyle w:val="Hyperlink"/>
            <w:rFonts w:ascii="Times New Roman" w:hAnsi="Times New Roman" w:cs="Times New Roman"/>
            <w:color w:val="auto"/>
            <w:sz w:val="24"/>
            <w:szCs w:val="24"/>
            <w:u w:val="none"/>
          </w:rPr>
          <w:t>Naoshige Uchida</w:t>
        </w:r>
      </w:hyperlink>
      <w:r w:rsidRPr="00B35532">
        <w:rPr>
          <w:rFonts w:ascii="Times New Roman" w:hAnsi="Times New Roman" w:cs="Times New Roman"/>
          <w:sz w:val="24"/>
          <w:szCs w:val="24"/>
          <w:vertAlign w:val="superscript"/>
        </w:rPr>
        <w:t xml:space="preserve">. </w:t>
      </w:r>
      <w:r w:rsidRPr="00B35532">
        <w:rPr>
          <w:rFonts w:ascii="Times New Roman" w:hAnsi="Times New Roman" w:cs="Times New Roman"/>
          <w:sz w:val="24"/>
          <w:szCs w:val="24"/>
        </w:rPr>
        <w:t xml:space="preserve">(2025). Competitive integration of time and reward explains value-sensitive foraging decisions and frontal cortex ramping dynamics. Neuron, </w:t>
      </w:r>
      <w:proofErr w:type="gramStart"/>
      <w:r w:rsidRPr="00B35532">
        <w:rPr>
          <w:rFonts w:ascii="Times New Roman" w:hAnsi="Times New Roman" w:cs="Times New Roman"/>
          <w:sz w:val="24"/>
          <w:szCs w:val="24"/>
        </w:rPr>
        <w:t>6:S</w:t>
      </w:r>
      <w:proofErr w:type="gramEnd"/>
      <w:r w:rsidRPr="00B35532">
        <w:rPr>
          <w:rFonts w:ascii="Times New Roman" w:hAnsi="Times New Roman" w:cs="Times New Roman"/>
          <w:sz w:val="24"/>
          <w:szCs w:val="24"/>
        </w:rPr>
        <w:t>0896-6273(25)00515-X.</w:t>
      </w:r>
    </w:p>
    <w:p w14:paraId="5125E9D8" w14:textId="77777777" w:rsidR="00B35532" w:rsidRPr="00B35532" w:rsidRDefault="00B35532" w:rsidP="00B35532">
      <w:pPr>
        <w:tabs>
          <w:tab w:val="left" w:pos="3043"/>
        </w:tabs>
        <w:spacing w:after="0" w:line="360" w:lineRule="auto"/>
        <w:rPr>
          <w:rFonts w:ascii="Times New Roman" w:hAnsi="Times New Roman" w:cs="Times New Roman"/>
          <w:sz w:val="24"/>
          <w:szCs w:val="24"/>
        </w:rPr>
      </w:pPr>
    </w:p>
    <w:p w14:paraId="5132C229" w14:textId="77777777" w:rsidR="00FC384A" w:rsidRPr="00B35532" w:rsidRDefault="00FC384A" w:rsidP="00B35532">
      <w:pPr>
        <w:spacing w:after="0" w:line="360" w:lineRule="auto"/>
        <w:rPr>
          <w:rFonts w:ascii="Times New Roman" w:eastAsia="Times New Roman" w:hAnsi="Times New Roman" w:cs="Times New Roman"/>
          <w:sz w:val="24"/>
          <w:szCs w:val="24"/>
        </w:rPr>
      </w:pPr>
      <w:r w:rsidRPr="00B35532">
        <w:rPr>
          <w:rFonts w:ascii="Times New Roman" w:eastAsia="Times New Roman" w:hAnsi="Times New Roman" w:cs="Times New Roman"/>
          <w:sz w:val="24"/>
          <w:szCs w:val="24"/>
        </w:rPr>
        <w:t>McClure, S.M., Laibson, D.I., Loewenstein, G., and Cohen, J.D. (2004). Separate neural systems value immediate and delayed monetary rewards. Science 306: 503 - 507.</w:t>
      </w:r>
    </w:p>
    <w:p w14:paraId="45250958" w14:textId="77777777" w:rsidR="00951B01" w:rsidRPr="00B35532" w:rsidRDefault="00951B01" w:rsidP="00B35532">
      <w:pPr>
        <w:spacing w:after="0" w:line="360" w:lineRule="auto"/>
        <w:rPr>
          <w:rFonts w:ascii="Times New Roman" w:eastAsia="Times New Roman" w:hAnsi="Times New Roman" w:cs="Times New Roman"/>
          <w:sz w:val="24"/>
          <w:szCs w:val="24"/>
        </w:rPr>
      </w:pPr>
    </w:p>
    <w:p w14:paraId="5C7B76A3" w14:textId="77777777" w:rsidR="00B544A2" w:rsidRPr="00B35532" w:rsidRDefault="00B544A2" w:rsidP="00B35532">
      <w:pPr>
        <w:spacing w:after="0" w:line="360" w:lineRule="auto"/>
        <w:rPr>
          <w:rFonts w:ascii="Times New Roman" w:eastAsia="Times New Roman" w:hAnsi="Times New Roman" w:cs="Times New Roman"/>
          <w:color w:val="000000"/>
          <w:sz w:val="24"/>
          <w:szCs w:val="24"/>
        </w:rPr>
      </w:pPr>
      <w:r w:rsidRPr="00B35532">
        <w:rPr>
          <w:rFonts w:ascii="Times New Roman" w:eastAsia="Times New Roman" w:hAnsi="Times New Roman" w:cs="Times New Roman"/>
          <w:color w:val="000000"/>
          <w:sz w:val="24"/>
          <w:szCs w:val="24"/>
        </w:rPr>
        <w:t xml:space="preserve">Tanaka, S.C., Doya, K., Okada, G., Ueda, K., Okamoto, Y., and </w:t>
      </w:r>
      <w:proofErr w:type="spellStart"/>
      <w:r w:rsidRPr="00B35532">
        <w:rPr>
          <w:rFonts w:ascii="Times New Roman" w:eastAsia="Times New Roman" w:hAnsi="Times New Roman" w:cs="Times New Roman"/>
          <w:color w:val="000000"/>
          <w:sz w:val="24"/>
          <w:szCs w:val="24"/>
        </w:rPr>
        <w:t>Yamawaki</w:t>
      </w:r>
      <w:proofErr w:type="spellEnd"/>
      <w:r w:rsidRPr="00B35532">
        <w:rPr>
          <w:rFonts w:ascii="Times New Roman" w:eastAsia="Times New Roman" w:hAnsi="Times New Roman" w:cs="Times New Roman"/>
          <w:color w:val="000000"/>
          <w:sz w:val="24"/>
          <w:szCs w:val="24"/>
        </w:rPr>
        <w:t>, S.</w:t>
      </w:r>
    </w:p>
    <w:p w14:paraId="07832A4D" w14:textId="77777777" w:rsidR="00B544A2" w:rsidRPr="00B35532" w:rsidRDefault="00B544A2" w:rsidP="00B35532">
      <w:pPr>
        <w:spacing w:after="0" w:line="360" w:lineRule="auto"/>
        <w:rPr>
          <w:rFonts w:ascii="Times New Roman" w:eastAsia="Times New Roman" w:hAnsi="Times New Roman" w:cs="Times New Roman"/>
          <w:color w:val="000000"/>
          <w:sz w:val="24"/>
          <w:szCs w:val="24"/>
        </w:rPr>
      </w:pPr>
      <w:r w:rsidRPr="00B35532">
        <w:rPr>
          <w:rFonts w:ascii="Times New Roman" w:eastAsia="Times New Roman" w:hAnsi="Times New Roman" w:cs="Times New Roman"/>
          <w:color w:val="000000"/>
          <w:sz w:val="24"/>
          <w:szCs w:val="24"/>
        </w:rPr>
        <w:lastRenderedPageBreak/>
        <w:t>(2004). Prediction of immediate and future rewards differentially recruits</w:t>
      </w:r>
    </w:p>
    <w:p w14:paraId="4DFA92B4" w14:textId="77777777" w:rsidR="00B544A2" w:rsidRPr="00B35532" w:rsidRDefault="00B544A2" w:rsidP="00B35532">
      <w:pPr>
        <w:spacing w:after="0" w:line="360" w:lineRule="auto"/>
        <w:rPr>
          <w:rFonts w:ascii="Times New Roman" w:eastAsia="Times New Roman" w:hAnsi="Times New Roman" w:cs="Times New Roman"/>
          <w:color w:val="000000"/>
          <w:sz w:val="24"/>
          <w:szCs w:val="24"/>
        </w:rPr>
      </w:pPr>
      <w:r w:rsidRPr="00B35532">
        <w:rPr>
          <w:rFonts w:ascii="Times New Roman" w:eastAsia="Times New Roman" w:hAnsi="Times New Roman" w:cs="Times New Roman"/>
          <w:color w:val="000000"/>
          <w:sz w:val="24"/>
          <w:szCs w:val="24"/>
          <w:lang w:val="es-ES"/>
        </w:rPr>
        <w:t xml:space="preserve">cortico-basal </w:t>
      </w:r>
      <w:proofErr w:type="spellStart"/>
      <w:r w:rsidRPr="00B35532">
        <w:rPr>
          <w:rFonts w:ascii="Times New Roman" w:eastAsia="Times New Roman" w:hAnsi="Times New Roman" w:cs="Times New Roman"/>
          <w:color w:val="000000"/>
          <w:sz w:val="24"/>
          <w:szCs w:val="24"/>
          <w:lang w:val="es-ES"/>
        </w:rPr>
        <w:t>ganglia</w:t>
      </w:r>
      <w:proofErr w:type="spellEnd"/>
      <w:r w:rsidRPr="00B35532">
        <w:rPr>
          <w:rFonts w:ascii="Times New Roman" w:eastAsia="Times New Roman" w:hAnsi="Times New Roman" w:cs="Times New Roman"/>
          <w:color w:val="000000"/>
          <w:sz w:val="24"/>
          <w:szCs w:val="24"/>
          <w:lang w:val="es-ES"/>
        </w:rPr>
        <w:t xml:space="preserve"> </w:t>
      </w:r>
      <w:proofErr w:type="spellStart"/>
      <w:r w:rsidRPr="00B35532">
        <w:rPr>
          <w:rFonts w:ascii="Times New Roman" w:eastAsia="Times New Roman" w:hAnsi="Times New Roman" w:cs="Times New Roman"/>
          <w:color w:val="000000"/>
          <w:sz w:val="24"/>
          <w:szCs w:val="24"/>
          <w:lang w:val="es-ES"/>
        </w:rPr>
        <w:t>loops</w:t>
      </w:r>
      <w:proofErr w:type="spellEnd"/>
      <w:r w:rsidRPr="00B35532">
        <w:rPr>
          <w:rFonts w:ascii="Times New Roman" w:eastAsia="Times New Roman" w:hAnsi="Times New Roman" w:cs="Times New Roman"/>
          <w:color w:val="000000"/>
          <w:sz w:val="24"/>
          <w:szCs w:val="24"/>
          <w:lang w:val="es-ES"/>
        </w:rPr>
        <w:t xml:space="preserve">. </w:t>
      </w:r>
      <w:proofErr w:type="spellStart"/>
      <w:r w:rsidRPr="00B35532">
        <w:rPr>
          <w:rFonts w:ascii="Times New Roman" w:eastAsia="Times New Roman" w:hAnsi="Times New Roman" w:cs="Times New Roman"/>
          <w:color w:val="000000"/>
          <w:sz w:val="24"/>
          <w:szCs w:val="24"/>
          <w:lang w:val="es-ES"/>
        </w:rPr>
        <w:t>Nat</w:t>
      </w:r>
      <w:proofErr w:type="spellEnd"/>
      <w:r w:rsidRPr="00B35532">
        <w:rPr>
          <w:rFonts w:ascii="Times New Roman" w:eastAsia="Times New Roman" w:hAnsi="Times New Roman" w:cs="Times New Roman"/>
          <w:color w:val="000000"/>
          <w:sz w:val="24"/>
          <w:szCs w:val="24"/>
          <w:lang w:val="es-ES"/>
        </w:rPr>
        <w:t xml:space="preserve">. </w:t>
      </w:r>
      <w:proofErr w:type="spellStart"/>
      <w:r w:rsidRPr="00B35532">
        <w:rPr>
          <w:rFonts w:ascii="Times New Roman" w:eastAsia="Times New Roman" w:hAnsi="Times New Roman" w:cs="Times New Roman"/>
          <w:color w:val="000000"/>
          <w:sz w:val="24"/>
          <w:szCs w:val="24"/>
          <w:lang w:val="es-ES"/>
        </w:rPr>
        <w:t>Neurosci</w:t>
      </w:r>
      <w:proofErr w:type="spellEnd"/>
      <w:r w:rsidRPr="00B35532">
        <w:rPr>
          <w:rFonts w:ascii="Times New Roman" w:eastAsia="Times New Roman" w:hAnsi="Times New Roman" w:cs="Times New Roman"/>
          <w:color w:val="000000"/>
          <w:sz w:val="24"/>
          <w:szCs w:val="24"/>
          <w:lang w:val="es-ES"/>
        </w:rPr>
        <w:t xml:space="preserve">. </w:t>
      </w:r>
      <w:r w:rsidRPr="00B35532">
        <w:rPr>
          <w:rFonts w:ascii="Times New Roman" w:eastAsia="Times New Roman" w:hAnsi="Times New Roman" w:cs="Times New Roman"/>
          <w:color w:val="000000"/>
          <w:sz w:val="24"/>
          <w:szCs w:val="24"/>
        </w:rPr>
        <w:t>7: 887 - 893.</w:t>
      </w:r>
    </w:p>
    <w:p w14:paraId="6CC36AA7" w14:textId="77777777" w:rsidR="006C2CC3" w:rsidRPr="00B35532" w:rsidRDefault="006C2CC3" w:rsidP="00B35532">
      <w:pPr>
        <w:spacing w:after="0" w:line="360" w:lineRule="auto"/>
        <w:rPr>
          <w:rFonts w:ascii="Times New Roman" w:eastAsia="Times New Roman" w:hAnsi="Times New Roman" w:cs="Times New Roman"/>
          <w:color w:val="000000"/>
          <w:sz w:val="24"/>
          <w:szCs w:val="24"/>
        </w:rPr>
      </w:pPr>
    </w:p>
    <w:p w14:paraId="2B6AC95E" w14:textId="5841BB83" w:rsidR="006C2CC3" w:rsidRPr="00B35532" w:rsidRDefault="006C2CC3" w:rsidP="00B35532">
      <w:pPr>
        <w:spacing w:after="0" w:line="360" w:lineRule="auto"/>
        <w:rPr>
          <w:rFonts w:ascii="Times New Roman" w:eastAsia="Times New Roman" w:hAnsi="Times New Roman" w:cs="Times New Roman"/>
          <w:color w:val="000000"/>
          <w:sz w:val="24"/>
          <w:szCs w:val="24"/>
        </w:rPr>
      </w:pPr>
      <w:r w:rsidRPr="00B35532">
        <w:rPr>
          <w:rFonts w:ascii="Times New Roman" w:eastAsia="Times New Roman" w:hAnsi="Times New Roman" w:cs="Times New Roman"/>
          <w:color w:val="000000"/>
          <w:sz w:val="24"/>
          <w:szCs w:val="24"/>
        </w:rPr>
        <w:t>Olejnik, S., &amp; Algina, J. (2003). Generalized Eta and Omega Squared Statistics: Measures of Effect Size for Some Common Research Designs. </w:t>
      </w:r>
      <w:r w:rsidRPr="00B35532">
        <w:rPr>
          <w:rFonts w:ascii="Times New Roman" w:eastAsia="Times New Roman" w:hAnsi="Times New Roman" w:cs="Times New Roman"/>
          <w:i/>
          <w:iCs/>
          <w:color w:val="000000"/>
          <w:sz w:val="24"/>
          <w:szCs w:val="24"/>
        </w:rPr>
        <w:t>Psychological Methods, 8</w:t>
      </w:r>
      <w:r w:rsidRPr="00B35532">
        <w:rPr>
          <w:rFonts w:ascii="Times New Roman" w:eastAsia="Times New Roman" w:hAnsi="Times New Roman" w:cs="Times New Roman"/>
          <w:color w:val="000000"/>
          <w:sz w:val="24"/>
          <w:szCs w:val="24"/>
        </w:rPr>
        <w:t>(4), 434–447.</w:t>
      </w:r>
    </w:p>
    <w:p w14:paraId="7BCB3AE5" w14:textId="77777777" w:rsidR="00B544A2" w:rsidRPr="00493482" w:rsidRDefault="00B544A2" w:rsidP="00FC384A">
      <w:pPr>
        <w:spacing w:after="0" w:line="480" w:lineRule="auto"/>
        <w:rPr>
          <w:rFonts w:ascii="Times New Roman" w:hAnsi="Times New Roman" w:cs="Times New Roman"/>
          <w:sz w:val="24"/>
          <w:szCs w:val="24"/>
        </w:rPr>
      </w:pPr>
    </w:p>
    <w:p w14:paraId="7C4E508D" w14:textId="711302D0" w:rsidR="007C095A" w:rsidRPr="000E3D8B" w:rsidRDefault="007C095A" w:rsidP="00AA7647">
      <w:pPr>
        <w:spacing w:after="0" w:line="480" w:lineRule="auto"/>
        <w:rPr>
          <w:rFonts w:ascii="Times New Roman" w:eastAsia="Times New Roman" w:hAnsi="Times New Roman" w:cs="Times New Roman"/>
          <w:sz w:val="24"/>
          <w:szCs w:val="24"/>
        </w:rPr>
      </w:pPr>
    </w:p>
    <w:p w14:paraId="235E6BD5" w14:textId="77777777" w:rsidR="00B11596" w:rsidRPr="000A70C2" w:rsidRDefault="00B11596" w:rsidP="000A70C2">
      <w:pPr>
        <w:shd w:val="clear" w:color="auto" w:fill="FFFFFF"/>
        <w:spacing w:after="0" w:line="480" w:lineRule="auto"/>
        <w:rPr>
          <w:rFonts w:ascii="Times New Roman" w:eastAsia="Times New Roman" w:hAnsi="Times New Roman" w:cs="Times New Roman"/>
          <w:sz w:val="24"/>
          <w:szCs w:val="24"/>
        </w:rPr>
      </w:pPr>
    </w:p>
    <w:p w14:paraId="61BFB2F6" w14:textId="77777777" w:rsidR="00B11596" w:rsidRPr="00B11596" w:rsidRDefault="00B11596" w:rsidP="005457B4">
      <w:pPr>
        <w:spacing w:after="0" w:line="480" w:lineRule="auto"/>
        <w:rPr>
          <w:rFonts w:ascii="Times New Roman" w:eastAsia="Times New Roman" w:hAnsi="Times New Roman" w:cs="Times New Roman"/>
          <w:sz w:val="24"/>
          <w:szCs w:val="24"/>
        </w:rPr>
      </w:pPr>
    </w:p>
    <w:p w14:paraId="1009D277" w14:textId="77777777" w:rsidR="00B11596" w:rsidRPr="000E3D8B" w:rsidRDefault="00B11596" w:rsidP="005457B4">
      <w:pPr>
        <w:spacing w:after="0" w:line="480" w:lineRule="auto"/>
        <w:rPr>
          <w:rFonts w:ascii="Times New Roman" w:eastAsia="Times New Roman" w:hAnsi="Times New Roman" w:cs="Times New Roman"/>
          <w:sz w:val="24"/>
          <w:szCs w:val="24"/>
        </w:rPr>
      </w:pPr>
    </w:p>
    <w:p w14:paraId="6B86F29D" w14:textId="77777777" w:rsidR="00B11596" w:rsidRPr="000E3D8B" w:rsidRDefault="00B11596" w:rsidP="005457B4">
      <w:pPr>
        <w:spacing w:after="0" w:line="480" w:lineRule="auto"/>
        <w:rPr>
          <w:rFonts w:ascii="Times New Roman" w:eastAsia="Times New Roman" w:hAnsi="Times New Roman" w:cs="Times New Roman"/>
          <w:sz w:val="24"/>
          <w:szCs w:val="24"/>
        </w:rPr>
      </w:pPr>
    </w:p>
    <w:p w14:paraId="11067363" w14:textId="56A20AC1" w:rsidR="007E6193" w:rsidRDefault="007E6193" w:rsidP="005457B4">
      <w:pPr>
        <w:spacing w:after="0" w:line="480" w:lineRule="auto"/>
        <w:rPr>
          <w:rFonts w:ascii="Times New Roman" w:eastAsia="Times New Roman" w:hAnsi="Times New Roman" w:cs="Times New Roman"/>
          <w:b/>
          <w:bCs/>
          <w:sz w:val="24"/>
          <w:szCs w:val="24"/>
        </w:rPr>
      </w:pPr>
    </w:p>
    <w:p w14:paraId="5D1E26ED" w14:textId="77777777" w:rsidR="00950397" w:rsidRPr="000E3D8B" w:rsidRDefault="00950397" w:rsidP="005457B4">
      <w:pPr>
        <w:spacing w:after="0" w:line="480" w:lineRule="auto"/>
        <w:rPr>
          <w:rFonts w:ascii="Times New Roman" w:eastAsia="Times New Roman" w:hAnsi="Times New Roman" w:cs="Times New Roman"/>
          <w:sz w:val="24"/>
          <w:szCs w:val="24"/>
        </w:rPr>
      </w:pPr>
    </w:p>
    <w:p w14:paraId="5363A6C9" w14:textId="77777777" w:rsidR="005E2ACE" w:rsidRPr="000E3D8B" w:rsidRDefault="005E2ACE" w:rsidP="005457B4">
      <w:pPr>
        <w:spacing w:after="0" w:line="480" w:lineRule="auto"/>
        <w:rPr>
          <w:rFonts w:ascii="Times New Roman" w:eastAsia="Times New Roman" w:hAnsi="Times New Roman" w:cs="Times New Roman"/>
          <w:sz w:val="24"/>
          <w:szCs w:val="24"/>
        </w:rPr>
      </w:pPr>
    </w:p>
    <w:p w14:paraId="475D956E" w14:textId="77777777" w:rsidR="00950397" w:rsidRPr="000E3D8B" w:rsidRDefault="00950397" w:rsidP="005457B4">
      <w:pPr>
        <w:spacing w:after="0" w:line="480" w:lineRule="auto"/>
        <w:rPr>
          <w:rFonts w:ascii="Times New Roman" w:eastAsia="Times New Roman" w:hAnsi="Times New Roman" w:cs="Times New Roman"/>
          <w:sz w:val="24"/>
          <w:szCs w:val="24"/>
        </w:rPr>
      </w:pPr>
    </w:p>
    <w:p w14:paraId="3C4EAAA1" w14:textId="77777777" w:rsidR="00950397" w:rsidRPr="000E3D8B" w:rsidRDefault="00950397" w:rsidP="005457B4">
      <w:pPr>
        <w:spacing w:after="0" w:line="480" w:lineRule="auto"/>
        <w:rPr>
          <w:rFonts w:ascii="Times New Roman" w:eastAsia="Times New Roman" w:hAnsi="Times New Roman" w:cs="Times New Roman"/>
          <w:sz w:val="24"/>
          <w:szCs w:val="24"/>
        </w:rPr>
      </w:pPr>
    </w:p>
    <w:p w14:paraId="025C6A70" w14:textId="77777777" w:rsidR="00946623" w:rsidRPr="000E3D8B" w:rsidRDefault="00946623" w:rsidP="005457B4">
      <w:pPr>
        <w:spacing w:after="0" w:line="480" w:lineRule="auto"/>
        <w:rPr>
          <w:rFonts w:ascii="Times New Roman" w:eastAsia="Times New Roman" w:hAnsi="Times New Roman" w:cs="Times New Roman"/>
          <w:sz w:val="24"/>
          <w:szCs w:val="24"/>
        </w:rPr>
      </w:pPr>
    </w:p>
    <w:p w14:paraId="36D30689" w14:textId="77777777" w:rsidR="007D3DAF" w:rsidRPr="00946623" w:rsidRDefault="007D3DAF" w:rsidP="00975400">
      <w:pPr>
        <w:spacing w:after="0" w:line="480" w:lineRule="auto"/>
        <w:rPr>
          <w:rFonts w:ascii="Times New Roman" w:eastAsia="Times New Roman" w:hAnsi="Times New Roman" w:cs="Times New Roman"/>
          <w:sz w:val="24"/>
          <w:szCs w:val="24"/>
        </w:rPr>
      </w:pPr>
    </w:p>
    <w:p w14:paraId="1D3EF8C4" w14:textId="7D6B924E" w:rsidR="00616457" w:rsidRDefault="00616457" w:rsidP="00062BE9">
      <w:pPr>
        <w:spacing w:after="0" w:line="480" w:lineRule="auto"/>
      </w:pPr>
    </w:p>
    <w:sectPr w:rsidR="0061645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Eldridge" w:date="2025-05-14T15:56:00Z" w:initials="EM[">
    <w:p w14:paraId="58A54B9B" w14:textId="7037932B" w:rsidR="006C4460" w:rsidRDefault="006C4460" w:rsidP="006C4460">
      <w:r>
        <w:rPr>
          <w:rStyle w:val="CommentReference"/>
        </w:rPr>
        <w:annotationRef/>
      </w:r>
      <w:r>
        <w:rPr>
          <w:color w:val="000000"/>
          <w:sz w:val="20"/>
          <w:szCs w:val="20"/>
        </w:rPr>
        <w:t>Ask David for new affiliation(s)</w:t>
      </w:r>
    </w:p>
  </w:comment>
  <w:comment w:id="1" w:author="Rossella Falcone" w:date="2025-08-21T15:31:00Z" w:initials="RF">
    <w:p w14:paraId="38A84623" w14:textId="77777777" w:rsidR="002B5069" w:rsidRDefault="002B5069" w:rsidP="002B5069">
      <w:pPr>
        <w:pStyle w:val="CommentText"/>
      </w:pPr>
      <w:r>
        <w:rPr>
          <w:rStyle w:val="CommentReference"/>
        </w:rPr>
        <w:annotationRef/>
      </w:r>
      <w:r>
        <w:t xml:space="preserve">I do not have his contact. Do you? </w:t>
      </w:r>
    </w:p>
  </w:comment>
  <w:comment w:id="2" w:author="Mark Eldridge" w:date="2025-10-10T23:10:00Z" w:initials="ME">
    <w:p w14:paraId="31C4DC23" w14:textId="77777777" w:rsidR="00342E4F" w:rsidRDefault="00342E4F" w:rsidP="00342E4F">
      <w:r>
        <w:rPr>
          <w:rStyle w:val="CommentReference"/>
        </w:rPr>
        <w:annotationRef/>
      </w:r>
      <w:r>
        <w:rPr>
          <w:sz w:val="20"/>
          <w:szCs w:val="20"/>
        </w:rPr>
        <w:t>Try his gmail:</w:t>
      </w:r>
    </w:p>
    <w:p w14:paraId="683DFC4F" w14:textId="77777777" w:rsidR="00342E4F" w:rsidRDefault="00342E4F" w:rsidP="00342E4F">
      <w:r>
        <w:rPr>
          <w:sz w:val="20"/>
          <w:szCs w:val="20"/>
        </w:rPr>
        <w:t>dweintr@gmail.com</w:t>
      </w:r>
    </w:p>
    <w:p w14:paraId="2D055B7C" w14:textId="77777777" w:rsidR="00342E4F" w:rsidRDefault="00342E4F" w:rsidP="00342E4F">
      <w:r>
        <w:rPr>
          <w:sz w:val="20"/>
          <w:szCs w:val="20"/>
        </w:rPr>
        <w:t>If that doesn't work, you could email his office:</w:t>
      </w:r>
    </w:p>
    <w:p w14:paraId="759D5194" w14:textId="77777777" w:rsidR="00342E4F" w:rsidRDefault="00342E4F" w:rsidP="00342E4F">
      <w:r>
        <w:rPr>
          <w:sz w:val="20"/>
          <w:szCs w:val="20"/>
        </w:rPr>
        <w:t>office@independent-neurosurgery.com</w:t>
      </w:r>
    </w:p>
  </w:comment>
  <w:comment w:id="3" w:author="Rossella Falcone" w:date="2025-10-13T10:08:00Z" w:initials="RF">
    <w:p w14:paraId="795CA07C" w14:textId="77777777" w:rsidR="00A716E9" w:rsidRDefault="00A716E9" w:rsidP="00A716E9">
      <w:pPr>
        <w:pStyle w:val="CommentText"/>
      </w:pPr>
      <w:r>
        <w:rPr>
          <w:rStyle w:val="CommentReference"/>
        </w:rPr>
        <w:annotationRef/>
      </w:r>
      <w:r>
        <w:t xml:space="preserve">I did. He said: </w:t>
      </w:r>
    </w:p>
    <w:p w14:paraId="7185A669" w14:textId="77777777" w:rsidR="00A716E9" w:rsidRDefault="00A716E9" w:rsidP="00A716E9">
      <w:pPr>
        <w:pStyle w:val="CommentText"/>
      </w:pPr>
      <w:r>
        <w:rPr>
          <w:color w:val="242424"/>
          <w:highlight w:val="white"/>
        </w:rPr>
        <w:t>You can keep the NIH affiliation on the manuscript.</w:t>
      </w:r>
      <w:r>
        <w:rPr>
          <w:color w:val="242424"/>
          <w:highlight w:val="white"/>
        </w:rPr>
        <w:br/>
      </w:r>
    </w:p>
    <w:p w14:paraId="2F4E039B" w14:textId="77777777" w:rsidR="00A716E9" w:rsidRDefault="00A716E9" w:rsidP="00A716E9">
      <w:pPr>
        <w:pStyle w:val="CommentText"/>
      </w:pPr>
      <w:r>
        <w:rPr>
          <w:color w:val="242424"/>
          <w:highlight w:val="white"/>
        </w:rPr>
        <w:t>Best,</w:t>
      </w:r>
    </w:p>
    <w:p w14:paraId="09D512F9" w14:textId="77777777" w:rsidR="00A716E9" w:rsidRDefault="00A716E9" w:rsidP="00A716E9">
      <w:pPr>
        <w:pStyle w:val="CommentText"/>
      </w:pPr>
      <w:r>
        <w:rPr>
          <w:color w:val="242424"/>
          <w:highlight w:val="white"/>
        </w:rPr>
        <w:t>David</w:t>
      </w:r>
    </w:p>
  </w:comment>
  <w:comment w:id="7" w:author="Rossella Falcone" w:date="2025-09-16T12:15:00Z" w:initials="RF">
    <w:p w14:paraId="3652699F" w14:textId="48670777" w:rsidR="00B0691C" w:rsidRDefault="00B0691C" w:rsidP="00B0691C">
      <w:pPr>
        <w:pStyle w:val="CommentText"/>
      </w:pPr>
      <w:r>
        <w:rPr>
          <w:rStyle w:val="CommentReference"/>
        </w:rPr>
        <w:annotationRef/>
      </w:r>
      <w:r>
        <w:t>Please Siyu, revise. Your model is sligthly different. Isn’t?</w:t>
      </w:r>
    </w:p>
  </w:comment>
  <w:comment w:id="8" w:author="Mark Eldridge" w:date="2025-10-10T23:35:00Z" w:initials="ME">
    <w:p w14:paraId="007D06C7" w14:textId="77777777" w:rsidR="001E4C14" w:rsidRDefault="001E4C14" w:rsidP="001E4C14">
      <w:r>
        <w:rPr>
          <w:rStyle w:val="CommentReference"/>
        </w:rPr>
        <w:annotationRef/>
      </w:r>
      <w:r>
        <w:rPr>
          <w:sz w:val="20"/>
          <w:szCs w:val="20"/>
        </w:rPr>
        <w:t>Are you talking about choice order here? The wording makes it sound like something to do with reaction times.</w:t>
      </w:r>
    </w:p>
  </w:comment>
  <w:comment w:id="9" w:author="Rossella Falcone" w:date="2025-10-13T10:13:00Z" w:initials="RF">
    <w:p w14:paraId="51AD8E41" w14:textId="77777777" w:rsidR="00A97ACE" w:rsidRDefault="00A97ACE" w:rsidP="00A97ACE">
      <w:pPr>
        <w:pStyle w:val="CommentText"/>
      </w:pPr>
      <w:r>
        <w:rPr>
          <w:rStyle w:val="CommentReference"/>
        </w:rPr>
        <w:annotationRef/>
      </w:r>
      <w:r>
        <w:t xml:space="preserve">Yes. I checked if in the cue period there was a action anticipation, wheter responding sooner or later. </w:t>
      </w:r>
    </w:p>
  </w:comment>
  <w:comment w:id="10" w:author="Rossella Falcone" w:date="2025-09-16T13:21:00Z" w:initials="RF">
    <w:p w14:paraId="76FFE9EF" w14:textId="77777777" w:rsidR="00025C34" w:rsidRDefault="00025C34" w:rsidP="00025C34">
      <w:pPr>
        <w:pStyle w:val="CommentText"/>
      </w:pPr>
      <w:r>
        <w:rPr>
          <w:rStyle w:val="CommentReference"/>
        </w:rPr>
        <w:annotationRef/>
      </w:r>
      <w:r>
        <w:t xml:space="preserve">Please Siyu, revise or extend if necessary. </w:t>
      </w:r>
    </w:p>
  </w:comment>
  <w:comment w:id="11" w:author="Rossella Falcone" w:date="2025-08-29T15:42:00Z" w:initials="RF">
    <w:p w14:paraId="53F5D6A2" w14:textId="135F8DE1" w:rsidR="00011A8A" w:rsidRDefault="00011A8A" w:rsidP="00011A8A">
      <w:pPr>
        <w:pStyle w:val="CommentText"/>
      </w:pPr>
      <w:r>
        <w:rPr>
          <w:rStyle w:val="CommentReference"/>
        </w:rPr>
        <w:annotationRef/>
      </w:r>
      <w:r>
        <w:t xml:space="preserve">There is no correlation, in fact. But I noticed that the trend anyway is positive and not negative as when the cue is on.  </w:t>
      </w:r>
    </w:p>
  </w:comment>
  <w:comment w:id="12" w:author="Siyu Wang" w:date="2025-09-14T00:55:00Z" w:initials="SW">
    <w:p w14:paraId="282C8D96" w14:textId="77777777" w:rsidR="00354904" w:rsidRDefault="00354904" w:rsidP="00354904">
      <w:pPr>
        <w:pStyle w:val="CommentText"/>
      </w:pPr>
      <w:r>
        <w:rPr>
          <w:rStyle w:val="CommentReference"/>
        </w:rPr>
        <w:annotationRef/>
      </w:r>
      <w:r>
        <w:t>That’s just by chance I think</w:t>
      </w:r>
    </w:p>
  </w:comment>
  <w:comment w:id="13" w:author="Rossella Falcone" w:date="2025-09-15T13:22:00Z" w:initials="RF">
    <w:p w14:paraId="280997A9" w14:textId="77777777" w:rsidR="006258D2" w:rsidRDefault="006258D2" w:rsidP="006258D2">
      <w:pPr>
        <w:pStyle w:val="CommentText"/>
      </w:pPr>
      <w:r>
        <w:rPr>
          <w:rStyle w:val="CommentReference"/>
        </w:rPr>
        <w:annotationRef/>
      </w:r>
      <w:r>
        <w:t xml:space="preserve">Ok. </w:t>
      </w:r>
    </w:p>
  </w:comment>
  <w:comment w:id="14" w:author="Rossella Falcone" w:date="2025-09-17T10:58:00Z" w:initials="RF">
    <w:p w14:paraId="6470757A" w14:textId="77777777" w:rsidR="00777B6D" w:rsidRDefault="00777B6D" w:rsidP="00777B6D">
      <w:pPr>
        <w:pStyle w:val="CommentText"/>
      </w:pPr>
      <w:r>
        <w:rPr>
          <w:rStyle w:val="CommentReference"/>
        </w:rPr>
        <w:annotationRef/>
      </w:r>
      <w:r>
        <w:t xml:space="preserve">Is that true, Siyu? </w:t>
      </w:r>
    </w:p>
  </w:comment>
  <w:comment w:id="15" w:author="Rossella Falcone" w:date="2025-08-29T11:40:00Z" w:initials="RF">
    <w:p w14:paraId="0A516034" w14:textId="784B9B24" w:rsidR="00321B54" w:rsidRDefault="00321B54" w:rsidP="00321B54">
      <w:pPr>
        <w:pStyle w:val="CommentText"/>
      </w:pPr>
      <w:r>
        <w:rPr>
          <w:rStyle w:val="CommentReference"/>
        </w:rPr>
        <w:annotationRef/>
      </w:r>
      <w:r>
        <w:t xml:space="preserve">Siyu, do we have a dedicated section in the methods about how you encoded this extra time in the neural activity? </w:t>
      </w:r>
    </w:p>
  </w:comment>
  <w:comment w:id="16" w:author="Siyu Wang [2]" w:date="2025-09-13T12:28:00Z" w:initials="SW">
    <w:p w14:paraId="682BF9B7" w14:textId="77777777" w:rsidR="00BF36E1" w:rsidRDefault="00BF36E1" w:rsidP="00BF36E1">
      <w:r>
        <w:rPr>
          <w:rStyle w:val="CommentReference"/>
        </w:rPr>
        <w:annotationRef/>
      </w:r>
      <w:r>
        <w:rPr>
          <w:sz w:val="20"/>
          <w:szCs w:val="20"/>
        </w:rPr>
        <w:t>it was described in the model section, yes</w:t>
      </w:r>
    </w:p>
  </w:comment>
  <w:comment w:id="17" w:author="Mark Eldridge" w:date="2025-10-11T01:29:00Z" w:initials="ME">
    <w:p w14:paraId="0F942B12" w14:textId="77777777" w:rsidR="00EA2AA1" w:rsidRDefault="00EA2AA1" w:rsidP="00EA2AA1">
      <w:r>
        <w:rPr>
          <w:rStyle w:val="CommentReference"/>
        </w:rPr>
        <w:annotationRef/>
      </w:r>
      <w:r>
        <w:rPr>
          <w:sz w:val="20"/>
          <w:szCs w:val="20"/>
        </w:rPr>
        <w:t>is this the opposite of what would be expected? usually a longer wait time reduces the reward signal (i.e. delay discounting)</w:t>
      </w:r>
    </w:p>
  </w:comment>
  <w:comment w:id="18" w:author="Rossella Falcone" w:date="2025-10-13T10:46:00Z" w:initials="RF">
    <w:p w14:paraId="3B151A32" w14:textId="77777777" w:rsidR="00820420" w:rsidRDefault="008165AA" w:rsidP="00820420">
      <w:pPr>
        <w:pStyle w:val="CommentText"/>
      </w:pPr>
      <w:r>
        <w:rPr>
          <w:rStyle w:val="CommentReference"/>
        </w:rPr>
        <w:annotationRef/>
      </w:r>
      <w:r w:rsidR="00820420">
        <w:t>It may be that the signal is larger because the animal has to wait longer. Maybe it reflects more cognitive and neural energies to obtain that reward?</w:t>
      </w:r>
    </w:p>
  </w:comment>
  <w:comment w:id="33" w:author="Siyu Wang [2]" w:date="2025-08-03T08:47:00Z" w:initials="SW">
    <w:p w14:paraId="780B442E" w14:textId="5712D32F" w:rsidR="00747B88" w:rsidRDefault="00747B88" w:rsidP="00747B88">
      <w:r>
        <w:rPr>
          <w:rStyle w:val="CommentReference"/>
        </w:rPr>
        <w:annotationRef/>
      </w:r>
      <w:r>
        <w:rPr>
          <w:sz w:val="20"/>
          <w:szCs w:val="20"/>
        </w:rPr>
        <w:t xml:space="preserve">Rossella, our other paper suggested that both evidence accumulation and attractor dynamics underlie value-based decision making in a related task. It is not just a accumulation dynamics, to a modeler's ear, "model accumulation" would mean performing an evidence accumulation or drift-diffusion modeling. </w:t>
      </w:r>
    </w:p>
  </w:comment>
  <w:comment w:id="34" w:author="Rossella Falcone" w:date="2025-08-21T15:24:00Z" w:initials="RF">
    <w:p w14:paraId="0F8DD23C" w14:textId="77777777" w:rsidR="009A0FF2" w:rsidRDefault="009A0FF2" w:rsidP="009A0FF2">
      <w:pPr>
        <w:pStyle w:val="CommentText"/>
      </w:pPr>
      <w:r>
        <w:rPr>
          <w:rStyle w:val="CommentReference"/>
        </w:rPr>
        <w:annotationRef/>
      </w:r>
      <w:r>
        <w:t xml:space="preserve">Siyu, I say that we do not do any explicit analysis in support of that, but that our data align with that framework. </w:t>
      </w:r>
    </w:p>
    <w:p w14:paraId="4EC7102D" w14:textId="77777777" w:rsidR="009A0FF2" w:rsidRDefault="009A0FF2" w:rsidP="009A0FF2">
      <w:pPr>
        <w:pStyle w:val="CommentText"/>
      </w:pPr>
      <w:r>
        <w:t xml:space="preserve">What do you think now? </w:t>
      </w:r>
    </w:p>
    <w:p w14:paraId="320DC2E5" w14:textId="77777777" w:rsidR="009A0FF2" w:rsidRDefault="009A0FF2" w:rsidP="009A0FF2">
      <w:pPr>
        <w:pStyle w:val="CommentText"/>
      </w:pPr>
      <w:r>
        <w:t xml:space="preserve">Feel free to modify that based on your thoughts.  </w:t>
      </w:r>
    </w:p>
  </w:comment>
  <w:comment w:id="35" w:author="Siyu Wang" w:date="2025-09-14T01:05:00Z" w:initials="SW">
    <w:p w14:paraId="44B4760D" w14:textId="77777777" w:rsidR="00157E50" w:rsidRDefault="00157E50" w:rsidP="00157E50">
      <w:pPr>
        <w:pStyle w:val="CommentText"/>
      </w:pPr>
      <w:r>
        <w:rPr>
          <w:rStyle w:val="CommentReference"/>
        </w:rPr>
        <w:annotationRef/>
      </w:r>
      <w:r>
        <w:t>I would delete the paragraph, this part does not make much sense to me. Maybe just keep the last sentence, and say that future work is needed to dissect the differential neural mechanism underlying the different behavioral strategies.</w:t>
      </w:r>
    </w:p>
  </w:comment>
  <w:comment w:id="36" w:author="Rossella Falcone" w:date="2025-09-16T12:31:00Z" w:initials="RF">
    <w:p w14:paraId="49B985F5" w14:textId="77777777" w:rsidR="00E4592F" w:rsidRDefault="00E4592F" w:rsidP="00E4592F">
      <w:pPr>
        <w:pStyle w:val="CommentText"/>
      </w:pPr>
      <w:r>
        <w:rPr>
          <w:rStyle w:val="CommentReference"/>
        </w:rPr>
        <w:annotationRef/>
      </w:r>
      <w:r>
        <w:t xml:space="preserve">Not sure. </w:t>
      </w:r>
    </w:p>
  </w:comment>
  <w:comment w:id="37" w:author="Mark Eldridge" w:date="2025-10-11T01:44:00Z" w:initials="ME">
    <w:p w14:paraId="6890C642" w14:textId="77777777" w:rsidR="00EA2AA1" w:rsidRDefault="00EA2AA1" w:rsidP="00EA2AA1">
      <w:r>
        <w:rPr>
          <w:rStyle w:val="CommentReference"/>
        </w:rPr>
        <w:annotationRef/>
      </w:r>
      <w:r>
        <w:rPr>
          <w:sz w:val="20"/>
          <w:szCs w:val="20"/>
        </w:rPr>
        <w:t>I don't feel strongly either way, but would have a slight preference for deleting the para, due to its speculative nature. Let's see what Barry thinks.</w:t>
      </w:r>
    </w:p>
  </w:comment>
  <w:comment w:id="38" w:author="Rossella Falcone [2]" w:date="2021-05-17T10:37:00Z" w:initials="">
    <w:p w14:paraId="7AAF1432" w14:textId="4AEC007F" w:rsidR="005457B4" w:rsidRDefault="005457B4" w:rsidP="005457B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have to double check!</w:t>
      </w:r>
    </w:p>
  </w:comment>
  <w:comment w:id="39" w:author="Rossella Falcone" w:date="2025-10-13T11:25:00Z" w:initials="RF">
    <w:p w14:paraId="5E743E44" w14:textId="77777777" w:rsidR="00B35532" w:rsidRDefault="00B35532" w:rsidP="00B35532">
      <w:pPr>
        <w:pStyle w:val="CommentText"/>
      </w:pPr>
      <w:r>
        <w:rPr>
          <w:rStyle w:val="CommentReference"/>
        </w:rPr>
        <w:annotationRef/>
      </w:r>
      <w:r>
        <w:t xml:space="preserve">I will refine at the end.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A54B9B" w15:done="0"/>
  <w15:commentEx w15:paraId="38A84623" w15:paraIdParent="58A54B9B" w15:done="0"/>
  <w15:commentEx w15:paraId="759D5194" w15:paraIdParent="58A54B9B" w15:done="0"/>
  <w15:commentEx w15:paraId="09D512F9" w15:paraIdParent="58A54B9B" w15:done="0"/>
  <w15:commentEx w15:paraId="3652699F" w15:done="0"/>
  <w15:commentEx w15:paraId="007D06C7" w15:done="0"/>
  <w15:commentEx w15:paraId="51AD8E41" w15:paraIdParent="007D06C7" w15:done="0"/>
  <w15:commentEx w15:paraId="76FFE9EF" w15:done="0"/>
  <w15:commentEx w15:paraId="53F5D6A2" w15:done="0"/>
  <w15:commentEx w15:paraId="282C8D96" w15:paraIdParent="53F5D6A2" w15:done="0"/>
  <w15:commentEx w15:paraId="280997A9" w15:paraIdParent="53F5D6A2" w15:done="0"/>
  <w15:commentEx w15:paraId="6470757A" w15:done="0"/>
  <w15:commentEx w15:paraId="0A516034" w15:done="0"/>
  <w15:commentEx w15:paraId="682BF9B7" w15:paraIdParent="0A516034" w15:done="0"/>
  <w15:commentEx w15:paraId="0F942B12" w15:done="0"/>
  <w15:commentEx w15:paraId="3B151A32" w15:paraIdParent="0F942B12" w15:done="0"/>
  <w15:commentEx w15:paraId="780B442E" w15:done="0"/>
  <w15:commentEx w15:paraId="320DC2E5" w15:paraIdParent="780B442E" w15:done="0"/>
  <w15:commentEx w15:paraId="44B4760D" w15:paraIdParent="780B442E" w15:done="0"/>
  <w15:commentEx w15:paraId="49B985F5" w15:paraIdParent="780B442E" w15:done="0"/>
  <w15:commentEx w15:paraId="6890C642" w15:paraIdParent="780B442E" w15:done="0"/>
  <w15:commentEx w15:paraId="7AAF1432" w15:done="0"/>
  <w15:commentEx w15:paraId="5E743E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5570A4" w16cex:dateUtc="2025-05-14T14:56:00Z"/>
  <w16cex:commentExtensible w16cex:durableId="1DD6B9EA" w16cex:dateUtc="2025-08-21T19:31:00Z"/>
  <w16cex:commentExtensible w16cex:durableId="0A572D3F" w16cex:dateUtc="2025-10-10T22:10:00Z"/>
  <w16cex:commentExtensible w16cex:durableId="58DCB156" w16cex:dateUtc="2025-10-13T14:08:00Z"/>
  <w16cex:commentExtensible w16cex:durableId="0E3DADC3" w16cex:dateUtc="2025-09-16T16:15:00Z"/>
  <w16cex:commentExtensible w16cex:durableId="1FBE3D30" w16cex:dateUtc="2025-10-10T22:35:00Z"/>
  <w16cex:commentExtensible w16cex:durableId="2CA3CB30" w16cex:dateUtc="2025-10-13T14:13:00Z"/>
  <w16cex:commentExtensible w16cex:durableId="26657A28" w16cex:dateUtc="2025-09-16T17:21:00Z"/>
  <w16cex:commentExtensible w16cex:durableId="67EA4152" w16cex:dateUtc="2025-08-29T19:42:00Z"/>
  <w16cex:commentExtensible w16cex:durableId="62459128" w16cex:dateUtc="2025-09-14T04:55:00Z"/>
  <w16cex:commentExtensible w16cex:durableId="39E042F2" w16cex:dateUtc="2025-09-15T17:22:00Z"/>
  <w16cex:commentExtensible w16cex:durableId="42AE555F" w16cex:dateUtc="2025-09-17T14:58:00Z"/>
  <w16cex:commentExtensible w16cex:durableId="19EBDA3B" w16cex:dateUtc="2025-08-29T15:40:00Z"/>
  <w16cex:commentExtensible w16cex:durableId="17AE0E05" w16cex:dateUtc="2025-09-13T16:28:00Z"/>
  <w16cex:commentExtensible w16cex:durableId="1773F02B" w16cex:dateUtc="2025-10-11T00:29:00Z"/>
  <w16cex:commentExtensible w16cex:durableId="08ADA24A" w16cex:dateUtc="2025-10-13T14:46:00Z"/>
  <w16cex:commentExtensible w16cex:durableId="596F7E75" w16cex:dateUtc="2025-08-03T15:47:00Z"/>
  <w16cex:commentExtensible w16cex:durableId="26B09161" w16cex:dateUtc="2025-08-21T19:24:00Z"/>
  <w16cex:commentExtensible w16cex:durableId="3A55C17D" w16cex:dateUtc="2025-09-14T05:05:00Z"/>
  <w16cex:commentExtensible w16cex:durableId="7E7C2F79" w16cex:dateUtc="2025-09-16T16:31:00Z"/>
  <w16cex:commentExtensible w16cex:durableId="1C9EC094" w16cex:dateUtc="2025-10-11T00:44:00Z"/>
  <w16cex:commentExtensible w16cex:durableId="261F871B" w16cex:dateUtc="2021-05-17T14:37:00Z"/>
  <w16cex:commentExtensible w16cex:durableId="7AD63C72" w16cex:dateUtc="2025-10-13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A54B9B" w16cid:durableId="205570A4"/>
  <w16cid:commentId w16cid:paraId="38A84623" w16cid:durableId="1DD6B9EA"/>
  <w16cid:commentId w16cid:paraId="759D5194" w16cid:durableId="0A572D3F"/>
  <w16cid:commentId w16cid:paraId="09D512F9" w16cid:durableId="58DCB156"/>
  <w16cid:commentId w16cid:paraId="3652699F" w16cid:durableId="0E3DADC3"/>
  <w16cid:commentId w16cid:paraId="007D06C7" w16cid:durableId="1FBE3D30"/>
  <w16cid:commentId w16cid:paraId="51AD8E41" w16cid:durableId="2CA3CB30"/>
  <w16cid:commentId w16cid:paraId="76FFE9EF" w16cid:durableId="26657A28"/>
  <w16cid:commentId w16cid:paraId="53F5D6A2" w16cid:durableId="67EA4152"/>
  <w16cid:commentId w16cid:paraId="282C8D96" w16cid:durableId="62459128"/>
  <w16cid:commentId w16cid:paraId="280997A9" w16cid:durableId="39E042F2"/>
  <w16cid:commentId w16cid:paraId="6470757A" w16cid:durableId="42AE555F"/>
  <w16cid:commentId w16cid:paraId="0A516034" w16cid:durableId="19EBDA3B"/>
  <w16cid:commentId w16cid:paraId="682BF9B7" w16cid:durableId="17AE0E05"/>
  <w16cid:commentId w16cid:paraId="0F942B12" w16cid:durableId="1773F02B"/>
  <w16cid:commentId w16cid:paraId="3B151A32" w16cid:durableId="08ADA24A"/>
  <w16cid:commentId w16cid:paraId="780B442E" w16cid:durableId="596F7E75"/>
  <w16cid:commentId w16cid:paraId="320DC2E5" w16cid:durableId="26B09161"/>
  <w16cid:commentId w16cid:paraId="44B4760D" w16cid:durableId="3A55C17D"/>
  <w16cid:commentId w16cid:paraId="49B985F5" w16cid:durableId="7E7C2F79"/>
  <w16cid:commentId w16cid:paraId="6890C642" w16cid:durableId="1C9EC094"/>
  <w16cid:commentId w16cid:paraId="7AAF1432" w16cid:durableId="261F871B"/>
  <w16cid:commentId w16cid:paraId="5E743E44" w16cid:durableId="7AD63C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D9A86" w14:textId="77777777" w:rsidR="00F84346" w:rsidRDefault="00F84346" w:rsidP="00B82D23">
      <w:pPr>
        <w:spacing w:after="0" w:line="240" w:lineRule="auto"/>
      </w:pPr>
      <w:r>
        <w:separator/>
      </w:r>
    </w:p>
  </w:endnote>
  <w:endnote w:type="continuationSeparator" w:id="0">
    <w:p w14:paraId="6E561FF0" w14:textId="77777777" w:rsidR="00F84346" w:rsidRDefault="00F84346" w:rsidP="00B82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4FC68" w14:textId="77777777" w:rsidR="00F84346" w:rsidRDefault="00F84346" w:rsidP="00B82D23">
      <w:pPr>
        <w:spacing w:after="0" w:line="240" w:lineRule="auto"/>
      </w:pPr>
      <w:r>
        <w:separator/>
      </w:r>
    </w:p>
  </w:footnote>
  <w:footnote w:type="continuationSeparator" w:id="0">
    <w:p w14:paraId="6D4B6996" w14:textId="77777777" w:rsidR="00F84346" w:rsidRDefault="00F84346" w:rsidP="00B82D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F7D"/>
    <w:multiLevelType w:val="hybridMultilevel"/>
    <w:tmpl w:val="1D54A1C8"/>
    <w:lvl w:ilvl="0" w:tplc="0310E658">
      <w:start w:val="1"/>
      <w:numFmt w:val="bullet"/>
      <w:lvlText w:val=""/>
      <w:lvlJc w:val="left"/>
      <w:pPr>
        <w:ind w:left="720" w:hanging="360"/>
      </w:pPr>
      <w:rPr>
        <w:rFonts w:ascii="Symbol" w:hAnsi="Symbol"/>
      </w:rPr>
    </w:lvl>
    <w:lvl w:ilvl="1" w:tplc="80B4E6E0">
      <w:start w:val="1"/>
      <w:numFmt w:val="bullet"/>
      <w:lvlText w:val=""/>
      <w:lvlJc w:val="left"/>
      <w:pPr>
        <w:ind w:left="720" w:hanging="360"/>
      </w:pPr>
      <w:rPr>
        <w:rFonts w:ascii="Symbol" w:hAnsi="Symbol"/>
      </w:rPr>
    </w:lvl>
    <w:lvl w:ilvl="2" w:tplc="E6DE8FDE">
      <w:start w:val="1"/>
      <w:numFmt w:val="bullet"/>
      <w:lvlText w:val=""/>
      <w:lvlJc w:val="left"/>
      <w:pPr>
        <w:ind w:left="720" w:hanging="360"/>
      </w:pPr>
      <w:rPr>
        <w:rFonts w:ascii="Symbol" w:hAnsi="Symbol"/>
      </w:rPr>
    </w:lvl>
    <w:lvl w:ilvl="3" w:tplc="DB24A21A">
      <w:start w:val="1"/>
      <w:numFmt w:val="bullet"/>
      <w:lvlText w:val=""/>
      <w:lvlJc w:val="left"/>
      <w:pPr>
        <w:ind w:left="720" w:hanging="360"/>
      </w:pPr>
      <w:rPr>
        <w:rFonts w:ascii="Symbol" w:hAnsi="Symbol"/>
      </w:rPr>
    </w:lvl>
    <w:lvl w:ilvl="4" w:tplc="6AD25C48">
      <w:start w:val="1"/>
      <w:numFmt w:val="bullet"/>
      <w:lvlText w:val=""/>
      <w:lvlJc w:val="left"/>
      <w:pPr>
        <w:ind w:left="720" w:hanging="360"/>
      </w:pPr>
      <w:rPr>
        <w:rFonts w:ascii="Symbol" w:hAnsi="Symbol"/>
      </w:rPr>
    </w:lvl>
    <w:lvl w:ilvl="5" w:tplc="C910EE46">
      <w:start w:val="1"/>
      <w:numFmt w:val="bullet"/>
      <w:lvlText w:val=""/>
      <w:lvlJc w:val="left"/>
      <w:pPr>
        <w:ind w:left="720" w:hanging="360"/>
      </w:pPr>
      <w:rPr>
        <w:rFonts w:ascii="Symbol" w:hAnsi="Symbol"/>
      </w:rPr>
    </w:lvl>
    <w:lvl w:ilvl="6" w:tplc="781AF9B6">
      <w:start w:val="1"/>
      <w:numFmt w:val="bullet"/>
      <w:lvlText w:val=""/>
      <w:lvlJc w:val="left"/>
      <w:pPr>
        <w:ind w:left="720" w:hanging="360"/>
      </w:pPr>
      <w:rPr>
        <w:rFonts w:ascii="Symbol" w:hAnsi="Symbol"/>
      </w:rPr>
    </w:lvl>
    <w:lvl w:ilvl="7" w:tplc="739EF866">
      <w:start w:val="1"/>
      <w:numFmt w:val="bullet"/>
      <w:lvlText w:val=""/>
      <w:lvlJc w:val="left"/>
      <w:pPr>
        <w:ind w:left="720" w:hanging="360"/>
      </w:pPr>
      <w:rPr>
        <w:rFonts w:ascii="Symbol" w:hAnsi="Symbol"/>
      </w:rPr>
    </w:lvl>
    <w:lvl w:ilvl="8" w:tplc="026C3664">
      <w:start w:val="1"/>
      <w:numFmt w:val="bullet"/>
      <w:lvlText w:val=""/>
      <w:lvlJc w:val="left"/>
      <w:pPr>
        <w:ind w:left="720" w:hanging="360"/>
      </w:pPr>
      <w:rPr>
        <w:rFonts w:ascii="Symbol" w:hAnsi="Symbol"/>
      </w:rPr>
    </w:lvl>
  </w:abstractNum>
  <w:abstractNum w:abstractNumId="1" w15:restartNumberingAfterBreak="0">
    <w:nsid w:val="062B5476"/>
    <w:multiLevelType w:val="hybridMultilevel"/>
    <w:tmpl w:val="EF2AD816"/>
    <w:lvl w:ilvl="0" w:tplc="84D44DE0">
      <w:start w:val="1"/>
      <w:numFmt w:val="bullet"/>
      <w:lvlText w:val=""/>
      <w:lvlJc w:val="left"/>
      <w:pPr>
        <w:ind w:left="1080" w:hanging="360"/>
      </w:pPr>
      <w:rPr>
        <w:rFonts w:ascii="Symbol" w:hAnsi="Symbol"/>
      </w:rPr>
    </w:lvl>
    <w:lvl w:ilvl="1" w:tplc="E7569572">
      <w:start w:val="1"/>
      <w:numFmt w:val="bullet"/>
      <w:lvlText w:val=""/>
      <w:lvlJc w:val="left"/>
      <w:pPr>
        <w:ind w:left="1080" w:hanging="360"/>
      </w:pPr>
      <w:rPr>
        <w:rFonts w:ascii="Symbol" w:hAnsi="Symbol"/>
      </w:rPr>
    </w:lvl>
    <w:lvl w:ilvl="2" w:tplc="9C4EE8E4">
      <w:start w:val="1"/>
      <w:numFmt w:val="bullet"/>
      <w:lvlText w:val=""/>
      <w:lvlJc w:val="left"/>
      <w:pPr>
        <w:ind w:left="1080" w:hanging="360"/>
      </w:pPr>
      <w:rPr>
        <w:rFonts w:ascii="Symbol" w:hAnsi="Symbol"/>
      </w:rPr>
    </w:lvl>
    <w:lvl w:ilvl="3" w:tplc="2F8A11BE">
      <w:start w:val="1"/>
      <w:numFmt w:val="bullet"/>
      <w:lvlText w:val=""/>
      <w:lvlJc w:val="left"/>
      <w:pPr>
        <w:ind w:left="1080" w:hanging="360"/>
      </w:pPr>
      <w:rPr>
        <w:rFonts w:ascii="Symbol" w:hAnsi="Symbol"/>
      </w:rPr>
    </w:lvl>
    <w:lvl w:ilvl="4" w:tplc="1EAC3430">
      <w:start w:val="1"/>
      <w:numFmt w:val="bullet"/>
      <w:lvlText w:val=""/>
      <w:lvlJc w:val="left"/>
      <w:pPr>
        <w:ind w:left="1080" w:hanging="360"/>
      </w:pPr>
      <w:rPr>
        <w:rFonts w:ascii="Symbol" w:hAnsi="Symbol"/>
      </w:rPr>
    </w:lvl>
    <w:lvl w:ilvl="5" w:tplc="7B6AEF18">
      <w:start w:val="1"/>
      <w:numFmt w:val="bullet"/>
      <w:lvlText w:val=""/>
      <w:lvlJc w:val="left"/>
      <w:pPr>
        <w:ind w:left="1080" w:hanging="360"/>
      </w:pPr>
      <w:rPr>
        <w:rFonts w:ascii="Symbol" w:hAnsi="Symbol"/>
      </w:rPr>
    </w:lvl>
    <w:lvl w:ilvl="6" w:tplc="11149682">
      <w:start w:val="1"/>
      <w:numFmt w:val="bullet"/>
      <w:lvlText w:val=""/>
      <w:lvlJc w:val="left"/>
      <w:pPr>
        <w:ind w:left="1080" w:hanging="360"/>
      </w:pPr>
      <w:rPr>
        <w:rFonts w:ascii="Symbol" w:hAnsi="Symbol"/>
      </w:rPr>
    </w:lvl>
    <w:lvl w:ilvl="7" w:tplc="7590AA8C">
      <w:start w:val="1"/>
      <w:numFmt w:val="bullet"/>
      <w:lvlText w:val=""/>
      <w:lvlJc w:val="left"/>
      <w:pPr>
        <w:ind w:left="1080" w:hanging="360"/>
      </w:pPr>
      <w:rPr>
        <w:rFonts w:ascii="Symbol" w:hAnsi="Symbol"/>
      </w:rPr>
    </w:lvl>
    <w:lvl w:ilvl="8" w:tplc="37FE83BA">
      <w:start w:val="1"/>
      <w:numFmt w:val="bullet"/>
      <w:lvlText w:val=""/>
      <w:lvlJc w:val="left"/>
      <w:pPr>
        <w:ind w:left="1080" w:hanging="360"/>
      </w:pPr>
      <w:rPr>
        <w:rFonts w:ascii="Symbol" w:hAnsi="Symbol"/>
      </w:rPr>
    </w:lvl>
  </w:abstractNum>
  <w:abstractNum w:abstractNumId="2" w15:restartNumberingAfterBreak="0">
    <w:nsid w:val="0CC500EB"/>
    <w:multiLevelType w:val="hybridMultilevel"/>
    <w:tmpl w:val="BBD21264"/>
    <w:lvl w:ilvl="0" w:tplc="CC0C8238">
      <w:start w:val="1"/>
      <w:numFmt w:val="bullet"/>
      <w:lvlText w:val=""/>
      <w:lvlJc w:val="left"/>
      <w:pPr>
        <w:ind w:left="1080" w:hanging="360"/>
      </w:pPr>
      <w:rPr>
        <w:rFonts w:ascii="Symbol" w:hAnsi="Symbol"/>
      </w:rPr>
    </w:lvl>
    <w:lvl w:ilvl="1" w:tplc="2924D470">
      <w:start w:val="1"/>
      <w:numFmt w:val="bullet"/>
      <w:lvlText w:val=""/>
      <w:lvlJc w:val="left"/>
      <w:pPr>
        <w:ind w:left="1080" w:hanging="360"/>
      </w:pPr>
      <w:rPr>
        <w:rFonts w:ascii="Symbol" w:hAnsi="Symbol"/>
      </w:rPr>
    </w:lvl>
    <w:lvl w:ilvl="2" w:tplc="4BD6AC0E">
      <w:start w:val="1"/>
      <w:numFmt w:val="bullet"/>
      <w:lvlText w:val=""/>
      <w:lvlJc w:val="left"/>
      <w:pPr>
        <w:ind w:left="1080" w:hanging="360"/>
      </w:pPr>
      <w:rPr>
        <w:rFonts w:ascii="Symbol" w:hAnsi="Symbol"/>
      </w:rPr>
    </w:lvl>
    <w:lvl w:ilvl="3" w:tplc="28BE6E2C">
      <w:start w:val="1"/>
      <w:numFmt w:val="bullet"/>
      <w:lvlText w:val=""/>
      <w:lvlJc w:val="left"/>
      <w:pPr>
        <w:ind w:left="1080" w:hanging="360"/>
      </w:pPr>
      <w:rPr>
        <w:rFonts w:ascii="Symbol" w:hAnsi="Symbol"/>
      </w:rPr>
    </w:lvl>
    <w:lvl w:ilvl="4" w:tplc="03CE60FA">
      <w:start w:val="1"/>
      <w:numFmt w:val="bullet"/>
      <w:lvlText w:val=""/>
      <w:lvlJc w:val="left"/>
      <w:pPr>
        <w:ind w:left="1080" w:hanging="360"/>
      </w:pPr>
      <w:rPr>
        <w:rFonts w:ascii="Symbol" w:hAnsi="Symbol"/>
      </w:rPr>
    </w:lvl>
    <w:lvl w:ilvl="5" w:tplc="E91EC3FC">
      <w:start w:val="1"/>
      <w:numFmt w:val="bullet"/>
      <w:lvlText w:val=""/>
      <w:lvlJc w:val="left"/>
      <w:pPr>
        <w:ind w:left="1080" w:hanging="360"/>
      </w:pPr>
      <w:rPr>
        <w:rFonts w:ascii="Symbol" w:hAnsi="Symbol"/>
      </w:rPr>
    </w:lvl>
    <w:lvl w:ilvl="6" w:tplc="4B38266C">
      <w:start w:val="1"/>
      <w:numFmt w:val="bullet"/>
      <w:lvlText w:val=""/>
      <w:lvlJc w:val="left"/>
      <w:pPr>
        <w:ind w:left="1080" w:hanging="360"/>
      </w:pPr>
      <w:rPr>
        <w:rFonts w:ascii="Symbol" w:hAnsi="Symbol"/>
      </w:rPr>
    </w:lvl>
    <w:lvl w:ilvl="7" w:tplc="45CC2CE2">
      <w:start w:val="1"/>
      <w:numFmt w:val="bullet"/>
      <w:lvlText w:val=""/>
      <w:lvlJc w:val="left"/>
      <w:pPr>
        <w:ind w:left="1080" w:hanging="360"/>
      </w:pPr>
      <w:rPr>
        <w:rFonts w:ascii="Symbol" w:hAnsi="Symbol"/>
      </w:rPr>
    </w:lvl>
    <w:lvl w:ilvl="8" w:tplc="33022076">
      <w:start w:val="1"/>
      <w:numFmt w:val="bullet"/>
      <w:lvlText w:val=""/>
      <w:lvlJc w:val="left"/>
      <w:pPr>
        <w:ind w:left="1080" w:hanging="360"/>
      </w:pPr>
      <w:rPr>
        <w:rFonts w:ascii="Symbol" w:hAnsi="Symbol"/>
      </w:rPr>
    </w:lvl>
  </w:abstractNum>
  <w:abstractNum w:abstractNumId="3" w15:restartNumberingAfterBreak="0">
    <w:nsid w:val="0DEE2113"/>
    <w:multiLevelType w:val="hybridMultilevel"/>
    <w:tmpl w:val="41D0196C"/>
    <w:lvl w:ilvl="0" w:tplc="B90A312E">
      <w:start w:val="1"/>
      <w:numFmt w:val="bullet"/>
      <w:lvlText w:val=""/>
      <w:lvlJc w:val="left"/>
      <w:pPr>
        <w:ind w:left="720" w:hanging="360"/>
      </w:pPr>
      <w:rPr>
        <w:rFonts w:ascii="Symbol" w:hAnsi="Symbol"/>
      </w:rPr>
    </w:lvl>
    <w:lvl w:ilvl="1" w:tplc="397EF15C">
      <w:start w:val="1"/>
      <w:numFmt w:val="bullet"/>
      <w:lvlText w:val=""/>
      <w:lvlJc w:val="left"/>
      <w:pPr>
        <w:ind w:left="720" w:hanging="360"/>
      </w:pPr>
      <w:rPr>
        <w:rFonts w:ascii="Symbol" w:hAnsi="Symbol"/>
      </w:rPr>
    </w:lvl>
    <w:lvl w:ilvl="2" w:tplc="E3ACC0A0">
      <w:start w:val="1"/>
      <w:numFmt w:val="bullet"/>
      <w:lvlText w:val=""/>
      <w:lvlJc w:val="left"/>
      <w:pPr>
        <w:ind w:left="720" w:hanging="360"/>
      </w:pPr>
      <w:rPr>
        <w:rFonts w:ascii="Symbol" w:hAnsi="Symbol"/>
      </w:rPr>
    </w:lvl>
    <w:lvl w:ilvl="3" w:tplc="2BD61F06">
      <w:start w:val="1"/>
      <w:numFmt w:val="bullet"/>
      <w:lvlText w:val=""/>
      <w:lvlJc w:val="left"/>
      <w:pPr>
        <w:ind w:left="720" w:hanging="360"/>
      </w:pPr>
      <w:rPr>
        <w:rFonts w:ascii="Symbol" w:hAnsi="Symbol"/>
      </w:rPr>
    </w:lvl>
    <w:lvl w:ilvl="4" w:tplc="AC5CBE62">
      <w:start w:val="1"/>
      <w:numFmt w:val="bullet"/>
      <w:lvlText w:val=""/>
      <w:lvlJc w:val="left"/>
      <w:pPr>
        <w:ind w:left="720" w:hanging="360"/>
      </w:pPr>
      <w:rPr>
        <w:rFonts w:ascii="Symbol" w:hAnsi="Symbol"/>
      </w:rPr>
    </w:lvl>
    <w:lvl w:ilvl="5" w:tplc="46EAF7B2">
      <w:start w:val="1"/>
      <w:numFmt w:val="bullet"/>
      <w:lvlText w:val=""/>
      <w:lvlJc w:val="left"/>
      <w:pPr>
        <w:ind w:left="720" w:hanging="360"/>
      </w:pPr>
      <w:rPr>
        <w:rFonts w:ascii="Symbol" w:hAnsi="Symbol"/>
      </w:rPr>
    </w:lvl>
    <w:lvl w:ilvl="6" w:tplc="1A045764">
      <w:start w:val="1"/>
      <w:numFmt w:val="bullet"/>
      <w:lvlText w:val=""/>
      <w:lvlJc w:val="left"/>
      <w:pPr>
        <w:ind w:left="720" w:hanging="360"/>
      </w:pPr>
      <w:rPr>
        <w:rFonts w:ascii="Symbol" w:hAnsi="Symbol"/>
      </w:rPr>
    </w:lvl>
    <w:lvl w:ilvl="7" w:tplc="25126B9E">
      <w:start w:val="1"/>
      <w:numFmt w:val="bullet"/>
      <w:lvlText w:val=""/>
      <w:lvlJc w:val="left"/>
      <w:pPr>
        <w:ind w:left="720" w:hanging="360"/>
      </w:pPr>
      <w:rPr>
        <w:rFonts w:ascii="Symbol" w:hAnsi="Symbol"/>
      </w:rPr>
    </w:lvl>
    <w:lvl w:ilvl="8" w:tplc="2B72FCAE">
      <w:start w:val="1"/>
      <w:numFmt w:val="bullet"/>
      <w:lvlText w:val=""/>
      <w:lvlJc w:val="left"/>
      <w:pPr>
        <w:ind w:left="720" w:hanging="360"/>
      </w:pPr>
      <w:rPr>
        <w:rFonts w:ascii="Symbol" w:hAnsi="Symbol"/>
      </w:rPr>
    </w:lvl>
  </w:abstractNum>
  <w:abstractNum w:abstractNumId="4" w15:restartNumberingAfterBreak="0">
    <w:nsid w:val="0F074071"/>
    <w:multiLevelType w:val="hybridMultilevel"/>
    <w:tmpl w:val="F56836F2"/>
    <w:lvl w:ilvl="0" w:tplc="495A98E2">
      <w:start w:val="1"/>
      <w:numFmt w:val="decimal"/>
      <w:lvlText w:val="%1)"/>
      <w:lvlJc w:val="left"/>
      <w:pPr>
        <w:ind w:left="1080" w:hanging="360"/>
      </w:pPr>
    </w:lvl>
    <w:lvl w:ilvl="1" w:tplc="87263D2A">
      <w:start w:val="1"/>
      <w:numFmt w:val="decimal"/>
      <w:lvlText w:val="%2)"/>
      <w:lvlJc w:val="left"/>
      <w:pPr>
        <w:ind w:left="1080" w:hanging="360"/>
      </w:pPr>
    </w:lvl>
    <w:lvl w:ilvl="2" w:tplc="FB7EBFDE">
      <w:start w:val="1"/>
      <w:numFmt w:val="decimal"/>
      <w:lvlText w:val="%3)"/>
      <w:lvlJc w:val="left"/>
      <w:pPr>
        <w:ind w:left="1080" w:hanging="360"/>
      </w:pPr>
    </w:lvl>
    <w:lvl w:ilvl="3" w:tplc="25128B16">
      <w:start w:val="1"/>
      <w:numFmt w:val="decimal"/>
      <w:lvlText w:val="%4)"/>
      <w:lvlJc w:val="left"/>
      <w:pPr>
        <w:ind w:left="1080" w:hanging="360"/>
      </w:pPr>
    </w:lvl>
    <w:lvl w:ilvl="4" w:tplc="45508794">
      <w:start w:val="1"/>
      <w:numFmt w:val="decimal"/>
      <w:lvlText w:val="%5)"/>
      <w:lvlJc w:val="left"/>
      <w:pPr>
        <w:ind w:left="1080" w:hanging="360"/>
      </w:pPr>
    </w:lvl>
    <w:lvl w:ilvl="5" w:tplc="DE7E4CCE">
      <w:start w:val="1"/>
      <w:numFmt w:val="decimal"/>
      <w:lvlText w:val="%6)"/>
      <w:lvlJc w:val="left"/>
      <w:pPr>
        <w:ind w:left="1080" w:hanging="360"/>
      </w:pPr>
    </w:lvl>
    <w:lvl w:ilvl="6" w:tplc="F42CC9A8">
      <w:start w:val="1"/>
      <w:numFmt w:val="decimal"/>
      <w:lvlText w:val="%7)"/>
      <w:lvlJc w:val="left"/>
      <w:pPr>
        <w:ind w:left="1080" w:hanging="360"/>
      </w:pPr>
    </w:lvl>
    <w:lvl w:ilvl="7" w:tplc="ECA06528">
      <w:start w:val="1"/>
      <w:numFmt w:val="decimal"/>
      <w:lvlText w:val="%8)"/>
      <w:lvlJc w:val="left"/>
      <w:pPr>
        <w:ind w:left="1080" w:hanging="360"/>
      </w:pPr>
    </w:lvl>
    <w:lvl w:ilvl="8" w:tplc="4498F7F2">
      <w:start w:val="1"/>
      <w:numFmt w:val="decimal"/>
      <w:lvlText w:val="%9)"/>
      <w:lvlJc w:val="left"/>
      <w:pPr>
        <w:ind w:left="1080" w:hanging="360"/>
      </w:pPr>
    </w:lvl>
  </w:abstractNum>
  <w:abstractNum w:abstractNumId="5" w15:restartNumberingAfterBreak="0">
    <w:nsid w:val="10291879"/>
    <w:multiLevelType w:val="hybridMultilevel"/>
    <w:tmpl w:val="135CF6A0"/>
    <w:lvl w:ilvl="0" w:tplc="170A2E2E">
      <w:start w:val="1"/>
      <w:numFmt w:val="bullet"/>
      <w:lvlText w:val=""/>
      <w:lvlJc w:val="left"/>
      <w:pPr>
        <w:ind w:left="720" w:hanging="360"/>
      </w:pPr>
      <w:rPr>
        <w:rFonts w:ascii="Symbol" w:hAnsi="Symbol"/>
      </w:rPr>
    </w:lvl>
    <w:lvl w:ilvl="1" w:tplc="FC98DDD2">
      <w:start w:val="1"/>
      <w:numFmt w:val="bullet"/>
      <w:lvlText w:val=""/>
      <w:lvlJc w:val="left"/>
      <w:pPr>
        <w:ind w:left="720" w:hanging="360"/>
      </w:pPr>
      <w:rPr>
        <w:rFonts w:ascii="Symbol" w:hAnsi="Symbol"/>
      </w:rPr>
    </w:lvl>
    <w:lvl w:ilvl="2" w:tplc="72D6FC50">
      <w:start w:val="1"/>
      <w:numFmt w:val="bullet"/>
      <w:lvlText w:val=""/>
      <w:lvlJc w:val="left"/>
      <w:pPr>
        <w:ind w:left="720" w:hanging="360"/>
      </w:pPr>
      <w:rPr>
        <w:rFonts w:ascii="Symbol" w:hAnsi="Symbol"/>
      </w:rPr>
    </w:lvl>
    <w:lvl w:ilvl="3" w:tplc="31281D58">
      <w:start w:val="1"/>
      <w:numFmt w:val="bullet"/>
      <w:lvlText w:val=""/>
      <w:lvlJc w:val="left"/>
      <w:pPr>
        <w:ind w:left="720" w:hanging="360"/>
      </w:pPr>
      <w:rPr>
        <w:rFonts w:ascii="Symbol" w:hAnsi="Symbol"/>
      </w:rPr>
    </w:lvl>
    <w:lvl w:ilvl="4" w:tplc="F81264C0">
      <w:start w:val="1"/>
      <w:numFmt w:val="bullet"/>
      <w:lvlText w:val=""/>
      <w:lvlJc w:val="left"/>
      <w:pPr>
        <w:ind w:left="720" w:hanging="360"/>
      </w:pPr>
      <w:rPr>
        <w:rFonts w:ascii="Symbol" w:hAnsi="Symbol"/>
      </w:rPr>
    </w:lvl>
    <w:lvl w:ilvl="5" w:tplc="80E2FC3C">
      <w:start w:val="1"/>
      <w:numFmt w:val="bullet"/>
      <w:lvlText w:val=""/>
      <w:lvlJc w:val="left"/>
      <w:pPr>
        <w:ind w:left="720" w:hanging="360"/>
      </w:pPr>
      <w:rPr>
        <w:rFonts w:ascii="Symbol" w:hAnsi="Symbol"/>
      </w:rPr>
    </w:lvl>
    <w:lvl w:ilvl="6" w:tplc="1A1E2F08">
      <w:start w:val="1"/>
      <w:numFmt w:val="bullet"/>
      <w:lvlText w:val=""/>
      <w:lvlJc w:val="left"/>
      <w:pPr>
        <w:ind w:left="720" w:hanging="360"/>
      </w:pPr>
      <w:rPr>
        <w:rFonts w:ascii="Symbol" w:hAnsi="Symbol"/>
      </w:rPr>
    </w:lvl>
    <w:lvl w:ilvl="7" w:tplc="ACFEF720">
      <w:start w:val="1"/>
      <w:numFmt w:val="bullet"/>
      <w:lvlText w:val=""/>
      <w:lvlJc w:val="left"/>
      <w:pPr>
        <w:ind w:left="720" w:hanging="360"/>
      </w:pPr>
      <w:rPr>
        <w:rFonts w:ascii="Symbol" w:hAnsi="Symbol"/>
      </w:rPr>
    </w:lvl>
    <w:lvl w:ilvl="8" w:tplc="347242A4">
      <w:start w:val="1"/>
      <w:numFmt w:val="bullet"/>
      <w:lvlText w:val=""/>
      <w:lvlJc w:val="left"/>
      <w:pPr>
        <w:ind w:left="720" w:hanging="360"/>
      </w:pPr>
      <w:rPr>
        <w:rFonts w:ascii="Symbol" w:hAnsi="Symbol"/>
      </w:rPr>
    </w:lvl>
  </w:abstractNum>
  <w:abstractNum w:abstractNumId="6" w15:restartNumberingAfterBreak="0">
    <w:nsid w:val="13777F05"/>
    <w:multiLevelType w:val="hybridMultilevel"/>
    <w:tmpl w:val="819487F2"/>
    <w:lvl w:ilvl="0" w:tplc="E5DA9E9C">
      <w:start w:val="1"/>
      <w:numFmt w:val="bullet"/>
      <w:lvlText w:val=""/>
      <w:lvlJc w:val="left"/>
      <w:pPr>
        <w:ind w:left="1080" w:hanging="360"/>
      </w:pPr>
      <w:rPr>
        <w:rFonts w:ascii="Symbol" w:hAnsi="Symbol"/>
      </w:rPr>
    </w:lvl>
    <w:lvl w:ilvl="1" w:tplc="3F7A86C2">
      <w:start w:val="1"/>
      <w:numFmt w:val="bullet"/>
      <w:lvlText w:val=""/>
      <w:lvlJc w:val="left"/>
      <w:pPr>
        <w:ind w:left="1080" w:hanging="360"/>
      </w:pPr>
      <w:rPr>
        <w:rFonts w:ascii="Symbol" w:hAnsi="Symbol"/>
      </w:rPr>
    </w:lvl>
    <w:lvl w:ilvl="2" w:tplc="415E249C">
      <w:start w:val="1"/>
      <w:numFmt w:val="bullet"/>
      <w:lvlText w:val=""/>
      <w:lvlJc w:val="left"/>
      <w:pPr>
        <w:ind w:left="1080" w:hanging="360"/>
      </w:pPr>
      <w:rPr>
        <w:rFonts w:ascii="Symbol" w:hAnsi="Symbol"/>
      </w:rPr>
    </w:lvl>
    <w:lvl w:ilvl="3" w:tplc="EA02E11A">
      <w:start w:val="1"/>
      <w:numFmt w:val="bullet"/>
      <w:lvlText w:val=""/>
      <w:lvlJc w:val="left"/>
      <w:pPr>
        <w:ind w:left="1080" w:hanging="360"/>
      </w:pPr>
      <w:rPr>
        <w:rFonts w:ascii="Symbol" w:hAnsi="Symbol"/>
      </w:rPr>
    </w:lvl>
    <w:lvl w:ilvl="4" w:tplc="51D4B70A">
      <w:start w:val="1"/>
      <w:numFmt w:val="bullet"/>
      <w:lvlText w:val=""/>
      <w:lvlJc w:val="left"/>
      <w:pPr>
        <w:ind w:left="1080" w:hanging="360"/>
      </w:pPr>
      <w:rPr>
        <w:rFonts w:ascii="Symbol" w:hAnsi="Symbol"/>
      </w:rPr>
    </w:lvl>
    <w:lvl w:ilvl="5" w:tplc="A2C298F4">
      <w:start w:val="1"/>
      <w:numFmt w:val="bullet"/>
      <w:lvlText w:val=""/>
      <w:lvlJc w:val="left"/>
      <w:pPr>
        <w:ind w:left="1080" w:hanging="360"/>
      </w:pPr>
      <w:rPr>
        <w:rFonts w:ascii="Symbol" w:hAnsi="Symbol"/>
      </w:rPr>
    </w:lvl>
    <w:lvl w:ilvl="6" w:tplc="58C01E96">
      <w:start w:val="1"/>
      <w:numFmt w:val="bullet"/>
      <w:lvlText w:val=""/>
      <w:lvlJc w:val="left"/>
      <w:pPr>
        <w:ind w:left="1080" w:hanging="360"/>
      </w:pPr>
      <w:rPr>
        <w:rFonts w:ascii="Symbol" w:hAnsi="Symbol"/>
      </w:rPr>
    </w:lvl>
    <w:lvl w:ilvl="7" w:tplc="B040FDE2">
      <w:start w:val="1"/>
      <w:numFmt w:val="bullet"/>
      <w:lvlText w:val=""/>
      <w:lvlJc w:val="left"/>
      <w:pPr>
        <w:ind w:left="1080" w:hanging="360"/>
      </w:pPr>
      <w:rPr>
        <w:rFonts w:ascii="Symbol" w:hAnsi="Symbol"/>
      </w:rPr>
    </w:lvl>
    <w:lvl w:ilvl="8" w:tplc="794A8334">
      <w:start w:val="1"/>
      <w:numFmt w:val="bullet"/>
      <w:lvlText w:val=""/>
      <w:lvlJc w:val="left"/>
      <w:pPr>
        <w:ind w:left="1080" w:hanging="360"/>
      </w:pPr>
      <w:rPr>
        <w:rFonts w:ascii="Symbol" w:hAnsi="Symbol"/>
      </w:rPr>
    </w:lvl>
  </w:abstractNum>
  <w:abstractNum w:abstractNumId="7" w15:restartNumberingAfterBreak="0">
    <w:nsid w:val="13D46F39"/>
    <w:multiLevelType w:val="hybridMultilevel"/>
    <w:tmpl w:val="645C73F0"/>
    <w:lvl w:ilvl="0" w:tplc="1ADCE080">
      <w:start w:val="1"/>
      <w:numFmt w:val="decimal"/>
      <w:lvlText w:val="%1)"/>
      <w:lvlJc w:val="left"/>
      <w:pPr>
        <w:ind w:left="1080" w:hanging="360"/>
      </w:pPr>
    </w:lvl>
    <w:lvl w:ilvl="1" w:tplc="4E92AFDC">
      <w:start w:val="1"/>
      <w:numFmt w:val="decimal"/>
      <w:lvlText w:val="%2)"/>
      <w:lvlJc w:val="left"/>
      <w:pPr>
        <w:ind w:left="1080" w:hanging="360"/>
      </w:pPr>
    </w:lvl>
    <w:lvl w:ilvl="2" w:tplc="4062856C">
      <w:start w:val="1"/>
      <w:numFmt w:val="decimal"/>
      <w:lvlText w:val="%3)"/>
      <w:lvlJc w:val="left"/>
      <w:pPr>
        <w:ind w:left="1080" w:hanging="360"/>
      </w:pPr>
    </w:lvl>
    <w:lvl w:ilvl="3" w:tplc="226CE882">
      <w:start w:val="1"/>
      <w:numFmt w:val="decimal"/>
      <w:lvlText w:val="%4)"/>
      <w:lvlJc w:val="left"/>
      <w:pPr>
        <w:ind w:left="1080" w:hanging="360"/>
      </w:pPr>
    </w:lvl>
    <w:lvl w:ilvl="4" w:tplc="65FC04A8">
      <w:start w:val="1"/>
      <w:numFmt w:val="decimal"/>
      <w:lvlText w:val="%5)"/>
      <w:lvlJc w:val="left"/>
      <w:pPr>
        <w:ind w:left="1080" w:hanging="360"/>
      </w:pPr>
    </w:lvl>
    <w:lvl w:ilvl="5" w:tplc="DC8EF3AC">
      <w:start w:val="1"/>
      <w:numFmt w:val="decimal"/>
      <w:lvlText w:val="%6)"/>
      <w:lvlJc w:val="left"/>
      <w:pPr>
        <w:ind w:left="1080" w:hanging="360"/>
      </w:pPr>
    </w:lvl>
    <w:lvl w:ilvl="6" w:tplc="CD222D6C">
      <w:start w:val="1"/>
      <w:numFmt w:val="decimal"/>
      <w:lvlText w:val="%7)"/>
      <w:lvlJc w:val="left"/>
      <w:pPr>
        <w:ind w:left="1080" w:hanging="360"/>
      </w:pPr>
    </w:lvl>
    <w:lvl w:ilvl="7" w:tplc="06E4A528">
      <w:start w:val="1"/>
      <w:numFmt w:val="decimal"/>
      <w:lvlText w:val="%8)"/>
      <w:lvlJc w:val="left"/>
      <w:pPr>
        <w:ind w:left="1080" w:hanging="360"/>
      </w:pPr>
    </w:lvl>
    <w:lvl w:ilvl="8" w:tplc="92822B18">
      <w:start w:val="1"/>
      <w:numFmt w:val="decimal"/>
      <w:lvlText w:val="%9)"/>
      <w:lvlJc w:val="left"/>
      <w:pPr>
        <w:ind w:left="1080" w:hanging="360"/>
      </w:pPr>
    </w:lvl>
  </w:abstractNum>
  <w:abstractNum w:abstractNumId="8" w15:restartNumberingAfterBreak="0">
    <w:nsid w:val="175F41D7"/>
    <w:multiLevelType w:val="hybridMultilevel"/>
    <w:tmpl w:val="4EB28FFE"/>
    <w:lvl w:ilvl="0" w:tplc="648CD3E4">
      <w:start w:val="1"/>
      <w:numFmt w:val="bullet"/>
      <w:lvlText w:val=""/>
      <w:lvlJc w:val="left"/>
      <w:pPr>
        <w:ind w:left="720" w:hanging="360"/>
      </w:pPr>
      <w:rPr>
        <w:rFonts w:ascii="Symbol" w:hAnsi="Symbol"/>
      </w:rPr>
    </w:lvl>
    <w:lvl w:ilvl="1" w:tplc="66D68592">
      <w:start w:val="1"/>
      <w:numFmt w:val="bullet"/>
      <w:lvlText w:val=""/>
      <w:lvlJc w:val="left"/>
      <w:pPr>
        <w:ind w:left="720" w:hanging="360"/>
      </w:pPr>
      <w:rPr>
        <w:rFonts w:ascii="Symbol" w:hAnsi="Symbol"/>
      </w:rPr>
    </w:lvl>
    <w:lvl w:ilvl="2" w:tplc="C0366608">
      <w:start w:val="1"/>
      <w:numFmt w:val="bullet"/>
      <w:lvlText w:val=""/>
      <w:lvlJc w:val="left"/>
      <w:pPr>
        <w:ind w:left="720" w:hanging="360"/>
      </w:pPr>
      <w:rPr>
        <w:rFonts w:ascii="Symbol" w:hAnsi="Symbol"/>
      </w:rPr>
    </w:lvl>
    <w:lvl w:ilvl="3" w:tplc="D570BCCE">
      <w:start w:val="1"/>
      <w:numFmt w:val="bullet"/>
      <w:lvlText w:val=""/>
      <w:lvlJc w:val="left"/>
      <w:pPr>
        <w:ind w:left="720" w:hanging="360"/>
      </w:pPr>
      <w:rPr>
        <w:rFonts w:ascii="Symbol" w:hAnsi="Symbol"/>
      </w:rPr>
    </w:lvl>
    <w:lvl w:ilvl="4" w:tplc="A7201CA0">
      <w:start w:val="1"/>
      <w:numFmt w:val="bullet"/>
      <w:lvlText w:val=""/>
      <w:lvlJc w:val="left"/>
      <w:pPr>
        <w:ind w:left="720" w:hanging="360"/>
      </w:pPr>
      <w:rPr>
        <w:rFonts w:ascii="Symbol" w:hAnsi="Symbol"/>
      </w:rPr>
    </w:lvl>
    <w:lvl w:ilvl="5" w:tplc="A9386516">
      <w:start w:val="1"/>
      <w:numFmt w:val="bullet"/>
      <w:lvlText w:val=""/>
      <w:lvlJc w:val="left"/>
      <w:pPr>
        <w:ind w:left="720" w:hanging="360"/>
      </w:pPr>
      <w:rPr>
        <w:rFonts w:ascii="Symbol" w:hAnsi="Symbol"/>
      </w:rPr>
    </w:lvl>
    <w:lvl w:ilvl="6" w:tplc="6462810A">
      <w:start w:val="1"/>
      <w:numFmt w:val="bullet"/>
      <w:lvlText w:val=""/>
      <w:lvlJc w:val="left"/>
      <w:pPr>
        <w:ind w:left="720" w:hanging="360"/>
      </w:pPr>
      <w:rPr>
        <w:rFonts w:ascii="Symbol" w:hAnsi="Symbol"/>
      </w:rPr>
    </w:lvl>
    <w:lvl w:ilvl="7" w:tplc="0240A742">
      <w:start w:val="1"/>
      <w:numFmt w:val="bullet"/>
      <w:lvlText w:val=""/>
      <w:lvlJc w:val="left"/>
      <w:pPr>
        <w:ind w:left="720" w:hanging="360"/>
      </w:pPr>
      <w:rPr>
        <w:rFonts w:ascii="Symbol" w:hAnsi="Symbol"/>
      </w:rPr>
    </w:lvl>
    <w:lvl w:ilvl="8" w:tplc="3B0E1408">
      <w:start w:val="1"/>
      <w:numFmt w:val="bullet"/>
      <w:lvlText w:val=""/>
      <w:lvlJc w:val="left"/>
      <w:pPr>
        <w:ind w:left="720" w:hanging="360"/>
      </w:pPr>
      <w:rPr>
        <w:rFonts w:ascii="Symbol" w:hAnsi="Symbol"/>
      </w:rPr>
    </w:lvl>
  </w:abstractNum>
  <w:abstractNum w:abstractNumId="9" w15:restartNumberingAfterBreak="0">
    <w:nsid w:val="1C0D4580"/>
    <w:multiLevelType w:val="hybridMultilevel"/>
    <w:tmpl w:val="EB220A3C"/>
    <w:lvl w:ilvl="0" w:tplc="F5E4AC92">
      <w:start w:val="1"/>
      <w:numFmt w:val="decimal"/>
      <w:lvlText w:val="%1)"/>
      <w:lvlJc w:val="left"/>
      <w:pPr>
        <w:ind w:left="1080" w:hanging="360"/>
      </w:pPr>
    </w:lvl>
    <w:lvl w:ilvl="1" w:tplc="04E86FEA">
      <w:start w:val="1"/>
      <w:numFmt w:val="decimal"/>
      <w:lvlText w:val="%2)"/>
      <w:lvlJc w:val="left"/>
      <w:pPr>
        <w:ind w:left="1080" w:hanging="360"/>
      </w:pPr>
    </w:lvl>
    <w:lvl w:ilvl="2" w:tplc="CACA1E84">
      <w:start w:val="1"/>
      <w:numFmt w:val="decimal"/>
      <w:lvlText w:val="%3)"/>
      <w:lvlJc w:val="left"/>
      <w:pPr>
        <w:ind w:left="1080" w:hanging="360"/>
      </w:pPr>
    </w:lvl>
    <w:lvl w:ilvl="3" w:tplc="FC0E6C04">
      <w:start w:val="1"/>
      <w:numFmt w:val="decimal"/>
      <w:lvlText w:val="%4)"/>
      <w:lvlJc w:val="left"/>
      <w:pPr>
        <w:ind w:left="1080" w:hanging="360"/>
      </w:pPr>
    </w:lvl>
    <w:lvl w:ilvl="4" w:tplc="42F63CB0">
      <w:start w:val="1"/>
      <w:numFmt w:val="decimal"/>
      <w:lvlText w:val="%5)"/>
      <w:lvlJc w:val="left"/>
      <w:pPr>
        <w:ind w:left="1080" w:hanging="360"/>
      </w:pPr>
    </w:lvl>
    <w:lvl w:ilvl="5" w:tplc="B1F69BDC">
      <w:start w:val="1"/>
      <w:numFmt w:val="decimal"/>
      <w:lvlText w:val="%6)"/>
      <w:lvlJc w:val="left"/>
      <w:pPr>
        <w:ind w:left="1080" w:hanging="360"/>
      </w:pPr>
    </w:lvl>
    <w:lvl w:ilvl="6" w:tplc="E42E33EC">
      <w:start w:val="1"/>
      <w:numFmt w:val="decimal"/>
      <w:lvlText w:val="%7)"/>
      <w:lvlJc w:val="left"/>
      <w:pPr>
        <w:ind w:left="1080" w:hanging="360"/>
      </w:pPr>
    </w:lvl>
    <w:lvl w:ilvl="7" w:tplc="559A5244">
      <w:start w:val="1"/>
      <w:numFmt w:val="decimal"/>
      <w:lvlText w:val="%8)"/>
      <w:lvlJc w:val="left"/>
      <w:pPr>
        <w:ind w:left="1080" w:hanging="360"/>
      </w:pPr>
    </w:lvl>
    <w:lvl w:ilvl="8" w:tplc="940E6090">
      <w:start w:val="1"/>
      <w:numFmt w:val="decimal"/>
      <w:lvlText w:val="%9)"/>
      <w:lvlJc w:val="left"/>
      <w:pPr>
        <w:ind w:left="1080" w:hanging="360"/>
      </w:pPr>
    </w:lvl>
  </w:abstractNum>
  <w:abstractNum w:abstractNumId="10" w15:restartNumberingAfterBreak="0">
    <w:nsid w:val="1E9C6E96"/>
    <w:multiLevelType w:val="hybridMultilevel"/>
    <w:tmpl w:val="862A920C"/>
    <w:lvl w:ilvl="0" w:tplc="67E094F2">
      <w:start w:val="1"/>
      <w:numFmt w:val="decimal"/>
      <w:lvlText w:val="%1."/>
      <w:lvlJc w:val="left"/>
      <w:pPr>
        <w:ind w:left="1440" w:hanging="360"/>
      </w:pPr>
    </w:lvl>
    <w:lvl w:ilvl="1" w:tplc="6FFEFC9C">
      <w:start w:val="1"/>
      <w:numFmt w:val="decimal"/>
      <w:lvlText w:val="%2."/>
      <w:lvlJc w:val="left"/>
      <w:pPr>
        <w:ind w:left="1440" w:hanging="360"/>
      </w:pPr>
    </w:lvl>
    <w:lvl w:ilvl="2" w:tplc="745A31B8">
      <w:start w:val="1"/>
      <w:numFmt w:val="decimal"/>
      <w:lvlText w:val="%3."/>
      <w:lvlJc w:val="left"/>
      <w:pPr>
        <w:ind w:left="1440" w:hanging="360"/>
      </w:pPr>
    </w:lvl>
    <w:lvl w:ilvl="3" w:tplc="B0CAD500">
      <w:start w:val="1"/>
      <w:numFmt w:val="decimal"/>
      <w:lvlText w:val="%4."/>
      <w:lvlJc w:val="left"/>
      <w:pPr>
        <w:ind w:left="1440" w:hanging="360"/>
      </w:pPr>
    </w:lvl>
    <w:lvl w:ilvl="4" w:tplc="D7DEEB24">
      <w:start w:val="1"/>
      <w:numFmt w:val="decimal"/>
      <w:lvlText w:val="%5."/>
      <w:lvlJc w:val="left"/>
      <w:pPr>
        <w:ind w:left="1440" w:hanging="360"/>
      </w:pPr>
    </w:lvl>
    <w:lvl w:ilvl="5" w:tplc="4BF09DC6">
      <w:start w:val="1"/>
      <w:numFmt w:val="decimal"/>
      <w:lvlText w:val="%6."/>
      <w:lvlJc w:val="left"/>
      <w:pPr>
        <w:ind w:left="1440" w:hanging="360"/>
      </w:pPr>
    </w:lvl>
    <w:lvl w:ilvl="6" w:tplc="5AF4A9E4">
      <w:start w:val="1"/>
      <w:numFmt w:val="decimal"/>
      <w:lvlText w:val="%7."/>
      <w:lvlJc w:val="left"/>
      <w:pPr>
        <w:ind w:left="1440" w:hanging="360"/>
      </w:pPr>
    </w:lvl>
    <w:lvl w:ilvl="7" w:tplc="3ACAB3A4">
      <w:start w:val="1"/>
      <w:numFmt w:val="decimal"/>
      <w:lvlText w:val="%8."/>
      <w:lvlJc w:val="left"/>
      <w:pPr>
        <w:ind w:left="1440" w:hanging="360"/>
      </w:pPr>
    </w:lvl>
    <w:lvl w:ilvl="8" w:tplc="527236B2">
      <w:start w:val="1"/>
      <w:numFmt w:val="decimal"/>
      <w:lvlText w:val="%9."/>
      <w:lvlJc w:val="left"/>
      <w:pPr>
        <w:ind w:left="1440" w:hanging="360"/>
      </w:pPr>
    </w:lvl>
  </w:abstractNum>
  <w:abstractNum w:abstractNumId="11" w15:restartNumberingAfterBreak="0">
    <w:nsid w:val="1E9D2146"/>
    <w:multiLevelType w:val="hybridMultilevel"/>
    <w:tmpl w:val="7DDCBFB2"/>
    <w:lvl w:ilvl="0" w:tplc="821AC69C">
      <w:start w:val="1"/>
      <w:numFmt w:val="bullet"/>
      <w:lvlText w:val=""/>
      <w:lvlJc w:val="left"/>
      <w:pPr>
        <w:ind w:left="1080" w:hanging="360"/>
      </w:pPr>
      <w:rPr>
        <w:rFonts w:ascii="Symbol" w:hAnsi="Symbol"/>
      </w:rPr>
    </w:lvl>
    <w:lvl w:ilvl="1" w:tplc="FE2C9C74">
      <w:start w:val="1"/>
      <w:numFmt w:val="bullet"/>
      <w:lvlText w:val=""/>
      <w:lvlJc w:val="left"/>
      <w:pPr>
        <w:ind w:left="1080" w:hanging="360"/>
      </w:pPr>
      <w:rPr>
        <w:rFonts w:ascii="Symbol" w:hAnsi="Symbol"/>
      </w:rPr>
    </w:lvl>
    <w:lvl w:ilvl="2" w:tplc="B1DCD32A">
      <w:start w:val="1"/>
      <w:numFmt w:val="bullet"/>
      <w:lvlText w:val=""/>
      <w:lvlJc w:val="left"/>
      <w:pPr>
        <w:ind w:left="1080" w:hanging="360"/>
      </w:pPr>
      <w:rPr>
        <w:rFonts w:ascii="Symbol" w:hAnsi="Symbol"/>
      </w:rPr>
    </w:lvl>
    <w:lvl w:ilvl="3" w:tplc="70747CEE">
      <w:start w:val="1"/>
      <w:numFmt w:val="bullet"/>
      <w:lvlText w:val=""/>
      <w:lvlJc w:val="left"/>
      <w:pPr>
        <w:ind w:left="1080" w:hanging="360"/>
      </w:pPr>
      <w:rPr>
        <w:rFonts w:ascii="Symbol" w:hAnsi="Symbol"/>
      </w:rPr>
    </w:lvl>
    <w:lvl w:ilvl="4" w:tplc="5B3EE6BC">
      <w:start w:val="1"/>
      <w:numFmt w:val="bullet"/>
      <w:lvlText w:val=""/>
      <w:lvlJc w:val="left"/>
      <w:pPr>
        <w:ind w:left="1080" w:hanging="360"/>
      </w:pPr>
      <w:rPr>
        <w:rFonts w:ascii="Symbol" w:hAnsi="Symbol"/>
      </w:rPr>
    </w:lvl>
    <w:lvl w:ilvl="5" w:tplc="74EE3718">
      <w:start w:val="1"/>
      <w:numFmt w:val="bullet"/>
      <w:lvlText w:val=""/>
      <w:lvlJc w:val="left"/>
      <w:pPr>
        <w:ind w:left="1080" w:hanging="360"/>
      </w:pPr>
      <w:rPr>
        <w:rFonts w:ascii="Symbol" w:hAnsi="Symbol"/>
      </w:rPr>
    </w:lvl>
    <w:lvl w:ilvl="6" w:tplc="FEE4018E">
      <w:start w:val="1"/>
      <w:numFmt w:val="bullet"/>
      <w:lvlText w:val=""/>
      <w:lvlJc w:val="left"/>
      <w:pPr>
        <w:ind w:left="1080" w:hanging="360"/>
      </w:pPr>
      <w:rPr>
        <w:rFonts w:ascii="Symbol" w:hAnsi="Symbol"/>
      </w:rPr>
    </w:lvl>
    <w:lvl w:ilvl="7" w:tplc="DBAE3BAA">
      <w:start w:val="1"/>
      <w:numFmt w:val="bullet"/>
      <w:lvlText w:val=""/>
      <w:lvlJc w:val="left"/>
      <w:pPr>
        <w:ind w:left="1080" w:hanging="360"/>
      </w:pPr>
      <w:rPr>
        <w:rFonts w:ascii="Symbol" w:hAnsi="Symbol"/>
      </w:rPr>
    </w:lvl>
    <w:lvl w:ilvl="8" w:tplc="65EEDA90">
      <w:start w:val="1"/>
      <w:numFmt w:val="bullet"/>
      <w:lvlText w:val=""/>
      <w:lvlJc w:val="left"/>
      <w:pPr>
        <w:ind w:left="1080" w:hanging="360"/>
      </w:pPr>
      <w:rPr>
        <w:rFonts w:ascii="Symbol" w:hAnsi="Symbol"/>
      </w:rPr>
    </w:lvl>
  </w:abstractNum>
  <w:abstractNum w:abstractNumId="12" w15:restartNumberingAfterBreak="0">
    <w:nsid w:val="21852A2F"/>
    <w:multiLevelType w:val="hybridMultilevel"/>
    <w:tmpl w:val="2AB4A56C"/>
    <w:lvl w:ilvl="0" w:tplc="B5E81CF8">
      <w:start w:val="1"/>
      <w:numFmt w:val="bullet"/>
      <w:lvlText w:val=""/>
      <w:lvlJc w:val="left"/>
      <w:pPr>
        <w:ind w:left="1080" w:hanging="360"/>
      </w:pPr>
      <w:rPr>
        <w:rFonts w:ascii="Symbol" w:hAnsi="Symbol"/>
      </w:rPr>
    </w:lvl>
    <w:lvl w:ilvl="1" w:tplc="AE1839F6">
      <w:start w:val="1"/>
      <w:numFmt w:val="bullet"/>
      <w:lvlText w:val=""/>
      <w:lvlJc w:val="left"/>
      <w:pPr>
        <w:ind w:left="1080" w:hanging="360"/>
      </w:pPr>
      <w:rPr>
        <w:rFonts w:ascii="Symbol" w:hAnsi="Symbol"/>
      </w:rPr>
    </w:lvl>
    <w:lvl w:ilvl="2" w:tplc="246EDEEA">
      <w:start w:val="1"/>
      <w:numFmt w:val="bullet"/>
      <w:lvlText w:val=""/>
      <w:lvlJc w:val="left"/>
      <w:pPr>
        <w:ind w:left="1080" w:hanging="360"/>
      </w:pPr>
      <w:rPr>
        <w:rFonts w:ascii="Symbol" w:hAnsi="Symbol"/>
      </w:rPr>
    </w:lvl>
    <w:lvl w:ilvl="3" w:tplc="38E61A20">
      <w:start w:val="1"/>
      <w:numFmt w:val="bullet"/>
      <w:lvlText w:val=""/>
      <w:lvlJc w:val="left"/>
      <w:pPr>
        <w:ind w:left="1080" w:hanging="360"/>
      </w:pPr>
      <w:rPr>
        <w:rFonts w:ascii="Symbol" w:hAnsi="Symbol"/>
      </w:rPr>
    </w:lvl>
    <w:lvl w:ilvl="4" w:tplc="A5589B42">
      <w:start w:val="1"/>
      <w:numFmt w:val="bullet"/>
      <w:lvlText w:val=""/>
      <w:lvlJc w:val="left"/>
      <w:pPr>
        <w:ind w:left="1080" w:hanging="360"/>
      </w:pPr>
      <w:rPr>
        <w:rFonts w:ascii="Symbol" w:hAnsi="Symbol"/>
      </w:rPr>
    </w:lvl>
    <w:lvl w:ilvl="5" w:tplc="D5104586">
      <w:start w:val="1"/>
      <w:numFmt w:val="bullet"/>
      <w:lvlText w:val=""/>
      <w:lvlJc w:val="left"/>
      <w:pPr>
        <w:ind w:left="1080" w:hanging="360"/>
      </w:pPr>
      <w:rPr>
        <w:rFonts w:ascii="Symbol" w:hAnsi="Symbol"/>
      </w:rPr>
    </w:lvl>
    <w:lvl w:ilvl="6" w:tplc="B3C89452">
      <w:start w:val="1"/>
      <w:numFmt w:val="bullet"/>
      <w:lvlText w:val=""/>
      <w:lvlJc w:val="left"/>
      <w:pPr>
        <w:ind w:left="1080" w:hanging="360"/>
      </w:pPr>
      <w:rPr>
        <w:rFonts w:ascii="Symbol" w:hAnsi="Symbol"/>
      </w:rPr>
    </w:lvl>
    <w:lvl w:ilvl="7" w:tplc="B6E87E46">
      <w:start w:val="1"/>
      <w:numFmt w:val="bullet"/>
      <w:lvlText w:val=""/>
      <w:lvlJc w:val="left"/>
      <w:pPr>
        <w:ind w:left="1080" w:hanging="360"/>
      </w:pPr>
      <w:rPr>
        <w:rFonts w:ascii="Symbol" w:hAnsi="Symbol"/>
      </w:rPr>
    </w:lvl>
    <w:lvl w:ilvl="8" w:tplc="A70013AA">
      <w:start w:val="1"/>
      <w:numFmt w:val="bullet"/>
      <w:lvlText w:val=""/>
      <w:lvlJc w:val="left"/>
      <w:pPr>
        <w:ind w:left="1080" w:hanging="360"/>
      </w:pPr>
      <w:rPr>
        <w:rFonts w:ascii="Symbol" w:hAnsi="Symbol"/>
      </w:rPr>
    </w:lvl>
  </w:abstractNum>
  <w:abstractNum w:abstractNumId="13" w15:restartNumberingAfterBreak="0">
    <w:nsid w:val="23325CD7"/>
    <w:multiLevelType w:val="hybridMultilevel"/>
    <w:tmpl w:val="F634EEBE"/>
    <w:lvl w:ilvl="0" w:tplc="ABC085F4">
      <w:start w:val="1"/>
      <w:numFmt w:val="bullet"/>
      <w:lvlText w:val=""/>
      <w:lvlJc w:val="left"/>
      <w:pPr>
        <w:ind w:left="720" w:hanging="360"/>
      </w:pPr>
      <w:rPr>
        <w:rFonts w:ascii="Symbol" w:hAnsi="Symbol"/>
      </w:rPr>
    </w:lvl>
    <w:lvl w:ilvl="1" w:tplc="59243ABC">
      <w:start w:val="1"/>
      <w:numFmt w:val="bullet"/>
      <w:lvlText w:val=""/>
      <w:lvlJc w:val="left"/>
      <w:pPr>
        <w:ind w:left="720" w:hanging="360"/>
      </w:pPr>
      <w:rPr>
        <w:rFonts w:ascii="Symbol" w:hAnsi="Symbol"/>
      </w:rPr>
    </w:lvl>
    <w:lvl w:ilvl="2" w:tplc="AE3A87B2">
      <w:start w:val="1"/>
      <w:numFmt w:val="bullet"/>
      <w:lvlText w:val=""/>
      <w:lvlJc w:val="left"/>
      <w:pPr>
        <w:ind w:left="720" w:hanging="360"/>
      </w:pPr>
      <w:rPr>
        <w:rFonts w:ascii="Symbol" w:hAnsi="Symbol"/>
      </w:rPr>
    </w:lvl>
    <w:lvl w:ilvl="3" w:tplc="4F84D4EE">
      <w:start w:val="1"/>
      <w:numFmt w:val="bullet"/>
      <w:lvlText w:val=""/>
      <w:lvlJc w:val="left"/>
      <w:pPr>
        <w:ind w:left="720" w:hanging="360"/>
      </w:pPr>
      <w:rPr>
        <w:rFonts w:ascii="Symbol" w:hAnsi="Symbol"/>
      </w:rPr>
    </w:lvl>
    <w:lvl w:ilvl="4" w:tplc="6CEAAB62">
      <w:start w:val="1"/>
      <w:numFmt w:val="bullet"/>
      <w:lvlText w:val=""/>
      <w:lvlJc w:val="left"/>
      <w:pPr>
        <w:ind w:left="720" w:hanging="360"/>
      </w:pPr>
      <w:rPr>
        <w:rFonts w:ascii="Symbol" w:hAnsi="Symbol"/>
      </w:rPr>
    </w:lvl>
    <w:lvl w:ilvl="5" w:tplc="67525568">
      <w:start w:val="1"/>
      <w:numFmt w:val="bullet"/>
      <w:lvlText w:val=""/>
      <w:lvlJc w:val="left"/>
      <w:pPr>
        <w:ind w:left="720" w:hanging="360"/>
      </w:pPr>
      <w:rPr>
        <w:rFonts w:ascii="Symbol" w:hAnsi="Symbol"/>
      </w:rPr>
    </w:lvl>
    <w:lvl w:ilvl="6" w:tplc="017C60E2">
      <w:start w:val="1"/>
      <w:numFmt w:val="bullet"/>
      <w:lvlText w:val=""/>
      <w:lvlJc w:val="left"/>
      <w:pPr>
        <w:ind w:left="720" w:hanging="360"/>
      </w:pPr>
      <w:rPr>
        <w:rFonts w:ascii="Symbol" w:hAnsi="Symbol"/>
      </w:rPr>
    </w:lvl>
    <w:lvl w:ilvl="7" w:tplc="138669CE">
      <w:start w:val="1"/>
      <w:numFmt w:val="bullet"/>
      <w:lvlText w:val=""/>
      <w:lvlJc w:val="left"/>
      <w:pPr>
        <w:ind w:left="720" w:hanging="360"/>
      </w:pPr>
      <w:rPr>
        <w:rFonts w:ascii="Symbol" w:hAnsi="Symbol"/>
      </w:rPr>
    </w:lvl>
    <w:lvl w:ilvl="8" w:tplc="60DAF608">
      <w:start w:val="1"/>
      <w:numFmt w:val="bullet"/>
      <w:lvlText w:val=""/>
      <w:lvlJc w:val="left"/>
      <w:pPr>
        <w:ind w:left="720" w:hanging="360"/>
      </w:pPr>
      <w:rPr>
        <w:rFonts w:ascii="Symbol" w:hAnsi="Symbol"/>
      </w:rPr>
    </w:lvl>
  </w:abstractNum>
  <w:abstractNum w:abstractNumId="14" w15:restartNumberingAfterBreak="0">
    <w:nsid w:val="25AB5589"/>
    <w:multiLevelType w:val="hybridMultilevel"/>
    <w:tmpl w:val="4D9A7AA2"/>
    <w:lvl w:ilvl="0" w:tplc="17C8B17A">
      <w:start w:val="1"/>
      <w:numFmt w:val="bullet"/>
      <w:lvlText w:val=""/>
      <w:lvlJc w:val="left"/>
      <w:pPr>
        <w:ind w:left="720" w:hanging="360"/>
      </w:pPr>
      <w:rPr>
        <w:rFonts w:ascii="Symbol" w:hAnsi="Symbol"/>
      </w:rPr>
    </w:lvl>
    <w:lvl w:ilvl="1" w:tplc="47642C86">
      <w:start w:val="1"/>
      <w:numFmt w:val="bullet"/>
      <w:lvlText w:val=""/>
      <w:lvlJc w:val="left"/>
      <w:pPr>
        <w:ind w:left="720" w:hanging="360"/>
      </w:pPr>
      <w:rPr>
        <w:rFonts w:ascii="Symbol" w:hAnsi="Symbol"/>
      </w:rPr>
    </w:lvl>
    <w:lvl w:ilvl="2" w:tplc="86D078F6">
      <w:start w:val="1"/>
      <w:numFmt w:val="bullet"/>
      <w:lvlText w:val=""/>
      <w:lvlJc w:val="left"/>
      <w:pPr>
        <w:ind w:left="720" w:hanging="360"/>
      </w:pPr>
      <w:rPr>
        <w:rFonts w:ascii="Symbol" w:hAnsi="Symbol"/>
      </w:rPr>
    </w:lvl>
    <w:lvl w:ilvl="3" w:tplc="00BCAD90">
      <w:start w:val="1"/>
      <w:numFmt w:val="bullet"/>
      <w:lvlText w:val=""/>
      <w:lvlJc w:val="left"/>
      <w:pPr>
        <w:ind w:left="720" w:hanging="360"/>
      </w:pPr>
      <w:rPr>
        <w:rFonts w:ascii="Symbol" w:hAnsi="Symbol"/>
      </w:rPr>
    </w:lvl>
    <w:lvl w:ilvl="4" w:tplc="05EC928C">
      <w:start w:val="1"/>
      <w:numFmt w:val="bullet"/>
      <w:lvlText w:val=""/>
      <w:lvlJc w:val="left"/>
      <w:pPr>
        <w:ind w:left="720" w:hanging="360"/>
      </w:pPr>
      <w:rPr>
        <w:rFonts w:ascii="Symbol" w:hAnsi="Symbol"/>
      </w:rPr>
    </w:lvl>
    <w:lvl w:ilvl="5" w:tplc="964ED83A">
      <w:start w:val="1"/>
      <w:numFmt w:val="bullet"/>
      <w:lvlText w:val=""/>
      <w:lvlJc w:val="left"/>
      <w:pPr>
        <w:ind w:left="720" w:hanging="360"/>
      </w:pPr>
      <w:rPr>
        <w:rFonts w:ascii="Symbol" w:hAnsi="Symbol"/>
      </w:rPr>
    </w:lvl>
    <w:lvl w:ilvl="6" w:tplc="B64CF52E">
      <w:start w:val="1"/>
      <w:numFmt w:val="bullet"/>
      <w:lvlText w:val=""/>
      <w:lvlJc w:val="left"/>
      <w:pPr>
        <w:ind w:left="720" w:hanging="360"/>
      </w:pPr>
      <w:rPr>
        <w:rFonts w:ascii="Symbol" w:hAnsi="Symbol"/>
      </w:rPr>
    </w:lvl>
    <w:lvl w:ilvl="7" w:tplc="7660D29A">
      <w:start w:val="1"/>
      <w:numFmt w:val="bullet"/>
      <w:lvlText w:val=""/>
      <w:lvlJc w:val="left"/>
      <w:pPr>
        <w:ind w:left="720" w:hanging="360"/>
      </w:pPr>
      <w:rPr>
        <w:rFonts w:ascii="Symbol" w:hAnsi="Symbol"/>
      </w:rPr>
    </w:lvl>
    <w:lvl w:ilvl="8" w:tplc="EF401A2E">
      <w:start w:val="1"/>
      <w:numFmt w:val="bullet"/>
      <w:lvlText w:val=""/>
      <w:lvlJc w:val="left"/>
      <w:pPr>
        <w:ind w:left="720" w:hanging="360"/>
      </w:pPr>
      <w:rPr>
        <w:rFonts w:ascii="Symbol" w:hAnsi="Symbol"/>
      </w:rPr>
    </w:lvl>
  </w:abstractNum>
  <w:abstractNum w:abstractNumId="15" w15:restartNumberingAfterBreak="0">
    <w:nsid w:val="263B5C97"/>
    <w:multiLevelType w:val="hybridMultilevel"/>
    <w:tmpl w:val="A8CE6F60"/>
    <w:lvl w:ilvl="0" w:tplc="17C2D762">
      <w:start w:val="1"/>
      <w:numFmt w:val="decimal"/>
      <w:lvlText w:val="(%1)"/>
      <w:lvlJc w:val="left"/>
      <w:pPr>
        <w:ind w:left="1440" w:hanging="360"/>
      </w:pPr>
    </w:lvl>
    <w:lvl w:ilvl="1" w:tplc="67DCD00C">
      <w:start w:val="1"/>
      <w:numFmt w:val="decimal"/>
      <w:lvlText w:val="(%2)"/>
      <w:lvlJc w:val="left"/>
      <w:pPr>
        <w:ind w:left="1440" w:hanging="360"/>
      </w:pPr>
    </w:lvl>
    <w:lvl w:ilvl="2" w:tplc="025865F4">
      <w:start w:val="1"/>
      <w:numFmt w:val="decimal"/>
      <w:lvlText w:val="(%3)"/>
      <w:lvlJc w:val="left"/>
      <w:pPr>
        <w:ind w:left="1440" w:hanging="360"/>
      </w:pPr>
    </w:lvl>
    <w:lvl w:ilvl="3" w:tplc="AC6E863E">
      <w:start w:val="1"/>
      <w:numFmt w:val="decimal"/>
      <w:lvlText w:val="(%4)"/>
      <w:lvlJc w:val="left"/>
      <w:pPr>
        <w:ind w:left="1440" w:hanging="360"/>
      </w:pPr>
    </w:lvl>
    <w:lvl w:ilvl="4" w:tplc="767CCF7C">
      <w:start w:val="1"/>
      <w:numFmt w:val="decimal"/>
      <w:lvlText w:val="(%5)"/>
      <w:lvlJc w:val="left"/>
      <w:pPr>
        <w:ind w:left="1440" w:hanging="360"/>
      </w:pPr>
    </w:lvl>
    <w:lvl w:ilvl="5" w:tplc="7E4CAE0A">
      <w:start w:val="1"/>
      <w:numFmt w:val="decimal"/>
      <w:lvlText w:val="(%6)"/>
      <w:lvlJc w:val="left"/>
      <w:pPr>
        <w:ind w:left="1440" w:hanging="360"/>
      </w:pPr>
    </w:lvl>
    <w:lvl w:ilvl="6" w:tplc="23528628">
      <w:start w:val="1"/>
      <w:numFmt w:val="decimal"/>
      <w:lvlText w:val="(%7)"/>
      <w:lvlJc w:val="left"/>
      <w:pPr>
        <w:ind w:left="1440" w:hanging="360"/>
      </w:pPr>
    </w:lvl>
    <w:lvl w:ilvl="7" w:tplc="558C77F0">
      <w:start w:val="1"/>
      <w:numFmt w:val="decimal"/>
      <w:lvlText w:val="(%8)"/>
      <w:lvlJc w:val="left"/>
      <w:pPr>
        <w:ind w:left="1440" w:hanging="360"/>
      </w:pPr>
    </w:lvl>
    <w:lvl w:ilvl="8" w:tplc="90D8470C">
      <w:start w:val="1"/>
      <w:numFmt w:val="decimal"/>
      <w:lvlText w:val="(%9)"/>
      <w:lvlJc w:val="left"/>
      <w:pPr>
        <w:ind w:left="1440" w:hanging="360"/>
      </w:pPr>
    </w:lvl>
  </w:abstractNum>
  <w:abstractNum w:abstractNumId="16" w15:restartNumberingAfterBreak="0">
    <w:nsid w:val="278A0DB5"/>
    <w:multiLevelType w:val="hybridMultilevel"/>
    <w:tmpl w:val="201C16BA"/>
    <w:lvl w:ilvl="0" w:tplc="6180EFE6">
      <w:start w:val="1"/>
      <w:numFmt w:val="bullet"/>
      <w:lvlText w:val=""/>
      <w:lvlJc w:val="left"/>
      <w:pPr>
        <w:ind w:left="1080" w:hanging="360"/>
      </w:pPr>
      <w:rPr>
        <w:rFonts w:ascii="Symbol" w:hAnsi="Symbol"/>
      </w:rPr>
    </w:lvl>
    <w:lvl w:ilvl="1" w:tplc="E912F45A">
      <w:start w:val="1"/>
      <w:numFmt w:val="bullet"/>
      <w:lvlText w:val=""/>
      <w:lvlJc w:val="left"/>
      <w:pPr>
        <w:ind w:left="1080" w:hanging="360"/>
      </w:pPr>
      <w:rPr>
        <w:rFonts w:ascii="Symbol" w:hAnsi="Symbol"/>
      </w:rPr>
    </w:lvl>
    <w:lvl w:ilvl="2" w:tplc="A38C9FAA">
      <w:start w:val="1"/>
      <w:numFmt w:val="bullet"/>
      <w:lvlText w:val=""/>
      <w:lvlJc w:val="left"/>
      <w:pPr>
        <w:ind w:left="1080" w:hanging="360"/>
      </w:pPr>
      <w:rPr>
        <w:rFonts w:ascii="Symbol" w:hAnsi="Symbol"/>
      </w:rPr>
    </w:lvl>
    <w:lvl w:ilvl="3" w:tplc="CD8894F4">
      <w:start w:val="1"/>
      <w:numFmt w:val="bullet"/>
      <w:lvlText w:val=""/>
      <w:lvlJc w:val="left"/>
      <w:pPr>
        <w:ind w:left="1080" w:hanging="360"/>
      </w:pPr>
      <w:rPr>
        <w:rFonts w:ascii="Symbol" w:hAnsi="Symbol"/>
      </w:rPr>
    </w:lvl>
    <w:lvl w:ilvl="4" w:tplc="CC767AA0">
      <w:start w:val="1"/>
      <w:numFmt w:val="bullet"/>
      <w:lvlText w:val=""/>
      <w:lvlJc w:val="left"/>
      <w:pPr>
        <w:ind w:left="1080" w:hanging="360"/>
      </w:pPr>
      <w:rPr>
        <w:rFonts w:ascii="Symbol" w:hAnsi="Symbol"/>
      </w:rPr>
    </w:lvl>
    <w:lvl w:ilvl="5" w:tplc="B64630E2">
      <w:start w:val="1"/>
      <w:numFmt w:val="bullet"/>
      <w:lvlText w:val=""/>
      <w:lvlJc w:val="left"/>
      <w:pPr>
        <w:ind w:left="1080" w:hanging="360"/>
      </w:pPr>
      <w:rPr>
        <w:rFonts w:ascii="Symbol" w:hAnsi="Symbol"/>
      </w:rPr>
    </w:lvl>
    <w:lvl w:ilvl="6" w:tplc="AB7C2056">
      <w:start w:val="1"/>
      <w:numFmt w:val="bullet"/>
      <w:lvlText w:val=""/>
      <w:lvlJc w:val="left"/>
      <w:pPr>
        <w:ind w:left="1080" w:hanging="360"/>
      </w:pPr>
      <w:rPr>
        <w:rFonts w:ascii="Symbol" w:hAnsi="Symbol"/>
      </w:rPr>
    </w:lvl>
    <w:lvl w:ilvl="7" w:tplc="DCF68A2C">
      <w:start w:val="1"/>
      <w:numFmt w:val="bullet"/>
      <w:lvlText w:val=""/>
      <w:lvlJc w:val="left"/>
      <w:pPr>
        <w:ind w:left="1080" w:hanging="360"/>
      </w:pPr>
      <w:rPr>
        <w:rFonts w:ascii="Symbol" w:hAnsi="Symbol"/>
      </w:rPr>
    </w:lvl>
    <w:lvl w:ilvl="8" w:tplc="2DD6F94E">
      <w:start w:val="1"/>
      <w:numFmt w:val="bullet"/>
      <w:lvlText w:val=""/>
      <w:lvlJc w:val="left"/>
      <w:pPr>
        <w:ind w:left="1080" w:hanging="360"/>
      </w:pPr>
      <w:rPr>
        <w:rFonts w:ascii="Symbol" w:hAnsi="Symbol"/>
      </w:rPr>
    </w:lvl>
  </w:abstractNum>
  <w:abstractNum w:abstractNumId="17" w15:restartNumberingAfterBreak="0">
    <w:nsid w:val="27A22AD9"/>
    <w:multiLevelType w:val="hybridMultilevel"/>
    <w:tmpl w:val="20EC5D0A"/>
    <w:lvl w:ilvl="0" w:tplc="CEBA44F8">
      <w:start w:val="1"/>
      <w:numFmt w:val="decimal"/>
      <w:lvlText w:val="%1."/>
      <w:lvlJc w:val="left"/>
      <w:pPr>
        <w:ind w:left="1440" w:hanging="360"/>
      </w:pPr>
    </w:lvl>
    <w:lvl w:ilvl="1" w:tplc="61E87004">
      <w:start w:val="1"/>
      <w:numFmt w:val="decimal"/>
      <w:lvlText w:val="%2."/>
      <w:lvlJc w:val="left"/>
      <w:pPr>
        <w:ind w:left="1440" w:hanging="360"/>
      </w:pPr>
    </w:lvl>
    <w:lvl w:ilvl="2" w:tplc="A506491C">
      <w:start w:val="1"/>
      <w:numFmt w:val="decimal"/>
      <w:lvlText w:val="%3."/>
      <w:lvlJc w:val="left"/>
      <w:pPr>
        <w:ind w:left="1440" w:hanging="360"/>
      </w:pPr>
    </w:lvl>
    <w:lvl w:ilvl="3" w:tplc="283877F4">
      <w:start w:val="1"/>
      <w:numFmt w:val="decimal"/>
      <w:lvlText w:val="%4."/>
      <w:lvlJc w:val="left"/>
      <w:pPr>
        <w:ind w:left="1440" w:hanging="360"/>
      </w:pPr>
    </w:lvl>
    <w:lvl w:ilvl="4" w:tplc="5C3CDDEA">
      <w:start w:val="1"/>
      <w:numFmt w:val="decimal"/>
      <w:lvlText w:val="%5."/>
      <w:lvlJc w:val="left"/>
      <w:pPr>
        <w:ind w:left="1440" w:hanging="360"/>
      </w:pPr>
    </w:lvl>
    <w:lvl w:ilvl="5" w:tplc="D44E40F6">
      <w:start w:val="1"/>
      <w:numFmt w:val="decimal"/>
      <w:lvlText w:val="%6."/>
      <w:lvlJc w:val="left"/>
      <w:pPr>
        <w:ind w:left="1440" w:hanging="360"/>
      </w:pPr>
    </w:lvl>
    <w:lvl w:ilvl="6" w:tplc="A63CC352">
      <w:start w:val="1"/>
      <w:numFmt w:val="decimal"/>
      <w:lvlText w:val="%7."/>
      <w:lvlJc w:val="left"/>
      <w:pPr>
        <w:ind w:left="1440" w:hanging="360"/>
      </w:pPr>
    </w:lvl>
    <w:lvl w:ilvl="7" w:tplc="A91AF5D0">
      <w:start w:val="1"/>
      <w:numFmt w:val="decimal"/>
      <w:lvlText w:val="%8."/>
      <w:lvlJc w:val="left"/>
      <w:pPr>
        <w:ind w:left="1440" w:hanging="360"/>
      </w:pPr>
    </w:lvl>
    <w:lvl w:ilvl="8" w:tplc="BECE8288">
      <w:start w:val="1"/>
      <w:numFmt w:val="decimal"/>
      <w:lvlText w:val="%9."/>
      <w:lvlJc w:val="left"/>
      <w:pPr>
        <w:ind w:left="1440" w:hanging="360"/>
      </w:pPr>
    </w:lvl>
  </w:abstractNum>
  <w:abstractNum w:abstractNumId="18" w15:restartNumberingAfterBreak="0">
    <w:nsid w:val="2DDC048C"/>
    <w:multiLevelType w:val="hybridMultilevel"/>
    <w:tmpl w:val="F232FB94"/>
    <w:lvl w:ilvl="0" w:tplc="FB42D71A">
      <w:start w:val="1"/>
      <w:numFmt w:val="decimal"/>
      <w:lvlText w:val="%1."/>
      <w:lvlJc w:val="left"/>
      <w:pPr>
        <w:ind w:left="1440" w:hanging="360"/>
      </w:pPr>
    </w:lvl>
    <w:lvl w:ilvl="1" w:tplc="B6905116">
      <w:start w:val="1"/>
      <w:numFmt w:val="decimal"/>
      <w:lvlText w:val="%2."/>
      <w:lvlJc w:val="left"/>
      <w:pPr>
        <w:ind w:left="1440" w:hanging="360"/>
      </w:pPr>
    </w:lvl>
    <w:lvl w:ilvl="2" w:tplc="436CD5B0">
      <w:start w:val="1"/>
      <w:numFmt w:val="decimal"/>
      <w:lvlText w:val="%3."/>
      <w:lvlJc w:val="left"/>
      <w:pPr>
        <w:ind w:left="1440" w:hanging="360"/>
      </w:pPr>
    </w:lvl>
    <w:lvl w:ilvl="3" w:tplc="7F22BA10">
      <w:start w:val="1"/>
      <w:numFmt w:val="decimal"/>
      <w:lvlText w:val="%4."/>
      <w:lvlJc w:val="left"/>
      <w:pPr>
        <w:ind w:left="1440" w:hanging="360"/>
      </w:pPr>
    </w:lvl>
    <w:lvl w:ilvl="4" w:tplc="7BDA003C">
      <w:start w:val="1"/>
      <w:numFmt w:val="decimal"/>
      <w:lvlText w:val="%5."/>
      <w:lvlJc w:val="left"/>
      <w:pPr>
        <w:ind w:left="1440" w:hanging="360"/>
      </w:pPr>
    </w:lvl>
    <w:lvl w:ilvl="5" w:tplc="4282F5FC">
      <w:start w:val="1"/>
      <w:numFmt w:val="decimal"/>
      <w:lvlText w:val="%6."/>
      <w:lvlJc w:val="left"/>
      <w:pPr>
        <w:ind w:left="1440" w:hanging="360"/>
      </w:pPr>
    </w:lvl>
    <w:lvl w:ilvl="6" w:tplc="7CD8D0D2">
      <w:start w:val="1"/>
      <w:numFmt w:val="decimal"/>
      <w:lvlText w:val="%7."/>
      <w:lvlJc w:val="left"/>
      <w:pPr>
        <w:ind w:left="1440" w:hanging="360"/>
      </w:pPr>
    </w:lvl>
    <w:lvl w:ilvl="7" w:tplc="86947122">
      <w:start w:val="1"/>
      <w:numFmt w:val="decimal"/>
      <w:lvlText w:val="%8."/>
      <w:lvlJc w:val="left"/>
      <w:pPr>
        <w:ind w:left="1440" w:hanging="360"/>
      </w:pPr>
    </w:lvl>
    <w:lvl w:ilvl="8" w:tplc="A058D4CA">
      <w:start w:val="1"/>
      <w:numFmt w:val="decimal"/>
      <w:lvlText w:val="%9."/>
      <w:lvlJc w:val="left"/>
      <w:pPr>
        <w:ind w:left="1440" w:hanging="360"/>
      </w:pPr>
    </w:lvl>
  </w:abstractNum>
  <w:abstractNum w:abstractNumId="19" w15:restartNumberingAfterBreak="0">
    <w:nsid w:val="318454D0"/>
    <w:multiLevelType w:val="hybridMultilevel"/>
    <w:tmpl w:val="A26A4F16"/>
    <w:lvl w:ilvl="0" w:tplc="4E34BA3E">
      <w:start w:val="1"/>
      <w:numFmt w:val="decimal"/>
      <w:lvlText w:val="(%1)"/>
      <w:lvlJc w:val="left"/>
      <w:pPr>
        <w:ind w:left="1440" w:hanging="360"/>
      </w:pPr>
    </w:lvl>
    <w:lvl w:ilvl="1" w:tplc="6030A0AA">
      <w:start w:val="1"/>
      <w:numFmt w:val="bullet"/>
      <w:lvlText w:val=""/>
      <w:lvlJc w:val="left"/>
      <w:pPr>
        <w:ind w:left="1800" w:hanging="360"/>
      </w:pPr>
      <w:rPr>
        <w:rFonts w:ascii="Symbol" w:hAnsi="Symbol"/>
      </w:rPr>
    </w:lvl>
    <w:lvl w:ilvl="2" w:tplc="301872A8">
      <w:start w:val="1"/>
      <w:numFmt w:val="decimal"/>
      <w:lvlText w:val="(%3)"/>
      <w:lvlJc w:val="left"/>
      <w:pPr>
        <w:ind w:left="1440" w:hanging="360"/>
      </w:pPr>
    </w:lvl>
    <w:lvl w:ilvl="3" w:tplc="136EA6AE">
      <w:start w:val="1"/>
      <w:numFmt w:val="decimal"/>
      <w:lvlText w:val="(%4)"/>
      <w:lvlJc w:val="left"/>
      <w:pPr>
        <w:ind w:left="1440" w:hanging="360"/>
      </w:pPr>
    </w:lvl>
    <w:lvl w:ilvl="4" w:tplc="E7E8466C">
      <w:start w:val="1"/>
      <w:numFmt w:val="decimal"/>
      <w:lvlText w:val="(%5)"/>
      <w:lvlJc w:val="left"/>
      <w:pPr>
        <w:ind w:left="1440" w:hanging="360"/>
      </w:pPr>
    </w:lvl>
    <w:lvl w:ilvl="5" w:tplc="24D2011C">
      <w:start w:val="1"/>
      <w:numFmt w:val="decimal"/>
      <w:lvlText w:val="(%6)"/>
      <w:lvlJc w:val="left"/>
      <w:pPr>
        <w:ind w:left="1440" w:hanging="360"/>
      </w:pPr>
    </w:lvl>
    <w:lvl w:ilvl="6" w:tplc="F10E4C62">
      <w:start w:val="1"/>
      <w:numFmt w:val="decimal"/>
      <w:lvlText w:val="(%7)"/>
      <w:lvlJc w:val="left"/>
      <w:pPr>
        <w:ind w:left="1440" w:hanging="360"/>
      </w:pPr>
    </w:lvl>
    <w:lvl w:ilvl="7" w:tplc="C3C4BB2A">
      <w:start w:val="1"/>
      <w:numFmt w:val="decimal"/>
      <w:lvlText w:val="(%8)"/>
      <w:lvlJc w:val="left"/>
      <w:pPr>
        <w:ind w:left="1440" w:hanging="360"/>
      </w:pPr>
    </w:lvl>
    <w:lvl w:ilvl="8" w:tplc="E8FC9450">
      <w:start w:val="1"/>
      <w:numFmt w:val="decimal"/>
      <w:lvlText w:val="(%9)"/>
      <w:lvlJc w:val="left"/>
      <w:pPr>
        <w:ind w:left="1440" w:hanging="360"/>
      </w:pPr>
    </w:lvl>
  </w:abstractNum>
  <w:abstractNum w:abstractNumId="20" w15:restartNumberingAfterBreak="0">
    <w:nsid w:val="3315617C"/>
    <w:multiLevelType w:val="hybridMultilevel"/>
    <w:tmpl w:val="202E103A"/>
    <w:lvl w:ilvl="0" w:tplc="F8661108">
      <w:start w:val="1"/>
      <w:numFmt w:val="decimal"/>
      <w:lvlText w:val="%1)"/>
      <w:lvlJc w:val="left"/>
      <w:pPr>
        <w:ind w:left="1080" w:hanging="360"/>
      </w:pPr>
    </w:lvl>
    <w:lvl w:ilvl="1" w:tplc="DBEA23DE">
      <w:start w:val="1"/>
      <w:numFmt w:val="decimal"/>
      <w:lvlText w:val="%2)"/>
      <w:lvlJc w:val="left"/>
      <w:pPr>
        <w:ind w:left="1080" w:hanging="360"/>
      </w:pPr>
    </w:lvl>
    <w:lvl w:ilvl="2" w:tplc="64301D26">
      <w:start w:val="1"/>
      <w:numFmt w:val="decimal"/>
      <w:lvlText w:val="%3)"/>
      <w:lvlJc w:val="left"/>
      <w:pPr>
        <w:ind w:left="1080" w:hanging="360"/>
      </w:pPr>
    </w:lvl>
    <w:lvl w:ilvl="3" w:tplc="B546F05E">
      <w:start w:val="1"/>
      <w:numFmt w:val="decimal"/>
      <w:lvlText w:val="%4)"/>
      <w:lvlJc w:val="left"/>
      <w:pPr>
        <w:ind w:left="1080" w:hanging="360"/>
      </w:pPr>
    </w:lvl>
    <w:lvl w:ilvl="4" w:tplc="0D665C48">
      <w:start w:val="1"/>
      <w:numFmt w:val="decimal"/>
      <w:lvlText w:val="%5)"/>
      <w:lvlJc w:val="left"/>
      <w:pPr>
        <w:ind w:left="1080" w:hanging="360"/>
      </w:pPr>
    </w:lvl>
    <w:lvl w:ilvl="5" w:tplc="952E9718">
      <w:start w:val="1"/>
      <w:numFmt w:val="decimal"/>
      <w:lvlText w:val="%6)"/>
      <w:lvlJc w:val="left"/>
      <w:pPr>
        <w:ind w:left="1080" w:hanging="360"/>
      </w:pPr>
    </w:lvl>
    <w:lvl w:ilvl="6" w:tplc="F0769ACA">
      <w:start w:val="1"/>
      <w:numFmt w:val="decimal"/>
      <w:lvlText w:val="%7)"/>
      <w:lvlJc w:val="left"/>
      <w:pPr>
        <w:ind w:left="1080" w:hanging="360"/>
      </w:pPr>
    </w:lvl>
    <w:lvl w:ilvl="7" w:tplc="BC5479B6">
      <w:start w:val="1"/>
      <w:numFmt w:val="decimal"/>
      <w:lvlText w:val="%8)"/>
      <w:lvlJc w:val="left"/>
      <w:pPr>
        <w:ind w:left="1080" w:hanging="360"/>
      </w:pPr>
    </w:lvl>
    <w:lvl w:ilvl="8" w:tplc="CC0A205E">
      <w:start w:val="1"/>
      <w:numFmt w:val="decimal"/>
      <w:lvlText w:val="%9)"/>
      <w:lvlJc w:val="left"/>
      <w:pPr>
        <w:ind w:left="1080" w:hanging="360"/>
      </w:pPr>
    </w:lvl>
  </w:abstractNum>
  <w:abstractNum w:abstractNumId="21" w15:restartNumberingAfterBreak="0">
    <w:nsid w:val="38F142D7"/>
    <w:multiLevelType w:val="multilevel"/>
    <w:tmpl w:val="0354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083153"/>
    <w:multiLevelType w:val="hybridMultilevel"/>
    <w:tmpl w:val="1204616E"/>
    <w:lvl w:ilvl="0" w:tplc="26B2DB92">
      <w:start w:val="1"/>
      <w:numFmt w:val="decimal"/>
      <w:lvlText w:val="(%1)"/>
      <w:lvlJc w:val="left"/>
      <w:pPr>
        <w:ind w:left="1440" w:hanging="360"/>
      </w:pPr>
    </w:lvl>
    <w:lvl w:ilvl="1" w:tplc="16528666">
      <w:start w:val="1"/>
      <w:numFmt w:val="decimal"/>
      <w:lvlText w:val="(%2)"/>
      <w:lvlJc w:val="left"/>
      <w:pPr>
        <w:ind w:left="1440" w:hanging="360"/>
      </w:pPr>
    </w:lvl>
    <w:lvl w:ilvl="2" w:tplc="8B7CB428">
      <w:start w:val="1"/>
      <w:numFmt w:val="decimal"/>
      <w:lvlText w:val="(%3)"/>
      <w:lvlJc w:val="left"/>
      <w:pPr>
        <w:ind w:left="1440" w:hanging="360"/>
      </w:pPr>
    </w:lvl>
    <w:lvl w:ilvl="3" w:tplc="19F2D5DA">
      <w:start w:val="1"/>
      <w:numFmt w:val="decimal"/>
      <w:lvlText w:val="(%4)"/>
      <w:lvlJc w:val="left"/>
      <w:pPr>
        <w:ind w:left="1440" w:hanging="360"/>
      </w:pPr>
    </w:lvl>
    <w:lvl w:ilvl="4" w:tplc="9FE0D024">
      <w:start w:val="1"/>
      <w:numFmt w:val="decimal"/>
      <w:lvlText w:val="(%5)"/>
      <w:lvlJc w:val="left"/>
      <w:pPr>
        <w:ind w:left="1440" w:hanging="360"/>
      </w:pPr>
    </w:lvl>
    <w:lvl w:ilvl="5" w:tplc="AD8A2EC8">
      <w:start w:val="1"/>
      <w:numFmt w:val="decimal"/>
      <w:lvlText w:val="(%6)"/>
      <w:lvlJc w:val="left"/>
      <w:pPr>
        <w:ind w:left="1440" w:hanging="360"/>
      </w:pPr>
    </w:lvl>
    <w:lvl w:ilvl="6" w:tplc="F610886A">
      <w:start w:val="1"/>
      <w:numFmt w:val="decimal"/>
      <w:lvlText w:val="(%7)"/>
      <w:lvlJc w:val="left"/>
      <w:pPr>
        <w:ind w:left="1440" w:hanging="360"/>
      </w:pPr>
    </w:lvl>
    <w:lvl w:ilvl="7" w:tplc="DCDC8424">
      <w:start w:val="1"/>
      <w:numFmt w:val="decimal"/>
      <w:lvlText w:val="(%8)"/>
      <w:lvlJc w:val="left"/>
      <w:pPr>
        <w:ind w:left="1440" w:hanging="360"/>
      </w:pPr>
    </w:lvl>
    <w:lvl w:ilvl="8" w:tplc="E9284E3C">
      <w:start w:val="1"/>
      <w:numFmt w:val="decimal"/>
      <w:lvlText w:val="(%9)"/>
      <w:lvlJc w:val="left"/>
      <w:pPr>
        <w:ind w:left="1440" w:hanging="360"/>
      </w:pPr>
    </w:lvl>
  </w:abstractNum>
  <w:abstractNum w:abstractNumId="23" w15:restartNumberingAfterBreak="0">
    <w:nsid w:val="3C943E4A"/>
    <w:multiLevelType w:val="hybridMultilevel"/>
    <w:tmpl w:val="981E51E2"/>
    <w:lvl w:ilvl="0" w:tplc="D8B2B076">
      <w:start w:val="1"/>
      <w:numFmt w:val="decimal"/>
      <w:lvlText w:val="%1."/>
      <w:lvlJc w:val="left"/>
      <w:pPr>
        <w:ind w:left="1440" w:hanging="360"/>
      </w:pPr>
    </w:lvl>
    <w:lvl w:ilvl="1" w:tplc="2C503EF0">
      <w:start w:val="1"/>
      <w:numFmt w:val="decimal"/>
      <w:lvlText w:val="%2."/>
      <w:lvlJc w:val="left"/>
      <w:pPr>
        <w:ind w:left="1440" w:hanging="360"/>
      </w:pPr>
    </w:lvl>
    <w:lvl w:ilvl="2" w:tplc="0A002506">
      <w:start w:val="1"/>
      <w:numFmt w:val="decimal"/>
      <w:lvlText w:val="%3."/>
      <w:lvlJc w:val="left"/>
      <w:pPr>
        <w:ind w:left="1440" w:hanging="360"/>
      </w:pPr>
    </w:lvl>
    <w:lvl w:ilvl="3" w:tplc="A518FD5C">
      <w:start w:val="1"/>
      <w:numFmt w:val="decimal"/>
      <w:lvlText w:val="%4."/>
      <w:lvlJc w:val="left"/>
      <w:pPr>
        <w:ind w:left="1440" w:hanging="360"/>
      </w:pPr>
    </w:lvl>
    <w:lvl w:ilvl="4" w:tplc="53847E7E">
      <w:start w:val="1"/>
      <w:numFmt w:val="decimal"/>
      <w:lvlText w:val="%5."/>
      <w:lvlJc w:val="left"/>
      <w:pPr>
        <w:ind w:left="1440" w:hanging="360"/>
      </w:pPr>
    </w:lvl>
    <w:lvl w:ilvl="5" w:tplc="1EBA0BC0">
      <w:start w:val="1"/>
      <w:numFmt w:val="decimal"/>
      <w:lvlText w:val="%6."/>
      <w:lvlJc w:val="left"/>
      <w:pPr>
        <w:ind w:left="1440" w:hanging="360"/>
      </w:pPr>
    </w:lvl>
    <w:lvl w:ilvl="6" w:tplc="2BE0860E">
      <w:start w:val="1"/>
      <w:numFmt w:val="decimal"/>
      <w:lvlText w:val="%7."/>
      <w:lvlJc w:val="left"/>
      <w:pPr>
        <w:ind w:left="1440" w:hanging="360"/>
      </w:pPr>
    </w:lvl>
    <w:lvl w:ilvl="7" w:tplc="42C25B7E">
      <w:start w:val="1"/>
      <w:numFmt w:val="decimal"/>
      <w:lvlText w:val="%8."/>
      <w:lvlJc w:val="left"/>
      <w:pPr>
        <w:ind w:left="1440" w:hanging="360"/>
      </w:pPr>
    </w:lvl>
    <w:lvl w:ilvl="8" w:tplc="488EFE5E">
      <w:start w:val="1"/>
      <w:numFmt w:val="decimal"/>
      <w:lvlText w:val="%9."/>
      <w:lvlJc w:val="left"/>
      <w:pPr>
        <w:ind w:left="1440" w:hanging="360"/>
      </w:pPr>
    </w:lvl>
  </w:abstractNum>
  <w:abstractNum w:abstractNumId="24" w15:restartNumberingAfterBreak="0">
    <w:nsid w:val="43A13AE6"/>
    <w:multiLevelType w:val="hybridMultilevel"/>
    <w:tmpl w:val="87568C6A"/>
    <w:lvl w:ilvl="0" w:tplc="608A16CE">
      <w:start w:val="1"/>
      <w:numFmt w:val="decimal"/>
      <w:lvlText w:val="(%1)"/>
      <w:lvlJc w:val="left"/>
      <w:pPr>
        <w:ind w:left="1440" w:hanging="360"/>
      </w:pPr>
    </w:lvl>
    <w:lvl w:ilvl="1" w:tplc="1CEABD6E">
      <w:start w:val="1"/>
      <w:numFmt w:val="decimal"/>
      <w:lvlText w:val="(%2)"/>
      <w:lvlJc w:val="left"/>
      <w:pPr>
        <w:ind w:left="1440" w:hanging="360"/>
      </w:pPr>
    </w:lvl>
    <w:lvl w:ilvl="2" w:tplc="D56ABA34">
      <w:start w:val="1"/>
      <w:numFmt w:val="decimal"/>
      <w:lvlText w:val="(%3)"/>
      <w:lvlJc w:val="left"/>
      <w:pPr>
        <w:ind w:left="1440" w:hanging="360"/>
      </w:pPr>
    </w:lvl>
    <w:lvl w:ilvl="3" w:tplc="D3F88D34">
      <w:start w:val="1"/>
      <w:numFmt w:val="decimal"/>
      <w:lvlText w:val="(%4)"/>
      <w:lvlJc w:val="left"/>
      <w:pPr>
        <w:ind w:left="1440" w:hanging="360"/>
      </w:pPr>
    </w:lvl>
    <w:lvl w:ilvl="4" w:tplc="73285804">
      <w:start w:val="1"/>
      <w:numFmt w:val="decimal"/>
      <w:lvlText w:val="(%5)"/>
      <w:lvlJc w:val="left"/>
      <w:pPr>
        <w:ind w:left="1440" w:hanging="360"/>
      </w:pPr>
    </w:lvl>
    <w:lvl w:ilvl="5" w:tplc="E84C5CF6">
      <w:start w:val="1"/>
      <w:numFmt w:val="decimal"/>
      <w:lvlText w:val="(%6)"/>
      <w:lvlJc w:val="left"/>
      <w:pPr>
        <w:ind w:left="1440" w:hanging="360"/>
      </w:pPr>
    </w:lvl>
    <w:lvl w:ilvl="6" w:tplc="C7E0638E">
      <w:start w:val="1"/>
      <w:numFmt w:val="decimal"/>
      <w:lvlText w:val="(%7)"/>
      <w:lvlJc w:val="left"/>
      <w:pPr>
        <w:ind w:left="1440" w:hanging="360"/>
      </w:pPr>
    </w:lvl>
    <w:lvl w:ilvl="7" w:tplc="AF5262A2">
      <w:start w:val="1"/>
      <w:numFmt w:val="decimal"/>
      <w:lvlText w:val="(%8)"/>
      <w:lvlJc w:val="left"/>
      <w:pPr>
        <w:ind w:left="1440" w:hanging="360"/>
      </w:pPr>
    </w:lvl>
    <w:lvl w:ilvl="8" w:tplc="3B545D04">
      <w:start w:val="1"/>
      <w:numFmt w:val="decimal"/>
      <w:lvlText w:val="(%9)"/>
      <w:lvlJc w:val="left"/>
      <w:pPr>
        <w:ind w:left="1440" w:hanging="360"/>
      </w:pPr>
    </w:lvl>
  </w:abstractNum>
  <w:abstractNum w:abstractNumId="25" w15:restartNumberingAfterBreak="0">
    <w:nsid w:val="450A5627"/>
    <w:multiLevelType w:val="hybridMultilevel"/>
    <w:tmpl w:val="D15C40A4"/>
    <w:lvl w:ilvl="0" w:tplc="3CA01CD8">
      <w:start w:val="1"/>
      <w:numFmt w:val="bullet"/>
      <w:lvlText w:val=""/>
      <w:lvlJc w:val="left"/>
      <w:pPr>
        <w:ind w:left="1080" w:hanging="360"/>
      </w:pPr>
      <w:rPr>
        <w:rFonts w:ascii="Symbol" w:hAnsi="Symbol"/>
      </w:rPr>
    </w:lvl>
    <w:lvl w:ilvl="1" w:tplc="1040B398">
      <w:start w:val="1"/>
      <w:numFmt w:val="bullet"/>
      <w:lvlText w:val=""/>
      <w:lvlJc w:val="left"/>
      <w:pPr>
        <w:ind w:left="1080" w:hanging="360"/>
      </w:pPr>
      <w:rPr>
        <w:rFonts w:ascii="Symbol" w:hAnsi="Symbol"/>
      </w:rPr>
    </w:lvl>
    <w:lvl w:ilvl="2" w:tplc="428EA232">
      <w:start w:val="1"/>
      <w:numFmt w:val="bullet"/>
      <w:lvlText w:val=""/>
      <w:lvlJc w:val="left"/>
      <w:pPr>
        <w:ind w:left="1080" w:hanging="360"/>
      </w:pPr>
      <w:rPr>
        <w:rFonts w:ascii="Symbol" w:hAnsi="Symbol"/>
      </w:rPr>
    </w:lvl>
    <w:lvl w:ilvl="3" w:tplc="EE60737E">
      <w:start w:val="1"/>
      <w:numFmt w:val="bullet"/>
      <w:lvlText w:val=""/>
      <w:lvlJc w:val="left"/>
      <w:pPr>
        <w:ind w:left="1080" w:hanging="360"/>
      </w:pPr>
      <w:rPr>
        <w:rFonts w:ascii="Symbol" w:hAnsi="Symbol"/>
      </w:rPr>
    </w:lvl>
    <w:lvl w:ilvl="4" w:tplc="1AE4EE56">
      <w:start w:val="1"/>
      <w:numFmt w:val="bullet"/>
      <w:lvlText w:val=""/>
      <w:lvlJc w:val="left"/>
      <w:pPr>
        <w:ind w:left="1080" w:hanging="360"/>
      </w:pPr>
      <w:rPr>
        <w:rFonts w:ascii="Symbol" w:hAnsi="Symbol"/>
      </w:rPr>
    </w:lvl>
    <w:lvl w:ilvl="5" w:tplc="E794D226">
      <w:start w:val="1"/>
      <w:numFmt w:val="bullet"/>
      <w:lvlText w:val=""/>
      <w:lvlJc w:val="left"/>
      <w:pPr>
        <w:ind w:left="1080" w:hanging="360"/>
      </w:pPr>
      <w:rPr>
        <w:rFonts w:ascii="Symbol" w:hAnsi="Symbol"/>
      </w:rPr>
    </w:lvl>
    <w:lvl w:ilvl="6" w:tplc="933CFE7E">
      <w:start w:val="1"/>
      <w:numFmt w:val="bullet"/>
      <w:lvlText w:val=""/>
      <w:lvlJc w:val="left"/>
      <w:pPr>
        <w:ind w:left="1080" w:hanging="360"/>
      </w:pPr>
      <w:rPr>
        <w:rFonts w:ascii="Symbol" w:hAnsi="Symbol"/>
      </w:rPr>
    </w:lvl>
    <w:lvl w:ilvl="7" w:tplc="F15E6D6E">
      <w:start w:val="1"/>
      <w:numFmt w:val="bullet"/>
      <w:lvlText w:val=""/>
      <w:lvlJc w:val="left"/>
      <w:pPr>
        <w:ind w:left="1080" w:hanging="360"/>
      </w:pPr>
      <w:rPr>
        <w:rFonts w:ascii="Symbol" w:hAnsi="Symbol"/>
      </w:rPr>
    </w:lvl>
    <w:lvl w:ilvl="8" w:tplc="95069CE0">
      <w:start w:val="1"/>
      <w:numFmt w:val="bullet"/>
      <w:lvlText w:val=""/>
      <w:lvlJc w:val="left"/>
      <w:pPr>
        <w:ind w:left="1080" w:hanging="360"/>
      </w:pPr>
      <w:rPr>
        <w:rFonts w:ascii="Symbol" w:hAnsi="Symbol"/>
      </w:rPr>
    </w:lvl>
  </w:abstractNum>
  <w:abstractNum w:abstractNumId="26" w15:restartNumberingAfterBreak="0">
    <w:nsid w:val="472A6BC9"/>
    <w:multiLevelType w:val="hybridMultilevel"/>
    <w:tmpl w:val="B6D8EA64"/>
    <w:lvl w:ilvl="0" w:tplc="A5A2AD9A">
      <w:start w:val="1"/>
      <w:numFmt w:val="bullet"/>
      <w:lvlText w:val=""/>
      <w:lvlJc w:val="left"/>
      <w:pPr>
        <w:ind w:left="720" w:hanging="360"/>
      </w:pPr>
      <w:rPr>
        <w:rFonts w:ascii="Symbol" w:hAnsi="Symbol"/>
      </w:rPr>
    </w:lvl>
    <w:lvl w:ilvl="1" w:tplc="7A12AB82">
      <w:start w:val="1"/>
      <w:numFmt w:val="bullet"/>
      <w:lvlText w:val=""/>
      <w:lvlJc w:val="left"/>
      <w:pPr>
        <w:ind w:left="720" w:hanging="360"/>
      </w:pPr>
      <w:rPr>
        <w:rFonts w:ascii="Symbol" w:hAnsi="Symbol"/>
      </w:rPr>
    </w:lvl>
    <w:lvl w:ilvl="2" w:tplc="36E4536A">
      <w:start w:val="1"/>
      <w:numFmt w:val="bullet"/>
      <w:lvlText w:val=""/>
      <w:lvlJc w:val="left"/>
      <w:pPr>
        <w:ind w:left="720" w:hanging="360"/>
      </w:pPr>
      <w:rPr>
        <w:rFonts w:ascii="Symbol" w:hAnsi="Symbol"/>
      </w:rPr>
    </w:lvl>
    <w:lvl w:ilvl="3" w:tplc="76E6FB52">
      <w:start w:val="1"/>
      <w:numFmt w:val="bullet"/>
      <w:lvlText w:val=""/>
      <w:lvlJc w:val="left"/>
      <w:pPr>
        <w:ind w:left="720" w:hanging="360"/>
      </w:pPr>
      <w:rPr>
        <w:rFonts w:ascii="Symbol" w:hAnsi="Symbol"/>
      </w:rPr>
    </w:lvl>
    <w:lvl w:ilvl="4" w:tplc="3D5A02B2">
      <w:start w:val="1"/>
      <w:numFmt w:val="bullet"/>
      <w:lvlText w:val=""/>
      <w:lvlJc w:val="left"/>
      <w:pPr>
        <w:ind w:left="720" w:hanging="360"/>
      </w:pPr>
      <w:rPr>
        <w:rFonts w:ascii="Symbol" w:hAnsi="Symbol"/>
      </w:rPr>
    </w:lvl>
    <w:lvl w:ilvl="5" w:tplc="C9E28216">
      <w:start w:val="1"/>
      <w:numFmt w:val="bullet"/>
      <w:lvlText w:val=""/>
      <w:lvlJc w:val="left"/>
      <w:pPr>
        <w:ind w:left="720" w:hanging="360"/>
      </w:pPr>
      <w:rPr>
        <w:rFonts w:ascii="Symbol" w:hAnsi="Symbol"/>
      </w:rPr>
    </w:lvl>
    <w:lvl w:ilvl="6" w:tplc="F60CB622">
      <w:start w:val="1"/>
      <w:numFmt w:val="bullet"/>
      <w:lvlText w:val=""/>
      <w:lvlJc w:val="left"/>
      <w:pPr>
        <w:ind w:left="720" w:hanging="360"/>
      </w:pPr>
      <w:rPr>
        <w:rFonts w:ascii="Symbol" w:hAnsi="Symbol"/>
      </w:rPr>
    </w:lvl>
    <w:lvl w:ilvl="7" w:tplc="B958E748">
      <w:start w:val="1"/>
      <w:numFmt w:val="bullet"/>
      <w:lvlText w:val=""/>
      <w:lvlJc w:val="left"/>
      <w:pPr>
        <w:ind w:left="720" w:hanging="360"/>
      </w:pPr>
      <w:rPr>
        <w:rFonts w:ascii="Symbol" w:hAnsi="Symbol"/>
      </w:rPr>
    </w:lvl>
    <w:lvl w:ilvl="8" w:tplc="43AC8692">
      <w:start w:val="1"/>
      <w:numFmt w:val="bullet"/>
      <w:lvlText w:val=""/>
      <w:lvlJc w:val="left"/>
      <w:pPr>
        <w:ind w:left="720" w:hanging="360"/>
      </w:pPr>
      <w:rPr>
        <w:rFonts w:ascii="Symbol" w:hAnsi="Symbol"/>
      </w:rPr>
    </w:lvl>
  </w:abstractNum>
  <w:abstractNum w:abstractNumId="27" w15:restartNumberingAfterBreak="0">
    <w:nsid w:val="48925E4E"/>
    <w:multiLevelType w:val="hybridMultilevel"/>
    <w:tmpl w:val="208AC4AE"/>
    <w:lvl w:ilvl="0" w:tplc="FF44961E">
      <w:start w:val="1"/>
      <w:numFmt w:val="decimal"/>
      <w:lvlText w:val="%1."/>
      <w:lvlJc w:val="left"/>
      <w:pPr>
        <w:ind w:left="1440" w:hanging="360"/>
      </w:pPr>
    </w:lvl>
    <w:lvl w:ilvl="1" w:tplc="92EAAD8A">
      <w:start w:val="1"/>
      <w:numFmt w:val="decimal"/>
      <w:lvlText w:val="%2."/>
      <w:lvlJc w:val="left"/>
      <w:pPr>
        <w:ind w:left="1440" w:hanging="360"/>
      </w:pPr>
    </w:lvl>
    <w:lvl w:ilvl="2" w:tplc="091CE922">
      <w:start w:val="1"/>
      <w:numFmt w:val="decimal"/>
      <w:lvlText w:val="%3."/>
      <w:lvlJc w:val="left"/>
      <w:pPr>
        <w:ind w:left="1440" w:hanging="360"/>
      </w:pPr>
    </w:lvl>
    <w:lvl w:ilvl="3" w:tplc="72023E84">
      <w:start w:val="1"/>
      <w:numFmt w:val="decimal"/>
      <w:lvlText w:val="%4."/>
      <w:lvlJc w:val="left"/>
      <w:pPr>
        <w:ind w:left="1440" w:hanging="360"/>
      </w:pPr>
    </w:lvl>
    <w:lvl w:ilvl="4" w:tplc="A10022B2">
      <w:start w:val="1"/>
      <w:numFmt w:val="decimal"/>
      <w:lvlText w:val="%5."/>
      <w:lvlJc w:val="left"/>
      <w:pPr>
        <w:ind w:left="1440" w:hanging="360"/>
      </w:pPr>
    </w:lvl>
    <w:lvl w:ilvl="5" w:tplc="5C966B9A">
      <w:start w:val="1"/>
      <w:numFmt w:val="decimal"/>
      <w:lvlText w:val="%6."/>
      <w:lvlJc w:val="left"/>
      <w:pPr>
        <w:ind w:left="1440" w:hanging="360"/>
      </w:pPr>
    </w:lvl>
    <w:lvl w:ilvl="6" w:tplc="612A26AC">
      <w:start w:val="1"/>
      <w:numFmt w:val="decimal"/>
      <w:lvlText w:val="%7."/>
      <w:lvlJc w:val="left"/>
      <w:pPr>
        <w:ind w:left="1440" w:hanging="360"/>
      </w:pPr>
    </w:lvl>
    <w:lvl w:ilvl="7" w:tplc="1C6E2D40">
      <w:start w:val="1"/>
      <w:numFmt w:val="decimal"/>
      <w:lvlText w:val="%8."/>
      <w:lvlJc w:val="left"/>
      <w:pPr>
        <w:ind w:left="1440" w:hanging="360"/>
      </w:pPr>
    </w:lvl>
    <w:lvl w:ilvl="8" w:tplc="5A7A9072">
      <w:start w:val="1"/>
      <w:numFmt w:val="decimal"/>
      <w:lvlText w:val="%9."/>
      <w:lvlJc w:val="left"/>
      <w:pPr>
        <w:ind w:left="1440" w:hanging="360"/>
      </w:pPr>
    </w:lvl>
  </w:abstractNum>
  <w:abstractNum w:abstractNumId="28" w15:restartNumberingAfterBreak="0">
    <w:nsid w:val="48D83964"/>
    <w:multiLevelType w:val="hybridMultilevel"/>
    <w:tmpl w:val="E5DCEAB6"/>
    <w:lvl w:ilvl="0" w:tplc="044C119A">
      <w:start w:val="1"/>
      <w:numFmt w:val="bullet"/>
      <w:lvlText w:val=""/>
      <w:lvlJc w:val="left"/>
      <w:pPr>
        <w:ind w:left="720" w:hanging="360"/>
      </w:pPr>
      <w:rPr>
        <w:rFonts w:ascii="Symbol" w:hAnsi="Symbol"/>
      </w:rPr>
    </w:lvl>
    <w:lvl w:ilvl="1" w:tplc="B01EF444">
      <w:start w:val="1"/>
      <w:numFmt w:val="bullet"/>
      <w:lvlText w:val=""/>
      <w:lvlJc w:val="left"/>
      <w:pPr>
        <w:ind w:left="720" w:hanging="360"/>
      </w:pPr>
      <w:rPr>
        <w:rFonts w:ascii="Symbol" w:hAnsi="Symbol"/>
      </w:rPr>
    </w:lvl>
    <w:lvl w:ilvl="2" w:tplc="761C6DDA">
      <w:start w:val="1"/>
      <w:numFmt w:val="bullet"/>
      <w:lvlText w:val=""/>
      <w:lvlJc w:val="left"/>
      <w:pPr>
        <w:ind w:left="720" w:hanging="360"/>
      </w:pPr>
      <w:rPr>
        <w:rFonts w:ascii="Symbol" w:hAnsi="Symbol"/>
      </w:rPr>
    </w:lvl>
    <w:lvl w:ilvl="3" w:tplc="E7C61A58">
      <w:start w:val="1"/>
      <w:numFmt w:val="bullet"/>
      <w:lvlText w:val=""/>
      <w:lvlJc w:val="left"/>
      <w:pPr>
        <w:ind w:left="720" w:hanging="360"/>
      </w:pPr>
      <w:rPr>
        <w:rFonts w:ascii="Symbol" w:hAnsi="Symbol"/>
      </w:rPr>
    </w:lvl>
    <w:lvl w:ilvl="4" w:tplc="1B4C744E">
      <w:start w:val="1"/>
      <w:numFmt w:val="bullet"/>
      <w:lvlText w:val=""/>
      <w:lvlJc w:val="left"/>
      <w:pPr>
        <w:ind w:left="720" w:hanging="360"/>
      </w:pPr>
      <w:rPr>
        <w:rFonts w:ascii="Symbol" w:hAnsi="Symbol"/>
      </w:rPr>
    </w:lvl>
    <w:lvl w:ilvl="5" w:tplc="639A82A2">
      <w:start w:val="1"/>
      <w:numFmt w:val="bullet"/>
      <w:lvlText w:val=""/>
      <w:lvlJc w:val="left"/>
      <w:pPr>
        <w:ind w:left="720" w:hanging="360"/>
      </w:pPr>
      <w:rPr>
        <w:rFonts w:ascii="Symbol" w:hAnsi="Symbol"/>
      </w:rPr>
    </w:lvl>
    <w:lvl w:ilvl="6" w:tplc="0B90E48E">
      <w:start w:val="1"/>
      <w:numFmt w:val="bullet"/>
      <w:lvlText w:val=""/>
      <w:lvlJc w:val="left"/>
      <w:pPr>
        <w:ind w:left="720" w:hanging="360"/>
      </w:pPr>
      <w:rPr>
        <w:rFonts w:ascii="Symbol" w:hAnsi="Symbol"/>
      </w:rPr>
    </w:lvl>
    <w:lvl w:ilvl="7" w:tplc="9C54C192">
      <w:start w:val="1"/>
      <w:numFmt w:val="bullet"/>
      <w:lvlText w:val=""/>
      <w:lvlJc w:val="left"/>
      <w:pPr>
        <w:ind w:left="720" w:hanging="360"/>
      </w:pPr>
      <w:rPr>
        <w:rFonts w:ascii="Symbol" w:hAnsi="Symbol"/>
      </w:rPr>
    </w:lvl>
    <w:lvl w:ilvl="8" w:tplc="85AA5BBC">
      <w:start w:val="1"/>
      <w:numFmt w:val="bullet"/>
      <w:lvlText w:val=""/>
      <w:lvlJc w:val="left"/>
      <w:pPr>
        <w:ind w:left="720" w:hanging="360"/>
      </w:pPr>
      <w:rPr>
        <w:rFonts w:ascii="Symbol" w:hAnsi="Symbol"/>
      </w:rPr>
    </w:lvl>
  </w:abstractNum>
  <w:abstractNum w:abstractNumId="29" w15:restartNumberingAfterBreak="0">
    <w:nsid w:val="4FA35F25"/>
    <w:multiLevelType w:val="hybridMultilevel"/>
    <w:tmpl w:val="95A42B9C"/>
    <w:lvl w:ilvl="0" w:tplc="62AA7856">
      <w:start w:val="1"/>
      <w:numFmt w:val="decimal"/>
      <w:lvlText w:val="%1."/>
      <w:lvlJc w:val="left"/>
      <w:pPr>
        <w:ind w:left="1440" w:hanging="360"/>
      </w:pPr>
    </w:lvl>
    <w:lvl w:ilvl="1" w:tplc="1AB0452C">
      <w:start w:val="1"/>
      <w:numFmt w:val="decimal"/>
      <w:lvlText w:val="%2."/>
      <w:lvlJc w:val="left"/>
      <w:pPr>
        <w:ind w:left="1440" w:hanging="360"/>
      </w:pPr>
    </w:lvl>
    <w:lvl w:ilvl="2" w:tplc="2F00A174">
      <w:start w:val="1"/>
      <w:numFmt w:val="decimal"/>
      <w:lvlText w:val="%3."/>
      <w:lvlJc w:val="left"/>
      <w:pPr>
        <w:ind w:left="1440" w:hanging="360"/>
      </w:pPr>
    </w:lvl>
    <w:lvl w:ilvl="3" w:tplc="7886370C">
      <w:start w:val="1"/>
      <w:numFmt w:val="decimal"/>
      <w:lvlText w:val="%4."/>
      <w:lvlJc w:val="left"/>
      <w:pPr>
        <w:ind w:left="1440" w:hanging="360"/>
      </w:pPr>
    </w:lvl>
    <w:lvl w:ilvl="4" w:tplc="1BAAD314">
      <w:start w:val="1"/>
      <w:numFmt w:val="decimal"/>
      <w:lvlText w:val="%5."/>
      <w:lvlJc w:val="left"/>
      <w:pPr>
        <w:ind w:left="1440" w:hanging="360"/>
      </w:pPr>
    </w:lvl>
    <w:lvl w:ilvl="5" w:tplc="476A0812">
      <w:start w:val="1"/>
      <w:numFmt w:val="decimal"/>
      <w:lvlText w:val="%6."/>
      <w:lvlJc w:val="left"/>
      <w:pPr>
        <w:ind w:left="1440" w:hanging="360"/>
      </w:pPr>
    </w:lvl>
    <w:lvl w:ilvl="6" w:tplc="E9F024A6">
      <w:start w:val="1"/>
      <w:numFmt w:val="decimal"/>
      <w:lvlText w:val="%7."/>
      <w:lvlJc w:val="left"/>
      <w:pPr>
        <w:ind w:left="1440" w:hanging="360"/>
      </w:pPr>
    </w:lvl>
    <w:lvl w:ilvl="7" w:tplc="6C8EEE0A">
      <w:start w:val="1"/>
      <w:numFmt w:val="decimal"/>
      <w:lvlText w:val="%8."/>
      <w:lvlJc w:val="left"/>
      <w:pPr>
        <w:ind w:left="1440" w:hanging="360"/>
      </w:pPr>
    </w:lvl>
    <w:lvl w:ilvl="8" w:tplc="734A729C">
      <w:start w:val="1"/>
      <w:numFmt w:val="decimal"/>
      <w:lvlText w:val="%9."/>
      <w:lvlJc w:val="left"/>
      <w:pPr>
        <w:ind w:left="1440" w:hanging="360"/>
      </w:pPr>
    </w:lvl>
  </w:abstractNum>
  <w:abstractNum w:abstractNumId="30" w15:restartNumberingAfterBreak="0">
    <w:nsid w:val="51877F3D"/>
    <w:multiLevelType w:val="hybridMultilevel"/>
    <w:tmpl w:val="5BC2826E"/>
    <w:lvl w:ilvl="0" w:tplc="13E47874">
      <w:start w:val="1"/>
      <w:numFmt w:val="bullet"/>
      <w:lvlText w:val=""/>
      <w:lvlJc w:val="left"/>
      <w:pPr>
        <w:ind w:left="720" w:hanging="360"/>
      </w:pPr>
      <w:rPr>
        <w:rFonts w:ascii="Symbol" w:hAnsi="Symbol"/>
      </w:rPr>
    </w:lvl>
    <w:lvl w:ilvl="1" w:tplc="7EA64B0A">
      <w:start w:val="1"/>
      <w:numFmt w:val="bullet"/>
      <w:lvlText w:val=""/>
      <w:lvlJc w:val="left"/>
      <w:pPr>
        <w:ind w:left="720" w:hanging="360"/>
      </w:pPr>
      <w:rPr>
        <w:rFonts w:ascii="Symbol" w:hAnsi="Symbol"/>
      </w:rPr>
    </w:lvl>
    <w:lvl w:ilvl="2" w:tplc="1432252C">
      <w:start w:val="1"/>
      <w:numFmt w:val="bullet"/>
      <w:lvlText w:val=""/>
      <w:lvlJc w:val="left"/>
      <w:pPr>
        <w:ind w:left="720" w:hanging="360"/>
      </w:pPr>
      <w:rPr>
        <w:rFonts w:ascii="Symbol" w:hAnsi="Symbol"/>
      </w:rPr>
    </w:lvl>
    <w:lvl w:ilvl="3" w:tplc="96E2D4B0">
      <w:start w:val="1"/>
      <w:numFmt w:val="bullet"/>
      <w:lvlText w:val=""/>
      <w:lvlJc w:val="left"/>
      <w:pPr>
        <w:ind w:left="720" w:hanging="360"/>
      </w:pPr>
      <w:rPr>
        <w:rFonts w:ascii="Symbol" w:hAnsi="Symbol"/>
      </w:rPr>
    </w:lvl>
    <w:lvl w:ilvl="4" w:tplc="FA74C81E">
      <w:start w:val="1"/>
      <w:numFmt w:val="bullet"/>
      <w:lvlText w:val=""/>
      <w:lvlJc w:val="left"/>
      <w:pPr>
        <w:ind w:left="720" w:hanging="360"/>
      </w:pPr>
      <w:rPr>
        <w:rFonts w:ascii="Symbol" w:hAnsi="Symbol"/>
      </w:rPr>
    </w:lvl>
    <w:lvl w:ilvl="5" w:tplc="D91C8ADE">
      <w:start w:val="1"/>
      <w:numFmt w:val="bullet"/>
      <w:lvlText w:val=""/>
      <w:lvlJc w:val="left"/>
      <w:pPr>
        <w:ind w:left="720" w:hanging="360"/>
      </w:pPr>
      <w:rPr>
        <w:rFonts w:ascii="Symbol" w:hAnsi="Symbol"/>
      </w:rPr>
    </w:lvl>
    <w:lvl w:ilvl="6" w:tplc="E6108A0C">
      <w:start w:val="1"/>
      <w:numFmt w:val="bullet"/>
      <w:lvlText w:val=""/>
      <w:lvlJc w:val="left"/>
      <w:pPr>
        <w:ind w:left="720" w:hanging="360"/>
      </w:pPr>
      <w:rPr>
        <w:rFonts w:ascii="Symbol" w:hAnsi="Symbol"/>
      </w:rPr>
    </w:lvl>
    <w:lvl w:ilvl="7" w:tplc="5AF25D24">
      <w:start w:val="1"/>
      <w:numFmt w:val="bullet"/>
      <w:lvlText w:val=""/>
      <w:lvlJc w:val="left"/>
      <w:pPr>
        <w:ind w:left="720" w:hanging="360"/>
      </w:pPr>
      <w:rPr>
        <w:rFonts w:ascii="Symbol" w:hAnsi="Symbol"/>
      </w:rPr>
    </w:lvl>
    <w:lvl w:ilvl="8" w:tplc="AA7A94A4">
      <w:start w:val="1"/>
      <w:numFmt w:val="bullet"/>
      <w:lvlText w:val=""/>
      <w:lvlJc w:val="left"/>
      <w:pPr>
        <w:ind w:left="720" w:hanging="360"/>
      </w:pPr>
      <w:rPr>
        <w:rFonts w:ascii="Symbol" w:hAnsi="Symbol"/>
      </w:rPr>
    </w:lvl>
  </w:abstractNum>
  <w:abstractNum w:abstractNumId="31" w15:restartNumberingAfterBreak="0">
    <w:nsid w:val="52234E13"/>
    <w:multiLevelType w:val="hybridMultilevel"/>
    <w:tmpl w:val="88BE7F42"/>
    <w:lvl w:ilvl="0" w:tplc="6AA015B2">
      <w:start w:val="1"/>
      <w:numFmt w:val="bullet"/>
      <w:lvlText w:val=""/>
      <w:lvlJc w:val="left"/>
      <w:pPr>
        <w:ind w:left="1080" w:hanging="360"/>
      </w:pPr>
      <w:rPr>
        <w:rFonts w:ascii="Symbol" w:hAnsi="Symbol"/>
      </w:rPr>
    </w:lvl>
    <w:lvl w:ilvl="1" w:tplc="CC74F5DA">
      <w:start w:val="1"/>
      <w:numFmt w:val="bullet"/>
      <w:lvlText w:val=""/>
      <w:lvlJc w:val="left"/>
      <w:pPr>
        <w:ind w:left="1080" w:hanging="360"/>
      </w:pPr>
      <w:rPr>
        <w:rFonts w:ascii="Symbol" w:hAnsi="Symbol"/>
      </w:rPr>
    </w:lvl>
    <w:lvl w:ilvl="2" w:tplc="49FA4E72">
      <w:start w:val="1"/>
      <w:numFmt w:val="bullet"/>
      <w:lvlText w:val=""/>
      <w:lvlJc w:val="left"/>
      <w:pPr>
        <w:ind w:left="1080" w:hanging="360"/>
      </w:pPr>
      <w:rPr>
        <w:rFonts w:ascii="Symbol" w:hAnsi="Symbol"/>
      </w:rPr>
    </w:lvl>
    <w:lvl w:ilvl="3" w:tplc="E78C6330">
      <w:start w:val="1"/>
      <w:numFmt w:val="bullet"/>
      <w:lvlText w:val=""/>
      <w:lvlJc w:val="left"/>
      <w:pPr>
        <w:ind w:left="1080" w:hanging="360"/>
      </w:pPr>
      <w:rPr>
        <w:rFonts w:ascii="Symbol" w:hAnsi="Symbol"/>
      </w:rPr>
    </w:lvl>
    <w:lvl w:ilvl="4" w:tplc="C34CF2E8">
      <w:start w:val="1"/>
      <w:numFmt w:val="bullet"/>
      <w:lvlText w:val=""/>
      <w:lvlJc w:val="left"/>
      <w:pPr>
        <w:ind w:left="1080" w:hanging="360"/>
      </w:pPr>
      <w:rPr>
        <w:rFonts w:ascii="Symbol" w:hAnsi="Symbol"/>
      </w:rPr>
    </w:lvl>
    <w:lvl w:ilvl="5" w:tplc="45FEAA3A">
      <w:start w:val="1"/>
      <w:numFmt w:val="bullet"/>
      <w:lvlText w:val=""/>
      <w:lvlJc w:val="left"/>
      <w:pPr>
        <w:ind w:left="1080" w:hanging="360"/>
      </w:pPr>
      <w:rPr>
        <w:rFonts w:ascii="Symbol" w:hAnsi="Symbol"/>
      </w:rPr>
    </w:lvl>
    <w:lvl w:ilvl="6" w:tplc="28D014B6">
      <w:start w:val="1"/>
      <w:numFmt w:val="bullet"/>
      <w:lvlText w:val=""/>
      <w:lvlJc w:val="left"/>
      <w:pPr>
        <w:ind w:left="1080" w:hanging="360"/>
      </w:pPr>
      <w:rPr>
        <w:rFonts w:ascii="Symbol" w:hAnsi="Symbol"/>
      </w:rPr>
    </w:lvl>
    <w:lvl w:ilvl="7" w:tplc="09B6E5AE">
      <w:start w:val="1"/>
      <w:numFmt w:val="bullet"/>
      <w:lvlText w:val=""/>
      <w:lvlJc w:val="left"/>
      <w:pPr>
        <w:ind w:left="1080" w:hanging="360"/>
      </w:pPr>
      <w:rPr>
        <w:rFonts w:ascii="Symbol" w:hAnsi="Symbol"/>
      </w:rPr>
    </w:lvl>
    <w:lvl w:ilvl="8" w:tplc="FEFE1EBE">
      <w:start w:val="1"/>
      <w:numFmt w:val="bullet"/>
      <w:lvlText w:val=""/>
      <w:lvlJc w:val="left"/>
      <w:pPr>
        <w:ind w:left="1080" w:hanging="360"/>
      </w:pPr>
      <w:rPr>
        <w:rFonts w:ascii="Symbol" w:hAnsi="Symbol"/>
      </w:rPr>
    </w:lvl>
  </w:abstractNum>
  <w:abstractNum w:abstractNumId="32" w15:restartNumberingAfterBreak="0">
    <w:nsid w:val="614C74A3"/>
    <w:multiLevelType w:val="hybridMultilevel"/>
    <w:tmpl w:val="AD6EFB14"/>
    <w:lvl w:ilvl="0" w:tplc="FA1E075E">
      <w:start w:val="1"/>
      <w:numFmt w:val="decimal"/>
      <w:lvlText w:val="(%1)"/>
      <w:lvlJc w:val="left"/>
      <w:pPr>
        <w:ind w:left="1440" w:hanging="360"/>
      </w:pPr>
    </w:lvl>
    <w:lvl w:ilvl="1" w:tplc="E84440A8">
      <w:start w:val="1"/>
      <w:numFmt w:val="decimal"/>
      <w:lvlText w:val="(%2)"/>
      <w:lvlJc w:val="left"/>
      <w:pPr>
        <w:ind w:left="1440" w:hanging="360"/>
      </w:pPr>
    </w:lvl>
    <w:lvl w:ilvl="2" w:tplc="F8964BBC">
      <w:start w:val="1"/>
      <w:numFmt w:val="decimal"/>
      <w:lvlText w:val="(%3)"/>
      <w:lvlJc w:val="left"/>
      <w:pPr>
        <w:ind w:left="1440" w:hanging="360"/>
      </w:pPr>
    </w:lvl>
    <w:lvl w:ilvl="3" w:tplc="FF72403E">
      <w:start w:val="1"/>
      <w:numFmt w:val="decimal"/>
      <w:lvlText w:val="(%4)"/>
      <w:lvlJc w:val="left"/>
      <w:pPr>
        <w:ind w:left="1440" w:hanging="360"/>
      </w:pPr>
    </w:lvl>
    <w:lvl w:ilvl="4" w:tplc="1FF67982">
      <w:start w:val="1"/>
      <w:numFmt w:val="decimal"/>
      <w:lvlText w:val="(%5)"/>
      <w:lvlJc w:val="left"/>
      <w:pPr>
        <w:ind w:left="1440" w:hanging="360"/>
      </w:pPr>
    </w:lvl>
    <w:lvl w:ilvl="5" w:tplc="F35259F0">
      <w:start w:val="1"/>
      <w:numFmt w:val="decimal"/>
      <w:lvlText w:val="(%6)"/>
      <w:lvlJc w:val="left"/>
      <w:pPr>
        <w:ind w:left="1440" w:hanging="360"/>
      </w:pPr>
    </w:lvl>
    <w:lvl w:ilvl="6" w:tplc="C51C5D10">
      <w:start w:val="1"/>
      <w:numFmt w:val="decimal"/>
      <w:lvlText w:val="(%7)"/>
      <w:lvlJc w:val="left"/>
      <w:pPr>
        <w:ind w:left="1440" w:hanging="360"/>
      </w:pPr>
    </w:lvl>
    <w:lvl w:ilvl="7" w:tplc="AC4208BE">
      <w:start w:val="1"/>
      <w:numFmt w:val="decimal"/>
      <w:lvlText w:val="(%8)"/>
      <w:lvlJc w:val="left"/>
      <w:pPr>
        <w:ind w:left="1440" w:hanging="360"/>
      </w:pPr>
    </w:lvl>
    <w:lvl w:ilvl="8" w:tplc="E362E9C8">
      <w:start w:val="1"/>
      <w:numFmt w:val="decimal"/>
      <w:lvlText w:val="(%9)"/>
      <w:lvlJc w:val="left"/>
      <w:pPr>
        <w:ind w:left="1440" w:hanging="360"/>
      </w:pPr>
    </w:lvl>
  </w:abstractNum>
  <w:abstractNum w:abstractNumId="33" w15:restartNumberingAfterBreak="0">
    <w:nsid w:val="64072A0D"/>
    <w:multiLevelType w:val="hybridMultilevel"/>
    <w:tmpl w:val="CBAE7A0E"/>
    <w:lvl w:ilvl="0" w:tplc="F9E8F3CE">
      <w:start w:val="1"/>
      <w:numFmt w:val="bullet"/>
      <w:lvlText w:val=""/>
      <w:lvlJc w:val="left"/>
      <w:pPr>
        <w:ind w:left="1080" w:hanging="360"/>
      </w:pPr>
      <w:rPr>
        <w:rFonts w:ascii="Symbol" w:hAnsi="Symbol"/>
      </w:rPr>
    </w:lvl>
    <w:lvl w:ilvl="1" w:tplc="BA609D8A">
      <w:start w:val="1"/>
      <w:numFmt w:val="bullet"/>
      <w:lvlText w:val=""/>
      <w:lvlJc w:val="left"/>
      <w:pPr>
        <w:ind w:left="1080" w:hanging="360"/>
      </w:pPr>
      <w:rPr>
        <w:rFonts w:ascii="Symbol" w:hAnsi="Symbol"/>
      </w:rPr>
    </w:lvl>
    <w:lvl w:ilvl="2" w:tplc="234A22CA">
      <w:start w:val="1"/>
      <w:numFmt w:val="bullet"/>
      <w:lvlText w:val=""/>
      <w:lvlJc w:val="left"/>
      <w:pPr>
        <w:ind w:left="1080" w:hanging="360"/>
      </w:pPr>
      <w:rPr>
        <w:rFonts w:ascii="Symbol" w:hAnsi="Symbol"/>
      </w:rPr>
    </w:lvl>
    <w:lvl w:ilvl="3" w:tplc="F2E252BC">
      <w:start w:val="1"/>
      <w:numFmt w:val="bullet"/>
      <w:lvlText w:val=""/>
      <w:lvlJc w:val="left"/>
      <w:pPr>
        <w:ind w:left="1080" w:hanging="360"/>
      </w:pPr>
      <w:rPr>
        <w:rFonts w:ascii="Symbol" w:hAnsi="Symbol"/>
      </w:rPr>
    </w:lvl>
    <w:lvl w:ilvl="4" w:tplc="85D6D8A8">
      <w:start w:val="1"/>
      <w:numFmt w:val="bullet"/>
      <w:lvlText w:val=""/>
      <w:lvlJc w:val="left"/>
      <w:pPr>
        <w:ind w:left="1080" w:hanging="360"/>
      </w:pPr>
      <w:rPr>
        <w:rFonts w:ascii="Symbol" w:hAnsi="Symbol"/>
      </w:rPr>
    </w:lvl>
    <w:lvl w:ilvl="5" w:tplc="268AE12A">
      <w:start w:val="1"/>
      <w:numFmt w:val="bullet"/>
      <w:lvlText w:val=""/>
      <w:lvlJc w:val="left"/>
      <w:pPr>
        <w:ind w:left="1080" w:hanging="360"/>
      </w:pPr>
      <w:rPr>
        <w:rFonts w:ascii="Symbol" w:hAnsi="Symbol"/>
      </w:rPr>
    </w:lvl>
    <w:lvl w:ilvl="6" w:tplc="8B1E8706">
      <w:start w:val="1"/>
      <w:numFmt w:val="bullet"/>
      <w:lvlText w:val=""/>
      <w:lvlJc w:val="left"/>
      <w:pPr>
        <w:ind w:left="1080" w:hanging="360"/>
      </w:pPr>
      <w:rPr>
        <w:rFonts w:ascii="Symbol" w:hAnsi="Symbol"/>
      </w:rPr>
    </w:lvl>
    <w:lvl w:ilvl="7" w:tplc="5E381E66">
      <w:start w:val="1"/>
      <w:numFmt w:val="bullet"/>
      <w:lvlText w:val=""/>
      <w:lvlJc w:val="left"/>
      <w:pPr>
        <w:ind w:left="1080" w:hanging="360"/>
      </w:pPr>
      <w:rPr>
        <w:rFonts w:ascii="Symbol" w:hAnsi="Symbol"/>
      </w:rPr>
    </w:lvl>
    <w:lvl w:ilvl="8" w:tplc="AC221310">
      <w:start w:val="1"/>
      <w:numFmt w:val="bullet"/>
      <w:lvlText w:val=""/>
      <w:lvlJc w:val="left"/>
      <w:pPr>
        <w:ind w:left="1080" w:hanging="360"/>
      </w:pPr>
      <w:rPr>
        <w:rFonts w:ascii="Symbol" w:hAnsi="Symbol"/>
      </w:rPr>
    </w:lvl>
  </w:abstractNum>
  <w:abstractNum w:abstractNumId="34" w15:restartNumberingAfterBreak="0">
    <w:nsid w:val="6908192B"/>
    <w:multiLevelType w:val="hybridMultilevel"/>
    <w:tmpl w:val="5422361A"/>
    <w:lvl w:ilvl="0" w:tplc="E6362B56">
      <w:start w:val="1"/>
      <w:numFmt w:val="bullet"/>
      <w:lvlText w:val=""/>
      <w:lvlJc w:val="left"/>
      <w:pPr>
        <w:ind w:left="1080" w:hanging="360"/>
      </w:pPr>
      <w:rPr>
        <w:rFonts w:ascii="Symbol" w:hAnsi="Symbol"/>
      </w:rPr>
    </w:lvl>
    <w:lvl w:ilvl="1" w:tplc="D972939A">
      <w:start w:val="1"/>
      <w:numFmt w:val="bullet"/>
      <w:lvlText w:val=""/>
      <w:lvlJc w:val="left"/>
      <w:pPr>
        <w:ind w:left="1080" w:hanging="360"/>
      </w:pPr>
      <w:rPr>
        <w:rFonts w:ascii="Symbol" w:hAnsi="Symbol"/>
      </w:rPr>
    </w:lvl>
    <w:lvl w:ilvl="2" w:tplc="E92E1348">
      <w:start w:val="1"/>
      <w:numFmt w:val="bullet"/>
      <w:lvlText w:val=""/>
      <w:lvlJc w:val="left"/>
      <w:pPr>
        <w:ind w:left="1080" w:hanging="360"/>
      </w:pPr>
      <w:rPr>
        <w:rFonts w:ascii="Symbol" w:hAnsi="Symbol"/>
      </w:rPr>
    </w:lvl>
    <w:lvl w:ilvl="3" w:tplc="30D0FBD6">
      <w:start w:val="1"/>
      <w:numFmt w:val="bullet"/>
      <w:lvlText w:val=""/>
      <w:lvlJc w:val="left"/>
      <w:pPr>
        <w:ind w:left="1080" w:hanging="360"/>
      </w:pPr>
      <w:rPr>
        <w:rFonts w:ascii="Symbol" w:hAnsi="Symbol"/>
      </w:rPr>
    </w:lvl>
    <w:lvl w:ilvl="4" w:tplc="E3A2833E">
      <w:start w:val="1"/>
      <w:numFmt w:val="bullet"/>
      <w:lvlText w:val=""/>
      <w:lvlJc w:val="left"/>
      <w:pPr>
        <w:ind w:left="1080" w:hanging="360"/>
      </w:pPr>
      <w:rPr>
        <w:rFonts w:ascii="Symbol" w:hAnsi="Symbol"/>
      </w:rPr>
    </w:lvl>
    <w:lvl w:ilvl="5" w:tplc="49DE5FDA">
      <w:start w:val="1"/>
      <w:numFmt w:val="bullet"/>
      <w:lvlText w:val=""/>
      <w:lvlJc w:val="left"/>
      <w:pPr>
        <w:ind w:left="1080" w:hanging="360"/>
      </w:pPr>
      <w:rPr>
        <w:rFonts w:ascii="Symbol" w:hAnsi="Symbol"/>
      </w:rPr>
    </w:lvl>
    <w:lvl w:ilvl="6" w:tplc="C9F2DD96">
      <w:start w:val="1"/>
      <w:numFmt w:val="bullet"/>
      <w:lvlText w:val=""/>
      <w:lvlJc w:val="left"/>
      <w:pPr>
        <w:ind w:left="1080" w:hanging="360"/>
      </w:pPr>
      <w:rPr>
        <w:rFonts w:ascii="Symbol" w:hAnsi="Symbol"/>
      </w:rPr>
    </w:lvl>
    <w:lvl w:ilvl="7" w:tplc="4AF047A6">
      <w:start w:val="1"/>
      <w:numFmt w:val="bullet"/>
      <w:lvlText w:val=""/>
      <w:lvlJc w:val="left"/>
      <w:pPr>
        <w:ind w:left="1080" w:hanging="360"/>
      </w:pPr>
      <w:rPr>
        <w:rFonts w:ascii="Symbol" w:hAnsi="Symbol"/>
      </w:rPr>
    </w:lvl>
    <w:lvl w:ilvl="8" w:tplc="0A3A91F0">
      <w:start w:val="1"/>
      <w:numFmt w:val="bullet"/>
      <w:lvlText w:val=""/>
      <w:lvlJc w:val="left"/>
      <w:pPr>
        <w:ind w:left="1080" w:hanging="360"/>
      </w:pPr>
      <w:rPr>
        <w:rFonts w:ascii="Symbol" w:hAnsi="Symbol"/>
      </w:rPr>
    </w:lvl>
  </w:abstractNum>
  <w:abstractNum w:abstractNumId="35" w15:restartNumberingAfterBreak="0">
    <w:nsid w:val="6D9701B4"/>
    <w:multiLevelType w:val="hybridMultilevel"/>
    <w:tmpl w:val="FC502E8E"/>
    <w:lvl w:ilvl="0" w:tplc="7FCEA160">
      <w:start w:val="1"/>
      <w:numFmt w:val="bullet"/>
      <w:lvlText w:val=""/>
      <w:lvlJc w:val="left"/>
      <w:pPr>
        <w:ind w:left="720" w:hanging="360"/>
      </w:pPr>
      <w:rPr>
        <w:rFonts w:ascii="Symbol" w:hAnsi="Symbol"/>
      </w:rPr>
    </w:lvl>
    <w:lvl w:ilvl="1" w:tplc="6BCA82BA">
      <w:start w:val="1"/>
      <w:numFmt w:val="bullet"/>
      <w:lvlText w:val=""/>
      <w:lvlJc w:val="left"/>
      <w:pPr>
        <w:ind w:left="720" w:hanging="360"/>
      </w:pPr>
      <w:rPr>
        <w:rFonts w:ascii="Symbol" w:hAnsi="Symbol"/>
      </w:rPr>
    </w:lvl>
    <w:lvl w:ilvl="2" w:tplc="B9267DD0">
      <w:start w:val="1"/>
      <w:numFmt w:val="bullet"/>
      <w:lvlText w:val=""/>
      <w:lvlJc w:val="left"/>
      <w:pPr>
        <w:ind w:left="720" w:hanging="360"/>
      </w:pPr>
      <w:rPr>
        <w:rFonts w:ascii="Symbol" w:hAnsi="Symbol"/>
      </w:rPr>
    </w:lvl>
    <w:lvl w:ilvl="3" w:tplc="F28EF530">
      <w:start w:val="1"/>
      <w:numFmt w:val="bullet"/>
      <w:lvlText w:val=""/>
      <w:lvlJc w:val="left"/>
      <w:pPr>
        <w:ind w:left="720" w:hanging="360"/>
      </w:pPr>
      <w:rPr>
        <w:rFonts w:ascii="Symbol" w:hAnsi="Symbol"/>
      </w:rPr>
    </w:lvl>
    <w:lvl w:ilvl="4" w:tplc="B512E636">
      <w:start w:val="1"/>
      <w:numFmt w:val="bullet"/>
      <w:lvlText w:val=""/>
      <w:lvlJc w:val="left"/>
      <w:pPr>
        <w:ind w:left="720" w:hanging="360"/>
      </w:pPr>
      <w:rPr>
        <w:rFonts w:ascii="Symbol" w:hAnsi="Symbol"/>
      </w:rPr>
    </w:lvl>
    <w:lvl w:ilvl="5" w:tplc="472603CC">
      <w:start w:val="1"/>
      <w:numFmt w:val="bullet"/>
      <w:lvlText w:val=""/>
      <w:lvlJc w:val="left"/>
      <w:pPr>
        <w:ind w:left="720" w:hanging="360"/>
      </w:pPr>
      <w:rPr>
        <w:rFonts w:ascii="Symbol" w:hAnsi="Symbol"/>
      </w:rPr>
    </w:lvl>
    <w:lvl w:ilvl="6" w:tplc="194CC99C">
      <w:start w:val="1"/>
      <w:numFmt w:val="bullet"/>
      <w:lvlText w:val=""/>
      <w:lvlJc w:val="left"/>
      <w:pPr>
        <w:ind w:left="720" w:hanging="360"/>
      </w:pPr>
      <w:rPr>
        <w:rFonts w:ascii="Symbol" w:hAnsi="Symbol"/>
      </w:rPr>
    </w:lvl>
    <w:lvl w:ilvl="7" w:tplc="DD8E2FDC">
      <w:start w:val="1"/>
      <w:numFmt w:val="bullet"/>
      <w:lvlText w:val=""/>
      <w:lvlJc w:val="left"/>
      <w:pPr>
        <w:ind w:left="720" w:hanging="360"/>
      </w:pPr>
      <w:rPr>
        <w:rFonts w:ascii="Symbol" w:hAnsi="Symbol"/>
      </w:rPr>
    </w:lvl>
    <w:lvl w:ilvl="8" w:tplc="8E442ED0">
      <w:start w:val="1"/>
      <w:numFmt w:val="bullet"/>
      <w:lvlText w:val=""/>
      <w:lvlJc w:val="left"/>
      <w:pPr>
        <w:ind w:left="720" w:hanging="360"/>
      </w:pPr>
      <w:rPr>
        <w:rFonts w:ascii="Symbol" w:hAnsi="Symbol"/>
      </w:rPr>
    </w:lvl>
  </w:abstractNum>
  <w:abstractNum w:abstractNumId="36" w15:restartNumberingAfterBreak="0">
    <w:nsid w:val="6EE5159F"/>
    <w:multiLevelType w:val="hybridMultilevel"/>
    <w:tmpl w:val="7854B91A"/>
    <w:lvl w:ilvl="0" w:tplc="8AF682FA">
      <w:start w:val="1"/>
      <w:numFmt w:val="bullet"/>
      <w:lvlText w:val=""/>
      <w:lvlJc w:val="left"/>
      <w:pPr>
        <w:ind w:left="720" w:hanging="360"/>
      </w:pPr>
      <w:rPr>
        <w:rFonts w:ascii="Symbol" w:hAnsi="Symbol"/>
      </w:rPr>
    </w:lvl>
    <w:lvl w:ilvl="1" w:tplc="4EA80A0C">
      <w:start w:val="1"/>
      <w:numFmt w:val="bullet"/>
      <w:lvlText w:val=""/>
      <w:lvlJc w:val="left"/>
      <w:pPr>
        <w:ind w:left="720" w:hanging="360"/>
      </w:pPr>
      <w:rPr>
        <w:rFonts w:ascii="Symbol" w:hAnsi="Symbol"/>
      </w:rPr>
    </w:lvl>
    <w:lvl w:ilvl="2" w:tplc="CCDE18CE">
      <w:start w:val="1"/>
      <w:numFmt w:val="bullet"/>
      <w:lvlText w:val=""/>
      <w:lvlJc w:val="left"/>
      <w:pPr>
        <w:ind w:left="720" w:hanging="360"/>
      </w:pPr>
      <w:rPr>
        <w:rFonts w:ascii="Symbol" w:hAnsi="Symbol"/>
      </w:rPr>
    </w:lvl>
    <w:lvl w:ilvl="3" w:tplc="20829B44">
      <w:start w:val="1"/>
      <w:numFmt w:val="bullet"/>
      <w:lvlText w:val=""/>
      <w:lvlJc w:val="left"/>
      <w:pPr>
        <w:ind w:left="720" w:hanging="360"/>
      </w:pPr>
      <w:rPr>
        <w:rFonts w:ascii="Symbol" w:hAnsi="Symbol"/>
      </w:rPr>
    </w:lvl>
    <w:lvl w:ilvl="4" w:tplc="00CE4D04">
      <w:start w:val="1"/>
      <w:numFmt w:val="bullet"/>
      <w:lvlText w:val=""/>
      <w:lvlJc w:val="left"/>
      <w:pPr>
        <w:ind w:left="720" w:hanging="360"/>
      </w:pPr>
      <w:rPr>
        <w:rFonts w:ascii="Symbol" w:hAnsi="Symbol"/>
      </w:rPr>
    </w:lvl>
    <w:lvl w:ilvl="5" w:tplc="F274103C">
      <w:start w:val="1"/>
      <w:numFmt w:val="bullet"/>
      <w:lvlText w:val=""/>
      <w:lvlJc w:val="left"/>
      <w:pPr>
        <w:ind w:left="720" w:hanging="360"/>
      </w:pPr>
      <w:rPr>
        <w:rFonts w:ascii="Symbol" w:hAnsi="Symbol"/>
      </w:rPr>
    </w:lvl>
    <w:lvl w:ilvl="6" w:tplc="27568F3E">
      <w:start w:val="1"/>
      <w:numFmt w:val="bullet"/>
      <w:lvlText w:val=""/>
      <w:lvlJc w:val="left"/>
      <w:pPr>
        <w:ind w:left="720" w:hanging="360"/>
      </w:pPr>
      <w:rPr>
        <w:rFonts w:ascii="Symbol" w:hAnsi="Symbol"/>
      </w:rPr>
    </w:lvl>
    <w:lvl w:ilvl="7" w:tplc="B20263DC">
      <w:start w:val="1"/>
      <w:numFmt w:val="bullet"/>
      <w:lvlText w:val=""/>
      <w:lvlJc w:val="left"/>
      <w:pPr>
        <w:ind w:left="720" w:hanging="360"/>
      </w:pPr>
      <w:rPr>
        <w:rFonts w:ascii="Symbol" w:hAnsi="Symbol"/>
      </w:rPr>
    </w:lvl>
    <w:lvl w:ilvl="8" w:tplc="75BE90DC">
      <w:start w:val="1"/>
      <w:numFmt w:val="bullet"/>
      <w:lvlText w:val=""/>
      <w:lvlJc w:val="left"/>
      <w:pPr>
        <w:ind w:left="720" w:hanging="360"/>
      </w:pPr>
      <w:rPr>
        <w:rFonts w:ascii="Symbol" w:hAnsi="Symbol"/>
      </w:rPr>
    </w:lvl>
  </w:abstractNum>
  <w:abstractNum w:abstractNumId="37" w15:restartNumberingAfterBreak="0">
    <w:nsid w:val="6FCE7970"/>
    <w:multiLevelType w:val="hybridMultilevel"/>
    <w:tmpl w:val="2C8E8C4A"/>
    <w:lvl w:ilvl="0" w:tplc="91A84304">
      <w:start w:val="1"/>
      <w:numFmt w:val="decimal"/>
      <w:lvlText w:val="%1)"/>
      <w:lvlJc w:val="left"/>
      <w:pPr>
        <w:ind w:left="1080" w:hanging="360"/>
      </w:pPr>
    </w:lvl>
    <w:lvl w:ilvl="1" w:tplc="83387440">
      <w:start w:val="1"/>
      <w:numFmt w:val="decimal"/>
      <w:lvlText w:val="%2)"/>
      <w:lvlJc w:val="left"/>
      <w:pPr>
        <w:ind w:left="1080" w:hanging="360"/>
      </w:pPr>
    </w:lvl>
    <w:lvl w:ilvl="2" w:tplc="143A4570">
      <w:start w:val="1"/>
      <w:numFmt w:val="decimal"/>
      <w:lvlText w:val="%3)"/>
      <w:lvlJc w:val="left"/>
      <w:pPr>
        <w:ind w:left="1080" w:hanging="360"/>
      </w:pPr>
    </w:lvl>
    <w:lvl w:ilvl="3" w:tplc="271A7022">
      <w:start w:val="1"/>
      <w:numFmt w:val="decimal"/>
      <w:lvlText w:val="%4)"/>
      <w:lvlJc w:val="left"/>
      <w:pPr>
        <w:ind w:left="1080" w:hanging="360"/>
      </w:pPr>
    </w:lvl>
    <w:lvl w:ilvl="4" w:tplc="59269140">
      <w:start w:val="1"/>
      <w:numFmt w:val="decimal"/>
      <w:lvlText w:val="%5)"/>
      <w:lvlJc w:val="left"/>
      <w:pPr>
        <w:ind w:left="1080" w:hanging="360"/>
      </w:pPr>
    </w:lvl>
    <w:lvl w:ilvl="5" w:tplc="DB12DE8E">
      <w:start w:val="1"/>
      <w:numFmt w:val="decimal"/>
      <w:lvlText w:val="%6)"/>
      <w:lvlJc w:val="left"/>
      <w:pPr>
        <w:ind w:left="1080" w:hanging="360"/>
      </w:pPr>
    </w:lvl>
    <w:lvl w:ilvl="6" w:tplc="B1A81A3E">
      <w:start w:val="1"/>
      <w:numFmt w:val="decimal"/>
      <w:lvlText w:val="%7)"/>
      <w:lvlJc w:val="left"/>
      <w:pPr>
        <w:ind w:left="1080" w:hanging="360"/>
      </w:pPr>
    </w:lvl>
    <w:lvl w:ilvl="7" w:tplc="145207E4">
      <w:start w:val="1"/>
      <w:numFmt w:val="decimal"/>
      <w:lvlText w:val="%8)"/>
      <w:lvlJc w:val="left"/>
      <w:pPr>
        <w:ind w:left="1080" w:hanging="360"/>
      </w:pPr>
    </w:lvl>
    <w:lvl w:ilvl="8" w:tplc="37E6FC52">
      <w:start w:val="1"/>
      <w:numFmt w:val="decimal"/>
      <w:lvlText w:val="%9)"/>
      <w:lvlJc w:val="left"/>
      <w:pPr>
        <w:ind w:left="1080" w:hanging="360"/>
      </w:pPr>
    </w:lvl>
  </w:abstractNum>
  <w:abstractNum w:abstractNumId="38" w15:restartNumberingAfterBreak="0">
    <w:nsid w:val="770F4329"/>
    <w:multiLevelType w:val="multilevel"/>
    <w:tmpl w:val="744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354060">
    <w:abstractNumId w:val="31"/>
  </w:num>
  <w:num w:numId="2" w16cid:durableId="827215056">
    <w:abstractNumId w:val="12"/>
  </w:num>
  <w:num w:numId="3" w16cid:durableId="1133643094">
    <w:abstractNumId w:val="2"/>
  </w:num>
  <w:num w:numId="4" w16cid:durableId="1345857474">
    <w:abstractNumId w:val="1"/>
  </w:num>
  <w:num w:numId="5" w16cid:durableId="1157693725">
    <w:abstractNumId w:val="0"/>
  </w:num>
  <w:num w:numId="6" w16cid:durableId="1073088514">
    <w:abstractNumId w:val="5"/>
  </w:num>
  <w:num w:numId="7" w16cid:durableId="2013798573">
    <w:abstractNumId w:val="28"/>
  </w:num>
  <w:num w:numId="8" w16cid:durableId="906573622">
    <w:abstractNumId w:val="36"/>
  </w:num>
  <w:num w:numId="9" w16cid:durableId="1783721088">
    <w:abstractNumId w:val="29"/>
  </w:num>
  <w:num w:numId="10" w16cid:durableId="1846088086">
    <w:abstractNumId w:val="19"/>
  </w:num>
  <w:num w:numId="11" w16cid:durableId="1150293917">
    <w:abstractNumId w:val="23"/>
  </w:num>
  <w:num w:numId="12" w16cid:durableId="1705130128">
    <w:abstractNumId w:val="24"/>
  </w:num>
  <w:num w:numId="13" w16cid:durableId="955402614">
    <w:abstractNumId w:val="10"/>
  </w:num>
  <w:num w:numId="14" w16cid:durableId="1597862900">
    <w:abstractNumId w:val="15"/>
  </w:num>
  <w:num w:numId="15" w16cid:durableId="845094460">
    <w:abstractNumId w:val="27"/>
  </w:num>
  <w:num w:numId="16" w16cid:durableId="189681679">
    <w:abstractNumId w:val="22"/>
  </w:num>
  <w:num w:numId="17" w16cid:durableId="1969235633">
    <w:abstractNumId w:val="17"/>
  </w:num>
  <w:num w:numId="18" w16cid:durableId="506939678">
    <w:abstractNumId w:val="32"/>
  </w:num>
  <w:num w:numId="19" w16cid:durableId="1397120186">
    <w:abstractNumId w:val="34"/>
  </w:num>
  <w:num w:numId="20" w16cid:durableId="1278832415">
    <w:abstractNumId w:val="18"/>
  </w:num>
  <w:num w:numId="21" w16cid:durableId="120272055">
    <w:abstractNumId w:val="6"/>
  </w:num>
  <w:num w:numId="22" w16cid:durableId="265043675">
    <w:abstractNumId w:val="11"/>
  </w:num>
  <w:num w:numId="23" w16cid:durableId="1929582485">
    <w:abstractNumId w:val="33"/>
  </w:num>
  <w:num w:numId="24" w16cid:durableId="1382093956">
    <w:abstractNumId w:val="25"/>
  </w:num>
  <w:num w:numId="25" w16cid:durableId="1079139855">
    <w:abstractNumId w:val="16"/>
  </w:num>
  <w:num w:numId="26" w16cid:durableId="1961566569">
    <w:abstractNumId w:val="37"/>
  </w:num>
  <w:num w:numId="27" w16cid:durableId="2017461764">
    <w:abstractNumId w:val="7"/>
  </w:num>
  <w:num w:numId="28" w16cid:durableId="1622111285">
    <w:abstractNumId w:val="30"/>
  </w:num>
  <w:num w:numId="29" w16cid:durableId="63452545">
    <w:abstractNumId w:val="13"/>
  </w:num>
  <w:num w:numId="30" w16cid:durableId="1774008705">
    <w:abstractNumId w:val="3"/>
  </w:num>
  <w:num w:numId="31" w16cid:durableId="549540329">
    <w:abstractNumId w:val="14"/>
  </w:num>
  <w:num w:numId="32" w16cid:durableId="1138182399">
    <w:abstractNumId w:val="26"/>
  </w:num>
  <w:num w:numId="33" w16cid:durableId="14237945">
    <w:abstractNumId w:val="8"/>
  </w:num>
  <w:num w:numId="34" w16cid:durableId="686759779">
    <w:abstractNumId w:val="20"/>
  </w:num>
  <w:num w:numId="35" w16cid:durableId="199166741">
    <w:abstractNumId w:val="35"/>
  </w:num>
  <w:num w:numId="36" w16cid:durableId="235671361">
    <w:abstractNumId w:val="4"/>
  </w:num>
  <w:num w:numId="37" w16cid:durableId="2123065884">
    <w:abstractNumId w:val="9"/>
  </w:num>
  <w:num w:numId="38" w16cid:durableId="386733447">
    <w:abstractNumId w:val="21"/>
  </w:num>
  <w:num w:numId="39" w16cid:durableId="1401753943">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Eldridge">
    <w15:presenceInfo w15:providerId="AD" w15:userId="S::nme99@newcastle.ac.uk::f770dde6-2e9a-4be7-86ca-b869791f79c9"/>
  </w15:person>
  <w15:person w15:author="Rossella Falcone">
    <w15:presenceInfo w15:providerId="AD" w15:userId="S::rossella.falcone@einsteinmed.edu::02dd4923-bc26-4ba5-91d5-d648cbbd263f"/>
  </w15:person>
  <w15:person w15:author="Siyu Wang">
    <w15:presenceInfo w15:providerId="Windows Live" w15:userId="3f00a5b4dc936d2d"/>
  </w15:person>
  <w15:person w15:author="Siyu Wang [2]">
    <w15:presenceInfo w15:providerId="None" w15:userId="Siyu Wang"/>
  </w15:person>
  <w15:person w15:author="Rossella Falcone [2]">
    <w15:presenceInfo w15:providerId="None" w15:userId="Rossella Falco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B4"/>
    <w:rsid w:val="00001073"/>
    <w:rsid w:val="00001205"/>
    <w:rsid w:val="0000150A"/>
    <w:rsid w:val="0000239F"/>
    <w:rsid w:val="0000289D"/>
    <w:rsid w:val="00004A48"/>
    <w:rsid w:val="0000545B"/>
    <w:rsid w:val="00005771"/>
    <w:rsid w:val="000058AF"/>
    <w:rsid w:val="000059D6"/>
    <w:rsid w:val="00005E13"/>
    <w:rsid w:val="00005F8C"/>
    <w:rsid w:val="000062BB"/>
    <w:rsid w:val="00006528"/>
    <w:rsid w:val="00006693"/>
    <w:rsid w:val="0000697A"/>
    <w:rsid w:val="00007543"/>
    <w:rsid w:val="0000778A"/>
    <w:rsid w:val="000104AD"/>
    <w:rsid w:val="00010C8C"/>
    <w:rsid w:val="0001115B"/>
    <w:rsid w:val="000118CF"/>
    <w:rsid w:val="00011A8A"/>
    <w:rsid w:val="00011C42"/>
    <w:rsid w:val="0001228B"/>
    <w:rsid w:val="000122A8"/>
    <w:rsid w:val="00012C2D"/>
    <w:rsid w:val="00013620"/>
    <w:rsid w:val="00013D57"/>
    <w:rsid w:val="00013E9C"/>
    <w:rsid w:val="0001475F"/>
    <w:rsid w:val="00014F5D"/>
    <w:rsid w:val="0001589E"/>
    <w:rsid w:val="00015A8D"/>
    <w:rsid w:val="00015BA1"/>
    <w:rsid w:val="000165FD"/>
    <w:rsid w:val="000166B1"/>
    <w:rsid w:val="000207E1"/>
    <w:rsid w:val="00020F82"/>
    <w:rsid w:val="00021086"/>
    <w:rsid w:val="00021BD6"/>
    <w:rsid w:val="00021BFE"/>
    <w:rsid w:val="00021F90"/>
    <w:rsid w:val="00023CF4"/>
    <w:rsid w:val="000258C2"/>
    <w:rsid w:val="00025C34"/>
    <w:rsid w:val="00026850"/>
    <w:rsid w:val="0002699A"/>
    <w:rsid w:val="00026A44"/>
    <w:rsid w:val="00026C06"/>
    <w:rsid w:val="0002794A"/>
    <w:rsid w:val="000301D1"/>
    <w:rsid w:val="00030DFA"/>
    <w:rsid w:val="00032187"/>
    <w:rsid w:val="0003353D"/>
    <w:rsid w:val="00033571"/>
    <w:rsid w:val="0003552E"/>
    <w:rsid w:val="00035D20"/>
    <w:rsid w:val="00035F69"/>
    <w:rsid w:val="00036CCF"/>
    <w:rsid w:val="0003799A"/>
    <w:rsid w:val="00037E65"/>
    <w:rsid w:val="00040255"/>
    <w:rsid w:val="00040685"/>
    <w:rsid w:val="000406E5"/>
    <w:rsid w:val="000422AE"/>
    <w:rsid w:val="000431C2"/>
    <w:rsid w:val="000432B4"/>
    <w:rsid w:val="0004358C"/>
    <w:rsid w:val="000435A4"/>
    <w:rsid w:val="000439A0"/>
    <w:rsid w:val="0004483F"/>
    <w:rsid w:val="00046067"/>
    <w:rsid w:val="000461E8"/>
    <w:rsid w:val="00046BC3"/>
    <w:rsid w:val="00046C3A"/>
    <w:rsid w:val="00047385"/>
    <w:rsid w:val="00047896"/>
    <w:rsid w:val="000501F7"/>
    <w:rsid w:val="000501FB"/>
    <w:rsid w:val="000504AF"/>
    <w:rsid w:val="000514DF"/>
    <w:rsid w:val="000517AE"/>
    <w:rsid w:val="00051805"/>
    <w:rsid w:val="00052B92"/>
    <w:rsid w:val="000530E0"/>
    <w:rsid w:val="000534D0"/>
    <w:rsid w:val="00054C9D"/>
    <w:rsid w:val="00054E9E"/>
    <w:rsid w:val="00055452"/>
    <w:rsid w:val="00056304"/>
    <w:rsid w:val="000573DA"/>
    <w:rsid w:val="0005763C"/>
    <w:rsid w:val="00057759"/>
    <w:rsid w:val="00060F43"/>
    <w:rsid w:val="000614B5"/>
    <w:rsid w:val="00061988"/>
    <w:rsid w:val="00061AAB"/>
    <w:rsid w:val="00061DAD"/>
    <w:rsid w:val="00062092"/>
    <w:rsid w:val="00062BE9"/>
    <w:rsid w:val="00063925"/>
    <w:rsid w:val="00063940"/>
    <w:rsid w:val="00063F6C"/>
    <w:rsid w:val="000641DF"/>
    <w:rsid w:val="000642DE"/>
    <w:rsid w:val="0006458E"/>
    <w:rsid w:val="00064F0B"/>
    <w:rsid w:val="00066387"/>
    <w:rsid w:val="00066889"/>
    <w:rsid w:val="00066B0E"/>
    <w:rsid w:val="00067417"/>
    <w:rsid w:val="000700B3"/>
    <w:rsid w:val="00070405"/>
    <w:rsid w:val="00071667"/>
    <w:rsid w:val="0007200B"/>
    <w:rsid w:val="000726E8"/>
    <w:rsid w:val="00072C48"/>
    <w:rsid w:val="00072F8F"/>
    <w:rsid w:val="000733E4"/>
    <w:rsid w:val="000736DF"/>
    <w:rsid w:val="00074436"/>
    <w:rsid w:val="0007448C"/>
    <w:rsid w:val="000753A6"/>
    <w:rsid w:val="00075F80"/>
    <w:rsid w:val="0007601F"/>
    <w:rsid w:val="00076239"/>
    <w:rsid w:val="00080F15"/>
    <w:rsid w:val="00081175"/>
    <w:rsid w:val="000816C0"/>
    <w:rsid w:val="00081A6A"/>
    <w:rsid w:val="0008238A"/>
    <w:rsid w:val="000823B6"/>
    <w:rsid w:val="00082AE1"/>
    <w:rsid w:val="0008391F"/>
    <w:rsid w:val="00083D7A"/>
    <w:rsid w:val="00084026"/>
    <w:rsid w:val="0008495F"/>
    <w:rsid w:val="000861BF"/>
    <w:rsid w:val="00086231"/>
    <w:rsid w:val="000872AA"/>
    <w:rsid w:val="0009022C"/>
    <w:rsid w:val="000916E2"/>
    <w:rsid w:val="00091A7B"/>
    <w:rsid w:val="0009280A"/>
    <w:rsid w:val="00093290"/>
    <w:rsid w:val="00093295"/>
    <w:rsid w:val="00093684"/>
    <w:rsid w:val="000944C0"/>
    <w:rsid w:val="0009468C"/>
    <w:rsid w:val="00094E17"/>
    <w:rsid w:val="00094F22"/>
    <w:rsid w:val="0009517D"/>
    <w:rsid w:val="00095288"/>
    <w:rsid w:val="0009619D"/>
    <w:rsid w:val="000961B1"/>
    <w:rsid w:val="00096C1D"/>
    <w:rsid w:val="00097505"/>
    <w:rsid w:val="000A075A"/>
    <w:rsid w:val="000A1127"/>
    <w:rsid w:val="000A180A"/>
    <w:rsid w:val="000A25DB"/>
    <w:rsid w:val="000A2AAB"/>
    <w:rsid w:val="000A2B4A"/>
    <w:rsid w:val="000A3181"/>
    <w:rsid w:val="000A3314"/>
    <w:rsid w:val="000A3830"/>
    <w:rsid w:val="000A40D0"/>
    <w:rsid w:val="000A57AD"/>
    <w:rsid w:val="000A5A5C"/>
    <w:rsid w:val="000A68CB"/>
    <w:rsid w:val="000A6BEB"/>
    <w:rsid w:val="000A70C2"/>
    <w:rsid w:val="000A7847"/>
    <w:rsid w:val="000B04DE"/>
    <w:rsid w:val="000B0B85"/>
    <w:rsid w:val="000B104B"/>
    <w:rsid w:val="000B16AE"/>
    <w:rsid w:val="000B1F82"/>
    <w:rsid w:val="000B2A7F"/>
    <w:rsid w:val="000B2AE6"/>
    <w:rsid w:val="000B2CA9"/>
    <w:rsid w:val="000B2D62"/>
    <w:rsid w:val="000B2F58"/>
    <w:rsid w:val="000B30FB"/>
    <w:rsid w:val="000B3663"/>
    <w:rsid w:val="000B3CB4"/>
    <w:rsid w:val="000B3CD3"/>
    <w:rsid w:val="000B49B6"/>
    <w:rsid w:val="000B4A70"/>
    <w:rsid w:val="000B4ED3"/>
    <w:rsid w:val="000B4EEB"/>
    <w:rsid w:val="000B5662"/>
    <w:rsid w:val="000B5EE6"/>
    <w:rsid w:val="000B600B"/>
    <w:rsid w:val="000B62E4"/>
    <w:rsid w:val="000B65E4"/>
    <w:rsid w:val="000C11A5"/>
    <w:rsid w:val="000C176A"/>
    <w:rsid w:val="000C17A2"/>
    <w:rsid w:val="000C1C29"/>
    <w:rsid w:val="000C1E32"/>
    <w:rsid w:val="000C212C"/>
    <w:rsid w:val="000C3334"/>
    <w:rsid w:val="000C3D79"/>
    <w:rsid w:val="000C48D8"/>
    <w:rsid w:val="000C5A70"/>
    <w:rsid w:val="000C7205"/>
    <w:rsid w:val="000C7B5C"/>
    <w:rsid w:val="000D08ED"/>
    <w:rsid w:val="000D0C40"/>
    <w:rsid w:val="000D20B8"/>
    <w:rsid w:val="000D2B8D"/>
    <w:rsid w:val="000D3FEA"/>
    <w:rsid w:val="000D424E"/>
    <w:rsid w:val="000D438B"/>
    <w:rsid w:val="000D478D"/>
    <w:rsid w:val="000D550A"/>
    <w:rsid w:val="000D5AFC"/>
    <w:rsid w:val="000D61F1"/>
    <w:rsid w:val="000D6826"/>
    <w:rsid w:val="000D6934"/>
    <w:rsid w:val="000D7001"/>
    <w:rsid w:val="000E0949"/>
    <w:rsid w:val="000E0A42"/>
    <w:rsid w:val="000E12FE"/>
    <w:rsid w:val="000E287D"/>
    <w:rsid w:val="000E3288"/>
    <w:rsid w:val="000E3475"/>
    <w:rsid w:val="000E3970"/>
    <w:rsid w:val="000E3D8B"/>
    <w:rsid w:val="000E4112"/>
    <w:rsid w:val="000E4350"/>
    <w:rsid w:val="000E44BD"/>
    <w:rsid w:val="000E5B4C"/>
    <w:rsid w:val="000E6E50"/>
    <w:rsid w:val="000E765B"/>
    <w:rsid w:val="000E7A0F"/>
    <w:rsid w:val="000E7D5A"/>
    <w:rsid w:val="000E7D91"/>
    <w:rsid w:val="000F105A"/>
    <w:rsid w:val="000F1CA8"/>
    <w:rsid w:val="000F1D94"/>
    <w:rsid w:val="000F3008"/>
    <w:rsid w:val="000F45F4"/>
    <w:rsid w:val="000F4F3A"/>
    <w:rsid w:val="000F569E"/>
    <w:rsid w:val="000F5B4D"/>
    <w:rsid w:val="000F6264"/>
    <w:rsid w:val="000F69AA"/>
    <w:rsid w:val="000F7B9B"/>
    <w:rsid w:val="000F7DDD"/>
    <w:rsid w:val="001002DF"/>
    <w:rsid w:val="0010110E"/>
    <w:rsid w:val="00101447"/>
    <w:rsid w:val="00101460"/>
    <w:rsid w:val="00101F04"/>
    <w:rsid w:val="00102E13"/>
    <w:rsid w:val="001035D2"/>
    <w:rsid w:val="001037E0"/>
    <w:rsid w:val="00103A65"/>
    <w:rsid w:val="00104413"/>
    <w:rsid w:val="00104667"/>
    <w:rsid w:val="00104B57"/>
    <w:rsid w:val="00105266"/>
    <w:rsid w:val="001054A3"/>
    <w:rsid w:val="00105B25"/>
    <w:rsid w:val="00105F9E"/>
    <w:rsid w:val="00106332"/>
    <w:rsid w:val="00106A26"/>
    <w:rsid w:val="00107499"/>
    <w:rsid w:val="00107B61"/>
    <w:rsid w:val="001110A8"/>
    <w:rsid w:val="00111297"/>
    <w:rsid w:val="0011148F"/>
    <w:rsid w:val="001117D1"/>
    <w:rsid w:val="00111C3D"/>
    <w:rsid w:val="001130FE"/>
    <w:rsid w:val="001136F4"/>
    <w:rsid w:val="001141C6"/>
    <w:rsid w:val="001150A3"/>
    <w:rsid w:val="0011541F"/>
    <w:rsid w:val="00115E0A"/>
    <w:rsid w:val="00115FD7"/>
    <w:rsid w:val="0011631F"/>
    <w:rsid w:val="00116338"/>
    <w:rsid w:val="00116526"/>
    <w:rsid w:val="001170D4"/>
    <w:rsid w:val="00117209"/>
    <w:rsid w:val="001172EE"/>
    <w:rsid w:val="00117504"/>
    <w:rsid w:val="00117634"/>
    <w:rsid w:val="001178D4"/>
    <w:rsid w:val="001179C1"/>
    <w:rsid w:val="00117D19"/>
    <w:rsid w:val="00120519"/>
    <w:rsid w:val="00120E2B"/>
    <w:rsid w:val="00121033"/>
    <w:rsid w:val="00121DF2"/>
    <w:rsid w:val="00123059"/>
    <w:rsid w:val="001239E5"/>
    <w:rsid w:val="0012416B"/>
    <w:rsid w:val="0012453A"/>
    <w:rsid w:val="00124B65"/>
    <w:rsid w:val="001253D7"/>
    <w:rsid w:val="001257C4"/>
    <w:rsid w:val="001261A7"/>
    <w:rsid w:val="0012695E"/>
    <w:rsid w:val="00126BBA"/>
    <w:rsid w:val="00126F59"/>
    <w:rsid w:val="00130BBA"/>
    <w:rsid w:val="00132772"/>
    <w:rsid w:val="00132A68"/>
    <w:rsid w:val="00132FE2"/>
    <w:rsid w:val="001339FD"/>
    <w:rsid w:val="00133F8B"/>
    <w:rsid w:val="001345D9"/>
    <w:rsid w:val="001346F4"/>
    <w:rsid w:val="00134821"/>
    <w:rsid w:val="00134CF8"/>
    <w:rsid w:val="00134D7D"/>
    <w:rsid w:val="00135513"/>
    <w:rsid w:val="0013564C"/>
    <w:rsid w:val="00135EAE"/>
    <w:rsid w:val="0013657C"/>
    <w:rsid w:val="00136E3F"/>
    <w:rsid w:val="00136F55"/>
    <w:rsid w:val="0013718E"/>
    <w:rsid w:val="00137475"/>
    <w:rsid w:val="001375EF"/>
    <w:rsid w:val="00137857"/>
    <w:rsid w:val="00137A20"/>
    <w:rsid w:val="00137B79"/>
    <w:rsid w:val="001427A8"/>
    <w:rsid w:val="00142AE5"/>
    <w:rsid w:val="001436BB"/>
    <w:rsid w:val="00143B9D"/>
    <w:rsid w:val="001448FB"/>
    <w:rsid w:val="00144D42"/>
    <w:rsid w:val="00144F15"/>
    <w:rsid w:val="001454FD"/>
    <w:rsid w:val="001458B6"/>
    <w:rsid w:val="00145BAE"/>
    <w:rsid w:val="00145D37"/>
    <w:rsid w:val="00145F2E"/>
    <w:rsid w:val="0014612B"/>
    <w:rsid w:val="00146473"/>
    <w:rsid w:val="00146584"/>
    <w:rsid w:val="00147AA0"/>
    <w:rsid w:val="00147E97"/>
    <w:rsid w:val="00147F81"/>
    <w:rsid w:val="001506FF"/>
    <w:rsid w:val="00151ACE"/>
    <w:rsid w:val="00151BC2"/>
    <w:rsid w:val="001525A0"/>
    <w:rsid w:val="001528D5"/>
    <w:rsid w:val="00152924"/>
    <w:rsid w:val="0015441C"/>
    <w:rsid w:val="001547AA"/>
    <w:rsid w:val="00155A59"/>
    <w:rsid w:val="00156EFB"/>
    <w:rsid w:val="001578DC"/>
    <w:rsid w:val="00157E50"/>
    <w:rsid w:val="00160E88"/>
    <w:rsid w:val="00163DE5"/>
    <w:rsid w:val="00163E18"/>
    <w:rsid w:val="00163FB4"/>
    <w:rsid w:val="00164621"/>
    <w:rsid w:val="00164835"/>
    <w:rsid w:val="00165088"/>
    <w:rsid w:val="001652D4"/>
    <w:rsid w:val="00165DDA"/>
    <w:rsid w:val="00166726"/>
    <w:rsid w:val="00166DB3"/>
    <w:rsid w:val="00166EF8"/>
    <w:rsid w:val="00167529"/>
    <w:rsid w:val="00167B98"/>
    <w:rsid w:val="001714D8"/>
    <w:rsid w:val="0017204D"/>
    <w:rsid w:val="00172171"/>
    <w:rsid w:val="001725B9"/>
    <w:rsid w:val="00172973"/>
    <w:rsid w:val="00172D2A"/>
    <w:rsid w:val="00173386"/>
    <w:rsid w:val="001751D5"/>
    <w:rsid w:val="0017594E"/>
    <w:rsid w:val="00176F31"/>
    <w:rsid w:val="001775D1"/>
    <w:rsid w:val="00177D6E"/>
    <w:rsid w:val="0018018B"/>
    <w:rsid w:val="00181279"/>
    <w:rsid w:val="00181F7C"/>
    <w:rsid w:val="00183195"/>
    <w:rsid w:val="00183A6B"/>
    <w:rsid w:val="00183AA2"/>
    <w:rsid w:val="0018420C"/>
    <w:rsid w:val="00184234"/>
    <w:rsid w:val="00184287"/>
    <w:rsid w:val="0018466A"/>
    <w:rsid w:val="0018477F"/>
    <w:rsid w:val="00184E5C"/>
    <w:rsid w:val="0018500F"/>
    <w:rsid w:val="00185548"/>
    <w:rsid w:val="00185691"/>
    <w:rsid w:val="001856D9"/>
    <w:rsid w:val="0018587B"/>
    <w:rsid w:val="0018599D"/>
    <w:rsid w:val="001873BB"/>
    <w:rsid w:val="0018764A"/>
    <w:rsid w:val="00187E11"/>
    <w:rsid w:val="001902F1"/>
    <w:rsid w:val="00191A41"/>
    <w:rsid w:val="00191F44"/>
    <w:rsid w:val="00192D39"/>
    <w:rsid w:val="001935E2"/>
    <w:rsid w:val="00193A00"/>
    <w:rsid w:val="00193BE3"/>
    <w:rsid w:val="00193CA0"/>
    <w:rsid w:val="00193FFE"/>
    <w:rsid w:val="00194553"/>
    <w:rsid w:val="00196BCD"/>
    <w:rsid w:val="00196D47"/>
    <w:rsid w:val="001977AB"/>
    <w:rsid w:val="00197A7D"/>
    <w:rsid w:val="00197BEF"/>
    <w:rsid w:val="001A0176"/>
    <w:rsid w:val="001A05A6"/>
    <w:rsid w:val="001A0966"/>
    <w:rsid w:val="001A09A5"/>
    <w:rsid w:val="001A2088"/>
    <w:rsid w:val="001A2892"/>
    <w:rsid w:val="001A2B81"/>
    <w:rsid w:val="001A42CA"/>
    <w:rsid w:val="001A5565"/>
    <w:rsid w:val="001A5722"/>
    <w:rsid w:val="001A57E7"/>
    <w:rsid w:val="001A5ED4"/>
    <w:rsid w:val="001A60BF"/>
    <w:rsid w:val="001A6322"/>
    <w:rsid w:val="001A67DE"/>
    <w:rsid w:val="001A7E6E"/>
    <w:rsid w:val="001B18C3"/>
    <w:rsid w:val="001B2820"/>
    <w:rsid w:val="001B32BF"/>
    <w:rsid w:val="001B3CFD"/>
    <w:rsid w:val="001B3E1A"/>
    <w:rsid w:val="001B4E25"/>
    <w:rsid w:val="001B63FB"/>
    <w:rsid w:val="001B6420"/>
    <w:rsid w:val="001B6718"/>
    <w:rsid w:val="001B7DC9"/>
    <w:rsid w:val="001C0135"/>
    <w:rsid w:val="001C0314"/>
    <w:rsid w:val="001C059D"/>
    <w:rsid w:val="001C06EC"/>
    <w:rsid w:val="001C07C5"/>
    <w:rsid w:val="001C15A1"/>
    <w:rsid w:val="001C18C7"/>
    <w:rsid w:val="001C2162"/>
    <w:rsid w:val="001C23F6"/>
    <w:rsid w:val="001C267E"/>
    <w:rsid w:val="001C2D0C"/>
    <w:rsid w:val="001C3096"/>
    <w:rsid w:val="001C309D"/>
    <w:rsid w:val="001C328A"/>
    <w:rsid w:val="001C32FC"/>
    <w:rsid w:val="001C3778"/>
    <w:rsid w:val="001C3FB8"/>
    <w:rsid w:val="001C48BE"/>
    <w:rsid w:val="001C4C14"/>
    <w:rsid w:val="001C508D"/>
    <w:rsid w:val="001C51A7"/>
    <w:rsid w:val="001C6728"/>
    <w:rsid w:val="001C6F20"/>
    <w:rsid w:val="001C7CC5"/>
    <w:rsid w:val="001D046D"/>
    <w:rsid w:val="001D103A"/>
    <w:rsid w:val="001D12C8"/>
    <w:rsid w:val="001D1D8A"/>
    <w:rsid w:val="001D20DB"/>
    <w:rsid w:val="001D294E"/>
    <w:rsid w:val="001D2A02"/>
    <w:rsid w:val="001D420D"/>
    <w:rsid w:val="001D64DE"/>
    <w:rsid w:val="001D6574"/>
    <w:rsid w:val="001D7834"/>
    <w:rsid w:val="001D7C37"/>
    <w:rsid w:val="001D7F22"/>
    <w:rsid w:val="001E00A0"/>
    <w:rsid w:val="001E043C"/>
    <w:rsid w:val="001E09D8"/>
    <w:rsid w:val="001E158C"/>
    <w:rsid w:val="001E1A1A"/>
    <w:rsid w:val="001E1C25"/>
    <w:rsid w:val="001E1E76"/>
    <w:rsid w:val="001E213E"/>
    <w:rsid w:val="001E2738"/>
    <w:rsid w:val="001E27F5"/>
    <w:rsid w:val="001E2A6F"/>
    <w:rsid w:val="001E3A1D"/>
    <w:rsid w:val="001E4457"/>
    <w:rsid w:val="001E4687"/>
    <w:rsid w:val="001E4C14"/>
    <w:rsid w:val="001E5B1A"/>
    <w:rsid w:val="001E5D5D"/>
    <w:rsid w:val="001E5DCF"/>
    <w:rsid w:val="001E6098"/>
    <w:rsid w:val="001E7705"/>
    <w:rsid w:val="001E7BD5"/>
    <w:rsid w:val="001F0AC5"/>
    <w:rsid w:val="001F0BCF"/>
    <w:rsid w:val="001F0DC0"/>
    <w:rsid w:val="001F0DF1"/>
    <w:rsid w:val="001F161B"/>
    <w:rsid w:val="001F1EB4"/>
    <w:rsid w:val="001F305C"/>
    <w:rsid w:val="001F3078"/>
    <w:rsid w:val="001F3B5E"/>
    <w:rsid w:val="001F3B9B"/>
    <w:rsid w:val="001F3F91"/>
    <w:rsid w:val="001F41BF"/>
    <w:rsid w:val="001F4369"/>
    <w:rsid w:val="001F4D62"/>
    <w:rsid w:val="001F5170"/>
    <w:rsid w:val="001F5343"/>
    <w:rsid w:val="001F55A1"/>
    <w:rsid w:val="001F592B"/>
    <w:rsid w:val="001F5A45"/>
    <w:rsid w:val="001F5C64"/>
    <w:rsid w:val="001F68CF"/>
    <w:rsid w:val="001F7D8C"/>
    <w:rsid w:val="00201575"/>
    <w:rsid w:val="00201FCB"/>
    <w:rsid w:val="00202070"/>
    <w:rsid w:val="002025E2"/>
    <w:rsid w:val="0020342A"/>
    <w:rsid w:val="0020383E"/>
    <w:rsid w:val="00203862"/>
    <w:rsid w:val="00203C03"/>
    <w:rsid w:val="00203C19"/>
    <w:rsid w:val="00204442"/>
    <w:rsid w:val="002045DB"/>
    <w:rsid w:val="00204F72"/>
    <w:rsid w:val="002051C2"/>
    <w:rsid w:val="0020585D"/>
    <w:rsid w:val="00205B9A"/>
    <w:rsid w:val="00205F11"/>
    <w:rsid w:val="0020645F"/>
    <w:rsid w:val="002065DF"/>
    <w:rsid w:val="002070B6"/>
    <w:rsid w:val="00207727"/>
    <w:rsid w:val="00207E8F"/>
    <w:rsid w:val="00210522"/>
    <w:rsid w:val="00210B17"/>
    <w:rsid w:val="00210E46"/>
    <w:rsid w:val="00211070"/>
    <w:rsid w:val="00211868"/>
    <w:rsid w:val="00211F12"/>
    <w:rsid w:val="00211FCD"/>
    <w:rsid w:val="002125F5"/>
    <w:rsid w:val="00214C1B"/>
    <w:rsid w:val="0021502D"/>
    <w:rsid w:val="00215282"/>
    <w:rsid w:val="00216788"/>
    <w:rsid w:val="0021687E"/>
    <w:rsid w:val="00216909"/>
    <w:rsid w:val="00216EF8"/>
    <w:rsid w:val="00217B80"/>
    <w:rsid w:val="00217DA4"/>
    <w:rsid w:val="002205AB"/>
    <w:rsid w:val="00220B26"/>
    <w:rsid w:val="00220BA0"/>
    <w:rsid w:val="002238F2"/>
    <w:rsid w:val="00223C04"/>
    <w:rsid w:val="0022441D"/>
    <w:rsid w:val="0022517F"/>
    <w:rsid w:val="00225FE1"/>
    <w:rsid w:val="0022668B"/>
    <w:rsid w:val="0022689B"/>
    <w:rsid w:val="00226B00"/>
    <w:rsid w:val="00227B27"/>
    <w:rsid w:val="00227DA4"/>
    <w:rsid w:val="002307F2"/>
    <w:rsid w:val="002319C6"/>
    <w:rsid w:val="00231C8B"/>
    <w:rsid w:val="002323B2"/>
    <w:rsid w:val="00232B31"/>
    <w:rsid w:val="00232B57"/>
    <w:rsid w:val="00233347"/>
    <w:rsid w:val="002339D0"/>
    <w:rsid w:val="00234C26"/>
    <w:rsid w:val="0023563B"/>
    <w:rsid w:val="002362C6"/>
    <w:rsid w:val="00236314"/>
    <w:rsid w:val="002371A0"/>
    <w:rsid w:val="00240715"/>
    <w:rsid w:val="00240CE9"/>
    <w:rsid w:val="002432DC"/>
    <w:rsid w:val="00243F68"/>
    <w:rsid w:val="00245A19"/>
    <w:rsid w:val="002464B0"/>
    <w:rsid w:val="00246500"/>
    <w:rsid w:val="00246C1D"/>
    <w:rsid w:val="00246DDC"/>
    <w:rsid w:val="00247203"/>
    <w:rsid w:val="00247637"/>
    <w:rsid w:val="00247B6B"/>
    <w:rsid w:val="00251C15"/>
    <w:rsid w:val="00251EAC"/>
    <w:rsid w:val="0025227D"/>
    <w:rsid w:val="002532AD"/>
    <w:rsid w:val="002542D5"/>
    <w:rsid w:val="00254896"/>
    <w:rsid w:val="00254CC4"/>
    <w:rsid w:val="0025518E"/>
    <w:rsid w:val="0025543B"/>
    <w:rsid w:val="002567CE"/>
    <w:rsid w:val="00257555"/>
    <w:rsid w:val="002578AE"/>
    <w:rsid w:val="00257BB4"/>
    <w:rsid w:val="00260C2C"/>
    <w:rsid w:val="00261326"/>
    <w:rsid w:val="002624DD"/>
    <w:rsid w:val="002636F0"/>
    <w:rsid w:val="00263BC2"/>
    <w:rsid w:val="002643A9"/>
    <w:rsid w:val="00264C6A"/>
    <w:rsid w:val="0026557E"/>
    <w:rsid w:val="0026664A"/>
    <w:rsid w:val="00266AE3"/>
    <w:rsid w:val="00270387"/>
    <w:rsid w:val="00270949"/>
    <w:rsid w:val="002709EF"/>
    <w:rsid w:val="002716DF"/>
    <w:rsid w:val="00272812"/>
    <w:rsid w:val="00273819"/>
    <w:rsid w:val="00274570"/>
    <w:rsid w:val="002746EA"/>
    <w:rsid w:val="00274C72"/>
    <w:rsid w:val="00276A02"/>
    <w:rsid w:val="00276C8A"/>
    <w:rsid w:val="00277A92"/>
    <w:rsid w:val="00277B93"/>
    <w:rsid w:val="00280C77"/>
    <w:rsid w:val="0028112B"/>
    <w:rsid w:val="002813A1"/>
    <w:rsid w:val="0028169C"/>
    <w:rsid w:val="00282123"/>
    <w:rsid w:val="00282695"/>
    <w:rsid w:val="0028293A"/>
    <w:rsid w:val="00282C57"/>
    <w:rsid w:val="00282EA4"/>
    <w:rsid w:val="00282EA8"/>
    <w:rsid w:val="00283233"/>
    <w:rsid w:val="00283544"/>
    <w:rsid w:val="0028361D"/>
    <w:rsid w:val="00283859"/>
    <w:rsid w:val="00284241"/>
    <w:rsid w:val="0028430E"/>
    <w:rsid w:val="00285CF8"/>
    <w:rsid w:val="0028629F"/>
    <w:rsid w:val="0028691B"/>
    <w:rsid w:val="00287405"/>
    <w:rsid w:val="00287454"/>
    <w:rsid w:val="00290FFF"/>
    <w:rsid w:val="00291FAE"/>
    <w:rsid w:val="00293B5F"/>
    <w:rsid w:val="00294653"/>
    <w:rsid w:val="00294795"/>
    <w:rsid w:val="00294D95"/>
    <w:rsid w:val="00296696"/>
    <w:rsid w:val="00297607"/>
    <w:rsid w:val="002A0404"/>
    <w:rsid w:val="002A08D1"/>
    <w:rsid w:val="002A0C6C"/>
    <w:rsid w:val="002A2085"/>
    <w:rsid w:val="002A2804"/>
    <w:rsid w:val="002A28E3"/>
    <w:rsid w:val="002A2AFF"/>
    <w:rsid w:val="002A36A0"/>
    <w:rsid w:val="002A3E36"/>
    <w:rsid w:val="002A439D"/>
    <w:rsid w:val="002A4834"/>
    <w:rsid w:val="002A5980"/>
    <w:rsid w:val="002A71ED"/>
    <w:rsid w:val="002A758E"/>
    <w:rsid w:val="002A797D"/>
    <w:rsid w:val="002B1DA6"/>
    <w:rsid w:val="002B2478"/>
    <w:rsid w:val="002B3600"/>
    <w:rsid w:val="002B3873"/>
    <w:rsid w:val="002B4498"/>
    <w:rsid w:val="002B4EC8"/>
    <w:rsid w:val="002B5069"/>
    <w:rsid w:val="002B5A67"/>
    <w:rsid w:val="002B663B"/>
    <w:rsid w:val="002B7AC2"/>
    <w:rsid w:val="002B7E8B"/>
    <w:rsid w:val="002C04FE"/>
    <w:rsid w:val="002C066C"/>
    <w:rsid w:val="002C14D8"/>
    <w:rsid w:val="002C1974"/>
    <w:rsid w:val="002C2A07"/>
    <w:rsid w:val="002C3519"/>
    <w:rsid w:val="002C37BF"/>
    <w:rsid w:val="002C4036"/>
    <w:rsid w:val="002C57D8"/>
    <w:rsid w:val="002C583E"/>
    <w:rsid w:val="002C69CE"/>
    <w:rsid w:val="002C6CB4"/>
    <w:rsid w:val="002C7549"/>
    <w:rsid w:val="002C7A42"/>
    <w:rsid w:val="002C7AA1"/>
    <w:rsid w:val="002D086C"/>
    <w:rsid w:val="002D0904"/>
    <w:rsid w:val="002D1CC5"/>
    <w:rsid w:val="002D202F"/>
    <w:rsid w:val="002D2650"/>
    <w:rsid w:val="002D2721"/>
    <w:rsid w:val="002D27FF"/>
    <w:rsid w:val="002D28F2"/>
    <w:rsid w:val="002D2D0A"/>
    <w:rsid w:val="002D2ED3"/>
    <w:rsid w:val="002D3A22"/>
    <w:rsid w:val="002D3AEF"/>
    <w:rsid w:val="002D3B19"/>
    <w:rsid w:val="002D3DD3"/>
    <w:rsid w:val="002D4800"/>
    <w:rsid w:val="002D5994"/>
    <w:rsid w:val="002D60FF"/>
    <w:rsid w:val="002D6299"/>
    <w:rsid w:val="002D6554"/>
    <w:rsid w:val="002D711D"/>
    <w:rsid w:val="002D7583"/>
    <w:rsid w:val="002D7B49"/>
    <w:rsid w:val="002D7D36"/>
    <w:rsid w:val="002E04B3"/>
    <w:rsid w:val="002E0B6E"/>
    <w:rsid w:val="002E1898"/>
    <w:rsid w:val="002E26A4"/>
    <w:rsid w:val="002E2F3C"/>
    <w:rsid w:val="002E3770"/>
    <w:rsid w:val="002E4387"/>
    <w:rsid w:val="002E658E"/>
    <w:rsid w:val="002E7864"/>
    <w:rsid w:val="002F06E0"/>
    <w:rsid w:val="002F10F2"/>
    <w:rsid w:val="002F1245"/>
    <w:rsid w:val="002F16DF"/>
    <w:rsid w:val="002F1AB4"/>
    <w:rsid w:val="002F239C"/>
    <w:rsid w:val="002F2638"/>
    <w:rsid w:val="002F2705"/>
    <w:rsid w:val="002F2C34"/>
    <w:rsid w:val="002F2C82"/>
    <w:rsid w:val="002F30D4"/>
    <w:rsid w:val="002F471A"/>
    <w:rsid w:val="002F4782"/>
    <w:rsid w:val="002F4B04"/>
    <w:rsid w:val="002F4C47"/>
    <w:rsid w:val="002F5708"/>
    <w:rsid w:val="002F57D9"/>
    <w:rsid w:val="002F5F7E"/>
    <w:rsid w:val="002F6280"/>
    <w:rsid w:val="002F6A07"/>
    <w:rsid w:val="002F6AE9"/>
    <w:rsid w:val="002F6C4F"/>
    <w:rsid w:val="002F7F8F"/>
    <w:rsid w:val="0030076E"/>
    <w:rsid w:val="0030121A"/>
    <w:rsid w:val="003028CA"/>
    <w:rsid w:val="00302FE1"/>
    <w:rsid w:val="00303A55"/>
    <w:rsid w:val="00303BCC"/>
    <w:rsid w:val="00303D8C"/>
    <w:rsid w:val="0030400D"/>
    <w:rsid w:val="00304267"/>
    <w:rsid w:val="003049DB"/>
    <w:rsid w:val="00304FF1"/>
    <w:rsid w:val="00305AE9"/>
    <w:rsid w:val="003066B3"/>
    <w:rsid w:val="00306B4F"/>
    <w:rsid w:val="00307237"/>
    <w:rsid w:val="003076CC"/>
    <w:rsid w:val="00310A9D"/>
    <w:rsid w:val="00310C45"/>
    <w:rsid w:val="00310DFE"/>
    <w:rsid w:val="00310E56"/>
    <w:rsid w:val="003119D6"/>
    <w:rsid w:val="00311D5C"/>
    <w:rsid w:val="00312514"/>
    <w:rsid w:val="003133CD"/>
    <w:rsid w:val="00313CC6"/>
    <w:rsid w:val="00313DDD"/>
    <w:rsid w:val="00314E2C"/>
    <w:rsid w:val="00315AC5"/>
    <w:rsid w:val="00315B58"/>
    <w:rsid w:val="00316DE8"/>
    <w:rsid w:val="00321B54"/>
    <w:rsid w:val="00321BB2"/>
    <w:rsid w:val="00321D77"/>
    <w:rsid w:val="00321D9F"/>
    <w:rsid w:val="00321FAC"/>
    <w:rsid w:val="003222E2"/>
    <w:rsid w:val="003222F8"/>
    <w:rsid w:val="00322C13"/>
    <w:rsid w:val="00323567"/>
    <w:rsid w:val="00323A8D"/>
    <w:rsid w:val="00323D6D"/>
    <w:rsid w:val="00323EC0"/>
    <w:rsid w:val="00324E93"/>
    <w:rsid w:val="00326168"/>
    <w:rsid w:val="0032743E"/>
    <w:rsid w:val="00327797"/>
    <w:rsid w:val="00327BC7"/>
    <w:rsid w:val="003312FA"/>
    <w:rsid w:val="0033149D"/>
    <w:rsid w:val="003316EA"/>
    <w:rsid w:val="003319D0"/>
    <w:rsid w:val="00332776"/>
    <w:rsid w:val="00332A28"/>
    <w:rsid w:val="00333389"/>
    <w:rsid w:val="00334460"/>
    <w:rsid w:val="00335188"/>
    <w:rsid w:val="00335768"/>
    <w:rsid w:val="00335C8C"/>
    <w:rsid w:val="003367B1"/>
    <w:rsid w:val="003369C5"/>
    <w:rsid w:val="00337844"/>
    <w:rsid w:val="003400B0"/>
    <w:rsid w:val="00340928"/>
    <w:rsid w:val="00340E5F"/>
    <w:rsid w:val="00341372"/>
    <w:rsid w:val="0034209A"/>
    <w:rsid w:val="00342E4F"/>
    <w:rsid w:val="003435E2"/>
    <w:rsid w:val="00344B90"/>
    <w:rsid w:val="00345407"/>
    <w:rsid w:val="0034641D"/>
    <w:rsid w:val="00347280"/>
    <w:rsid w:val="00347292"/>
    <w:rsid w:val="003476A9"/>
    <w:rsid w:val="003477B9"/>
    <w:rsid w:val="00350EBE"/>
    <w:rsid w:val="00351395"/>
    <w:rsid w:val="003523B9"/>
    <w:rsid w:val="00352CAD"/>
    <w:rsid w:val="00352DBC"/>
    <w:rsid w:val="00353478"/>
    <w:rsid w:val="00354904"/>
    <w:rsid w:val="00354C58"/>
    <w:rsid w:val="00354DB5"/>
    <w:rsid w:val="00355C63"/>
    <w:rsid w:val="00355D81"/>
    <w:rsid w:val="003564D6"/>
    <w:rsid w:val="003571B8"/>
    <w:rsid w:val="00360538"/>
    <w:rsid w:val="00360FAE"/>
    <w:rsid w:val="00361B6A"/>
    <w:rsid w:val="00361BC6"/>
    <w:rsid w:val="00361D60"/>
    <w:rsid w:val="00361DCC"/>
    <w:rsid w:val="00362E77"/>
    <w:rsid w:val="003642E2"/>
    <w:rsid w:val="00364486"/>
    <w:rsid w:val="00364546"/>
    <w:rsid w:val="003646CA"/>
    <w:rsid w:val="00364F74"/>
    <w:rsid w:val="003659ED"/>
    <w:rsid w:val="00366E17"/>
    <w:rsid w:val="00367DAB"/>
    <w:rsid w:val="003709C5"/>
    <w:rsid w:val="00371243"/>
    <w:rsid w:val="00371306"/>
    <w:rsid w:val="0037264C"/>
    <w:rsid w:val="00372CFA"/>
    <w:rsid w:val="00372D57"/>
    <w:rsid w:val="00373C1A"/>
    <w:rsid w:val="00373DF0"/>
    <w:rsid w:val="00373F18"/>
    <w:rsid w:val="003744CA"/>
    <w:rsid w:val="003745F3"/>
    <w:rsid w:val="0037559F"/>
    <w:rsid w:val="00375A71"/>
    <w:rsid w:val="00375DE4"/>
    <w:rsid w:val="00377221"/>
    <w:rsid w:val="0037769F"/>
    <w:rsid w:val="00377A5A"/>
    <w:rsid w:val="00380074"/>
    <w:rsid w:val="003812B2"/>
    <w:rsid w:val="0038306B"/>
    <w:rsid w:val="00383D52"/>
    <w:rsid w:val="00383DA0"/>
    <w:rsid w:val="003846C0"/>
    <w:rsid w:val="00385E99"/>
    <w:rsid w:val="0038629E"/>
    <w:rsid w:val="00387863"/>
    <w:rsid w:val="00390265"/>
    <w:rsid w:val="00391C6A"/>
    <w:rsid w:val="00392710"/>
    <w:rsid w:val="00393656"/>
    <w:rsid w:val="00396F04"/>
    <w:rsid w:val="003A0A1F"/>
    <w:rsid w:val="003A1666"/>
    <w:rsid w:val="003A1E51"/>
    <w:rsid w:val="003A22DA"/>
    <w:rsid w:val="003A2593"/>
    <w:rsid w:val="003A3BE3"/>
    <w:rsid w:val="003A4092"/>
    <w:rsid w:val="003A5378"/>
    <w:rsid w:val="003A5607"/>
    <w:rsid w:val="003A589E"/>
    <w:rsid w:val="003A5B98"/>
    <w:rsid w:val="003A5FB8"/>
    <w:rsid w:val="003A774E"/>
    <w:rsid w:val="003B0231"/>
    <w:rsid w:val="003B035D"/>
    <w:rsid w:val="003B172F"/>
    <w:rsid w:val="003B22B1"/>
    <w:rsid w:val="003B255F"/>
    <w:rsid w:val="003B26F9"/>
    <w:rsid w:val="003B2B18"/>
    <w:rsid w:val="003B3584"/>
    <w:rsid w:val="003B5D85"/>
    <w:rsid w:val="003B5E93"/>
    <w:rsid w:val="003B7CC5"/>
    <w:rsid w:val="003C0ECC"/>
    <w:rsid w:val="003C1DE0"/>
    <w:rsid w:val="003C2550"/>
    <w:rsid w:val="003C258B"/>
    <w:rsid w:val="003C26E2"/>
    <w:rsid w:val="003C2F55"/>
    <w:rsid w:val="003C3A54"/>
    <w:rsid w:val="003C4AB8"/>
    <w:rsid w:val="003C5235"/>
    <w:rsid w:val="003C562E"/>
    <w:rsid w:val="003C5DB9"/>
    <w:rsid w:val="003C617E"/>
    <w:rsid w:val="003C6A71"/>
    <w:rsid w:val="003C7F67"/>
    <w:rsid w:val="003D060A"/>
    <w:rsid w:val="003D1CFB"/>
    <w:rsid w:val="003D2596"/>
    <w:rsid w:val="003D2A65"/>
    <w:rsid w:val="003D2D4D"/>
    <w:rsid w:val="003D35D3"/>
    <w:rsid w:val="003D37E9"/>
    <w:rsid w:val="003D559C"/>
    <w:rsid w:val="003D6B21"/>
    <w:rsid w:val="003E06CD"/>
    <w:rsid w:val="003E0A32"/>
    <w:rsid w:val="003E1090"/>
    <w:rsid w:val="003E14DE"/>
    <w:rsid w:val="003E25AB"/>
    <w:rsid w:val="003E2BB3"/>
    <w:rsid w:val="003E2DF4"/>
    <w:rsid w:val="003E2F24"/>
    <w:rsid w:val="003E35B0"/>
    <w:rsid w:val="003E3E46"/>
    <w:rsid w:val="003E4ADA"/>
    <w:rsid w:val="003E53EA"/>
    <w:rsid w:val="003E624A"/>
    <w:rsid w:val="003E636C"/>
    <w:rsid w:val="003E65A9"/>
    <w:rsid w:val="003E7186"/>
    <w:rsid w:val="003E7280"/>
    <w:rsid w:val="003E770C"/>
    <w:rsid w:val="003E7A7F"/>
    <w:rsid w:val="003E7A96"/>
    <w:rsid w:val="003E7FDF"/>
    <w:rsid w:val="003F0005"/>
    <w:rsid w:val="003F14D9"/>
    <w:rsid w:val="003F2416"/>
    <w:rsid w:val="003F2620"/>
    <w:rsid w:val="003F2639"/>
    <w:rsid w:val="003F3DAF"/>
    <w:rsid w:val="003F64DB"/>
    <w:rsid w:val="003F6979"/>
    <w:rsid w:val="003F796A"/>
    <w:rsid w:val="003F7CD8"/>
    <w:rsid w:val="00400073"/>
    <w:rsid w:val="0040030E"/>
    <w:rsid w:val="00401461"/>
    <w:rsid w:val="00401B6D"/>
    <w:rsid w:val="00401C09"/>
    <w:rsid w:val="00401E22"/>
    <w:rsid w:val="004020A2"/>
    <w:rsid w:val="00402D67"/>
    <w:rsid w:val="00403931"/>
    <w:rsid w:val="00403BB7"/>
    <w:rsid w:val="0040416E"/>
    <w:rsid w:val="00404810"/>
    <w:rsid w:val="00405DAD"/>
    <w:rsid w:val="00406065"/>
    <w:rsid w:val="0040759A"/>
    <w:rsid w:val="0040795A"/>
    <w:rsid w:val="00407FD3"/>
    <w:rsid w:val="00410414"/>
    <w:rsid w:val="00410514"/>
    <w:rsid w:val="00410710"/>
    <w:rsid w:val="00410755"/>
    <w:rsid w:val="00410FB2"/>
    <w:rsid w:val="0041173C"/>
    <w:rsid w:val="0041176F"/>
    <w:rsid w:val="00411C75"/>
    <w:rsid w:val="0041217C"/>
    <w:rsid w:val="00412634"/>
    <w:rsid w:val="00412F0D"/>
    <w:rsid w:val="004130AC"/>
    <w:rsid w:val="004133B1"/>
    <w:rsid w:val="00413744"/>
    <w:rsid w:val="00413780"/>
    <w:rsid w:val="00413D8B"/>
    <w:rsid w:val="00413FDF"/>
    <w:rsid w:val="00414777"/>
    <w:rsid w:val="0041477F"/>
    <w:rsid w:val="00415355"/>
    <w:rsid w:val="00415413"/>
    <w:rsid w:val="00415D66"/>
    <w:rsid w:val="0041627A"/>
    <w:rsid w:val="00416516"/>
    <w:rsid w:val="00416A0C"/>
    <w:rsid w:val="004173DF"/>
    <w:rsid w:val="00417952"/>
    <w:rsid w:val="00417DB6"/>
    <w:rsid w:val="00420349"/>
    <w:rsid w:val="00420C30"/>
    <w:rsid w:val="00421D23"/>
    <w:rsid w:val="00422154"/>
    <w:rsid w:val="00422987"/>
    <w:rsid w:val="00424618"/>
    <w:rsid w:val="00424BB4"/>
    <w:rsid w:val="00425197"/>
    <w:rsid w:val="00425733"/>
    <w:rsid w:val="00426419"/>
    <w:rsid w:val="00426A20"/>
    <w:rsid w:val="00426B17"/>
    <w:rsid w:val="00430699"/>
    <w:rsid w:val="00430BD4"/>
    <w:rsid w:val="00431145"/>
    <w:rsid w:val="004312F2"/>
    <w:rsid w:val="00431332"/>
    <w:rsid w:val="004315AD"/>
    <w:rsid w:val="00432962"/>
    <w:rsid w:val="00432F48"/>
    <w:rsid w:val="004339F2"/>
    <w:rsid w:val="00433AFB"/>
    <w:rsid w:val="00434063"/>
    <w:rsid w:val="004341B6"/>
    <w:rsid w:val="00434299"/>
    <w:rsid w:val="0043466F"/>
    <w:rsid w:val="00436E86"/>
    <w:rsid w:val="00440D2B"/>
    <w:rsid w:val="00441180"/>
    <w:rsid w:val="004415C1"/>
    <w:rsid w:val="00441820"/>
    <w:rsid w:val="004418D1"/>
    <w:rsid w:val="00441CE9"/>
    <w:rsid w:val="00442FED"/>
    <w:rsid w:val="004435BB"/>
    <w:rsid w:val="0044381E"/>
    <w:rsid w:val="00443B27"/>
    <w:rsid w:val="0044561A"/>
    <w:rsid w:val="004461D1"/>
    <w:rsid w:val="00446365"/>
    <w:rsid w:val="00450466"/>
    <w:rsid w:val="004504AB"/>
    <w:rsid w:val="00450FD3"/>
    <w:rsid w:val="0045271B"/>
    <w:rsid w:val="00453708"/>
    <w:rsid w:val="004545C4"/>
    <w:rsid w:val="004556DB"/>
    <w:rsid w:val="004571C2"/>
    <w:rsid w:val="00457758"/>
    <w:rsid w:val="0046011F"/>
    <w:rsid w:val="0046046B"/>
    <w:rsid w:val="004604A4"/>
    <w:rsid w:val="004606FA"/>
    <w:rsid w:val="00461328"/>
    <w:rsid w:val="00462C5F"/>
    <w:rsid w:val="00463B47"/>
    <w:rsid w:val="00463BED"/>
    <w:rsid w:val="004648A5"/>
    <w:rsid w:val="004660E8"/>
    <w:rsid w:val="00466640"/>
    <w:rsid w:val="00467BF7"/>
    <w:rsid w:val="0047058F"/>
    <w:rsid w:val="00470880"/>
    <w:rsid w:val="00470DCF"/>
    <w:rsid w:val="00471207"/>
    <w:rsid w:val="00471778"/>
    <w:rsid w:val="004737A8"/>
    <w:rsid w:val="0047463C"/>
    <w:rsid w:val="0047478E"/>
    <w:rsid w:val="00475324"/>
    <w:rsid w:val="0047598F"/>
    <w:rsid w:val="004759DD"/>
    <w:rsid w:val="00475E48"/>
    <w:rsid w:val="00475EBC"/>
    <w:rsid w:val="00476137"/>
    <w:rsid w:val="004764F3"/>
    <w:rsid w:val="004766AA"/>
    <w:rsid w:val="004771D7"/>
    <w:rsid w:val="00477468"/>
    <w:rsid w:val="00480001"/>
    <w:rsid w:val="00480034"/>
    <w:rsid w:val="00481664"/>
    <w:rsid w:val="00482F81"/>
    <w:rsid w:val="0048323D"/>
    <w:rsid w:val="0048328F"/>
    <w:rsid w:val="004836AB"/>
    <w:rsid w:val="00484687"/>
    <w:rsid w:val="0048477C"/>
    <w:rsid w:val="00484836"/>
    <w:rsid w:val="004858AA"/>
    <w:rsid w:val="0048648B"/>
    <w:rsid w:val="00486872"/>
    <w:rsid w:val="0048755C"/>
    <w:rsid w:val="0048764B"/>
    <w:rsid w:val="0048773D"/>
    <w:rsid w:val="004877CA"/>
    <w:rsid w:val="00487811"/>
    <w:rsid w:val="0049044C"/>
    <w:rsid w:val="004916CC"/>
    <w:rsid w:val="004920A8"/>
    <w:rsid w:val="00492821"/>
    <w:rsid w:val="0049380E"/>
    <w:rsid w:val="0049436D"/>
    <w:rsid w:val="00494DC1"/>
    <w:rsid w:val="0049525A"/>
    <w:rsid w:val="00496433"/>
    <w:rsid w:val="00496817"/>
    <w:rsid w:val="0049732C"/>
    <w:rsid w:val="004973F3"/>
    <w:rsid w:val="004974DF"/>
    <w:rsid w:val="0049753C"/>
    <w:rsid w:val="0049754D"/>
    <w:rsid w:val="004975BA"/>
    <w:rsid w:val="00497AE1"/>
    <w:rsid w:val="004A0B6B"/>
    <w:rsid w:val="004A0C72"/>
    <w:rsid w:val="004A1016"/>
    <w:rsid w:val="004A106E"/>
    <w:rsid w:val="004A1246"/>
    <w:rsid w:val="004A1A71"/>
    <w:rsid w:val="004A210F"/>
    <w:rsid w:val="004A2448"/>
    <w:rsid w:val="004A302A"/>
    <w:rsid w:val="004A31E0"/>
    <w:rsid w:val="004A335F"/>
    <w:rsid w:val="004A45E8"/>
    <w:rsid w:val="004A5464"/>
    <w:rsid w:val="004A55FF"/>
    <w:rsid w:val="004A57CB"/>
    <w:rsid w:val="004A582F"/>
    <w:rsid w:val="004A6191"/>
    <w:rsid w:val="004A6ACD"/>
    <w:rsid w:val="004B12C7"/>
    <w:rsid w:val="004B271F"/>
    <w:rsid w:val="004B2A05"/>
    <w:rsid w:val="004B30F3"/>
    <w:rsid w:val="004B4111"/>
    <w:rsid w:val="004B4568"/>
    <w:rsid w:val="004B4CD0"/>
    <w:rsid w:val="004B7CBD"/>
    <w:rsid w:val="004C092F"/>
    <w:rsid w:val="004C1691"/>
    <w:rsid w:val="004C2DD6"/>
    <w:rsid w:val="004C3FA4"/>
    <w:rsid w:val="004C4209"/>
    <w:rsid w:val="004C4865"/>
    <w:rsid w:val="004C4BE6"/>
    <w:rsid w:val="004C59C5"/>
    <w:rsid w:val="004C61CF"/>
    <w:rsid w:val="004C6679"/>
    <w:rsid w:val="004C67E1"/>
    <w:rsid w:val="004C6A52"/>
    <w:rsid w:val="004C6E75"/>
    <w:rsid w:val="004C72A0"/>
    <w:rsid w:val="004C7A11"/>
    <w:rsid w:val="004D0280"/>
    <w:rsid w:val="004D02FE"/>
    <w:rsid w:val="004D0CA1"/>
    <w:rsid w:val="004D1602"/>
    <w:rsid w:val="004D18F9"/>
    <w:rsid w:val="004D1BCD"/>
    <w:rsid w:val="004D29AD"/>
    <w:rsid w:val="004D420D"/>
    <w:rsid w:val="004D43A3"/>
    <w:rsid w:val="004D47D4"/>
    <w:rsid w:val="004D5415"/>
    <w:rsid w:val="004D6A2E"/>
    <w:rsid w:val="004D7B8F"/>
    <w:rsid w:val="004E1011"/>
    <w:rsid w:val="004E3A05"/>
    <w:rsid w:val="004E3D60"/>
    <w:rsid w:val="004E50D4"/>
    <w:rsid w:val="004E5532"/>
    <w:rsid w:val="004E5786"/>
    <w:rsid w:val="004E6E33"/>
    <w:rsid w:val="004E70EB"/>
    <w:rsid w:val="004E7724"/>
    <w:rsid w:val="004E7A11"/>
    <w:rsid w:val="004E7DC8"/>
    <w:rsid w:val="004F09A1"/>
    <w:rsid w:val="004F0B74"/>
    <w:rsid w:val="004F10F9"/>
    <w:rsid w:val="004F1D5C"/>
    <w:rsid w:val="004F2F66"/>
    <w:rsid w:val="004F3C5A"/>
    <w:rsid w:val="004F3FC5"/>
    <w:rsid w:val="004F407E"/>
    <w:rsid w:val="004F42AF"/>
    <w:rsid w:val="004F53EA"/>
    <w:rsid w:val="004F66BA"/>
    <w:rsid w:val="004F70C1"/>
    <w:rsid w:val="004F7537"/>
    <w:rsid w:val="004F7F17"/>
    <w:rsid w:val="0050022D"/>
    <w:rsid w:val="00501597"/>
    <w:rsid w:val="0050192F"/>
    <w:rsid w:val="00502468"/>
    <w:rsid w:val="00502FF4"/>
    <w:rsid w:val="00503709"/>
    <w:rsid w:val="00503B1B"/>
    <w:rsid w:val="00503D97"/>
    <w:rsid w:val="005041DB"/>
    <w:rsid w:val="0050558E"/>
    <w:rsid w:val="00505602"/>
    <w:rsid w:val="00506915"/>
    <w:rsid w:val="00506E76"/>
    <w:rsid w:val="005078DE"/>
    <w:rsid w:val="00507E7A"/>
    <w:rsid w:val="00507F46"/>
    <w:rsid w:val="00510FFF"/>
    <w:rsid w:val="005110AC"/>
    <w:rsid w:val="00511670"/>
    <w:rsid w:val="005118A3"/>
    <w:rsid w:val="00511F93"/>
    <w:rsid w:val="0051254A"/>
    <w:rsid w:val="005126D7"/>
    <w:rsid w:val="00513672"/>
    <w:rsid w:val="0051500A"/>
    <w:rsid w:val="0051506A"/>
    <w:rsid w:val="00515545"/>
    <w:rsid w:val="00515CC8"/>
    <w:rsid w:val="0051668A"/>
    <w:rsid w:val="00516BAF"/>
    <w:rsid w:val="00517937"/>
    <w:rsid w:val="00517A7C"/>
    <w:rsid w:val="005209C1"/>
    <w:rsid w:val="0052137B"/>
    <w:rsid w:val="00521ABE"/>
    <w:rsid w:val="00522B48"/>
    <w:rsid w:val="00522FBF"/>
    <w:rsid w:val="00523274"/>
    <w:rsid w:val="005232EE"/>
    <w:rsid w:val="0052337D"/>
    <w:rsid w:val="0052414B"/>
    <w:rsid w:val="00524635"/>
    <w:rsid w:val="0052536C"/>
    <w:rsid w:val="005257F2"/>
    <w:rsid w:val="00525873"/>
    <w:rsid w:val="00525A42"/>
    <w:rsid w:val="005271DF"/>
    <w:rsid w:val="005275BC"/>
    <w:rsid w:val="00527D05"/>
    <w:rsid w:val="00532B66"/>
    <w:rsid w:val="00532BCB"/>
    <w:rsid w:val="00532F2F"/>
    <w:rsid w:val="00533095"/>
    <w:rsid w:val="00533586"/>
    <w:rsid w:val="005335FE"/>
    <w:rsid w:val="0053438B"/>
    <w:rsid w:val="005346EB"/>
    <w:rsid w:val="0053482B"/>
    <w:rsid w:val="005348A4"/>
    <w:rsid w:val="00534F41"/>
    <w:rsid w:val="005366E5"/>
    <w:rsid w:val="00536762"/>
    <w:rsid w:val="00536AD4"/>
    <w:rsid w:val="00536D32"/>
    <w:rsid w:val="00537E1E"/>
    <w:rsid w:val="005403F5"/>
    <w:rsid w:val="00541324"/>
    <w:rsid w:val="0054264F"/>
    <w:rsid w:val="005429F4"/>
    <w:rsid w:val="00544981"/>
    <w:rsid w:val="005450C8"/>
    <w:rsid w:val="00545168"/>
    <w:rsid w:val="00545398"/>
    <w:rsid w:val="005457B4"/>
    <w:rsid w:val="00545871"/>
    <w:rsid w:val="005458DE"/>
    <w:rsid w:val="00545E67"/>
    <w:rsid w:val="00545F49"/>
    <w:rsid w:val="00546565"/>
    <w:rsid w:val="005470A6"/>
    <w:rsid w:val="00547CE4"/>
    <w:rsid w:val="00547CE9"/>
    <w:rsid w:val="00547F4B"/>
    <w:rsid w:val="00550168"/>
    <w:rsid w:val="00550218"/>
    <w:rsid w:val="00550479"/>
    <w:rsid w:val="005505AF"/>
    <w:rsid w:val="00550E9E"/>
    <w:rsid w:val="005518A7"/>
    <w:rsid w:val="00551A90"/>
    <w:rsid w:val="00551B53"/>
    <w:rsid w:val="00551C22"/>
    <w:rsid w:val="00552B9B"/>
    <w:rsid w:val="005531C0"/>
    <w:rsid w:val="0055379B"/>
    <w:rsid w:val="005538C9"/>
    <w:rsid w:val="00553C38"/>
    <w:rsid w:val="00554239"/>
    <w:rsid w:val="00554271"/>
    <w:rsid w:val="0055439F"/>
    <w:rsid w:val="00554777"/>
    <w:rsid w:val="00554A19"/>
    <w:rsid w:val="00554D86"/>
    <w:rsid w:val="0055588E"/>
    <w:rsid w:val="00556AC1"/>
    <w:rsid w:val="0056002E"/>
    <w:rsid w:val="005622BD"/>
    <w:rsid w:val="005656D0"/>
    <w:rsid w:val="00565751"/>
    <w:rsid w:val="00565850"/>
    <w:rsid w:val="00565E0E"/>
    <w:rsid w:val="0056667E"/>
    <w:rsid w:val="00567000"/>
    <w:rsid w:val="00567064"/>
    <w:rsid w:val="00570513"/>
    <w:rsid w:val="005706AE"/>
    <w:rsid w:val="00571029"/>
    <w:rsid w:val="005719D5"/>
    <w:rsid w:val="00573664"/>
    <w:rsid w:val="00573C2C"/>
    <w:rsid w:val="005742F8"/>
    <w:rsid w:val="005749AB"/>
    <w:rsid w:val="00575281"/>
    <w:rsid w:val="00575E44"/>
    <w:rsid w:val="005760D3"/>
    <w:rsid w:val="005766E8"/>
    <w:rsid w:val="0057697F"/>
    <w:rsid w:val="00576AF4"/>
    <w:rsid w:val="00577571"/>
    <w:rsid w:val="00577E0B"/>
    <w:rsid w:val="00580B50"/>
    <w:rsid w:val="00580B53"/>
    <w:rsid w:val="00580D1E"/>
    <w:rsid w:val="00580DA8"/>
    <w:rsid w:val="00581BF9"/>
    <w:rsid w:val="00582C6B"/>
    <w:rsid w:val="00583D49"/>
    <w:rsid w:val="005846FB"/>
    <w:rsid w:val="00584F3A"/>
    <w:rsid w:val="005850E6"/>
    <w:rsid w:val="00585B90"/>
    <w:rsid w:val="00586091"/>
    <w:rsid w:val="00586310"/>
    <w:rsid w:val="00586638"/>
    <w:rsid w:val="00586691"/>
    <w:rsid w:val="00586F7B"/>
    <w:rsid w:val="00587A9E"/>
    <w:rsid w:val="00587BAA"/>
    <w:rsid w:val="00587D90"/>
    <w:rsid w:val="00590A3A"/>
    <w:rsid w:val="00591607"/>
    <w:rsid w:val="00592189"/>
    <w:rsid w:val="00592555"/>
    <w:rsid w:val="0059315F"/>
    <w:rsid w:val="00593696"/>
    <w:rsid w:val="00593856"/>
    <w:rsid w:val="00593A31"/>
    <w:rsid w:val="005945B5"/>
    <w:rsid w:val="00596FCA"/>
    <w:rsid w:val="00597211"/>
    <w:rsid w:val="00597258"/>
    <w:rsid w:val="005A089E"/>
    <w:rsid w:val="005A0C3C"/>
    <w:rsid w:val="005A1C05"/>
    <w:rsid w:val="005A3213"/>
    <w:rsid w:val="005A405C"/>
    <w:rsid w:val="005A40B5"/>
    <w:rsid w:val="005A4621"/>
    <w:rsid w:val="005A4669"/>
    <w:rsid w:val="005A4A0C"/>
    <w:rsid w:val="005A5AC3"/>
    <w:rsid w:val="005A5B1D"/>
    <w:rsid w:val="005A5B74"/>
    <w:rsid w:val="005A5CA5"/>
    <w:rsid w:val="005A69E1"/>
    <w:rsid w:val="005A6BE9"/>
    <w:rsid w:val="005A77B7"/>
    <w:rsid w:val="005A7E2E"/>
    <w:rsid w:val="005B0DD8"/>
    <w:rsid w:val="005B1415"/>
    <w:rsid w:val="005B1493"/>
    <w:rsid w:val="005B2158"/>
    <w:rsid w:val="005B220E"/>
    <w:rsid w:val="005B2EB7"/>
    <w:rsid w:val="005B36C5"/>
    <w:rsid w:val="005B3F80"/>
    <w:rsid w:val="005B45C2"/>
    <w:rsid w:val="005B48CD"/>
    <w:rsid w:val="005B4A18"/>
    <w:rsid w:val="005B4D38"/>
    <w:rsid w:val="005B5AAC"/>
    <w:rsid w:val="005B5AF7"/>
    <w:rsid w:val="005B722A"/>
    <w:rsid w:val="005B72FF"/>
    <w:rsid w:val="005B75E2"/>
    <w:rsid w:val="005B78B9"/>
    <w:rsid w:val="005C04DD"/>
    <w:rsid w:val="005C088F"/>
    <w:rsid w:val="005C09FA"/>
    <w:rsid w:val="005C0DFE"/>
    <w:rsid w:val="005C0F0B"/>
    <w:rsid w:val="005C4229"/>
    <w:rsid w:val="005C4390"/>
    <w:rsid w:val="005C7356"/>
    <w:rsid w:val="005C780A"/>
    <w:rsid w:val="005C7E11"/>
    <w:rsid w:val="005D1280"/>
    <w:rsid w:val="005D189E"/>
    <w:rsid w:val="005D19A8"/>
    <w:rsid w:val="005D1BEE"/>
    <w:rsid w:val="005D3048"/>
    <w:rsid w:val="005D309F"/>
    <w:rsid w:val="005D41C4"/>
    <w:rsid w:val="005D42DF"/>
    <w:rsid w:val="005D43EB"/>
    <w:rsid w:val="005D4663"/>
    <w:rsid w:val="005D5D89"/>
    <w:rsid w:val="005D5EC3"/>
    <w:rsid w:val="005E2559"/>
    <w:rsid w:val="005E2934"/>
    <w:rsid w:val="005E2A2D"/>
    <w:rsid w:val="005E2ACE"/>
    <w:rsid w:val="005E2B86"/>
    <w:rsid w:val="005E2C32"/>
    <w:rsid w:val="005E3015"/>
    <w:rsid w:val="005E3496"/>
    <w:rsid w:val="005E3845"/>
    <w:rsid w:val="005E393B"/>
    <w:rsid w:val="005E3A49"/>
    <w:rsid w:val="005E3FEC"/>
    <w:rsid w:val="005E5BDD"/>
    <w:rsid w:val="005E5C22"/>
    <w:rsid w:val="005E62C8"/>
    <w:rsid w:val="005E6C92"/>
    <w:rsid w:val="005E72E9"/>
    <w:rsid w:val="005E78B3"/>
    <w:rsid w:val="005E7E05"/>
    <w:rsid w:val="005F0399"/>
    <w:rsid w:val="005F0AAC"/>
    <w:rsid w:val="005F0D40"/>
    <w:rsid w:val="005F1AA4"/>
    <w:rsid w:val="005F203C"/>
    <w:rsid w:val="005F266C"/>
    <w:rsid w:val="005F2B78"/>
    <w:rsid w:val="005F3D9A"/>
    <w:rsid w:val="005F458B"/>
    <w:rsid w:val="005F57CB"/>
    <w:rsid w:val="005F5C77"/>
    <w:rsid w:val="005F5EC3"/>
    <w:rsid w:val="005F60D3"/>
    <w:rsid w:val="005F629F"/>
    <w:rsid w:val="005F65D9"/>
    <w:rsid w:val="005F6B6A"/>
    <w:rsid w:val="005F72D0"/>
    <w:rsid w:val="005F7F75"/>
    <w:rsid w:val="00600745"/>
    <w:rsid w:val="00601126"/>
    <w:rsid w:val="006013A9"/>
    <w:rsid w:val="00601552"/>
    <w:rsid w:val="0060327C"/>
    <w:rsid w:val="0060367A"/>
    <w:rsid w:val="00603C41"/>
    <w:rsid w:val="00603F0E"/>
    <w:rsid w:val="00604B9E"/>
    <w:rsid w:val="00605123"/>
    <w:rsid w:val="006057F1"/>
    <w:rsid w:val="00605962"/>
    <w:rsid w:val="00606105"/>
    <w:rsid w:val="006064BA"/>
    <w:rsid w:val="00606F87"/>
    <w:rsid w:val="00607387"/>
    <w:rsid w:val="0060744F"/>
    <w:rsid w:val="00607D7E"/>
    <w:rsid w:val="006100A8"/>
    <w:rsid w:val="00610F6E"/>
    <w:rsid w:val="006117BA"/>
    <w:rsid w:val="0061183F"/>
    <w:rsid w:val="00613373"/>
    <w:rsid w:val="00613873"/>
    <w:rsid w:val="006139B0"/>
    <w:rsid w:val="00614F68"/>
    <w:rsid w:val="00616457"/>
    <w:rsid w:val="0061649D"/>
    <w:rsid w:val="00616B4E"/>
    <w:rsid w:val="00616E77"/>
    <w:rsid w:val="00617396"/>
    <w:rsid w:val="00617613"/>
    <w:rsid w:val="006205DE"/>
    <w:rsid w:val="006206CE"/>
    <w:rsid w:val="00620B02"/>
    <w:rsid w:val="006220F2"/>
    <w:rsid w:val="00622737"/>
    <w:rsid w:val="006227E8"/>
    <w:rsid w:val="00623B49"/>
    <w:rsid w:val="00623F63"/>
    <w:rsid w:val="00625511"/>
    <w:rsid w:val="006258D2"/>
    <w:rsid w:val="006259FC"/>
    <w:rsid w:val="006263DD"/>
    <w:rsid w:val="0062662E"/>
    <w:rsid w:val="00627C32"/>
    <w:rsid w:val="0063004A"/>
    <w:rsid w:val="006300C6"/>
    <w:rsid w:val="00630E30"/>
    <w:rsid w:val="0063206F"/>
    <w:rsid w:val="006323F9"/>
    <w:rsid w:val="00632E43"/>
    <w:rsid w:val="0063386E"/>
    <w:rsid w:val="006339BC"/>
    <w:rsid w:val="006345C6"/>
    <w:rsid w:val="00635A8C"/>
    <w:rsid w:val="00636213"/>
    <w:rsid w:val="006365F8"/>
    <w:rsid w:val="00637CEA"/>
    <w:rsid w:val="00637EF2"/>
    <w:rsid w:val="00640188"/>
    <w:rsid w:val="00640328"/>
    <w:rsid w:val="0064165A"/>
    <w:rsid w:val="00641B51"/>
    <w:rsid w:val="0064217B"/>
    <w:rsid w:val="00642A19"/>
    <w:rsid w:val="00642A60"/>
    <w:rsid w:val="00643FC2"/>
    <w:rsid w:val="00645FB9"/>
    <w:rsid w:val="006462CF"/>
    <w:rsid w:val="0064674F"/>
    <w:rsid w:val="00646BBA"/>
    <w:rsid w:val="00646C43"/>
    <w:rsid w:val="006476B7"/>
    <w:rsid w:val="00647A99"/>
    <w:rsid w:val="00647E3F"/>
    <w:rsid w:val="006509CA"/>
    <w:rsid w:val="00650CDE"/>
    <w:rsid w:val="00650CF5"/>
    <w:rsid w:val="00650EB6"/>
    <w:rsid w:val="006510DC"/>
    <w:rsid w:val="00651ACC"/>
    <w:rsid w:val="0065257B"/>
    <w:rsid w:val="00652918"/>
    <w:rsid w:val="00652BC0"/>
    <w:rsid w:val="00653479"/>
    <w:rsid w:val="00654132"/>
    <w:rsid w:val="00654755"/>
    <w:rsid w:val="0065490A"/>
    <w:rsid w:val="00654B5C"/>
    <w:rsid w:val="00655E39"/>
    <w:rsid w:val="00655F29"/>
    <w:rsid w:val="00656C0E"/>
    <w:rsid w:val="006578E1"/>
    <w:rsid w:val="00657E04"/>
    <w:rsid w:val="006608D9"/>
    <w:rsid w:val="00660937"/>
    <w:rsid w:val="00660A29"/>
    <w:rsid w:val="0066139B"/>
    <w:rsid w:val="00661898"/>
    <w:rsid w:val="006620A2"/>
    <w:rsid w:val="00662C3F"/>
    <w:rsid w:val="00663BEE"/>
    <w:rsid w:val="00664548"/>
    <w:rsid w:val="0066468D"/>
    <w:rsid w:val="006652F7"/>
    <w:rsid w:val="00665866"/>
    <w:rsid w:val="006665F9"/>
    <w:rsid w:val="00666A32"/>
    <w:rsid w:val="006701A7"/>
    <w:rsid w:val="00670270"/>
    <w:rsid w:val="00670356"/>
    <w:rsid w:val="00670F6C"/>
    <w:rsid w:val="00671294"/>
    <w:rsid w:val="0067136A"/>
    <w:rsid w:val="0067163F"/>
    <w:rsid w:val="006719F0"/>
    <w:rsid w:val="00671BE8"/>
    <w:rsid w:val="00672767"/>
    <w:rsid w:val="0067305C"/>
    <w:rsid w:val="0067332C"/>
    <w:rsid w:val="00673DEC"/>
    <w:rsid w:val="00674234"/>
    <w:rsid w:val="00674A86"/>
    <w:rsid w:val="00674D4F"/>
    <w:rsid w:val="00675EA5"/>
    <w:rsid w:val="00675EBB"/>
    <w:rsid w:val="006761A8"/>
    <w:rsid w:val="00677CFA"/>
    <w:rsid w:val="00677FF3"/>
    <w:rsid w:val="0068087B"/>
    <w:rsid w:val="00680E4A"/>
    <w:rsid w:val="00681558"/>
    <w:rsid w:val="00681765"/>
    <w:rsid w:val="00682318"/>
    <w:rsid w:val="006826B4"/>
    <w:rsid w:val="00682AB0"/>
    <w:rsid w:val="006830C6"/>
    <w:rsid w:val="0068343A"/>
    <w:rsid w:val="00683CA2"/>
    <w:rsid w:val="006844A9"/>
    <w:rsid w:val="006846A4"/>
    <w:rsid w:val="00685BA5"/>
    <w:rsid w:val="00687597"/>
    <w:rsid w:val="006879C2"/>
    <w:rsid w:val="00690808"/>
    <w:rsid w:val="00691655"/>
    <w:rsid w:val="0069282E"/>
    <w:rsid w:val="00692D5D"/>
    <w:rsid w:val="0069397F"/>
    <w:rsid w:val="00693984"/>
    <w:rsid w:val="00693AD0"/>
    <w:rsid w:val="00693BB7"/>
    <w:rsid w:val="00694913"/>
    <w:rsid w:val="00694DC3"/>
    <w:rsid w:val="00695F79"/>
    <w:rsid w:val="006960FC"/>
    <w:rsid w:val="006970D3"/>
    <w:rsid w:val="006971BD"/>
    <w:rsid w:val="00697F22"/>
    <w:rsid w:val="00697FD9"/>
    <w:rsid w:val="006A0058"/>
    <w:rsid w:val="006A0977"/>
    <w:rsid w:val="006A194E"/>
    <w:rsid w:val="006A1B91"/>
    <w:rsid w:val="006A34E1"/>
    <w:rsid w:val="006A3BF2"/>
    <w:rsid w:val="006A4782"/>
    <w:rsid w:val="006A5159"/>
    <w:rsid w:val="006A6E4E"/>
    <w:rsid w:val="006B0536"/>
    <w:rsid w:val="006B0DFA"/>
    <w:rsid w:val="006B1503"/>
    <w:rsid w:val="006B212C"/>
    <w:rsid w:val="006B32FA"/>
    <w:rsid w:val="006B3B80"/>
    <w:rsid w:val="006B3C16"/>
    <w:rsid w:val="006B412C"/>
    <w:rsid w:val="006B451A"/>
    <w:rsid w:val="006B5251"/>
    <w:rsid w:val="006B5859"/>
    <w:rsid w:val="006B58D0"/>
    <w:rsid w:val="006B66AB"/>
    <w:rsid w:val="006B7E50"/>
    <w:rsid w:val="006B7FEB"/>
    <w:rsid w:val="006C06DA"/>
    <w:rsid w:val="006C1349"/>
    <w:rsid w:val="006C1486"/>
    <w:rsid w:val="006C19E1"/>
    <w:rsid w:val="006C20DD"/>
    <w:rsid w:val="006C255B"/>
    <w:rsid w:val="006C2CC3"/>
    <w:rsid w:val="006C2F67"/>
    <w:rsid w:val="006C4460"/>
    <w:rsid w:val="006C46F3"/>
    <w:rsid w:val="006C4BCB"/>
    <w:rsid w:val="006C510B"/>
    <w:rsid w:val="006C678F"/>
    <w:rsid w:val="006C6979"/>
    <w:rsid w:val="006C6BA8"/>
    <w:rsid w:val="006C6EF8"/>
    <w:rsid w:val="006C7123"/>
    <w:rsid w:val="006C718D"/>
    <w:rsid w:val="006C7870"/>
    <w:rsid w:val="006C7AC5"/>
    <w:rsid w:val="006C7EF7"/>
    <w:rsid w:val="006D0F45"/>
    <w:rsid w:val="006D1F5A"/>
    <w:rsid w:val="006D2422"/>
    <w:rsid w:val="006D254B"/>
    <w:rsid w:val="006D25F6"/>
    <w:rsid w:val="006D2EDE"/>
    <w:rsid w:val="006D3B73"/>
    <w:rsid w:val="006D3E8D"/>
    <w:rsid w:val="006D4112"/>
    <w:rsid w:val="006D4990"/>
    <w:rsid w:val="006D4DA4"/>
    <w:rsid w:val="006D5837"/>
    <w:rsid w:val="006D68D6"/>
    <w:rsid w:val="006D7283"/>
    <w:rsid w:val="006D7E52"/>
    <w:rsid w:val="006E0826"/>
    <w:rsid w:val="006E0A16"/>
    <w:rsid w:val="006E0AA4"/>
    <w:rsid w:val="006E0ACE"/>
    <w:rsid w:val="006E0DF3"/>
    <w:rsid w:val="006E1142"/>
    <w:rsid w:val="006E1C21"/>
    <w:rsid w:val="006E2528"/>
    <w:rsid w:val="006E264A"/>
    <w:rsid w:val="006E28A7"/>
    <w:rsid w:val="006E40BB"/>
    <w:rsid w:val="006E44E1"/>
    <w:rsid w:val="006E5211"/>
    <w:rsid w:val="006E5561"/>
    <w:rsid w:val="006E56EA"/>
    <w:rsid w:val="006E57D8"/>
    <w:rsid w:val="006E592F"/>
    <w:rsid w:val="006E5EEF"/>
    <w:rsid w:val="006E65A3"/>
    <w:rsid w:val="006F0AEA"/>
    <w:rsid w:val="006F0DB5"/>
    <w:rsid w:val="006F12BC"/>
    <w:rsid w:val="006F2DD0"/>
    <w:rsid w:val="006F2F9F"/>
    <w:rsid w:val="006F3127"/>
    <w:rsid w:val="006F313E"/>
    <w:rsid w:val="006F368D"/>
    <w:rsid w:val="006F3C0D"/>
    <w:rsid w:val="006F402A"/>
    <w:rsid w:val="006F48C4"/>
    <w:rsid w:val="006F49A4"/>
    <w:rsid w:val="006F524B"/>
    <w:rsid w:val="006F5996"/>
    <w:rsid w:val="006F62B1"/>
    <w:rsid w:val="006F7E18"/>
    <w:rsid w:val="006F7F17"/>
    <w:rsid w:val="0070041C"/>
    <w:rsid w:val="007004F1"/>
    <w:rsid w:val="007007C9"/>
    <w:rsid w:val="00700F8C"/>
    <w:rsid w:val="00700FCC"/>
    <w:rsid w:val="00701372"/>
    <w:rsid w:val="007018BD"/>
    <w:rsid w:val="00702DE4"/>
    <w:rsid w:val="00703613"/>
    <w:rsid w:val="00704339"/>
    <w:rsid w:val="007045E6"/>
    <w:rsid w:val="0070513B"/>
    <w:rsid w:val="00705147"/>
    <w:rsid w:val="00705EAB"/>
    <w:rsid w:val="00710E51"/>
    <w:rsid w:val="00711483"/>
    <w:rsid w:val="007119D1"/>
    <w:rsid w:val="007122D9"/>
    <w:rsid w:val="00712B66"/>
    <w:rsid w:val="00712E81"/>
    <w:rsid w:val="00712F1D"/>
    <w:rsid w:val="00713110"/>
    <w:rsid w:val="00713FC1"/>
    <w:rsid w:val="00714FAB"/>
    <w:rsid w:val="00715431"/>
    <w:rsid w:val="00715485"/>
    <w:rsid w:val="007156E0"/>
    <w:rsid w:val="0071612D"/>
    <w:rsid w:val="0071660A"/>
    <w:rsid w:val="00717172"/>
    <w:rsid w:val="00717E6B"/>
    <w:rsid w:val="0072089E"/>
    <w:rsid w:val="00720EBE"/>
    <w:rsid w:val="007210D6"/>
    <w:rsid w:val="00721695"/>
    <w:rsid w:val="00722B58"/>
    <w:rsid w:val="007233E7"/>
    <w:rsid w:val="00723B0F"/>
    <w:rsid w:val="00724106"/>
    <w:rsid w:val="0072454D"/>
    <w:rsid w:val="00724803"/>
    <w:rsid w:val="00724C0B"/>
    <w:rsid w:val="0072563F"/>
    <w:rsid w:val="0072592D"/>
    <w:rsid w:val="00725E6A"/>
    <w:rsid w:val="00726EF9"/>
    <w:rsid w:val="00727150"/>
    <w:rsid w:val="0072717D"/>
    <w:rsid w:val="00727550"/>
    <w:rsid w:val="00730183"/>
    <w:rsid w:val="00732458"/>
    <w:rsid w:val="007327BC"/>
    <w:rsid w:val="00732805"/>
    <w:rsid w:val="0073335C"/>
    <w:rsid w:val="007336EB"/>
    <w:rsid w:val="00733EA4"/>
    <w:rsid w:val="007341AF"/>
    <w:rsid w:val="0073450C"/>
    <w:rsid w:val="0073466E"/>
    <w:rsid w:val="007351E1"/>
    <w:rsid w:val="007356D3"/>
    <w:rsid w:val="00735778"/>
    <w:rsid w:val="007368C3"/>
    <w:rsid w:val="007400B6"/>
    <w:rsid w:val="00740174"/>
    <w:rsid w:val="00740C0C"/>
    <w:rsid w:val="00741327"/>
    <w:rsid w:val="00742F5A"/>
    <w:rsid w:val="00743F67"/>
    <w:rsid w:val="007443EC"/>
    <w:rsid w:val="007477BF"/>
    <w:rsid w:val="00747B88"/>
    <w:rsid w:val="00750620"/>
    <w:rsid w:val="0075063E"/>
    <w:rsid w:val="00750F36"/>
    <w:rsid w:val="00751637"/>
    <w:rsid w:val="00751A62"/>
    <w:rsid w:val="00753130"/>
    <w:rsid w:val="0075393D"/>
    <w:rsid w:val="00753A51"/>
    <w:rsid w:val="00753DE9"/>
    <w:rsid w:val="0075447A"/>
    <w:rsid w:val="007545AB"/>
    <w:rsid w:val="00754F80"/>
    <w:rsid w:val="007552B7"/>
    <w:rsid w:val="007554CD"/>
    <w:rsid w:val="007555EF"/>
    <w:rsid w:val="00755DDA"/>
    <w:rsid w:val="00757007"/>
    <w:rsid w:val="00757E7B"/>
    <w:rsid w:val="007603C0"/>
    <w:rsid w:val="00760B3D"/>
    <w:rsid w:val="00761541"/>
    <w:rsid w:val="00761965"/>
    <w:rsid w:val="00761D11"/>
    <w:rsid w:val="00762303"/>
    <w:rsid w:val="00762C8E"/>
    <w:rsid w:val="00763F21"/>
    <w:rsid w:val="0076410D"/>
    <w:rsid w:val="0076418B"/>
    <w:rsid w:val="00764356"/>
    <w:rsid w:val="0076482D"/>
    <w:rsid w:val="00764B05"/>
    <w:rsid w:val="00764CE6"/>
    <w:rsid w:val="00766054"/>
    <w:rsid w:val="00766AD9"/>
    <w:rsid w:val="00767CB3"/>
    <w:rsid w:val="0077039F"/>
    <w:rsid w:val="007703BA"/>
    <w:rsid w:val="00770C32"/>
    <w:rsid w:val="00771063"/>
    <w:rsid w:val="007711C5"/>
    <w:rsid w:val="0077181A"/>
    <w:rsid w:val="00771CA1"/>
    <w:rsid w:val="00771E1C"/>
    <w:rsid w:val="0077284D"/>
    <w:rsid w:val="007728E6"/>
    <w:rsid w:val="00773212"/>
    <w:rsid w:val="0077335D"/>
    <w:rsid w:val="007738CB"/>
    <w:rsid w:val="00774903"/>
    <w:rsid w:val="00774BDA"/>
    <w:rsid w:val="00774D5A"/>
    <w:rsid w:val="00775577"/>
    <w:rsid w:val="00775777"/>
    <w:rsid w:val="007757A1"/>
    <w:rsid w:val="00776070"/>
    <w:rsid w:val="00776867"/>
    <w:rsid w:val="00777B6D"/>
    <w:rsid w:val="00781B1C"/>
    <w:rsid w:val="00781E8E"/>
    <w:rsid w:val="00781F26"/>
    <w:rsid w:val="00782423"/>
    <w:rsid w:val="00782B48"/>
    <w:rsid w:val="00782BDB"/>
    <w:rsid w:val="007831A5"/>
    <w:rsid w:val="00784444"/>
    <w:rsid w:val="00784F5B"/>
    <w:rsid w:val="0078554C"/>
    <w:rsid w:val="007861F9"/>
    <w:rsid w:val="00786A6F"/>
    <w:rsid w:val="00787191"/>
    <w:rsid w:val="00787ECC"/>
    <w:rsid w:val="007907B8"/>
    <w:rsid w:val="00790F43"/>
    <w:rsid w:val="00791546"/>
    <w:rsid w:val="0079193A"/>
    <w:rsid w:val="00791B8D"/>
    <w:rsid w:val="00792270"/>
    <w:rsid w:val="00793026"/>
    <w:rsid w:val="00793ABB"/>
    <w:rsid w:val="007941D0"/>
    <w:rsid w:val="00794486"/>
    <w:rsid w:val="007947BD"/>
    <w:rsid w:val="00794A23"/>
    <w:rsid w:val="007951A3"/>
    <w:rsid w:val="00795D70"/>
    <w:rsid w:val="00797824"/>
    <w:rsid w:val="00797F73"/>
    <w:rsid w:val="007A0534"/>
    <w:rsid w:val="007A08DD"/>
    <w:rsid w:val="007A308B"/>
    <w:rsid w:val="007A4875"/>
    <w:rsid w:val="007A4918"/>
    <w:rsid w:val="007A53F0"/>
    <w:rsid w:val="007A5BDE"/>
    <w:rsid w:val="007A5C3F"/>
    <w:rsid w:val="007A5D70"/>
    <w:rsid w:val="007A61C7"/>
    <w:rsid w:val="007A662B"/>
    <w:rsid w:val="007A74DA"/>
    <w:rsid w:val="007A77C1"/>
    <w:rsid w:val="007B0489"/>
    <w:rsid w:val="007B0DAE"/>
    <w:rsid w:val="007B1007"/>
    <w:rsid w:val="007B115E"/>
    <w:rsid w:val="007B2134"/>
    <w:rsid w:val="007B21D3"/>
    <w:rsid w:val="007B2400"/>
    <w:rsid w:val="007B288E"/>
    <w:rsid w:val="007B36CD"/>
    <w:rsid w:val="007B4B91"/>
    <w:rsid w:val="007B4B99"/>
    <w:rsid w:val="007B4BA4"/>
    <w:rsid w:val="007B5AC5"/>
    <w:rsid w:val="007B74FC"/>
    <w:rsid w:val="007C095A"/>
    <w:rsid w:val="007C2556"/>
    <w:rsid w:val="007C2AC5"/>
    <w:rsid w:val="007C3DA1"/>
    <w:rsid w:val="007C4189"/>
    <w:rsid w:val="007C4282"/>
    <w:rsid w:val="007C4458"/>
    <w:rsid w:val="007C4A28"/>
    <w:rsid w:val="007C4C95"/>
    <w:rsid w:val="007C59BE"/>
    <w:rsid w:val="007C630A"/>
    <w:rsid w:val="007C676C"/>
    <w:rsid w:val="007C76AC"/>
    <w:rsid w:val="007D0453"/>
    <w:rsid w:val="007D0529"/>
    <w:rsid w:val="007D0780"/>
    <w:rsid w:val="007D1689"/>
    <w:rsid w:val="007D1CCF"/>
    <w:rsid w:val="007D1D33"/>
    <w:rsid w:val="007D235E"/>
    <w:rsid w:val="007D2626"/>
    <w:rsid w:val="007D341A"/>
    <w:rsid w:val="007D3DAF"/>
    <w:rsid w:val="007D3FBD"/>
    <w:rsid w:val="007D502B"/>
    <w:rsid w:val="007D54DB"/>
    <w:rsid w:val="007D5A43"/>
    <w:rsid w:val="007D6747"/>
    <w:rsid w:val="007D6856"/>
    <w:rsid w:val="007D687B"/>
    <w:rsid w:val="007D744D"/>
    <w:rsid w:val="007D7740"/>
    <w:rsid w:val="007D7886"/>
    <w:rsid w:val="007E0137"/>
    <w:rsid w:val="007E0A32"/>
    <w:rsid w:val="007E14FA"/>
    <w:rsid w:val="007E1580"/>
    <w:rsid w:val="007E28D5"/>
    <w:rsid w:val="007E5F5E"/>
    <w:rsid w:val="007E602F"/>
    <w:rsid w:val="007E6193"/>
    <w:rsid w:val="007E6297"/>
    <w:rsid w:val="007E66AA"/>
    <w:rsid w:val="007E67BB"/>
    <w:rsid w:val="007E69F3"/>
    <w:rsid w:val="007E6D29"/>
    <w:rsid w:val="007E6D2A"/>
    <w:rsid w:val="007E7066"/>
    <w:rsid w:val="007E7183"/>
    <w:rsid w:val="007E7C8A"/>
    <w:rsid w:val="007E7E5B"/>
    <w:rsid w:val="007F0A4A"/>
    <w:rsid w:val="007F0CD3"/>
    <w:rsid w:val="007F0D2D"/>
    <w:rsid w:val="007F2D8B"/>
    <w:rsid w:val="007F42AC"/>
    <w:rsid w:val="007F47EC"/>
    <w:rsid w:val="007F4F3D"/>
    <w:rsid w:val="007F573F"/>
    <w:rsid w:val="007F6853"/>
    <w:rsid w:val="007F72F2"/>
    <w:rsid w:val="007F75B3"/>
    <w:rsid w:val="007F7A4F"/>
    <w:rsid w:val="00801115"/>
    <w:rsid w:val="0080174A"/>
    <w:rsid w:val="008017AC"/>
    <w:rsid w:val="00802839"/>
    <w:rsid w:val="00802B63"/>
    <w:rsid w:val="00803B07"/>
    <w:rsid w:val="008048B1"/>
    <w:rsid w:val="0080492C"/>
    <w:rsid w:val="008072AB"/>
    <w:rsid w:val="00807B57"/>
    <w:rsid w:val="008101E1"/>
    <w:rsid w:val="0081088F"/>
    <w:rsid w:val="00810B52"/>
    <w:rsid w:val="0081105F"/>
    <w:rsid w:val="00811E90"/>
    <w:rsid w:val="008122F8"/>
    <w:rsid w:val="0081232D"/>
    <w:rsid w:val="008130B7"/>
    <w:rsid w:val="008138C7"/>
    <w:rsid w:val="008143A2"/>
    <w:rsid w:val="00814803"/>
    <w:rsid w:val="0081522B"/>
    <w:rsid w:val="00815E1D"/>
    <w:rsid w:val="008165AA"/>
    <w:rsid w:val="0081674C"/>
    <w:rsid w:val="00816E3F"/>
    <w:rsid w:val="00817C9E"/>
    <w:rsid w:val="00820420"/>
    <w:rsid w:val="00821038"/>
    <w:rsid w:val="0082121E"/>
    <w:rsid w:val="008216BC"/>
    <w:rsid w:val="00821B8D"/>
    <w:rsid w:val="00822363"/>
    <w:rsid w:val="00824B84"/>
    <w:rsid w:val="00824D61"/>
    <w:rsid w:val="00825759"/>
    <w:rsid w:val="00825861"/>
    <w:rsid w:val="008259F5"/>
    <w:rsid w:val="00826578"/>
    <w:rsid w:val="008268FB"/>
    <w:rsid w:val="00827E3A"/>
    <w:rsid w:val="008309A8"/>
    <w:rsid w:val="00831F55"/>
    <w:rsid w:val="008338F9"/>
    <w:rsid w:val="008349A5"/>
    <w:rsid w:val="008359A7"/>
    <w:rsid w:val="00835F55"/>
    <w:rsid w:val="00836527"/>
    <w:rsid w:val="00836A42"/>
    <w:rsid w:val="00837AA4"/>
    <w:rsid w:val="00840620"/>
    <w:rsid w:val="0084181E"/>
    <w:rsid w:val="008418C0"/>
    <w:rsid w:val="00841A1C"/>
    <w:rsid w:val="00841B10"/>
    <w:rsid w:val="00841FD3"/>
    <w:rsid w:val="008423E8"/>
    <w:rsid w:val="00842AEE"/>
    <w:rsid w:val="0084392B"/>
    <w:rsid w:val="008449B4"/>
    <w:rsid w:val="00844E8E"/>
    <w:rsid w:val="008451D0"/>
    <w:rsid w:val="00845380"/>
    <w:rsid w:val="008459E8"/>
    <w:rsid w:val="00845D2F"/>
    <w:rsid w:val="008464AB"/>
    <w:rsid w:val="0084749B"/>
    <w:rsid w:val="00847D15"/>
    <w:rsid w:val="008508A5"/>
    <w:rsid w:val="00851736"/>
    <w:rsid w:val="00851D42"/>
    <w:rsid w:val="008527FA"/>
    <w:rsid w:val="00852BD7"/>
    <w:rsid w:val="00852EC9"/>
    <w:rsid w:val="00853311"/>
    <w:rsid w:val="008536E7"/>
    <w:rsid w:val="00854103"/>
    <w:rsid w:val="00854BF2"/>
    <w:rsid w:val="0085547C"/>
    <w:rsid w:val="00855EA8"/>
    <w:rsid w:val="008566F7"/>
    <w:rsid w:val="0085684E"/>
    <w:rsid w:val="00856E25"/>
    <w:rsid w:val="0085737D"/>
    <w:rsid w:val="0086018F"/>
    <w:rsid w:val="00860B2B"/>
    <w:rsid w:val="00860B63"/>
    <w:rsid w:val="00860B97"/>
    <w:rsid w:val="00861538"/>
    <w:rsid w:val="00863CD8"/>
    <w:rsid w:val="00864BB9"/>
    <w:rsid w:val="00865139"/>
    <w:rsid w:val="0086578F"/>
    <w:rsid w:val="00866115"/>
    <w:rsid w:val="00866122"/>
    <w:rsid w:val="00866379"/>
    <w:rsid w:val="00866698"/>
    <w:rsid w:val="00866B25"/>
    <w:rsid w:val="00866D86"/>
    <w:rsid w:val="008670DF"/>
    <w:rsid w:val="008678CE"/>
    <w:rsid w:val="00867CCD"/>
    <w:rsid w:val="00871871"/>
    <w:rsid w:val="0087198D"/>
    <w:rsid w:val="00872212"/>
    <w:rsid w:val="008726FB"/>
    <w:rsid w:val="00872B8F"/>
    <w:rsid w:val="00873093"/>
    <w:rsid w:val="00873FDE"/>
    <w:rsid w:val="00874BCD"/>
    <w:rsid w:val="008752F4"/>
    <w:rsid w:val="00876581"/>
    <w:rsid w:val="008778D8"/>
    <w:rsid w:val="00880CE1"/>
    <w:rsid w:val="008824A3"/>
    <w:rsid w:val="008826C3"/>
    <w:rsid w:val="0088325D"/>
    <w:rsid w:val="00883DA3"/>
    <w:rsid w:val="00883F86"/>
    <w:rsid w:val="0088424A"/>
    <w:rsid w:val="00884874"/>
    <w:rsid w:val="00884C5F"/>
    <w:rsid w:val="00885910"/>
    <w:rsid w:val="00885F92"/>
    <w:rsid w:val="008863C2"/>
    <w:rsid w:val="008865E6"/>
    <w:rsid w:val="00887123"/>
    <w:rsid w:val="008874EE"/>
    <w:rsid w:val="0088781F"/>
    <w:rsid w:val="00887DC7"/>
    <w:rsid w:val="00891535"/>
    <w:rsid w:val="0089207F"/>
    <w:rsid w:val="0089217A"/>
    <w:rsid w:val="00892B38"/>
    <w:rsid w:val="00892B3D"/>
    <w:rsid w:val="00893F5B"/>
    <w:rsid w:val="008942F5"/>
    <w:rsid w:val="00894D1A"/>
    <w:rsid w:val="00895F12"/>
    <w:rsid w:val="00897916"/>
    <w:rsid w:val="008A0A0C"/>
    <w:rsid w:val="008A2154"/>
    <w:rsid w:val="008A25EE"/>
    <w:rsid w:val="008A3870"/>
    <w:rsid w:val="008A3E73"/>
    <w:rsid w:val="008A4276"/>
    <w:rsid w:val="008A4A77"/>
    <w:rsid w:val="008A5A73"/>
    <w:rsid w:val="008A5F3B"/>
    <w:rsid w:val="008A6BC8"/>
    <w:rsid w:val="008A6C6B"/>
    <w:rsid w:val="008A6FE1"/>
    <w:rsid w:val="008A7089"/>
    <w:rsid w:val="008A78A0"/>
    <w:rsid w:val="008A79EA"/>
    <w:rsid w:val="008A7BC6"/>
    <w:rsid w:val="008B01C5"/>
    <w:rsid w:val="008B06F2"/>
    <w:rsid w:val="008B070F"/>
    <w:rsid w:val="008B08AA"/>
    <w:rsid w:val="008B094E"/>
    <w:rsid w:val="008B1163"/>
    <w:rsid w:val="008B1C00"/>
    <w:rsid w:val="008B1D30"/>
    <w:rsid w:val="008B3535"/>
    <w:rsid w:val="008B5250"/>
    <w:rsid w:val="008B5352"/>
    <w:rsid w:val="008B574E"/>
    <w:rsid w:val="008B5966"/>
    <w:rsid w:val="008B62EA"/>
    <w:rsid w:val="008B696E"/>
    <w:rsid w:val="008B6CA4"/>
    <w:rsid w:val="008B72ED"/>
    <w:rsid w:val="008B7503"/>
    <w:rsid w:val="008C01A4"/>
    <w:rsid w:val="008C05F6"/>
    <w:rsid w:val="008C078F"/>
    <w:rsid w:val="008C09A5"/>
    <w:rsid w:val="008C12D7"/>
    <w:rsid w:val="008C186C"/>
    <w:rsid w:val="008C1C5F"/>
    <w:rsid w:val="008C2A2A"/>
    <w:rsid w:val="008C32AA"/>
    <w:rsid w:val="008C36BE"/>
    <w:rsid w:val="008C3EE5"/>
    <w:rsid w:val="008C59D8"/>
    <w:rsid w:val="008C6733"/>
    <w:rsid w:val="008C694B"/>
    <w:rsid w:val="008C6CF6"/>
    <w:rsid w:val="008D1A20"/>
    <w:rsid w:val="008D2537"/>
    <w:rsid w:val="008D3358"/>
    <w:rsid w:val="008D3D9B"/>
    <w:rsid w:val="008D4B0B"/>
    <w:rsid w:val="008D50BE"/>
    <w:rsid w:val="008D5965"/>
    <w:rsid w:val="008D60F7"/>
    <w:rsid w:val="008D631C"/>
    <w:rsid w:val="008D6BA7"/>
    <w:rsid w:val="008D794C"/>
    <w:rsid w:val="008D7AC1"/>
    <w:rsid w:val="008D7B4B"/>
    <w:rsid w:val="008D7C70"/>
    <w:rsid w:val="008E07AB"/>
    <w:rsid w:val="008E08C2"/>
    <w:rsid w:val="008E09E6"/>
    <w:rsid w:val="008E184C"/>
    <w:rsid w:val="008E2077"/>
    <w:rsid w:val="008E3638"/>
    <w:rsid w:val="008E3FC2"/>
    <w:rsid w:val="008E484E"/>
    <w:rsid w:val="008E5317"/>
    <w:rsid w:val="008E5ADD"/>
    <w:rsid w:val="008E7338"/>
    <w:rsid w:val="008E760B"/>
    <w:rsid w:val="008F0810"/>
    <w:rsid w:val="008F0886"/>
    <w:rsid w:val="008F11EE"/>
    <w:rsid w:val="008F19F8"/>
    <w:rsid w:val="008F1E1A"/>
    <w:rsid w:val="008F1F41"/>
    <w:rsid w:val="008F2108"/>
    <w:rsid w:val="008F2A30"/>
    <w:rsid w:val="008F2AA2"/>
    <w:rsid w:val="008F3194"/>
    <w:rsid w:val="008F37EE"/>
    <w:rsid w:val="008F460E"/>
    <w:rsid w:val="008F49A4"/>
    <w:rsid w:val="008F4AB3"/>
    <w:rsid w:val="008F4BED"/>
    <w:rsid w:val="008F50B9"/>
    <w:rsid w:val="008F58B9"/>
    <w:rsid w:val="008F63E2"/>
    <w:rsid w:val="008F6778"/>
    <w:rsid w:val="008F6988"/>
    <w:rsid w:val="008F7174"/>
    <w:rsid w:val="008F77AA"/>
    <w:rsid w:val="008F78AB"/>
    <w:rsid w:val="008F7C0E"/>
    <w:rsid w:val="0090054F"/>
    <w:rsid w:val="00901821"/>
    <w:rsid w:val="00901F05"/>
    <w:rsid w:val="00902D30"/>
    <w:rsid w:val="009035BF"/>
    <w:rsid w:val="0090436F"/>
    <w:rsid w:val="009052A8"/>
    <w:rsid w:val="00907130"/>
    <w:rsid w:val="00907212"/>
    <w:rsid w:val="0090749F"/>
    <w:rsid w:val="0090751D"/>
    <w:rsid w:val="00907F91"/>
    <w:rsid w:val="0091030F"/>
    <w:rsid w:val="00910CA4"/>
    <w:rsid w:val="00910E3D"/>
    <w:rsid w:val="00912061"/>
    <w:rsid w:val="00913255"/>
    <w:rsid w:val="0091337F"/>
    <w:rsid w:val="00913BEA"/>
    <w:rsid w:val="00913FF8"/>
    <w:rsid w:val="00916E25"/>
    <w:rsid w:val="00920745"/>
    <w:rsid w:val="00920813"/>
    <w:rsid w:val="00920A45"/>
    <w:rsid w:val="00920C4B"/>
    <w:rsid w:val="00920CA1"/>
    <w:rsid w:val="00920D30"/>
    <w:rsid w:val="00921811"/>
    <w:rsid w:val="0092197C"/>
    <w:rsid w:val="00921A9F"/>
    <w:rsid w:val="00922B05"/>
    <w:rsid w:val="00922C22"/>
    <w:rsid w:val="00923487"/>
    <w:rsid w:val="009238A9"/>
    <w:rsid w:val="009239C6"/>
    <w:rsid w:val="00923AF5"/>
    <w:rsid w:val="0092535F"/>
    <w:rsid w:val="009253DD"/>
    <w:rsid w:val="00925F49"/>
    <w:rsid w:val="00927640"/>
    <w:rsid w:val="009304FF"/>
    <w:rsid w:val="00930E91"/>
    <w:rsid w:val="00930F98"/>
    <w:rsid w:val="009314E8"/>
    <w:rsid w:val="0093182C"/>
    <w:rsid w:val="00932625"/>
    <w:rsid w:val="00932AE6"/>
    <w:rsid w:val="009338F1"/>
    <w:rsid w:val="009345D7"/>
    <w:rsid w:val="009347D5"/>
    <w:rsid w:val="0093515F"/>
    <w:rsid w:val="00936326"/>
    <w:rsid w:val="00936983"/>
    <w:rsid w:val="00936FBA"/>
    <w:rsid w:val="0093755D"/>
    <w:rsid w:val="0093769C"/>
    <w:rsid w:val="00940E71"/>
    <w:rsid w:val="009410B1"/>
    <w:rsid w:val="0094163A"/>
    <w:rsid w:val="00941EDB"/>
    <w:rsid w:val="0094207C"/>
    <w:rsid w:val="009425E2"/>
    <w:rsid w:val="00943AE5"/>
    <w:rsid w:val="00943D97"/>
    <w:rsid w:val="00945E80"/>
    <w:rsid w:val="00946072"/>
    <w:rsid w:val="00946623"/>
    <w:rsid w:val="00947216"/>
    <w:rsid w:val="00947B7A"/>
    <w:rsid w:val="00950397"/>
    <w:rsid w:val="0095094E"/>
    <w:rsid w:val="00950B45"/>
    <w:rsid w:val="00950E01"/>
    <w:rsid w:val="00951B01"/>
    <w:rsid w:val="0095261B"/>
    <w:rsid w:val="0095335A"/>
    <w:rsid w:val="00953BBF"/>
    <w:rsid w:val="009541A3"/>
    <w:rsid w:val="00954CE2"/>
    <w:rsid w:val="0095552E"/>
    <w:rsid w:val="0095566B"/>
    <w:rsid w:val="00955AB8"/>
    <w:rsid w:val="00955F85"/>
    <w:rsid w:val="00956427"/>
    <w:rsid w:val="00956E97"/>
    <w:rsid w:val="009572D4"/>
    <w:rsid w:val="00957905"/>
    <w:rsid w:val="00957C6D"/>
    <w:rsid w:val="00960898"/>
    <w:rsid w:val="00961724"/>
    <w:rsid w:val="009639DC"/>
    <w:rsid w:val="00964562"/>
    <w:rsid w:val="0096460E"/>
    <w:rsid w:val="00964825"/>
    <w:rsid w:val="0096671C"/>
    <w:rsid w:val="00966788"/>
    <w:rsid w:val="00970A6A"/>
    <w:rsid w:val="0097238C"/>
    <w:rsid w:val="00972D5E"/>
    <w:rsid w:val="00973264"/>
    <w:rsid w:val="00973417"/>
    <w:rsid w:val="00973ADF"/>
    <w:rsid w:val="00974DAC"/>
    <w:rsid w:val="0097538C"/>
    <w:rsid w:val="00975400"/>
    <w:rsid w:val="009756AA"/>
    <w:rsid w:val="0097610F"/>
    <w:rsid w:val="00976A79"/>
    <w:rsid w:val="00976D16"/>
    <w:rsid w:val="009777AB"/>
    <w:rsid w:val="00977F3D"/>
    <w:rsid w:val="00980DE0"/>
    <w:rsid w:val="00981000"/>
    <w:rsid w:val="00981070"/>
    <w:rsid w:val="009810E9"/>
    <w:rsid w:val="00981BA4"/>
    <w:rsid w:val="00983163"/>
    <w:rsid w:val="00983634"/>
    <w:rsid w:val="00983B90"/>
    <w:rsid w:val="00983C3C"/>
    <w:rsid w:val="0098513C"/>
    <w:rsid w:val="009854A3"/>
    <w:rsid w:val="00985C83"/>
    <w:rsid w:val="00985F17"/>
    <w:rsid w:val="00986911"/>
    <w:rsid w:val="00986D0F"/>
    <w:rsid w:val="00986D92"/>
    <w:rsid w:val="009874C2"/>
    <w:rsid w:val="00987D04"/>
    <w:rsid w:val="0099051B"/>
    <w:rsid w:val="009912D4"/>
    <w:rsid w:val="0099168D"/>
    <w:rsid w:val="009920E6"/>
    <w:rsid w:val="0099319B"/>
    <w:rsid w:val="0099452D"/>
    <w:rsid w:val="00994979"/>
    <w:rsid w:val="00994E74"/>
    <w:rsid w:val="009954C6"/>
    <w:rsid w:val="0099659F"/>
    <w:rsid w:val="00996B13"/>
    <w:rsid w:val="00997776"/>
    <w:rsid w:val="009A0DDF"/>
    <w:rsid w:val="009A0FF2"/>
    <w:rsid w:val="009A1258"/>
    <w:rsid w:val="009A17BA"/>
    <w:rsid w:val="009A1F84"/>
    <w:rsid w:val="009A2362"/>
    <w:rsid w:val="009A24B1"/>
    <w:rsid w:val="009A3198"/>
    <w:rsid w:val="009A46A3"/>
    <w:rsid w:val="009A52D2"/>
    <w:rsid w:val="009A5F61"/>
    <w:rsid w:val="009A61BB"/>
    <w:rsid w:val="009A64E1"/>
    <w:rsid w:val="009A6707"/>
    <w:rsid w:val="009A677C"/>
    <w:rsid w:val="009A704D"/>
    <w:rsid w:val="009A73ED"/>
    <w:rsid w:val="009A7CA8"/>
    <w:rsid w:val="009B0C96"/>
    <w:rsid w:val="009B0D59"/>
    <w:rsid w:val="009B2A14"/>
    <w:rsid w:val="009B2DFA"/>
    <w:rsid w:val="009B3C9D"/>
    <w:rsid w:val="009B463B"/>
    <w:rsid w:val="009B55A4"/>
    <w:rsid w:val="009B55AE"/>
    <w:rsid w:val="009B5CBE"/>
    <w:rsid w:val="009B6D5B"/>
    <w:rsid w:val="009B6EF7"/>
    <w:rsid w:val="009B7923"/>
    <w:rsid w:val="009C035F"/>
    <w:rsid w:val="009C0B4B"/>
    <w:rsid w:val="009C22D0"/>
    <w:rsid w:val="009C28D1"/>
    <w:rsid w:val="009C2C3F"/>
    <w:rsid w:val="009C2CC7"/>
    <w:rsid w:val="009C3064"/>
    <w:rsid w:val="009C33A3"/>
    <w:rsid w:val="009C3637"/>
    <w:rsid w:val="009C367E"/>
    <w:rsid w:val="009C3718"/>
    <w:rsid w:val="009C37CC"/>
    <w:rsid w:val="009C3A2C"/>
    <w:rsid w:val="009C3F9C"/>
    <w:rsid w:val="009C43DD"/>
    <w:rsid w:val="009C4620"/>
    <w:rsid w:val="009C4D8C"/>
    <w:rsid w:val="009C5948"/>
    <w:rsid w:val="009C5A0C"/>
    <w:rsid w:val="009C5BEE"/>
    <w:rsid w:val="009C5E91"/>
    <w:rsid w:val="009C60D7"/>
    <w:rsid w:val="009C6251"/>
    <w:rsid w:val="009C733B"/>
    <w:rsid w:val="009C754F"/>
    <w:rsid w:val="009D221E"/>
    <w:rsid w:val="009D283A"/>
    <w:rsid w:val="009D2975"/>
    <w:rsid w:val="009D35C3"/>
    <w:rsid w:val="009D3849"/>
    <w:rsid w:val="009D40DE"/>
    <w:rsid w:val="009D4FB7"/>
    <w:rsid w:val="009D5F48"/>
    <w:rsid w:val="009D6258"/>
    <w:rsid w:val="009D7F00"/>
    <w:rsid w:val="009E12C6"/>
    <w:rsid w:val="009E1EAB"/>
    <w:rsid w:val="009E3189"/>
    <w:rsid w:val="009E363A"/>
    <w:rsid w:val="009E3768"/>
    <w:rsid w:val="009E3B32"/>
    <w:rsid w:val="009E3E90"/>
    <w:rsid w:val="009E4DE9"/>
    <w:rsid w:val="009E50D8"/>
    <w:rsid w:val="009E595F"/>
    <w:rsid w:val="009E6E0E"/>
    <w:rsid w:val="009E7636"/>
    <w:rsid w:val="009E784C"/>
    <w:rsid w:val="009F0605"/>
    <w:rsid w:val="009F07E4"/>
    <w:rsid w:val="009F12A7"/>
    <w:rsid w:val="009F2103"/>
    <w:rsid w:val="009F27F2"/>
    <w:rsid w:val="009F300B"/>
    <w:rsid w:val="009F3471"/>
    <w:rsid w:val="009F391D"/>
    <w:rsid w:val="009F3CD1"/>
    <w:rsid w:val="009F3FDC"/>
    <w:rsid w:val="009F4E05"/>
    <w:rsid w:val="009F5BD5"/>
    <w:rsid w:val="009F5D43"/>
    <w:rsid w:val="009F647F"/>
    <w:rsid w:val="009F6745"/>
    <w:rsid w:val="009F73E1"/>
    <w:rsid w:val="009F7D7D"/>
    <w:rsid w:val="00A0080A"/>
    <w:rsid w:val="00A00AA0"/>
    <w:rsid w:val="00A00CAD"/>
    <w:rsid w:val="00A00DFF"/>
    <w:rsid w:val="00A0124D"/>
    <w:rsid w:val="00A015ED"/>
    <w:rsid w:val="00A01621"/>
    <w:rsid w:val="00A01A3B"/>
    <w:rsid w:val="00A01D7B"/>
    <w:rsid w:val="00A0240E"/>
    <w:rsid w:val="00A0266B"/>
    <w:rsid w:val="00A02778"/>
    <w:rsid w:val="00A04133"/>
    <w:rsid w:val="00A04D53"/>
    <w:rsid w:val="00A057C1"/>
    <w:rsid w:val="00A05F6E"/>
    <w:rsid w:val="00A06379"/>
    <w:rsid w:val="00A06800"/>
    <w:rsid w:val="00A069C2"/>
    <w:rsid w:val="00A06B51"/>
    <w:rsid w:val="00A06D66"/>
    <w:rsid w:val="00A07A55"/>
    <w:rsid w:val="00A10622"/>
    <w:rsid w:val="00A1066D"/>
    <w:rsid w:val="00A1118E"/>
    <w:rsid w:val="00A1171E"/>
    <w:rsid w:val="00A11BF8"/>
    <w:rsid w:val="00A11D1A"/>
    <w:rsid w:val="00A11E33"/>
    <w:rsid w:val="00A12298"/>
    <w:rsid w:val="00A12E51"/>
    <w:rsid w:val="00A14EB8"/>
    <w:rsid w:val="00A15A43"/>
    <w:rsid w:val="00A15E4B"/>
    <w:rsid w:val="00A16825"/>
    <w:rsid w:val="00A173BA"/>
    <w:rsid w:val="00A17FBC"/>
    <w:rsid w:val="00A21008"/>
    <w:rsid w:val="00A21DFA"/>
    <w:rsid w:val="00A22002"/>
    <w:rsid w:val="00A23445"/>
    <w:rsid w:val="00A2416E"/>
    <w:rsid w:val="00A24371"/>
    <w:rsid w:val="00A24B63"/>
    <w:rsid w:val="00A25645"/>
    <w:rsid w:val="00A25E64"/>
    <w:rsid w:val="00A267D2"/>
    <w:rsid w:val="00A26D6A"/>
    <w:rsid w:val="00A2789A"/>
    <w:rsid w:val="00A27917"/>
    <w:rsid w:val="00A27AB3"/>
    <w:rsid w:val="00A30F2D"/>
    <w:rsid w:val="00A30FED"/>
    <w:rsid w:val="00A31330"/>
    <w:rsid w:val="00A3174C"/>
    <w:rsid w:val="00A32308"/>
    <w:rsid w:val="00A32322"/>
    <w:rsid w:val="00A325DA"/>
    <w:rsid w:val="00A3302B"/>
    <w:rsid w:val="00A33A81"/>
    <w:rsid w:val="00A34880"/>
    <w:rsid w:val="00A35890"/>
    <w:rsid w:val="00A35AF8"/>
    <w:rsid w:val="00A35D2B"/>
    <w:rsid w:val="00A367DE"/>
    <w:rsid w:val="00A403B2"/>
    <w:rsid w:val="00A41BEE"/>
    <w:rsid w:val="00A42DA4"/>
    <w:rsid w:val="00A42F91"/>
    <w:rsid w:val="00A43192"/>
    <w:rsid w:val="00A43411"/>
    <w:rsid w:val="00A43CEE"/>
    <w:rsid w:val="00A44AA2"/>
    <w:rsid w:val="00A44B72"/>
    <w:rsid w:val="00A45069"/>
    <w:rsid w:val="00A45E7D"/>
    <w:rsid w:val="00A46128"/>
    <w:rsid w:val="00A46784"/>
    <w:rsid w:val="00A46B34"/>
    <w:rsid w:val="00A47366"/>
    <w:rsid w:val="00A4770E"/>
    <w:rsid w:val="00A50807"/>
    <w:rsid w:val="00A509CC"/>
    <w:rsid w:val="00A5106E"/>
    <w:rsid w:val="00A51267"/>
    <w:rsid w:val="00A532F6"/>
    <w:rsid w:val="00A53FEF"/>
    <w:rsid w:val="00A542E8"/>
    <w:rsid w:val="00A55940"/>
    <w:rsid w:val="00A56059"/>
    <w:rsid w:val="00A56612"/>
    <w:rsid w:val="00A56ABC"/>
    <w:rsid w:val="00A56D37"/>
    <w:rsid w:val="00A57060"/>
    <w:rsid w:val="00A570EC"/>
    <w:rsid w:val="00A60772"/>
    <w:rsid w:val="00A609D0"/>
    <w:rsid w:val="00A60CFF"/>
    <w:rsid w:val="00A61634"/>
    <w:rsid w:val="00A61802"/>
    <w:rsid w:val="00A624A5"/>
    <w:rsid w:val="00A635D9"/>
    <w:rsid w:val="00A63814"/>
    <w:rsid w:val="00A63EE5"/>
    <w:rsid w:val="00A65A25"/>
    <w:rsid w:val="00A65CC4"/>
    <w:rsid w:val="00A66484"/>
    <w:rsid w:val="00A6678E"/>
    <w:rsid w:val="00A66836"/>
    <w:rsid w:val="00A6736B"/>
    <w:rsid w:val="00A67870"/>
    <w:rsid w:val="00A6794A"/>
    <w:rsid w:val="00A67D43"/>
    <w:rsid w:val="00A70097"/>
    <w:rsid w:val="00A70596"/>
    <w:rsid w:val="00A716E9"/>
    <w:rsid w:val="00A718CA"/>
    <w:rsid w:val="00A71C91"/>
    <w:rsid w:val="00A72022"/>
    <w:rsid w:val="00A726FC"/>
    <w:rsid w:val="00A73114"/>
    <w:rsid w:val="00A734FA"/>
    <w:rsid w:val="00A73811"/>
    <w:rsid w:val="00A76C98"/>
    <w:rsid w:val="00A76E3A"/>
    <w:rsid w:val="00A7702B"/>
    <w:rsid w:val="00A77723"/>
    <w:rsid w:val="00A77B05"/>
    <w:rsid w:val="00A77FFD"/>
    <w:rsid w:val="00A80660"/>
    <w:rsid w:val="00A81664"/>
    <w:rsid w:val="00A83A81"/>
    <w:rsid w:val="00A83F51"/>
    <w:rsid w:val="00A8498A"/>
    <w:rsid w:val="00A85EF9"/>
    <w:rsid w:val="00A864D6"/>
    <w:rsid w:val="00A86B8A"/>
    <w:rsid w:val="00A87CE5"/>
    <w:rsid w:val="00A91422"/>
    <w:rsid w:val="00A917EB"/>
    <w:rsid w:val="00A92453"/>
    <w:rsid w:val="00A924C8"/>
    <w:rsid w:val="00A928FE"/>
    <w:rsid w:val="00A92DA7"/>
    <w:rsid w:val="00A92E35"/>
    <w:rsid w:val="00A93069"/>
    <w:rsid w:val="00A93853"/>
    <w:rsid w:val="00A9396B"/>
    <w:rsid w:val="00A94CF1"/>
    <w:rsid w:val="00A960EE"/>
    <w:rsid w:val="00A97ACE"/>
    <w:rsid w:val="00A97C28"/>
    <w:rsid w:val="00A97DBB"/>
    <w:rsid w:val="00A97E81"/>
    <w:rsid w:val="00AA00AC"/>
    <w:rsid w:val="00AA05E7"/>
    <w:rsid w:val="00AA0D7F"/>
    <w:rsid w:val="00AA1159"/>
    <w:rsid w:val="00AA1818"/>
    <w:rsid w:val="00AA3537"/>
    <w:rsid w:val="00AA3B10"/>
    <w:rsid w:val="00AA3E76"/>
    <w:rsid w:val="00AA476C"/>
    <w:rsid w:val="00AA4964"/>
    <w:rsid w:val="00AA6288"/>
    <w:rsid w:val="00AA71AA"/>
    <w:rsid w:val="00AA7647"/>
    <w:rsid w:val="00AA7732"/>
    <w:rsid w:val="00AA7837"/>
    <w:rsid w:val="00AB1719"/>
    <w:rsid w:val="00AB2181"/>
    <w:rsid w:val="00AB26C9"/>
    <w:rsid w:val="00AB3E46"/>
    <w:rsid w:val="00AB47B2"/>
    <w:rsid w:val="00AB4B4D"/>
    <w:rsid w:val="00AB563A"/>
    <w:rsid w:val="00AB6B40"/>
    <w:rsid w:val="00AC006E"/>
    <w:rsid w:val="00AC0B57"/>
    <w:rsid w:val="00AC0BF5"/>
    <w:rsid w:val="00AC0E0B"/>
    <w:rsid w:val="00AC14F2"/>
    <w:rsid w:val="00AC2080"/>
    <w:rsid w:val="00AC2B31"/>
    <w:rsid w:val="00AC3026"/>
    <w:rsid w:val="00AC45A3"/>
    <w:rsid w:val="00AC5A11"/>
    <w:rsid w:val="00AC5A34"/>
    <w:rsid w:val="00AC5E11"/>
    <w:rsid w:val="00AC678D"/>
    <w:rsid w:val="00AC6997"/>
    <w:rsid w:val="00AC6D4B"/>
    <w:rsid w:val="00AC6EA0"/>
    <w:rsid w:val="00AC7985"/>
    <w:rsid w:val="00AD0D9F"/>
    <w:rsid w:val="00AD0E26"/>
    <w:rsid w:val="00AD0E31"/>
    <w:rsid w:val="00AD0F00"/>
    <w:rsid w:val="00AD30EF"/>
    <w:rsid w:val="00AD30F0"/>
    <w:rsid w:val="00AD3683"/>
    <w:rsid w:val="00AD3772"/>
    <w:rsid w:val="00AD38AF"/>
    <w:rsid w:val="00AD59CE"/>
    <w:rsid w:val="00AD5FC6"/>
    <w:rsid w:val="00AD62B3"/>
    <w:rsid w:val="00AD636E"/>
    <w:rsid w:val="00AD692F"/>
    <w:rsid w:val="00AD6A52"/>
    <w:rsid w:val="00AD7D8A"/>
    <w:rsid w:val="00AE020C"/>
    <w:rsid w:val="00AE0AD3"/>
    <w:rsid w:val="00AE2465"/>
    <w:rsid w:val="00AE363F"/>
    <w:rsid w:val="00AE3CDD"/>
    <w:rsid w:val="00AE4E0A"/>
    <w:rsid w:val="00AE5A9F"/>
    <w:rsid w:val="00AE6CD0"/>
    <w:rsid w:val="00AE6E90"/>
    <w:rsid w:val="00AE758B"/>
    <w:rsid w:val="00AE7930"/>
    <w:rsid w:val="00AE79E6"/>
    <w:rsid w:val="00AF060C"/>
    <w:rsid w:val="00AF16A6"/>
    <w:rsid w:val="00AF19F1"/>
    <w:rsid w:val="00AF2DD0"/>
    <w:rsid w:val="00AF32D4"/>
    <w:rsid w:val="00AF3EDE"/>
    <w:rsid w:val="00AF3F06"/>
    <w:rsid w:val="00AF4277"/>
    <w:rsid w:val="00AF464A"/>
    <w:rsid w:val="00AF46B7"/>
    <w:rsid w:val="00AF478F"/>
    <w:rsid w:val="00AF4D60"/>
    <w:rsid w:val="00AF4EBF"/>
    <w:rsid w:val="00AF4F13"/>
    <w:rsid w:val="00AF5B23"/>
    <w:rsid w:val="00AF5CA6"/>
    <w:rsid w:val="00AF5D2B"/>
    <w:rsid w:val="00AF6326"/>
    <w:rsid w:val="00AF65B0"/>
    <w:rsid w:val="00AF7AB3"/>
    <w:rsid w:val="00AF7AE2"/>
    <w:rsid w:val="00AF7F11"/>
    <w:rsid w:val="00B00B50"/>
    <w:rsid w:val="00B011E5"/>
    <w:rsid w:val="00B01392"/>
    <w:rsid w:val="00B01C4D"/>
    <w:rsid w:val="00B0238B"/>
    <w:rsid w:val="00B02A8E"/>
    <w:rsid w:val="00B02E76"/>
    <w:rsid w:val="00B030D6"/>
    <w:rsid w:val="00B0385A"/>
    <w:rsid w:val="00B05367"/>
    <w:rsid w:val="00B0601A"/>
    <w:rsid w:val="00B0691C"/>
    <w:rsid w:val="00B074F0"/>
    <w:rsid w:val="00B077D8"/>
    <w:rsid w:val="00B07BB1"/>
    <w:rsid w:val="00B07CA0"/>
    <w:rsid w:val="00B07CAC"/>
    <w:rsid w:val="00B10256"/>
    <w:rsid w:val="00B10502"/>
    <w:rsid w:val="00B10588"/>
    <w:rsid w:val="00B1090F"/>
    <w:rsid w:val="00B10A59"/>
    <w:rsid w:val="00B10F0A"/>
    <w:rsid w:val="00B11268"/>
    <w:rsid w:val="00B11596"/>
    <w:rsid w:val="00B11828"/>
    <w:rsid w:val="00B11C5A"/>
    <w:rsid w:val="00B132CB"/>
    <w:rsid w:val="00B13C0B"/>
    <w:rsid w:val="00B14953"/>
    <w:rsid w:val="00B1535F"/>
    <w:rsid w:val="00B15A92"/>
    <w:rsid w:val="00B1720A"/>
    <w:rsid w:val="00B177E3"/>
    <w:rsid w:val="00B17F4A"/>
    <w:rsid w:val="00B2050A"/>
    <w:rsid w:val="00B205BA"/>
    <w:rsid w:val="00B2181D"/>
    <w:rsid w:val="00B22450"/>
    <w:rsid w:val="00B2280B"/>
    <w:rsid w:val="00B22918"/>
    <w:rsid w:val="00B23276"/>
    <w:rsid w:val="00B23353"/>
    <w:rsid w:val="00B23580"/>
    <w:rsid w:val="00B23627"/>
    <w:rsid w:val="00B2371C"/>
    <w:rsid w:val="00B2439A"/>
    <w:rsid w:val="00B244F7"/>
    <w:rsid w:val="00B248F9"/>
    <w:rsid w:val="00B24990"/>
    <w:rsid w:val="00B26472"/>
    <w:rsid w:val="00B2700F"/>
    <w:rsid w:val="00B2776E"/>
    <w:rsid w:val="00B30217"/>
    <w:rsid w:val="00B3154D"/>
    <w:rsid w:val="00B31741"/>
    <w:rsid w:val="00B31B98"/>
    <w:rsid w:val="00B32209"/>
    <w:rsid w:val="00B3375D"/>
    <w:rsid w:val="00B338C7"/>
    <w:rsid w:val="00B34DDD"/>
    <w:rsid w:val="00B35078"/>
    <w:rsid w:val="00B35532"/>
    <w:rsid w:val="00B3567D"/>
    <w:rsid w:val="00B357EB"/>
    <w:rsid w:val="00B35EF3"/>
    <w:rsid w:val="00B360F9"/>
    <w:rsid w:val="00B363C2"/>
    <w:rsid w:val="00B367E1"/>
    <w:rsid w:val="00B3738A"/>
    <w:rsid w:val="00B40C81"/>
    <w:rsid w:val="00B413A2"/>
    <w:rsid w:val="00B41566"/>
    <w:rsid w:val="00B416BF"/>
    <w:rsid w:val="00B42372"/>
    <w:rsid w:val="00B4309A"/>
    <w:rsid w:val="00B4467F"/>
    <w:rsid w:val="00B450D5"/>
    <w:rsid w:val="00B451AE"/>
    <w:rsid w:val="00B45755"/>
    <w:rsid w:val="00B46223"/>
    <w:rsid w:val="00B465A0"/>
    <w:rsid w:val="00B46721"/>
    <w:rsid w:val="00B46CD4"/>
    <w:rsid w:val="00B47573"/>
    <w:rsid w:val="00B5031C"/>
    <w:rsid w:val="00B52E67"/>
    <w:rsid w:val="00B5355C"/>
    <w:rsid w:val="00B53E96"/>
    <w:rsid w:val="00B5400A"/>
    <w:rsid w:val="00B54207"/>
    <w:rsid w:val="00B544A2"/>
    <w:rsid w:val="00B54FA4"/>
    <w:rsid w:val="00B554AF"/>
    <w:rsid w:val="00B55E4E"/>
    <w:rsid w:val="00B55F4B"/>
    <w:rsid w:val="00B57165"/>
    <w:rsid w:val="00B5766F"/>
    <w:rsid w:val="00B60170"/>
    <w:rsid w:val="00B60347"/>
    <w:rsid w:val="00B603DB"/>
    <w:rsid w:val="00B60F33"/>
    <w:rsid w:val="00B61350"/>
    <w:rsid w:val="00B626D9"/>
    <w:rsid w:val="00B63C35"/>
    <w:rsid w:val="00B63FB5"/>
    <w:rsid w:val="00B6630A"/>
    <w:rsid w:val="00B66994"/>
    <w:rsid w:val="00B66D1C"/>
    <w:rsid w:val="00B6755E"/>
    <w:rsid w:val="00B676E6"/>
    <w:rsid w:val="00B67EA9"/>
    <w:rsid w:val="00B67F42"/>
    <w:rsid w:val="00B70325"/>
    <w:rsid w:val="00B71059"/>
    <w:rsid w:val="00B7119A"/>
    <w:rsid w:val="00B71ED4"/>
    <w:rsid w:val="00B72CB2"/>
    <w:rsid w:val="00B73760"/>
    <w:rsid w:val="00B73EF6"/>
    <w:rsid w:val="00B74D8A"/>
    <w:rsid w:val="00B74FBE"/>
    <w:rsid w:val="00B7534E"/>
    <w:rsid w:val="00B75468"/>
    <w:rsid w:val="00B75CE2"/>
    <w:rsid w:val="00B77258"/>
    <w:rsid w:val="00B778E8"/>
    <w:rsid w:val="00B77B69"/>
    <w:rsid w:val="00B77FC0"/>
    <w:rsid w:val="00B80709"/>
    <w:rsid w:val="00B80CA2"/>
    <w:rsid w:val="00B80EAC"/>
    <w:rsid w:val="00B816DC"/>
    <w:rsid w:val="00B824AA"/>
    <w:rsid w:val="00B82530"/>
    <w:rsid w:val="00B82D23"/>
    <w:rsid w:val="00B837C3"/>
    <w:rsid w:val="00B8382D"/>
    <w:rsid w:val="00B84646"/>
    <w:rsid w:val="00B8474F"/>
    <w:rsid w:val="00B858AB"/>
    <w:rsid w:val="00B872E9"/>
    <w:rsid w:val="00B872F5"/>
    <w:rsid w:val="00B87685"/>
    <w:rsid w:val="00B877B1"/>
    <w:rsid w:val="00B8788D"/>
    <w:rsid w:val="00B87FC7"/>
    <w:rsid w:val="00B90C0A"/>
    <w:rsid w:val="00B90FC3"/>
    <w:rsid w:val="00B910C2"/>
    <w:rsid w:val="00B91295"/>
    <w:rsid w:val="00B913A0"/>
    <w:rsid w:val="00B92800"/>
    <w:rsid w:val="00B93071"/>
    <w:rsid w:val="00B940D0"/>
    <w:rsid w:val="00B942B6"/>
    <w:rsid w:val="00B94890"/>
    <w:rsid w:val="00B95445"/>
    <w:rsid w:val="00B954F4"/>
    <w:rsid w:val="00B958AD"/>
    <w:rsid w:val="00B95A50"/>
    <w:rsid w:val="00B9633F"/>
    <w:rsid w:val="00B96696"/>
    <w:rsid w:val="00B96DC8"/>
    <w:rsid w:val="00B96E57"/>
    <w:rsid w:val="00B975F1"/>
    <w:rsid w:val="00BA0D9E"/>
    <w:rsid w:val="00BA3D14"/>
    <w:rsid w:val="00BA65E3"/>
    <w:rsid w:val="00BA76AA"/>
    <w:rsid w:val="00BA7D58"/>
    <w:rsid w:val="00BA7D99"/>
    <w:rsid w:val="00BB0761"/>
    <w:rsid w:val="00BB09B2"/>
    <w:rsid w:val="00BB10F9"/>
    <w:rsid w:val="00BB1232"/>
    <w:rsid w:val="00BB211B"/>
    <w:rsid w:val="00BB25C5"/>
    <w:rsid w:val="00BB3245"/>
    <w:rsid w:val="00BB3D20"/>
    <w:rsid w:val="00BB41CC"/>
    <w:rsid w:val="00BB6335"/>
    <w:rsid w:val="00BB6479"/>
    <w:rsid w:val="00BB6B34"/>
    <w:rsid w:val="00BB77F7"/>
    <w:rsid w:val="00BC1074"/>
    <w:rsid w:val="00BC1472"/>
    <w:rsid w:val="00BC1AD1"/>
    <w:rsid w:val="00BC2E86"/>
    <w:rsid w:val="00BC33B0"/>
    <w:rsid w:val="00BC33C8"/>
    <w:rsid w:val="00BC35D2"/>
    <w:rsid w:val="00BC3A02"/>
    <w:rsid w:val="00BC414C"/>
    <w:rsid w:val="00BC43DB"/>
    <w:rsid w:val="00BC4D3C"/>
    <w:rsid w:val="00BC5C01"/>
    <w:rsid w:val="00BC66A4"/>
    <w:rsid w:val="00BC66F9"/>
    <w:rsid w:val="00BC7007"/>
    <w:rsid w:val="00BC7650"/>
    <w:rsid w:val="00BC76CD"/>
    <w:rsid w:val="00BC770A"/>
    <w:rsid w:val="00BC7C28"/>
    <w:rsid w:val="00BC7E71"/>
    <w:rsid w:val="00BD0D59"/>
    <w:rsid w:val="00BD1036"/>
    <w:rsid w:val="00BD1786"/>
    <w:rsid w:val="00BD1944"/>
    <w:rsid w:val="00BD2989"/>
    <w:rsid w:val="00BD3681"/>
    <w:rsid w:val="00BD3A75"/>
    <w:rsid w:val="00BD4E2C"/>
    <w:rsid w:val="00BD5773"/>
    <w:rsid w:val="00BD64F3"/>
    <w:rsid w:val="00BD721F"/>
    <w:rsid w:val="00BD79FA"/>
    <w:rsid w:val="00BE14AF"/>
    <w:rsid w:val="00BE219B"/>
    <w:rsid w:val="00BE27CC"/>
    <w:rsid w:val="00BE4D43"/>
    <w:rsid w:val="00BE56DE"/>
    <w:rsid w:val="00BE66C8"/>
    <w:rsid w:val="00BE67B7"/>
    <w:rsid w:val="00BE6F88"/>
    <w:rsid w:val="00BF069A"/>
    <w:rsid w:val="00BF10C5"/>
    <w:rsid w:val="00BF1201"/>
    <w:rsid w:val="00BF1421"/>
    <w:rsid w:val="00BF151B"/>
    <w:rsid w:val="00BF1AF1"/>
    <w:rsid w:val="00BF20C8"/>
    <w:rsid w:val="00BF2D3B"/>
    <w:rsid w:val="00BF315E"/>
    <w:rsid w:val="00BF36E1"/>
    <w:rsid w:val="00BF438F"/>
    <w:rsid w:val="00BF4550"/>
    <w:rsid w:val="00BF57A0"/>
    <w:rsid w:val="00BF5932"/>
    <w:rsid w:val="00BF6654"/>
    <w:rsid w:val="00BF6EA5"/>
    <w:rsid w:val="00BF7015"/>
    <w:rsid w:val="00BF725A"/>
    <w:rsid w:val="00BF72A2"/>
    <w:rsid w:val="00C00038"/>
    <w:rsid w:val="00C0032D"/>
    <w:rsid w:val="00C00A3B"/>
    <w:rsid w:val="00C02C8E"/>
    <w:rsid w:val="00C02D6D"/>
    <w:rsid w:val="00C0376B"/>
    <w:rsid w:val="00C03DB7"/>
    <w:rsid w:val="00C043B7"/>
    <w:rsid w:val="00C04786"/>
    <w:rsid w:val="00C061CA"/>
    <w:rsid w:val="00C06679"/>
    <w:rsid w:val="00C06FBA"/>
    <w:rsid w:val="00C07521"/>
    <w:rsid w:val="00C102F7"/>
    <w:rsid w:val="00C10971"/>
    <w:rsid w:val="00C10C64"/>
    <w:rsid w:val="00C10DF1"/>
    <w:rsid w:val="00C1194D"/>
    <w:rsid w:val="00C11B6E"/>
    <w:rsid w:val="00C11FF4"/>
    <w:rsid w:val="00C12C74"/>
    <w:rsid w:val="00C13327"/>
    <w:rsid w:val="00C136F3"/>
    <w:rsid w:val="00C13793"/>
    <w:rsid w:val="00C138FB"/>
    <w:rsid w:val="00C14629"/>
    <w:rsid w:val="00C152CD"/>
    <w:rsid w:val="00C16AC2"/>
    <w:rsid w:val="00C16EC1"/>
    <w:rsid w:val="00C1704D"/>
    <w:rsid w:val="00C172A6"/>
    <w:rsid w:val="00C20665"/>
    <w:rsid w:val="00C21254"/>
    <w:rsid w:val="00C220F1"/>
    <w:rsid w:val="00C226A8"/>
    <w:rsid w:val="00C22A68"/>
    <w:rsid w:val="00C23322"/>
    <w:rsid w:val="00C24548"/>
    <w:rsid w:val="00C255C2"/>
    <w:rsid w:val="00C25607"/>
    <w:rsid w:val="00C25E0F"/>
    <w:rsid w:val="00C2648A"/>
    <w:rsid w:val="00C275AC"/>
    <w:rsid w:val="00C275C5"/>
    <w:rsid w:val="00C3046A"/>
    <w:rsid w:val="00C30FEC"/>
    <w:rsid w:val="00C3148D"/>
    <w:rsid w:val="00C31D28"/>
    <w:rsid w:val="00C32310"/>
    <w:rsid w:val="00C32397"/>
    <w:rsid w:val="00C33457"/>
    <w:rsid w:val="00C33795"/>
    <w:rsid w:val="00C33F18"/>
    <w:rsid w:val="00C35EA6"/>
    <w:rsid w:val="00C363D1"/>
    <w:rsid w:val="00C368C7"/>
    <w:rsid w:val="00C36A73"/>
    <w:rsid w:val="00C36B75"/>
    <w:rsid w:val="00C371F0"/>
    <w:rsid w:val="00C374F5"/>
    <w:rsid w:val="00C40CE9"/>
    <w:rsid w:val="00C40F83"/>
    <w:rsid w:val="00C411D6"/>
    <w:rsid w:val="00C4282B"/>
    <w:rsid w:val="00C431BE"/>
    <w:rsid w:val="00C45767"/>
    <w:rsid w:val="00C45AB8"/>
    <w:rsid w:val="00C460A1"/>
    <w:rsid w:val="00C46290"/>
    <w:rsid w:val="00C470DE"/>
    <w:rsid w:val="00C47ED0"/>
    <w:rsid w:val="00C5048C"/>
    <w:rsid w:val="00C50A8A"/>
    <w:rsid w:val="00C5103A"/>
    <w:rsid w:val="00C51AB1"/>
    <w:rsid w:val="00C5203C"/>
    <w:rsid w:val="00C52090"/>
    <w:rsid w:val="00C522B1"/>
    <w:rsid w:val="00C538D7"/>
    <w:rsid w:val="00C53C9D"/>
    <w:rsid w:val="00C540F2"/>
    <w:rsid w:val="00C56001"/>
    <w:rsid w:val="00C56997"/>
    <w:rsid w:val="00C56CAF"/>
    <w:rsid w:val="00C56CD1"/>
    <w:rsid w:val="00C57927"/>
    <w:rsid w:val="00C604EE"/>
    <w:rsid w:val="00C61072"/>
    <w:rsid w:val="00C61B1E"/>
    <w:rsid w:val="00C62410"/>
    <w:rsid w:val="00C627C4"/>
    <w:rsid w:val="00C62D67"/>
    <w:rsid w:val="00C63469"/>
    <w:rsid w:val="00C635AF"/>
    <w:rsid w:val="00C63916"/>
    <w:rsid w:val="00C64902"/>
    <w:rsid w:val="00C65356"/>
    <w:rsid w:val="00C65D2F"/>
    <w:rsid w:val="00C66C8A"/>
    <w:rsid w:val="00C67C3F"/>
    <w:rsid w:val="00C67C5E"/>
    <w:rsid w:val="00C71F7A"/>
    <w:rsid w:val="00C726C8"/>
    <w:rsid w:val="00C733C6"/>
    <w:rsid w:val="00C73F0D"/>
    <w:rsid w:val="00C74D41"/>
    <w:rsid w:val="00C77210"/>
    <w:rsid w:val="00C7796F"/>
    <w:rsid w:val="00C77EE9"/>
    <w:rsid w:val="00C80F7C"/>
    <w:rsid w:val="00C813A1"/>
    <w:rsid w:val="00C81772"/>
    <w:rsid w:val="00C82856"/>
    <w:rsid w:val="00C83B2F"/>
    <w:rsid w:val="00C85243"/>
    <w:rsid w:val="00C857E9"/>
    <w:rsid w:val="00C861A2"/>
    <w:rsid w:val="00C8626B"/>
    <w:rsid w:val="00C865DC"/>
    <w:rsid w:val="00C87BF1"/>
    <w:rsid w:val="00C90A99"/>
    <w:rsid w:val="00C917FF"/>
    <w:rsid w:val="00C919A4"/>
    <w:rsid w:val="00C91EFA"/>
    <w:rsid w:val="00C92197"/>
    <w:rsid w:val="00C922FD"/>
    <w:rsid w:val="00C9254B"/>
    <w:rsid w:val="00C925C2"/>
    <w:rsid w:val="00C925F1"/>
    <w:rsid w:val="00C92699"/>
    <w:rsid w:val="00C930D1"/>
    <w:rsid w:val="00C93FDD"/>
    <w:rsid w:val="00C959AA"/>
    <w:rsid w:val="00C968F0"/>
    <w:rsid w:val="00C97832"/>
    <w:rsid w:val="00C978BF"/>
    <w:rsid w:val="00CA1611"/>
    <w:rsid w:val="00CA1877"/>
    <w:rsid w:val="00CA216B"/>
    <w:rsid w:val="00CA2A09"/>
    <w:rsid w:val="00CA4308"/>
    <w:rsid w:val="00CA4E20"/>
    <w:rsid w:val="00CA611D"/>
    <w:rsid w:val="00CA63D3"/>
    <w:rsid w:val="00CA69EC"/>
    <w:rsid w:val="00CB0A19"/>
    <w:rsid w:val="00CB11CC"/>
    <w:rsid w:val="00CB1623"/>
    <w:rsid w:val="00CB1AFF"/>
    <w:rsid w:val="00CB2B7E"/>
    <w:rsid w:val="00CB2BCF"/>
    <w:rsid w:val="00CB2E84"/>
    <w:rsid w:val="00CB302A"/>
    <w:rsid w:val="00CB4A3E"/>
    <w:rsid w:val="00CB5229"/>
    <w:rsid w:val="00CB5FC2"/>
    <w:rsid w:val="00CB70AF"/>
    <w:rsid w:val="00CB7204"/>
    <w:rsid w:val="00CB72D1"/>
    <w:rsid w:val="00CB7AC8"/>
    <w:rsid w:val="00CC0F1E"/>
    <w:rsid w:val="00CC1204"/>
    <w:rsid w:val="00CC1440"/>
    <w:rsid w:val="00CC15BE"/>
    <w:rsid w:val="00CC1615"/>
    <w:rsid w:val="00CC17C5"/>
    <w:rsid w:val="00CC1923"/>
    <w:rsid w:val="00CC1CFC"/>
    <w:rsid w:val="00CC225F"/>
    <w:rsid w:val="00CC24A4"/>
    <w:rsid w:val="00CC262E"/>
    <w:rsid w:val="00CC37AE"/>
    <w:rsid w:val="00CC40A9"/>
    <w:rsid w:val="00CC4397"/>
    <w:rsid w:val="00CC4871"/>
    <w:rsid w:val="00CC4D88"/>
    <w:rsid w:val="00CC4E91"/>
    <w:rsid w:val="00CC4F09"/>
    <w:rsid w:val="00CC50D3"/>
    <w:rsid w:val="00CC5166"/>
    <w:rsid w:val="00CC581A"/>
    <w:rsid w:val="00CC62DA"/>
    <w:rsid w:val="00CC76DD"/>
    <w:rsid w:val="00CC7C23"/>
    <w:rsid w:val="00CD0203"/>
    <w:rsid w:val="00CD03E4"/>
    <w:rsid w:val="00CD09D9"/>
    <w:rsid w:val="00CD0C54"/>
    <w:rsid w:val="00CD0FAC"/>
    <w:rsid w:val="00CD2CF2"/>
    <w:rsid w:val="00CD4DBD"/>
    <w:rsid w:val="00CD6227"/>
    <w:rsid w:val="00CD6505"/>
    <w:rsid w:val="00CD6E18"/>
    <w:rsid w:val="00CD71B5"/>
    <w:rsid w:val="00CD7A3C"/>
    <w:rsid w:val="00CE09DC"/>
    <w:rsid w:val="00CE0C19"/>
    <w:rsid w:val="00CE0CB3"/>
    <w:rsid w:val="00CE0E2A"/>
    <w:rsid w:val="00CE1C62"/>
    <w:rsid w:val="00CE2743"/>
    <w:rsid w:val="00CE33AC"/>
    <w:rsid w:val="00CE33D7"/>
    <w:rsid w:val="00CE5662"/>
    <w:rsid w:val="00CE5AD6"/>
    <w:rsid w:val="00CE7602"/>
    <w:rsid w:val="00CF0540"/>
    <w:rsid w:val="00CF05BF"/>
    <w:rsid w:val="00CF0A8F"/>
    <w:rsid w:val="00CF1094"/>
    <w:rsid w:val="00CF124A"/>
    <w:rsid w:val="00CF139F"/>
    <w:rsid w:val="00CF15CB"/>
    <w:rsid w:val="00CF3FAB"/>
    <w:rsid w:val="00CF43D0"/>
    <w:rsid w:val="00CF456F"/>
    <w:rsid w:val="00CF68B2"/>
    <w:rsid w:val="00CF7390"/>
    <w:rsid w:val="00CF77FA"/>
    <w:rsid w:val="00CF7C50"/>
    <w:rsid w:val="00D006A7"/>
    <w:rsid w:val="00D00CD8"/>
    <w:rsid w:val="00D011DA"/>
    <w:rsid w:val="00D0189F"/>
    <w:rsid w:val="00D02045"/>
    <w:rsid w:val="00D020AA"/>
    <w:rsid w:val="00D02491"/>
    <w:rsid w:val="00D02494"/>
    <w:rsid w:val="00D025FF"/>
    <w:rsid w:val="00D02894"/>
    <w:rsid w:val="00D02D84"/>
    <w:rsid w:val="00D031BF"/>
    <w:rsid w:val="00D03B1C"/>
    <w:rsid w:val="00D0437B"/>
    <w:rsid w:val="00D04484"/>
    <w:rsid w:val="00D04AF3"/>
    <w:rsid w:val="00D04CA7"/>
    <w:rsid w:val="00D0512F"/>
    <w:rsid w:val="00D05471"/>
    <w:rsid w:val="00D0662E"/>
    <w:rsid w:val="00D066C3"/>
    <w:rsid w:val="00D06D56"/>
    <w:rsid w:val="00D06D6A"/>
    <w:rsid w:val="00D10301"/>
    <w:rsid w:val="00D115F5"/>
    <w:rsid w:val="00D11DC4"/>
    <w:rsid w:val="00D12208"/>
    <w:rsid w:val="00D1245D"/>
    <w:rsid w:val="00D12732"/>
    <w:rsid w:val="00D12F07"/>
    <w:rsid w:val="00D1562D"/>
    <w:rsid w:val="00D1565A"/>
    <w:rsid w:val="00D1758C"/>
    <w:rsid w:val="00D175B0"/>
    <w:rsid w:val="00D17AAA"/>
    <w:rsid w:val="00D17ED1"/>
    <w:rsid w:val="00D21157"/>
    <w:rsid w:val="00D21552"/>
    <w:rsid w:val="00D234F5"/>
    <w:rsid w:val="00D23F09"/>
    <w:rsid w:val="00D24215"/>
    <w:rsid w:val="00D24BE9"/>
    <w:rsid w:val="00D25916"/>
    <w:rsid w:val="00D25D69"/>
    <w:rsid w:val="00D26178"/>
    <w:rsid w:val="00D2672F"/>
    <w:rsid w:val="00D268C9"/>
    <w:rsid w:val="00D26C68"/>
    <w:rsid w:val="00D26F57"/>
    <w:rsid w:val="00D26FCC"/>
    <w:rsid w:val="00D279CF"/>
    <w:rsid w:val="00D304BC"/>
    <w:rsid w:val="00D30C32"/>
    <w:rsid w:val="00D31AB0"/>
    <w:rsid w:val="00D31BCC"/>
    <w:rsid w:val="00D32B51"/>
    <w:rsid w:val="00D334CC"/>
    <w:rsid w:val="00D33C1D"/>
    <w:rsid w:val="00D34604"/>
    <w:rsid w:val="00D34A91"/>
    <w:rsid w:val="00D3557E"/>
    <w:rsid w:val="00D35BA9"/>
    <w:rsid w:val="00D35D1D"/>
    <w:rsid w:val="00D35E4E"/>
    <w:rsid w:val="00D360E6"/>
    <w:rsid w:val="00D364D7"/>
    <w:rsid w:val="00D372F0"/>
    <w:rsid w:val="00D37E28"/>
    <w:rsid w:val="00D37F8B"/>
    <w:rsid w:val="00D41918"/>
    <w:rsid w:val="00D41B23"/>
    <w:rsid w:val="00D41FA3"/>
    <w:rsid w:val="00D42148"/>
    <w:rsid w:val="00D4268E"/>
    <w:rsid w:val="00D427B5"/>
    <w:rsid w:val="00D42EF5"/>
    <w:rsid w:val="00D43078"/>
    <w:rsid w:val="00D435B8"/>
    <w:rsid w:val="00D4377E"/>
    <w:rsid w:val="00D43866"/>
    <w:rsid w:val="00D44191"/>
    <w:rsid w:val="00D444CD"/>
    <w:rsid w:val="00D44511"/>
    <w:rsid w:val="00D45364"/>
    <w:rsid w:val="00D45853"/>
    <w:rsid w:val="00D467D9"/>
    <w:rsid w:val="00D47052"/>
    <w:rsid w:val="00D5159E"/>
    <w:rsid w:val="00D51B82"/>
    <w:rsid w:val="00D51F22"/>
    <w:rsid w:val="00D5221D"/>
    <w:rsid w:val="00D52401"/>
    <w:rsid w:val="00D5377C"/>
    <w:rsid w:val="00D5465C"/>
    <w:rsid w:val="00D54A38"/>
    <w:rsid w:val="00D5524C"/>
    <w:rsid w:val="00D55514"/>
    <w:rsid w:val="00D558CB"/>
    <w:rsid w:val="00D5590B"/>
    <w:rsid w:val="00D55D25"/>
    <w:rsid w:val="00D568F0"/>
    <w:rsid w:val="00D56D10"/>
    <w:rsid w:val="00D57BD2"/>
    <w:rsid w:val="00D60E0A"/>
    <w:rsid w:val="00D61EEA"/>
    <w:rsid w:val="00D620D0"/>
    <w:rsid w:val="00D627D9"/>
    <w:rsid w:val="00D63186"/>
    <w:rsid w:val="00D638B2"/>
    <w:rsid w:val="00D63936"/>
    <w:rsid w:val="00D6423E"/>
    <w:rsid w:val="00D65E34"/>
    <w:rsid w:val="00D6705F"/>
    <w:rsid w:val="00D70702"/>
    <w:rsid w:val="00D70AD0"/>
    <w:rsid w:val="00D70C50"/>
    <w:rsid w:val="00D71258"/>
    <w:rsid w:val="00D714DA"/>
    <w:rsid w:val="00D7155A"/>
    <w:rsid w:val="00D71F06"/>
    <w:rsid w:val="00D721A9"/>
    <w:rsid w:val="00D72D1E"/>
    <w:rsid w:val="00D73082"/>
    <w:rsid w:val="00D7330B"/>
    <w:rsid w:val="00D733AE"/>
    <w:rsid w:val="00D74026"/>
    <w:rsid w:val="00D749DE"/>
    <w:rsid w:val="00D75A44"/>
    <w:rsid w:val="00D802F8"/>
    <w:rsid w:val="00D805A2"/>
    <w:rsid w:val="00D81721"/>
    <w:rsid w:val="00D823DF"/>
    <w:rsid w:val="00D84492"/>
    <w:rsid w:val="00D844FE"/>
    <w:rsid w:val="00D84C3F"/>
    <w:rsid w:val="00D84D6D"/>
    <w:rsid w:val="00D853A4"/>
    <w:rsid w:val="00D8547F"/>
    <w:rsid w:val="00D85729"/>
    <w:rsid w:val="00D8640C"/>
    <w:rsid w:val="00D87936"/>
    <w:rsid w:val="00D9033C"/>
    <w:rsid w:val="00D903E5"/>
    <w:rsid w:val="00D907AF"/>
    <w:rsid w:val="00D91601"/>
    <w:rsid w:val="00D9190C"/>
    <w:rsid w:val="00D91AEA"/>
    <w:rsid w:val="00D928B8"/>
    <w:rsid w:val="00D93035"/>
    <w:rsid w:val="00D93119"/>
    <w:rsid w:val="00D93BB7"/>
    <w:rsid w:val="00D949AA"/>
    <w:rsid w:val="00D95E51"/>
    <w:rsid w:val="00D96140"/>
    <w:rsid w:val="00D964D4"/>
    <w:rsid w:val="00D96E5F"/>
    <w:rsid w:val="00D978CA"/>
    <w:rsid w:val="00DA02F3"/>
    <w:rsid w:val="00DA0500"/>
    <w:rsid w:val="00DA0752"/>
    <w:rsid w:val="00DA0CF4"/>
    <w:rsid w:val="00DA14EE"/>
    <w:rsid w:val="00DA195B"/>
    <w:rsid w:val="00DA23B6"/>
    <w:rsid w:val="00DA28F7"/>
    <w:rsid w:val="00DA36B7"/>
    <w:rsid w:val="00DA423E"/>
    <w:rsid w:val="00DA48AF"/>
    <w:rsid w:val="00DA4AA0"/>
    <w:rsid w:val="00DA5054"/>
    <w:rsid w:val="00DA5506"/>
    <w:rsid w:val="00DA65DC"/>
    <w:rsid w:val="00DA7145"/>
    <w:rsid w:val="00DA79DC"/>
    <w:rsid w:val="00DB039A"/>
    <w:rsid w:val="00DB12B1"/>
    <w:rsid w:val="00DB1790"/>
    <w:rsid w:val="00DB18F6"/>
    <w:rsid w:val="00DB1F09"/>
    <w:rsid w:val="00DB2517"/>
    <w:rsid w:val="00DB40CE"/>
    <w:rsid w:val="00DB4828"/>
    <w:rsid w:val="00DB49DA"/>
    <w:rsid w:val="00DB6287"/>
    <w:rsid w:val="00DB6738"/>
    <w:rsid w:val="00DB715E"/>
    <w:rsid w:val="00DB71E3"/>
    <w:rsid w:val="00DC0364"/>
    <w:rsid w:val="00DC0DDD"/>
    <w:rsid w:val="00DC2A0E"/>
    <w:rsid w:val="00DC2F7D"/>
    <w:rsid w:val="00DC311F"/>
    <w:rsid w:val="00DC43B4"/>
    <w:rsid w:val="00DC4BDA"/>
    <w:rsid w:val="00DC4E13"/>
    <w:rsid w:val="00DC551D"/>
    <w:rsid w:val="00DC5AC0"/>
    <w:rsid w:val="00DC5E60"/>
    <w:rsid w:val="00DC6325"/>
    <w:rsid w:val="00DC6DD9"/>
    <w:rsid w:val="00DC75AA"/>
    <w:rsid w:val="00DD04E5"/>
    <w:rsid w:val="00DD06B4"/>
    <w:rsid w:val="00DD0B3C"/>
    <w:rsid w:val="00DD0E9C"/>
    <w:rsid w:val="00DD32EF"/>
    <w:rsid w:val="00DD3DD8"/>
    <w:rsid w:val="00DD3F50"/>
    <w:rsid w:val="00DD492F"/>
    <w:rsid w:val="00DD4C90"/>
    <w:rsid w:val="00DD5703"/>
    <w:rsid w:val="00DD5D7A"/>
    <w:rsid w:val="00DD61DD"/>
    <w:rsid w:val="00DD6504"/>
    <w:rsid w:val="00DD69BF"/>
    <w:rsid w:val="00DD70A2"/>
    <w:rsid w:val="00DD7510"/>
    <w:rsid w:val="00DD7518"/>
    <w:rsid w:val="00DE0885"/>
    <w:rsid w:val="00DE144E"/>
    <w:rsid w:val="00DE2E53"/>
    <w:rsid w:val="00DE39DD"/>
    <w:rsid w:val="00DE4352"/>
    <w:rsid w:val="00DE44BE"/>
    <w:rsid w:val="00DE4B6A"/>
    <w:rsid w:val="00DE4C5E"/>
    <w:rsid w:val="00DE4E2F"/>
    <w:rsid w:val="00DE5450"/>
    <w:rsid w:val="00DE5A55"/>
    <w:rsid w:val="00DE67E7"/>
    <w:rsid w:val="00DE6D8B"/>
    <w:rsid w:val="00DE7602"/>
    <w:rsid w:val="00DE7DE2"/>
    <w:rsid w:val="00DE7E2B"/>
    <w:rsid w:val="00DF08DF"/>
    <w:rsid w:val="00DF0968"/>
    <w:rsid w:val="00DF0E04"/>
    <w:rsid w:val="00DF2148"/>
    <w:rsid w:val="00DF2C5B"/>
    <w:rsid w:val="00DF2FA2"/>
    <w:rsid w:val="00DF308C"/>
    <w:rsid w:val="00DF357F"/>
    <w:rsid w:val="00DF3737"/>
    <w:rsid w:val="00DF3A4C"/>
    <w:rsid w:val="00DF44B0"/>
    <w:rsid w:val="00DF5429"/>
    <w:rsid w:val="00DF5434"/>
    <w:rsid w:val="00DF54F1"/>
    <w:rsid w:val="00DF5718"/>
    <w:rsid w:val="00DF575A"/>
    <w:rsid w:val="00DF60D1"/>
    <w:rsid w:val="00DF612F"/>
    <w:rsid w:val="00DF63CF"/>
    <w:rsid w:val="00DF7082"/>
    <w:rsid w:val="00DF7B7F"/>
    <w:rsid w:val="00E0111D"/>
    <w:rsid w:val="00E01159"/>
    <w:rsid w:val="00E01842"/>
    <w:rsid w:val="00E0288F"/>
    <w:rsid w:val="00E04693"/>
    <w:rsid w:val="00E0495D"/>
    <w:rsid w:val="00E04B39"/>
    <w:rsid w:val="00E04D6C"/>
    <w:rsid w:val="00E05320"/>
    <w:rsid w:val="00E05A98"/>
    <w:rsid w:val="00E05B44"/>
    <w:rsid w:val="00E05DB9"/>
    <w:rsid w:val="00E05F4E"/>
    <w:rsid w:val="00E070FD"/>
    <w:rsid w:val="00E07235"/>
    <w:rsid w:val="00E07370"/>
    <w:rsid w:val="00E07AAF"/>
    <w:rsid w:val="00E11105"/>
    <w:rsid w:val="00E11777"/>
    <w:rsid w:val="00E11A20"/>
    <w:rsid w:val="00E1315D"/>
    <w:rsid w:val="00E133A8"/>
    <w:rsid w:val="00E13FC1"/>
    <w:rsid w:val="00E14256"/>
    <w:rsid w:val="00E1427F"/>
    <w:rsid w:val="00E149BE"/>
    <w:rsid w:val="00E14FE4"/>
    <w:rsid w:val="00E15062"/>
    <w:rsid w:val="00E156BF"/>
    <w:rsid w:val="00E16982"/>
    <w:rsid w:val="00E16A93"/>
    <w:rsid w:val="00E207F3"/>
    <w:rsid w:val="00E20D12"/>
    <w:rsid w:val="00E20D78"/>
    <w:rsid w:val="00E20F82"/>
    <w:rsid w:val="00E22FB9"/>
    <w:rsid w:val="00E23F5A"/>
    <w:rsid w:val="00E246B5"/>
    <w:rsid w:val="00E259A5"/>
    <w:rsid w:val="00E26892"/>
    <w:rsid w:val="00E2764A"/>
    <w:rsid w:val="00E27FE2"/>
    <w:rsid w:val="00E3062D"/>
    <w:rsid w:val="00E31D5B"/>
    <w:rsid w:val="00E31EF8"/>
    <w:rsid w:val="00E324BA"/>
    <w:rsid w:val="00E32AE0"/>
    <w:rsid w:val="00E32FC1"/>
    <w:rsid w:val="00E331A1"/>
    <w:rsid w:val="00E34D76"/>
    <w:rsid w:val="00E36280"/>
    <w:rsid w:val="00E362A9"/>
    <w:rsid w:val="00E370D5"/>
    <w:rsid w:val="00E37AE8"/>
    <w:rsid w:val="00E4134E"/>
    <w:rsid w:val="00E41939"/>
    <w:rsid w:val="00E41F82"/>
    <w:rsid w:val="00E431BD"/>
    <w:rsid w:val="00E43B6B"/>
    <w:rsid w:val="00E44976"/>
    <w:rsid w:val="00E44DC2"/>
    <w:rsid w:val="00E45643"/>
    <w:rsid w:val="00E4592F"/>
    <w:rsid w:val="00E45CEB"/>
    <w:rsid w:val="00E46869"/>
    <w:rsid w:val="00E47379"/>
    <w:rsid w:val="00E473CD"/>
    <w:rsid w:val="00E47829"/>
    <w:rsid w:val="00E50152"/>
    <w:rsid w:val="00E509D9"/>
    <w:rsid w:val="00E50C30"/>
    <w:rsid w:val="00E50E30"/>
    <w:rsid w:val="00E5149F"/>
    <w:rsid w:val="00E514AE"/>
    <w:rsid w:val="00E52073"/>
    <w:rsid w:val="00E52496"/>
    <w:rsid w:val="00E52BFC"/>
    <w:rsid w:val="00E52FED"/>
    <w:rsid w:val="00E542E3"/>
    <w:rsid w:val="00E5557F"/>
    <w:rsid w:val="00E56506"/>
    <w:rsid w:val="00E56B5E"/>
    <w:rsid w:val="00E57A2A"/>
    <w:rsid w:val="00E605F0"/>
    <w:rsid w:val="00E60CEE"/>
    <w:rsid w:val="00E6260E"/>
    <w:rsid w:val="00E62B2C"/>
    <w:rsid w:val="00E62B4A"/>
    <w:rsid w:val="00E62C09"/>
    <w:rsid w:val="00E62C95"/>
    <w:rsid w:val="00E62F2A"/>
    <w:rsid w:val="00E62FDB"/>
    <w:rsid w:val="00E63B72"/>
    <w:rsid w:val="00E64341"/>
    <w:rsid w:val="00E647D1"/>
    <w:rsid w:val="00E653B7"/>
    <w:rsid w:val="00E671A6"/>
    <w:rsid w:val="00E6793D"/>
    <w:rsid w:val="00E67C7A"/>
    <w:rsid w:val="00E67D94"/>
    <w:rsid w:val="00E706C2"/>
    <w:rsid w:val="00E713B3"/>
    <w:rsid w:val="00E7197F"/>
    <w:rsid w:val="00E71BD9"/>
    <w:rsid w:val="00E72A87"/>
    <w:rsid w:val="00E72FDC"/>
    <w:rsid w:val="00E733B5"/>
    <w:rsid w:val="00E7372E"/>
    <w:rsid w:val="00E73AC9"/>
    <w:rsid w:val="00E7429D"/>
    <w:rsid w:val="00E7430F"/>
    <w:rsid w:val="00E74681"/>
    <w:rsid w:val="00E76A4E"/>
    <w:rsid w:val="00E77014"/>
    <w:rsid w:val="00E80A7D"/>
    <w:rsid w:val="00E80E14"/>
    <w:rsid w:val="00E80EEE"/>
    <w:rsid w:val="00E8276F"/>
    <w:rsid w:val="00E836AA"/>
    <w:rsid w:val="00E83C1E"/>
    <w:rsid w:val="00E848EF"/>
    <w:rsid w:val="00E8505D"/>
    <w:rsid w:val="00E85C01"/>
    <w:rsid w:val="00E85E61"/>
    <w:rsid w:val="00E861FE"/>
    <w:rsid w:val="00E864E5"/>
    <w:rsid w:val="00E86824"/>
    <w:rsid w:val="00E86929"/>
    <w:rsid w:val="00E87D3D"/>
    <w:rsid w:val="00E912AF"/>
    <w:rsid w:val="00E91934"/>
    <w:rsid w:val="00E91D05"/>
    <w:rsid w:val="00E9337C"/>
    <w:rsid w:val="00E9365C"/>
    <w:rsid w:val="00E938F3"/>
    <w:rsid w:val="00E93DCC"/>
    <w:rsid w:val="00E93EBE"/>
    <w:rsid w:val="00E94784"/>
    <w:rsid w:val="00E95820"/>
    <w:rsid w:val="00E95BA6"/>
    <w:rsid w:val="00E96076"/>
    <w:rsid w:val="00E96EAC"/>
    <w:rsid w:val="00E979AF"/>
    <w:rsid w:val="00E979CE"/>
    <w:rsid w:val="00E97EB5"/>
    <w:rsid w:val="00EA078A"/>
    <w:rsid w:val="00EA0B36"/>
    <w:rsid w:val="00EA1208"/>
    <w:rsid w:val="00EA1379"/>
    <w:rsid w:val="00EA15A1"/>
    <w:rsid w:val="00EA1774"/>
    <w:rsid w:val="00EA2AA1"/>
    <w:rsid w:val="00EA368A"/>
    <w:rsid w:val="00EA432C"/>
    <w:rsid w:val="00EA458F"/>
    <w:rsid w:val="00EA4796"/>
    <w:rsid w:val="00EA48AE"/>
    <w:rsid w:val="00EA490F"/>
    <w:rsid w:val="00EA5491"/>
    <w:rsid w:val="00EA5517"/>
    <w:rsid w:val="00EA5930"/>
    <w:rsid w:val="00EA6F0E"/>
    <w:rsid w:val="00EA714E"/>
    <w:rsid w:val="00EB0025"/>
    <w:rsid w:val="00EB01CD"/>
    <w:rsid w:val="00EB1DB9"/>
    <w:rsid w:val="00EB2842"/>
    <w:rsid w:val="00EB2F7E"/>
    <w:rsid w:val="00EB3765"/>
    <w:rsid w:val="00EB3821"/>
    <w:rsid w:val="00EB3A23"/>
    <w:rsid w:val="00EB5E10"/>
    <w:rsid w:val="00EB5E62"/>
    <w:rsid w:val="00EB7F2E"/>
    <w:rsid w:val="00EC04D4"/>
    <w:rsid w:val="00EC1BAF"/>
    <w:rsid w:val="00EC2158"/>
    <w:rsid w:val="00EC23B0"/>
    <w:rsid w:val="00EC2B5E"/>
    <w:rsid w:val="00EC2E39"/>
    <w:rsid w:val="00EC36A1"/>
    <w:rsid w:val="00EC42A2"/>
    <w:rsid w:val="00EC498E"/>
    <w:rsid w:val="00EC4CD2"/>
    <w:rsid w:val="00EC51CD"/>
    <w:rsid w:val="00EC579E"/>
    <w:rsid w:val="00EC59D0"/>
    <w:rsid w:val="00EC5BC0"/>
    <w:rsid w:val="00EC5C60"/>
    <w:rsid w:val="00EC5E70"/>
    <w:rsid w:val="00EC6313"/>
    <w:rsid w:val="00EC6EE1"/>
    <w:rsid w:val="00EC6F10"/>
    <w:rsid w:val="00EC6F46"/>
    <w:rsid w:val="00EC6F53"/>
    <w:rsid w:val="00EC708A"/>
    <w:rsid w:val="00EC7C22"/>
    <w:rsid w:val="00EC7D11"/>
    <w:rsid w:val="00ED0892"/>
    <w:rsid w:val="00ED0C32"/>
    <w:rsid w:val="00ED0E15"/>
    <w:rsid w:val="00ED1A69"/>
    <w:rsid w:val="00ED1A6E"/>
    <w:rsid w:val="00ED210A"/>
    <w:rsid w:val="00ED3018"/>
    <w:rsid w:val="00ED31A1"/>
    <w:rsid w:val="00ED3444"/>
    <w:rsid w:val="00ED3B3D"/>
    <w:rsid w:val="00ED4B93"/>
    <w:rsid w:val="00ED5115"/>
    <w:rsid w:val="00ED5776"/>
    <w:rsid w:val="00ED63F0"/>
    <w:rsid w:val="00ED6C28"/>
    <w:rsid w:val="00ED7412"/>
    <w:rsid w:val="00EE0ABF"/>
    <w:rsid w:val="00EE1000"/>
    <w:rsid w:val="00EE2167"/>
    <w:rsid w:val="00EE23A9"/>
    <w:rsid w:val="00EE2563"/>
    <w:rsid w:val="00EE366F"/>
    <w:rsid w:val="00EE42D6"/>
    <w:rsid w:val="00EE54F7"/>
    <w:rsid w:val="00EE6D7B"/>
    <w:rsid w:val="00EE6D7C"/>
    <w:rsid w:val="00EE7319"/>
    <w:rsid w:val="00EE7CC8"/>
    <w:rsid w:val="00EE7F0B"/>
    <w:rsid w:val="00EF0353"/>
    <w:rsid w:val="00EF1062"/>
    <w:rsid w:val="00EF163E"/>
    <w:rsid w:val="00EF21D7"/>
    <w:rsid w:val="00EF44D0"/>
    <w:rsid w:val="00EF4C33"/>
    <w:rsid w:val="00EF58DF"/>
    <w:rsid w:val="00EF591C"/>
    <w:rsid w:val="00EF5972"/>
    <w:rsid w:val="00EF6259"/>
    <w:rsid w:val="00F001E0"/>
    <w:rsid w:val="00F00A87"/>
    <w:rsid w:val="00F00D94"/>
    <w:rsid w:val="00F0117B"/>
    <w:rsid w:val="00F01A35"/>
    <w:rsid w:val="00F02FF0"/>
    <w:rsid w:val="00F04584"/>
    <w:rsid w:val="00F045E6"/>
    <w:rsid w:val="00F05046"/>
    <w:rsid w:val="00F0537D"/>
    <w:rsid w:val="00F05675"/>
    <w:rsid w:val="00F062A1"/>
    <w:rsid w:val="00F0769B"/>
    <w:rsid w:val="00F07842"/>
    <w:rsid w:val="00F107F9"/>
    <w:rsid w:val="00F10F73"/>
    <w:rsid w:val="00F110EE"/>
    <w:rsid w:val="00F129E2"/>
    <w:rsid w:val="00F12B49"/>
    <w:rsid w:val="00F12EE9"/>
    <w:rsid w:val="00F1357A"/>
    <w:rsid w:val="00F13776"/>
    <w:rsid w:val="00F13E49"/>
    <w:rsid w:val="00F16CF7"/>
    <w:rsid w:val="00F17491"/>
    <w:rsid w:val="00F1787E"/>
    <w:rsid w:val="00F20A4C"/>
    <w:rsid w:val="00F220C6"/>
    <w:rsid w:val="00F22A54"/>
    <w:rsid w:val="00F239F5"/>
    <w:rsid w:val="00F23ABA"/>
    <w:rsid w:val="00F24036"/>
    <w:rsid w:val="00F24A2C"/>
    <w:rsid w:val="00F24A51"/>
    <w:rsid w:val="00F24C17"/>
    <w:rsid w:val="00F26315"/>
    <w:rsid w:val="00F26777"/>
    <w:rsid w:val="00F2724F"/>
    <w:rsid w:val="00F27F09"/>
    <w:rsid w:val="00F3008A"/>
    <w:rsid w:val="00F3061B"/>
    <w:rsid w:val="00F307E8"/>
    <w:rsid w:val="00F31744"/>
    <w:rsid w:val="00F31C51"/>
    <w:rsid w:val="00F31CB3"/>
    <w:rsid w:val="00F31D3B"/>
    <w:rsid w:val="00F32262"/>
    <w:rsid w:val="00F3235B"/>
    <w:rsid w:val="00F324F2"/>
    <w:rsid w:val="00F32B9E"/>
    <w:rsid w:val="00F33C9A"/>
    <w:rsid w:val="00F358F8"/>
    <w:rsid w:val="00F35C91"/>
    <w:rsid w:val="00F37D0A"/>
    <w:rsid w:val="00F4068E"/>
    <w:rsid w:val="00F411FC"/>
    <w:rsid w:val="00F42284"/>
    <w:rsid w:val="00F43BF4"/>
    <w:rsid w:val="00F43F24"/>
    <w:rsid w:val="00F44D51"/>
    <w:rsid w:val="00F4513B"/>
    <w:rsid w:val="00F45A5E"/>
    <w:rsid w:val="00F45C5B"/>
    <w:rsid w:val="00F4664B"/>
    <w:rsid w:val="00F4719E"/>
    <w:rsid w:val="00F52C19"/>
    <w:rsid w:val="00F52FB3"/>
    <w:rsid w:val="00F5360F"/>
    <w:rsid w:val="00F53956"/>
    <w:rsid w:val="00F550CD"/>
    <w:rsid w:val="00F55111"/>
    <w:rsid w:val="00F55374"/>
    <w:rsid w:val="00F55B46"/>
    <w:rsid w:val="00F560C8"/>
    <w:rsid w:val="00F57F44"/>
    <w:rsid w:val="00F6016B"/>
    <w:rsid w:val="00F606B1"/>
    <w:rsid w:val="00F60B27"/>
    <w:rsid w:val="00F60CEC"/>
    <w:rsid w:val="00F61A35"/>
    <w:rsid w:val="00F61A6A"/>
    <w:rsid w:val="00F62989"/>
    <w:rsid w:val="00F629F0"/>
    <w:rsid w:val="00F6312C"/>
    <w:rsid w:val="00F63777"/>
    <w:rsid w:val="00F64FA1"/>
    <w:rsid w:val="00F659A7"/>
    <w:rsid w:val="00F66B49"/>
    <w:rsid w:val="00F676DB"/>
    <w:rsid w:val="00F67821"/>
    <w:rsid w:val="00F67FF3"/>
    <w:rsid w:val="00F707C2"/>
    <w:rsid w:val="00F70A5A"/>
    <w:rsid w:val="00F70C80"/>
    <w:rsid w:val="00F71805"/>
    <w:rsid w:val="00F72095"/>
    <w:rsid w:val="00F7236E"/>
    <w:rsid w:val="00F72E51"/>
    <w:rsid w:val="00F73C02"/>
    <w:rsid w:val="00F7406F"/>
    <w:rsid w:val="00F74218"/>
    <w:rsid w:val="00F747F8"/>
    <w:rsid w:val="00F74DC0"/>
    <w:rsid w:val="00F751C7"/>
    <w:rsid w:val="00F7544A"/>
    <w:rsid w:val="00F7549E"/>
    <w:rsid w:val="00F774DA"/>
    <w:rsid w:val="00F804B9"/>
    <w:rsid w:val="00F80E55"/>
    <w:rsid w:val="00F8137C"/>
    <w:rsid w:val="00F814BD"/>
    <w:rsid w:val="00F81FD0"/>
    <w:rsid w:val="00F82014"/>
    <w:rsid w:val="00F822DE"/>
    <w:rsid w:val="00F8275C"/>
    <w:rsid w:val="00F841E3"/>
    <w:rsid w:val="00F84346"/>
    <w:rsid w:val="00F847BC"/>
    <w:rsid w:val="00F84A59"/>
    <w:rsid w:val="00F85F94"/>
    <w:rsid w:val="00F86018"/>
    <w:rsid w:val="00F86A6E"/>
    <w:rsid w:val="00F87CE2"/>
    <w:rsid w:val="00F90DBD"/>
    <w:rsid w:val="00F91E97"/>
    <w:rsid w:val="00F92517"/>
    <w:rsid w:val="00F93825"/>
    <w:rsid w:val="00F93BA1"/>
    <w:rsid w:val="00F94B09"/>
    <w:rsid w:val="00F94E7B"/>
    <w:rsid w:val="00F95050"/>
    <w:rsid w:val="00F95AE5"/>
    <w:rsid w:val="00F965B3"/>
    <w:rsid w:val="00F96E2E"/>
    <w:rsid w:val="00F96E48"/>
    <w:rsid w:val="00FA036C"/>
    <w:rsid w:val="00FA0A95"/>
    <w:rsid w:val="00FA124D"/>
    <w:rsid w:val="00FA39F4"/>
    <w:rsid w:val="00FA3FA6"/>
    <w:rsid w:val="00FA5692"/>
    <w:rsid w:val="00FA58A0"/>
    <w:rsid w:val="00FA59BF"/>
    <w:rsid w:val="00FA6E78"/>
    <w:rsid w:val="00FB1846"/>
    <w:rsid w:val="00FB3F7F"/>
    <w:rsid w:val="00FB48F4"/>
    <w:rsid w:val="00FB4F92"/>
    <w:rsid w:val="00FB4FE7"/>
    <w:rsid w:val="00FB5D3D"/>
    <w:rsid w:val="00FB5D4B"/>
    <w:rsid w:val="00FB6147"/>
    <w:rsid w:val="00FC23B9"/>
    <w:rsid w:val="00FC2B53"/>
    <w:rsid w:val="00FC384A"/>
    <w:rsid w:val="00FC41AF"/>
    <w:rsid w:val="00FC46B4"/>
    <w:rsid w:val="00FC47B6"/>
    <w:rsid w:val="00FC47C8"/>
    <w:rsid w:val="00FC4A5D"/>
    <w:rsid w:val="00FC4B41"/>
    <w:rsid w:val="00FC50B5"/>
    <w:rsid w:val="00FC50DC"/>
    <w:rsid w:val="00FC5710"/>
    <w:rsid w:val="00FC5792"/>
    <w:rsid w:val="00FC6564"/>
    <w:rsid w:val="00FD19A8"/>
    <w:rsid w:val="00FD1AEC"/>
    <w:rsid w:val="00FD2AD4"/>
    <w:rsid w:val="00FD3542"/>
    <w:rsid w:val="00FD35A8"/>
    <w:rsid w:val="00FD482B"/>
    <w:rsid w:val="00FD59B6"/>
    <w:rsid w:val="00FD6A9E"/>
    <w:rsid w:val="00FD7AD5"/>
    <w:rsid w:val="00FE08BA"/>
    <w:rsid w:val="00FE0A6A"/>
    <w:rsid w:val="00FE2DB6"/>
    <w:rsid w:val="00FE38A7"/>
    <w:rsid w:val="00FE3981"/>
    <w:rsid w:val="00FE39B1"/>
    <w:rsid w:val="00FE3C4C"/>
    <w:rsid w:val="00FE3C5E"/>
    <w:rsid w:val="00FE3F7F"/>
    <w:rsid w:val="00FE41F2"/>
    <w:rsid w:val="00FE52DA"/>
    <w:rsid w:val="00FE536B"/>
    <w:rsid w:val="00FE5741"/>
    <w:rsid w:val="00FE5873"/>
    <w:rsid w:val="00FE59E4"/>
    <w:rsid w:val="00FE661F"/>
    <w:rsid w:val="00FE6949"/>
    <w:rsid w:val="00FF001D"/>
    <w:rsid w:val="00FF0549"/>
    <w:rsid w:val="00FF19B5"/>
    <w:rsid w:val="00FF1DAC"/>
    <w:rsid w:val="00FF1EB6"/>
    <w:rsid w:val="00FF20BC"/>
    <w:rsid w:val="00FF24E4"/>
    <w:rsid w:val="00FF2ABC"/>
    <w:rsid w:val="00FF342C"/>
    <w:rsid w:val="00FF35A9"/>
    <w:rsid w:val="00FF36E2"/>
    <w:rsid w:val="00FF3FF2"/>
    <w:rsid w:val="00FF4191"/>
    <w:rsid w:val="00FF68F0"/>
    <w:rsid w:val="00FF72FD"/>
    <w:rsid w:val="00FF7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E72DF"/>
  <w15:chartTrackingRefBased/>
  <w15:docId w15:val="{EB1628AE-342C-4A68-B193-3EB19653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B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457B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7B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7B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7B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57B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57B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57B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57B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57B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7B4"/>
    <w:rPr>
      <w:rFonts w:eastAsiaTheme="majorEastAsia" w:cstheme="majorBidi"/>
      <w:color w:val="272727" w:themeColor="text1" w:themeTint="D8"/>
    </w:rPr>
  </w:style>
  <w:style w:type="paragraph" w:styleId="Title">
    <w:name w:val="Title"/>
    <w:basedOn w:val="Normal"/>
    <w:next w:val="Normal"/>
    <w:link w:val="TitleChar"/>
    <w:uiPriority w:val="10"/>
    <w:qFormat/>
    <w:rsid w:val="005457B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45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7B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45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7B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457B4"/>
    <w:rPr>
      <w:i/>
      <w:iCs/>
      <w:color w:val="404040" w:themeColor="text1" w:themeTint="BF"/>
    </w:rPr>
  </w:style>
  <w:style w:type="paragraph" w:styleId="ListParagraph">
    <w:name w:val="List Paragraph"/>
    <w:basedOn w:val="Normal"/>
    <w:uiPriority w:val="34"/>
    <w:qFormat/>
    <w:rsid w:val="005457B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457B4"/>
    <w:rPr>
      <w:i/>
      <w:iCs/>
      <w:color w:val="0F4761" w:themeColor="accent1" w:themeShade="BF"/>
    </w:rPr>
  </w:style>
  <w:style w:type="paragraph" w:styleId="IntenseQuote">
    <w:name w:val="Intense Quote"/>
    <w:basedOn w:val="Normal"/>
    <w:next w:val="Normal"/>
    <w:link w:val="IntenseQuoteChar"/>
    <w:uiPriority w:val="30"/>
    <w:qFormat/>
    <w:rsid w:val="005457B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457B4"/>
    <w:rPr>
      <w:i/>
      <w:iCs/>
      <w:color w:val="0F4761" w:themeColor="accent1" w:themeShade="BF"/>
    </w:rPr>
  </w:style>
  <w:style w:type="character" w:styleId="IntenseReference">
    <w:name w:val="Intense Reference"/>
    <w:basedOn w:val="DefaultParagraphFont"/>
    <w:uiPriority w:val="32"/>
    <w:qFormat/>
    <w:rsid w:val="005457B4"/>
    <w:rPr>
      <w:b/>
      <w:bCs/>
      <w:smallCaps/>
      <w:color w:val="0F4761" w:themeColor="accent1" w:themeShade="BF"/>
      <w:spacing w:val="5"/>
    </w:rPr>
  </w:style>
  <w:style w:type="character" w:styleId="CommentReference">
    <w:name w:val="annotation reference"/>
    <w:basedOn w:val="DefaultParagraphFont"/>
    <w:uiPriority w:val="99"/>
    <w:semiHidden/>
    <w:unhideWhenUsed/>
    <w:rsid w:val="005457B4"/>
    <w:rPr>
      <w:sz w:val="16"/>
      <w:szCs w:val="16"/>
    </w:rPr>
  </w:style>
  <w:style w:type="paragraph" w:styleId="CommentText">
    <w:name w:val="annotation text"/>
    <w:basedOn w:val="Normal"/>
    <w:link w:val="CommentTextChar"/>
    <w:uiPriority w:val="99"/>
    <w:unhideWhenUsed/>
    <w:rsid w:val="005457B4"/>
    <w:pPr>
      <w:spacing w:line="240" w:lineRule="auto"/>
    </w:pPr>
    <w:rPr>
      <w:sz w:val="20"/>
      <w:szCs w:val="20"/>
    </w:rPr>
  </w:style>
  <w:style w:type="character" w:customStyle="1" w:styleId="CommentTextChar">
    <w:name w:val="Comment Text Char"/>
    <w:basedOn w:val="DefaultParagraphFont"/>
    <w:link w:val="CommentText"/>
    <w:uiPriority w:val="99"/>
    <w:rsid w:val="005457B4"/>
    <w:rPr>
      <w:rFonts w:ascii="Calibri" w:eastAsia="Calibri" w:hAnsi="Calibri" w:cs="Calibri"/>
      <w:kern w:val="0"/>
      <w:sz w:val="20"/>
      <w:szCs w:val="20"/>
      <w14:ligatures w14:val="none"/>
    </w:rPr>
  </w:style>
  <w:style w:type="character" w:customStyle="1" w:styleId="cf01">
    <w:name w:val="cf01"/>
    <w:basedOn w:val="DefaultParagraphFont"/>
    <w:rsid w:val="005457B4"/>
    <w:rPr>
      <w:rFonts w:ascii="Segoe UI" w:hAnsi="Segoe UI" w:cs="Segoe UI" w:hint="default"/>
      <w:sz w:val="18"/>
      <w:szCs w:val="18"/>
    </w:rPr>
  </w:style>
  <w:style w:type="paragraph" w:styleId="CommentSubject">
    <w:name w:val="annotation subject"/>
    <w:basedOn w:val="CommentText"/>
    <w:next w:val="CommentText"/>
    <w:link w:val="CommentSubjectChar"/>
    <w:uiPriority w:val="99"/>
    <w:semiHidden/>
    <w:unhideWhenUsed/>
    <w:rsid w:val="00F8137C"/>
    <w:rPr>
      <w:b/>
      <w:bCs/>
    </w:rPr>
  </w:style>
  <w:style w:type="character" w:customStyle="1" w:styleId="CommentSubjectChar">
    <w:name w:val="Comment Subject Char"/>
    <w:basedOn w:val="CommentTextChar"/>
    <w:link w:val="CommentSubject"/>
    <w:uiPriority w:val="99"/>
    <w:semiHidden/>
    <w:rsid w:val="00F8137C"/>
    <w:rPr>
      <w:rFonts w:ascii="Calibri" w:eastAsia="Calibri" w:hAnsi="Calibri" w:cs="Calibri"/>
      <w:b/>
      <w:bCs/>
      <w:kern w:val="0"/>
      <w:sz w:val="20"/>
      <w:szCs w:val="20"/>
      <w14:ligatures w14:val="none"/>
    </w:rPr>
  </w:style>
  <w:style w:type="paragraph" w:styleId="Revision">
    <w:name w:val="Revision"/>
    <w:hidden/>
    <w:uiPriority w:val="99"/>
    <w:semiHidden/>
    <w:rsid w:val="005850E6"/>
    <w:pPr>
      <w:spacing w:after="0" w:line="240" w:lineRule="auto"/>
    </w:pPr>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642A19"/>
    <w:rPr>
      <w:color w:val="467886" w:themeColor="hyperlink"/>
      <w:u w:val="single"/>
    </w:rPr>
  </w:style>
  <w:style w:type="character" w:styleId="UnresolvedMention">
    <w:name w:val="Unresolved Mention"/>
    <w:basedOn w:val="DefaultParagraphFont"/>
    <w:uiPriority w:val="99"/>
    <w:semiHidden/>
    <w:unhideWhenUsed/>
    <w:rsid w:val="00642A19"/>
    <w:rPr>
      <w:color w:val="605E5C"/>
      <w:shd w:val="clear" w:color="auto" w:fill="E1DFDD"/>
    </w:rPr>
  </w:style>
  <w:style w:type="paragraph" w:styleId="BalloonText">
    <w:name w:val="Balloon Text"/>
    <w:basedOn w:val="Normal"/>
    <w:link w:val="BalloonTextChar"/>
    <w:uiPriority w:val="99"/>
    <w:semiHidden/>
    <w:unhideWhenUsed/>
    <w:rsid w:val="003378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844"/>
    <w:rPr>
      <w:rFonts w:ascii="Segoe UI" w:eastAsia="Calibri" w:hAnsi="Segoe UI" w:cs="Segoe UI"/>
      <w:kern w:val="0"/>
      <w:sz w:val="18"/>
      <w:szCs w:val="18"/>
      <w14:ligatures w14:val="none"/>
    </w:rPr>
  </w:style>
  <w:style w:type="character" w:styleId="PlaceholderText">
    <w:name w:val="Placeholder Text"/>
    <w:basedOn w:val="DefaultParagraphFont"/>
    <w:uiPriority w:val="99"/>
    <w:semiHidden/>
    <w:rsid w:val="006971BD"/>
    <w:rPr>
      <w:color w:val="808080"/>
    </w:rPr>
  </w:style>
  <w:style w:type="paragraph" w:styleId="NormalWeb">
    <w:name w:val="Normal (Web)"/>
    <w:basedOn w:val="Normal"/>
    <w:uiPriority w:val="99"/>
    <w:semiHidden/>
    <w:unhideWhenUsed/>
    <w:rsid w:val="00DA5054"/>
    <w:rPr>
      <w:rFonts w:ascii="Times New Roman" w:hAnsi="Times New Roman" w:cs="Times New Roman"/>
      <w:sz w:val="24"/>
      <w:szCs w:val="24"/>
    </w:rPr>
  </w:style>
  <w:style w:type="paragraph" w:styleId="Header">
    <w:name w:val="header"/>
    <w:basedOn w:val="Normal"/>
    <w:link w:val="HeaderChar"/>
    <w:uiPriority w:val="99"/>
    <w:unhideWhenUsed/>
    <w:rsid w:val="00B82D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D23"/>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B82D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D23"/>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9192">
      <w:bodyDiv w:val="1"/>
      <w:marLeft w:val="0"/>
      <w:marRight w:val="0"/>
      <w:marTop w:val="0"/>
      <w:marBottom w:val="0"/>
      <w:divBdr>
        <w:top w:val="none" w:sz="0" w:space="0" w:color="auto"/>
        <w:left w:val="none" w:sz="0" w:space="0" w:color="auto"/>
        <w:bottom w:val="none" w:sz="0" w:space="0" w:color="auto"/>
        <w:right w:val="none" w:sz="0" w:space="0" w:color="auto"/>
      </w:divBdr>
      <w:divsChild>
        <w:div w:id="286277531">
          <w:marLeft w:val="0"/>
          <w:marRight w:val="0"/>
          <w:marTop w:val="0"/>
          <w:marBottom w:val="0"/>
          <w:divBdr>
            <w:top w:val="none" w:sz="0" w:space="0" w:color="auto"/>
            <w:left w:val="none" w:sz="0" w:space="0" w:color="auto"/>
            <w:bottom w:val="none" w:sz="0" w:space="0" w:color="auto"/>
            <w:right w:val="none" w:sz="0" w:space="0" w:color="auto"/>
          </w:divBdr>
        </w:div>
        <w:div w:id="910847011">
          <w:marLeft w:val="0"/>
          <w:marRight w:val="0"/>
          <w:marTop w:val="0"/>
          <w:marBottom w:val="0"/>
          <w:divBdr>
            <w:top w:val="none" w:sz="0" w:space="0" w:color="auto"/>
            <w:left w:val="none" w:sz="0" w:space="0" w:color="auto"/>
            <w:bottom w:val="none" w:sz="0" w:space="0" w:color="auto"/>
            <w:right w:val="none" w:sz="0" w:space="0" w:color="auto"/>
          </w:divBdr>
        </w:div>
        <w:div w:id="523788087">
          <w:marLeft w:val="0"/>
          <w:marRight w:val="0"/>
          <w:marTop w:val="0"/>
          <w:marBottom w:val="0"/>
          <w:divBdr>
            <w:top w:val="none" w:sz="0" w:space="0" w:color="auto"/>
            <w:left w:val="none" w:sz="0" w:space="0" w:color="auto"/>
            <w:bottom w:val="none" w:sz="0" w:space="0" w:color="auto"/>
            <w:right w:val="none" w:sz="0" w:space="0" w:color="auto"/>
          </w:divBdr>
        </w:div>
        <w:div w:id="1725761990">
          <w:marLeft w:val="0"/>
          <w:marRight w:val="0"/>
          <w:marTop w:val="0"/>
          <w:marBottom w:val="0"/>
          <w:divBdr>
            <w:top w:val="none" w:sz="0" w:space="0" w:color="auto"/>
            <w:left w:val="none" w:sz="0" w:space="0" w:color="auto"/>
            <w:bottom w:val="none" w:sz="0" w:space="0" w:color="auto"/>
            <w:right w:val="none" w:sz="0" w:space="0" w:color="auto"/>
          </w:divBdr>
        </w:div>
        <w:div w:id="242031301">
          <w:marLeft w:val="0"/>
          <w:marRight w:val="0"/>
          <w:marTop w:val="0"/>
          <w:marBottom w:val="0"/>
          <w:divBdr>
            <w:top w:val="none" w:sz="0" w:space="0" w:color="auto"/>
            <w:left w:val="none" w:sz="0" w:space="0" w:color="auto"/>
            <w:bottom w:val="none" w:sz="0" w:space="0" w:color="auto"/>
            <w:right w:val="none" w:sz="0" w:space="0" w:color="auto"/>
          </w:divBdr>
        </w:div>
      </w:divsChild>
    </w:div>
    <w:div w:id="95103271">
      <w:bodyDiv w:val="1"/>
      <w:marLeft w:val="0"/>
      <w:marRight w:val="0"/>
      <w:marTop w:val="0"/>
      <w:marBottom w:val="0"/>
      <w:divBdr>
        <w:top w:val="none" w:sz="0" w:space="0" w:color="auto"/>
        <w:left w:val="none" w:sz="0" w:space="0" w:color="auto"/>
        <w:bottom w:val="none" w:sz="0" w:space="0" w:color="auto"/>
        <w:right w:val="none" w:sz="0" w:space="0" w:color="auto"/>
      </w:divBdr>
    </w:div>
    <w:div w:id="125009716">
      <w:bodyDiv w:val="1"/>
      <w:marLeft w:val="0"/>
      <w:marRight w:val="0"/>
      <w:marTop w:val="0"/>
      <w:marBottom w:val="0"/>
      <w:divBdr>
        <w:top w:val="none" w:sz="0" w:space="0" w:color="auto"/>
        <w:left w:val="none" w:sz="0" w:space="0" w:color="auto"/>
        <w:bottom w:val="none" w:sz="0" w:space="0" w:color="auto"/>
        <w:right w:val="none" w:sz="0" w:space="0" w:color="auto"/>
      </w:divBdr>
      <w:divsChild>
        <w:div w:id="1850868957">
          <w:marLeft w:val="0"/>
          <w:marRight w:val="0"/>
          <w:marTop w:val="0"/>
          <w:marBottom w:val="0"/>
          <w:divBdr>
            <w:top w:val="none" w:sz="0" w:space="0" w:color="auto"/>
            <w:left w:val="none" w:sz="0" w:space="0" w:color="auto"/>
            <w:bottom w:val="none" w:sz="0" w:space="0" w:color="auto"/>
            <w:right w:val="none" w:sz="0" w:space="0" w:color="auto"/>
          </w:divBdr>
        </w:div>
        <w:div w:id="246695574">
          <w:marLeft w:val="0"/>
          <w:marRight w:val="0"/>
          <w:marTop w:val="0"/>
          <w:marBottom w:val="0"/>
          <w:divBdr>
            <w:top w:val="none" w:sz="0" w:space="0" w:color="auto"/>
            <w:left w:val="none" w:sz="0" w:space="0" w:color="auto"/>
            <w:bottom w:val="none" w:sz="0" w:space="0" w:color="auto"/>
            <w:right w:val="none" w:sz="0" w:space="0" w:color="auto"/>
          </w:divBdr>
        </w:div>
      </w:divsChild>
    </w:div>
    <w:div w:id="137264943">
      <w:bodyDiv w:val="1"/>
      <w:marLeft w:val="0"/>
      <w:marRight w:val="0"/>
      <w:marTop w:val="0"/>
      <w:marBottom w:val="0"/>
      <w:divBdr>
        <w:top w:val="none" w:sz="0" w:space="0" w:color="auto"/>
        <w:left w:val="none" w:sz="0" w:space="0" w:color="auto"/>
        <w:bottom w:val="none" w:sz="0" w:space="0" w:color="auto"/>
        <w:right w:val="none" w:sz="0" w:space="0" w:color="auto"/>
      </w:divBdr>
    </w:div>
    <w:div w:id="144666236">
      <w:bodyDiv w:val="1"/>
      <w:marLeft w:val="0"/>
      <w:marRight w:val="0"/>
      <w:marTop w:val="0"/>
      <w:marBottom w:val="0"/>
      <w:divBdr>
        <w:top w:val="none" w:sz="0" w:space="0" w:color="auto"/>
        <w:left w:val="none" w:sz="0" w:space="0" w:color="auto"/>
        <w:bottom w:val="none" w:sz="0" w:space="0" w:color="auto"/>
        <w:right w:val="none" w:sz="0" w:space="0" w:color="auto"/>
      </w:divBdr>
    </w:div>
    <w:div w:id="163516225">
      <w:bodyDiv w:val="1"/>
      <w:marLeft w:val="0"/>
      <w:marRight w:val="0"/>
      <w:marTop w:val="0"/>
      <w:marBottom w:val="0"/>
      <w:divBdr>
        <w:top w:val="none" w:sz="0" w:space="0" w:color="auto"/>
        <w:left w:val="none" w:sz="0" w:space="0" w:color="auto"/>
        <w:bottom w:val="none" w:sz="0" w:space="0" w:color="auto"/>
        <w:right w:val="none" w:sz="0" w:space="0" w:color="auto"/>
      </w:divBdr>
    </w:div>
    <w:div w:id="172064410">
      <w:bodyDiv w:val="1"/>
      <w:marLeft w:val="0"/>
      <w:marRight w:val="0"/>
      <w:marTop w:val="0"/>
      <w:marBottom w:val="0"/>
      <w:divBdr>
        <w:top w:val="none" w:sz="0" w:space="0" w:color="auto"/>
        <w:left w:val="none" w:sz="0" w:space="0" w:color="auto"/>
        <w:bottom w:val="none" w:sz="0" w:space="0" w:color="auto"/>
        <w:right w:val="none" w:sz="0" w:space="0" w:color="auto"/>
      </w:divBdr>
    </w:div>
    <w:div w:id="190530858">
      <w:bodyDiv w:val="1"/>
      <w:marLeft w:val="0"/>
      <w:marRight w:val="0"/>
      <w:marTop w:val="0"/>
      <w:marBottom w:val="0"/>
      <w:divBdr>
        <w:top w:val="none" w:sz="0" w:space="0" w:color="auto"/>
        <w:left w:val="none" w:sz="0" w:space="0" w:color="auto"/>
        <w:bottom w:val="none" w:sz="0" w:space="0" w:color="auto"/>
        <w:right w:val="none" w:sz="0" w:space="0" w:color="auto"/>
      </w:divBdr>
    </w:div>
    <w:div w:id="198862681">
      <w:bodyDiv w:val="1"/>
      <w:marLeft w:val="0"/>
      <w:marRight w:val="0"/>
      <w:marTop w:val="0"/>
      <w:marBottom w:val="0"/>
      <w:divBdr>
        <w:top w:val="none" w:sz="0" w:space="0" w:color="auto"/>
        <w:left w:val="none" w:sz="0" w:space="0" w:color="auto"/>
        <w:bottom w:val="none" w:sz="0" w:space="0" w:color="auto"/>
        <w:right w:val="none" w:sz="0" w:space="0" w:color="auto"/>
      </w:divBdr>
      <w:divsChild>
        <w:div w:id="2101558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30957">
      <w:bodyDiv w:val="1"/>
      <w:marLeft w:val="0"/>
      <w:marRight w:val="0"/>
      <w:marTop w:val="0"/>
      <w:marBottom w:val="0"/>
      <w:divBdr>
        <w:top w:val="none" w:sz="0" w:space="0" w:color="auto"/>
        <w:left w:val="none" w:sz="0" w:space="0" w:color="auto"/>
        <w:bottom w:val="none" w:sz="0" w:space="0" w:color="auto"/>
        <w:right w:val="none" w:sz="0" w:space="0" w:color="auto"/>
      </w:divBdr>
    </w:div>
    <w:div w:id="222372192">
      <w:bodyDiv w:val="1"/>
      <w:marLeft w:val="0"/>
      <w:marRight w:val="0"/>
      <w:marTop w:val="0"/>
      <w:marBottom w:val="0"/>
      <w:divBdr>
        <w:top w:val="none" w:sz="0" w:space="0" w:color="auto"/>
        <w:left w:val="none" w:sz="0" w:space="0" w:color="auto"/>
        <w:bottom w:val="none" w:sz="0" w:space="0" w:color="auto"/>
        <w:right w:val="none" w:sz="0" w:space="0" w:color="auto"/>
      </w:divBdr>
    </w:div>
    <w:div w:id="224031316">
      <w:bodyDiv w:val="1"/>
      <w:marLeft w:val="0"/>
      <w:marRight w:val="0"/>
      <w:marTop w:val="0"/>
      <w:marBottom w:val="0"/>
      <w:divBdr>
        <w:top w:val="none" w:sz="0" w:space="0" w:color="auto"/>
        <w:left w:val="none" w:sz="0" w:space="0" w:color="auto"/>
        <w:bottom w:val="none" w:sz="0" w:space="0" w:color="auto"/>
        <w:right w:val="none" w:sz="0" w:space="0" w:color="auto"/>
      </w:divBdr>
    </w:div>
    <w:div w:id="237254703">
      <w:bodyDiv w:val="1"/>
      <w:marLeft w:val="0"/>
      <w:marRight w:val="0"/>
      <w:marTop w:val="0"/>
      <w:marBottom w:val="0"/>
      <w:divBdr>
        <w:top w:val="none" w:sz="0" w:space="0" w:color="auto"/>
        <w:left w:val="none" w:sz="0" w:space="0" w:color="auto"/>
        <w:bottom w:val="none" w:sz="0" w:space="0" w:color="auto"/>
        <w:right w:val="none" w:sz="0" w:space="0" w:color="auto"/>
      </w:divBdr>
    </w:div>
    <w:div w:id="262307189">
      <w:bodyDiv w:val="1"/>
      <w:marLeft w:val="0"/>
      <w:marRight w:val="0"/>
      <w:marTop w:val="0"/>
      <w:marBottom w:val="0"/>
      <w:divBdr>
        <w:top w:val="none" w:sz="0" w:space="0" w:color="auto"/>
        <w:left w:val="none" w:sz="0" w:space="0" w:color="auto"/>
        <w:bottom w:val="none" w:sz="0" w:space="0" w:color="auto"/>
        <w:right w:val="none" w:sz="0" w:space="0" w:color="auto"/>
      </w:divBdr>
    </w:div>
    <w:div w:id="267278524">
      <w:bodyDiv w:val="1"/>
      <w:marLeft w:val="0"/>
      <w:marRight w:val="0"/>
      <w:marTop w:val="0"/>
      <w:marBottom w:val="0"/>
      <w:divBdr>
        <w:top w:val="none" w:sz="0" w:space="0" w:color="auto"/>
        <w:left w:val="none" w:sz="0" w:space="0" w:color="auto"/>
        <w:bottom w:val="none" w:sz="0" w:space="0" w:color="auto"/>
        <w:right w:val="none" w:sz="0" w:space="0" w:color="auto"/>
      </w:divBdr>
    </w:div>
    <w:div w:id="287902880">
      <w:bodyDiv w:val="1"/>
      <w:marLeft w:val="0"/>
      <w:marRight w:val="0"/>
      <w:marTop w:val="0"/>
      <w:marBottom w:val="0"/>
      <w:divBdr>
        <w:top w:val="none" w:sz="0" w:space="0" w:color="auto"/>
        <w:left w:val="none" w:sz="0" w:space="0" w:color="auto"/>
        <w:bottom w:val="none" w:sz="0" w:space="0" w:color="auto"/>
        <w:right w:val="none" w:sz="0" w:space="0" w:color="auto"/>
      </w:divBdr>
    </w:div>
    <w:div w:id="293488827">
      <w:bodyDiv w:val="1"/>
      <w:marLeft w:val="0"/>
      <w:marRight w:val="0"/>
      <w:marTop w:val="0"/>
      <w:marBottom w:val="0"/>
      <w:divBdr>
        <w:top w:val="none" w:sz="0" w:space="0" w:color="auto"/>
        <w:left w:val="none" w:sz="0" w:space="0" w:color="auto"/>
        <w:bottom w:val="none" w:sz="0" w:space="0" w:color="auto"/>
        <w:right w:val="none" w:sz="0" w:space="0" w:color="auto"/>
      </w:divBdr>
    </w:div>
    <w:div w:id="321277727">
      <w:bodyDiv w:val="1"/>
      <w:marLeft w:val="0"/>
      <w:marRight w:val="0"/>
      <w:marTop w:val="0"/>
      <w:marBottom w:val="0"/>
      <w:divBdr>
        <w:top w:val="none" w:sz="0" w:space="0" w:color="auto"/>
        <w:left w:val="none" w:sz="0" w:space="0" w:color="auto"/>
        <w:bottom w:val="none" w:sz="0" w:space="0" w:color="auto"/>
        <w:right w:val="none" w:sz="0" w:space="0" w:color="auto"/>
      </w:divBdr>
    </w:div>
    <w:div w:id="329868746">
      <w:bodyDiv w:val="1"/>
      <w:marLeft w:val="0"/>
      <w:marRight w:val="0"/>
      <w:marTop w:val="0"/>
      <w:marBottom w:val="0"/>
      <w:divBdr>
        <w:top w:val="none" w:sz="0" w:space="0" w:color="auto"/>
        <w:left w:val="none" w:sz="0" w:space="0" w:color="auto"/>
        <w:bottom w:val="none" w:sz="0" w:space="0" w:color="auto"/>
        <w:right w:val="none" w:sz="0" w:space="0" w:color="auto"/>
      </w:divBdr>
    </w:div>
    <w:div w:id="346567108">
      <w:bodyDiv w:val="1"/>
      <w:marLeft w:val="0"/>
      <w:marRight w:val="0"/>
      <w:marTop w:val="0"/>
      <w:marBottom w:val="0"/>
      <w:divBdr>
        <w:top w:val="none" w:sz="0" w:space="0" w:color="auto"/>
        <w:left w:val="none" w:sz="0" w:space="0" w:color="auto"/>
        <w:bottom w:val="none" w:sz="0" w:space="0" w:color="auto"/>
        <w:right w:val="none" w:sz="0" w:space="0" w:color="auto"/>
      </w:divBdr>
    </w:div>
    <w:div w:id="366760166">
      <w:bodyDiv w:val="1"/>
      <w:marLeft w:val="0"/>
      <w:marRight w:val="0"/>
      <w:marTop w:val="0"/>
      <w:marBottom w:val="0"/>
      <w:divBdr>
        <w:top w:val="none" w:sz="0" w:space="0" w:color="auto"/>
        <w:left w:val="none" w:sz="0" w:space="0" w:color="auto"/>
        <w:bottom w:val="none" w:sz="0" w:space="0" w:color="auto"/>
        <w:right w:val="none" w:sz="0" w:space="0" w:color="auto"/>
      </w:divBdr>
    </w:div>
    <w:div w:id="375278890">
      <w:bodyDiv w:val="1"/>
      <w:marLeft w:val="0"/>
      <w:marRight w:val="0"/>
      <w:marTop w:val="0"/>
      <w:marBottom w:val="0"/>
      <w:divBdr>
        <w:top w:val="none" w:sz="0" w:space="0" w:color="auto"/>
        <w:left w:val="none" w:sz="0" w:space="0" w:color="auto"/>
        <w:bottom w:val="none" w:sz="0" w:space="0" w:color="auto"/>
        <w:right w:val="none" w:sz="0" w:space="0" w:color="auto"/>
      </w:divBdr>
    </w:div>
    <w:div w:id="377583101">
      <w:bodyDiv w:val="1"/>
      <w:marLeft w:val="0"/>
      <w:marRight w:val="0"/>
      <w:marTop w:val="0"/>
      <w:marBottom w:val="0"/>
      <w:divBdr>
        <w:top w:val="none" w:sz="0" w:space="0" w:color="auto"/>
        <w:left w:val="none" w:sz="0" w:space="0" w:color="auto"/>
        <w:bottom w:val="none" w:sz="0" w:space="0" w:color="auto"/>
        <w:right w:val="none" w:sz="0" w:space="0" w:color="auto"/>
      </w:divBdr>
    </w:div>
    <w:div w:id="390621534">
      <w:bodyDiv w:val="1"/>
      <w:marLeft w:val="0"/>
      <w:marRight w:val="0"/>
      <w:marTop w:val="0"/>
      <w:marBottom w:val="0"/>
      <w:divBdr>
        <w:top w:val="none" w:sz="0" w:space="0" w:color="auto"/>
        <w:left w:val="none" w:sz="0" w:space="0" w:color="auto"/>
        <w:bottom w:val="none" w:sz="0" w:space="0" w:color="auto"/>
        <w:right w:val="none" w:sz="0" w:space="0" w:color="auto"/>
      </w:divBdr>
    </w:div>
    <w:div w:id="395015849">
      <w:bodyDiv w:val="1"/>
      <w:marLeft w:val="0"/>
      <w:marRight w:val="0"/>
      <w:marTop w:val="0"/>
      <w:marBottom w:val="0"/>
      <w:divBdr>
        <w:top w:val="none" w:sz="0" w:space="0" w:color="auto"/>
        <w:left w:val="none" w:sz="0" w:space="0" w:color="auto"/>
        <w:bottom w:val="none" w:sz="0" w:space="0" w:color="auto"/>
        <w:right w:val="none" w:sz="0" w:space="0" w:color="auto"/>
      </w:divBdr>
    </w:div>
    <w:div w:id="399062784">
      <w:bodyDiv w:val="1"/>
      <w:marLeft w:val="0"/>
      <w:marRight w:val="0"/>
      <w:marTop w:val="0"/>
      <w:marBottom w:val="0"/>
      <w:divBdr>
        <w:top w:val="none" w:sz="0" w:space="0" w:color="auto"/>
        <w:left w:val="none" w:sz="0" w:space="0" w:color="auto"/>
        <w:bottom w:val="none" w:sz="0" w:space="0" w:color="auto"/>
        <w:right w:val="none" w:sz="0" w:space="0" w:color="auto"/>
      </w:divBdr>
      <w:divsChild>
        <w:div w:id="1124736449">
          <w:marLeft w:val="0"/>
          <w:marRight w:val="0"/>
          <w:marTop w:val="0"/>
          <w:marBottom w:val="0"/>
          <w:divBdr>
            <w:top w:val="none" w:sz="0" w:space="0" w:color="auto"/>
            <w:left w:val="none" w:sz="0" w:space="0" w:color="auto"/>
            <w:bottom w:val="none" w:sz="0" w:space="0" w:color="auto"/>
            <w:right w:val="none" w:sz="0" w:space="0" w:color="auto"/>
          </w:divBdr>
        </w:div>
        <w:div w:id="13576659">
          <w:marLeft w:val="0"/>
          <w:marRight w:val="0"/>
          <w:marTop w:val="0"/>
          <w:marBottom w:val="0"/>
          <w:divBdr>
            <w:top w:val="none" w:sz="0" w:space="0" w:color="auto"/>
            <w:left w:val="none" w:sz="0" w:space="0" w:color="auto"/>
            <w:bottom w:val="none" w:sz="0" w:space="0" w:color="auto"/>
            <w:right w:val="none" w:sz="0" w:space="0" w:color="auto"/>
          </w:divBdr>
        </w:div>
      </w:divsChild>
    </w:div>
    <w:div w:id="437604777">
      <w:bodyDiv w:val="1"/>
      <w:marLeft w:val="0"/>
      <w:marRight w:val="0"/>
      <w:marTop w:val="0"/>
      <w:marBottom w:val="0"/>
      <w:divBdr>
        <w:top w:val="none" w:sz="0" w:space="0" w:color="auto"/>
        <w:left w:val="none" w:sz="0" w:space="0" w:color="auto"/>
        <w:bottom w:val="none" w:sz="0" w:space="0" w:color="auto"/>
        <w:right w:val="none" w:sz="0" w:space="0" w:color="auto"/>
      </w:divBdr>
    </w:div>
    <w:div w:id="449252428">
      <w:bodyDiv w:val="1"/>
      <w:marLeft w:val="0"/>
      <w:marRight w:val="0"/>
      <w:marTop w:val="0"/>
      <w:marBottom w:val="0"/>
      <w:divBdr>
        <w:top w:val="none" w:sz="0" w:space="0" w:color="auto"/>
        <w:left w:val="none" w:sz="0" w:space="0" w:color="auto"/>
        <w:bottom w:val="none" w:sz="0" w:space="0" w:color="auto"/>
        <w:right w:val="none" w:sz="0" w:space="0" w:color="auto"/>
      </w:divBdr>
    </w:div>
    <w:div w:id="465657570">
      <w:bodyDiv w:val="1"/>
      <w:marLeft w:val="0"/>
      <w:marRight w:val="0"/>
      <w:marTop w:val="0"/>
      <w:marBottom w:val="0"/>
      <w:divBdr>
        <w:top w:val="none" w:sz="0" w:space="0" w:color="auto"/>
        <w:left w:val="none" w:sz="0" w:space="0" w:color="auto"/>
        <w:bottom w:val="none" w:sz="0" w:space="0" w:color="auto"/>
        <w:right w:val="none" w:sz="0" w:space="0" w:color="auto"/>
      </w:divBdr>
    </w:div>
    <w:div w:id="480659884">
      <w:bodyDiv w:val="1"/>
      <w:marLeft w:val="0"/>
      <w:marRight w:val="0"/>
      <w:marTop w:val="0"/>
      <w:marBottom w:val="0"/>
      <w:divBdr>
        <w:top w:val="none" w:sz="0" w:space="0" w:color="auto"/>
        <w:left w:val="none" w:sz="0" w:space="0" w:color="auto"/>
        <w:bottom w:val="none" w:sz="0" w:space="0" w:color="auto"/>
        <w:right w:val="none" w:sz="0" w:space="0" w:color="auto"/>
      </w:divBdr>
    </w:div>
    <w:div w:id="517892181">
      <w:bodyDiv w:val="1"/>
      <w:marLeft w:val="0"/>
      <w:marRight w:val="0"/>
      <w:marTop w:val="0"/>
      <w:marBottom w:val="0"/>
      <w:divBdr>
        <w:top w:val="none" w:sz="0" w:space="0" w:color="auto"/>
        <w:left w:val="none" w:sz="0" w:space="0" w:color="auto"/>
        <w:bottom w:val="none" w:sz="0" w:space="0" w:color="auto"/>
        <w:right w:val="none" w:sz="0" w:space="0" w:color="auto"/>
      </w:divBdr>
    </w:div>
    <w:div w:id="521746956">
      <w:bodyDiv w:val="1"/>
      <w:marLeft w:val="0"/>
      <w:marRight w:val="0"/>
      <w:marTop w:val="0"/>
      <w:marBottom w:val="0"/>
      <w:divBdr>
        <w:top w:val="none" w:sz="0" w:space="0" w:color="auto"/>
        <w:left w:val="none" w:sz="0" w:space="0" w:color="auto"/>
        <w:bottom w:val="none" w:sz="0" w:space="0" w:color="auto"/>
        <w:right w:val="none" w:sz="0" w:space="0" w:color="auto"/>
      </w:divBdr>
    </w:div>
    <w:div w:id="533035835">
      <w:bodyDiv w:val="1"/>
      <w:marLeft w:val="0"/>
      <w:marRight w:val="0"/>
      <w:marTop w:val="0"/>
      <w:marBottom w:val="0"/>
      <w:divBdr>
        <w:top w:val="none" w:sz="0" w:space="0" w:color="auto"/>
        <w:left w:val="none" w:sz="0" w:space="0" w:color="auto"/>
        <w:bottom w:val="none" w:sz="0" w:space="0" w:color="auto"/>
        <w:right w:val="none" w:sz="0" w:space="0" w:color="auto"/>
      </w:divBdr>
    </w:div>
    <w:div w:id="536553932">
      <w:bodyDiv w:val="1"/>
      <w:marLeft w:val="0"/>
      <w:marRight w:val="0"/>
      <w:marTop w:val="0"/>
      <w:marBottom w:val="0"/>
      <w:divBdr>
        <w:top w:val="none" w:sz="0" w:space="0" w:color="auto"/>
        <w:left w:val="none" w:sz="0" w:space="0" w:color="auto"/>
        <w:bottom w:val="none" w:sz="0" w:space="0" w:color="auto"/>
        <w:right w:val="none" w:sz="0" w:space="0" w:color="auto"/>
      </w:divBdr>
    </w:div>
    <w:div w:id="538860252">
      <w:bodyDiv w:val="1"/>
      <w:marLeft w:val="0"/>
      <w:marRight w:val="0"/>
      <w:marTop w:val="0"/>
      <w:marBottom w:val="0"/>
      <w:divBdr>
        <w:top w:val="none" w:sz="0" w:space="0" w:color="auto"/>
        <w:left w:val="none" w:sz="0" w:space="0" w:color="auto"/>
        <w:bottom w:val="none" w:sz="0" w:space="0" w:color="auto"/>
        <w:right w:val="none" w:sz="0" w:space="0" w:color="auto"/>
      </w:divBdr>
    </w:div>
    <w:div w:id="575289768">
      <w:bodyDiv w:val="1"/>
      <w:marLeft w:val="0"/>
      <w:marRight w:val="0"/>
      <w:marTop w:val="0"/>
      <w:marBottom w:val="0"/>
      <w:divBdr>
        <w:top w:val="none" w:sz="0" w:space="0" w:color="auto"/>
        <w:left w:val="none" w:sz="0" w:space="0" w:color="auto"/>
        <w:bottom w:val="none" w:sz="0" w:space="0" w:color="auto"/>
        <w:right w:val="none" w:sz="0" w:space="0" w:color="auto"/>
      </w:divBdr>
    </w:div>
    <w:div w:id="580988702">
      <w:bodyDiv w:val="1"/>
      <w:marLeft w:val="0"/>
      <w:marRight w:val="0"/>
      <w:marTop w:val="0"/>
      <w:marBottom w:val="0"/>
      <w:divBdr>
        <w:top w:val="none" w:sz="0" w:space="0" w:color="auto"/>
        <w:left w:val="none" w:sz="0" w:space="0" w:color="auto"/>
        <w:bottom w:val="none" w:sz="0" w:space="0" w:color="auto"/>
        <w:right w:val="none" w:sz="0" w:space="0" w:color="auto"/>
      </w:divBdr>
    </w:div>
    <w:div w:id="592862759">
      <w:bodyDiv w:val="1"/>
      <w:marLeft w:val="0"/>
      <w:marRight w:val="0"/>
      <w:marTop w:val="0"/>
      <w:marBottom w:val="0"/>
      <w:divBdr>
        <w:top w:val="none" w:sz="0" w:space="0" w:color="auto"/>
        <w:left w:val="none" w:sz="0" w:space="0" w:color="auto"/>
        <w:bottom w:val="none" w:sz="0" w:space="0" w:color="auto"/>
        <w:right w:val="none" w:sz="0" w:space="0" w:color="auto"/>
      </w:divBdr>
    </w:div>
    <w:div w:id="625501344">
      <w:bodyDiv w:val="1"/>
      <w:marLeft w:val="0"/>
      <w:marRight w:val="0"/>
      <w:marTop w:val="0"/>
      <w:marBottom w:val="0"/>
      <w:divBdr>
        <w:top w:val="none" w:sz="0" w:space="0" w:color="auto"/>
        <w:left w:val="none" w:sz="0" w:space="0" w:color="auto"/>
        <w:bottom w:val="none" w:sz="0" w:space="0" w:color="auto"/>
        <w:right w:val="none" w:sz="0" w:space="0" w:color="auto"/>
      </w:divBdr>
    </w:div>
    <w:div w:id="653066418">
      <w:bodyDiv w:val="1"/>
      <w:marLeft w:val="0"/>
      <w:marRight w:val="0"/>
      <w:marTop w:val="0"/>
      <w:marBottom w:val="0"/>
      <w:divBdr>
        <w:top w:val="none" w:sz="0" w:space="0" w:color="auto"/>
        <w:left w:val="none" w:sz="0" w:space="0" w:color="auto"/>
        <w:bottom w:val="none" w:sz="0" w:space="0" w:color="auto"/>
        <w:right w:val="none" w:sz="0" w:space="0" w:color="auto"/>
      </w:divBdr>
    </w:div>
    <w:div w:id="656497313">
      <w:bodyDiv w:val="1"/>
      <w:marLeft w:val="0"/>
      <w:marRight w:val="0"/>
      <w:marTop w:val="0"/>
      <w:marBottom w:val="0"/>
      <w:divBdr>
        <w:top w:val="none" w:sz="0" w:space="0" w:color="auto"/>
        <w:left w:val="none" w:sz="0" w:space="0" w:color="auto"/>
        <w:bottom w:val="none" w:sz="0" w:space="0" w:color="auto"/>
        <w:right w:val="none" w:sz="0" w:space="0" w:color="auto"/>
      </w:divBdr>
    </w:div>
    <w:div w:id="664208481">
      <w:bodyDiv w:val="1"/>
      <w:marLeft w:val="0"/>
      <w:marRight w:val="0"/>
      <w:marTop w:val="0"/>
      <w:marBottom w:val="0"/>
      <w:divBdr>
        <w:top w:val="none" w:sz="0" w:space="0" w:color="auto"/>
        <w:left w:val="none" w:sz="0" w:space="0" w:color="auto"/>
        <w:bottom w:val="none" w:sz="0" w:space="0" w:color="auto"/>
        <w:right w:val="none" w:sz="0" w:space="0" w:color="auto"/>
      </w:divBdr>
    </w:div>
    <w:div w:id="664238935">
      <w:bodyDiv w:val="1"/>
      <w:marLeft w:val="0"/>
      <w:marRight w:val="0"/>
      <w:marTop w:val="0"/>
      <w:marBottom w:val="0"/>
      <w:divBdr>
        <w:top w:val="none" w:sz="0" w:space="0" w:color="auto"/>
        <w:left w:val="none" w:sz="0" w:space="0" w:color="auto"/>
        <w:bottom w:val="none" w:sz="0" w:space="0" w:color="auto"/>
        <w:right w:val="none" w:sz="0" w:space="0" w:color="auto"/>
      </w:divBdr>
      <w:divsChild>
        <w:div w:id="1656030169">
          <w:marLeft w:val="0"/>
          <w:marRight w:val="0"/>
          <w:marTop w:val="0"/>
          <w:marBottom w:val="0"/>
          <w:divBdr>
            <w:top w:val="none" w:sz="0" w:space="0" w:color="auto"/>
            <w:left w:val="none" w:sz="0" w:space="0" w:color="auto"/>
            <w:bottom w:val="none" w:sz="0" w:space="0" w:color="auto"/>
            <w:right w:val="none" w:sz="0" w:space="0" w:color="auto"/>
          </w:divBdr>
        </w:div>
        <w:div w:id="892233776">
          <w:marLeft w:val="0"/>
          <w:marRight w:val="0"/>
          <w:marTop w:val="0"/>
          <w:marBottom w:val="0"/>
          <w:divBdr>
            <w:top w:val="none" w:sz="0" w:space="0" w:color="auto"/>
            <w:left w:val="none" w:sz="0" w:space="0" w:color="auto"/>
            <w:bottom w:val="none" w:sz="0" w:space="0" w:color="auto"/>
            <w:right w:val="none" w:sz="0" w:space="0" w:color="auto"/>
          </w:divBdr>
        </w:div>
      </w:divsChild>
    </w:div>
    <w:div w:id="670910557">
      <w:bodyDiv w:val="1"/>
      <w:marLeft w:val="0"/>
      <w:marRight w:val="0"/>
      <w:marTop w:val="0"/>
      <w:marBottom w:val="0"/>
      <w:divBdr>
        <w:top w:val="none" w:sz="0" w:space="0" w:color="auto"/>
        <w:left w:val="none" w:sz="0" w:space="0" w:color="auto"/>
        <w:bottom w:val="none" w:sz="0" w:space="0" w:color="auto"/>
        <w:right w:val="none" w:sz="0" w:space="0" w:color="auto"/>
      </w:divBdr>
    </w:div>
    <w:div w:id="676809515">
      <w:bodyDiv w:val="1"/>
      <w:marLeft w:val="0"/>
      <w:marRight w:val="0"/>
      <w:marTop w:val="0"/>
      <w:marBottom w:val="0"/>
      <w:divBdr>
        <w:top w:val="none" w:sz="0" w:space="0" w:color="auto"/>
        <w:left w:val="none" w:sz="0" w:space="0" w:color="auto"/>
        <w:bottom w:val="none" w:sz="0" w:space="0" w:color="auto"/>
        <w:right w:val="none" w:sz="0" w:space="0" w:color="auto"/>
      </w:divBdr>
    </w:div>
    <w:div w:id="721442450">
      <w:bodyDiv w:val="1"/>
      <w:marLeft w:val="0"/>
      <w:marRight w:val="0"/>
      <w:marTop w:val="0"/>
      <w:marBottom w:val="0"/>
      <w:divBdr>
        <w:top w:val="none" w:sz="0" w:space="0" w:color="auto"/>
        <w:left w:val="none" w:sz="0" w:space="0" w:color="auto"/>
        <w:bottom w:val="none" w:sz="0" w:space="0" w:color="auto"/>
        <w:right w:val="none" w:sz="0" w:space="0" w:color="auto"/>
      </w:divBdr>
    </w:div>
    <w:div w:id="738869340">
      <w:bodyDiv w:val="1"/>
      <w:marLeft w:val="0"/>
      <w:marRight w:val="0"/>
      <w:marTop w:val="0"/>
      <w:marBottom w:val="0"/>
      <w:divBdr>
        <w:top w:val="none" w:sz="0" w:space="0" w:color="auto"/>
        <w:left w:val="none" w:sz="0" w:space="0" w:color="auto"/>
        <w:bottom w:val="none" w:sz="0" w:space="0" w:color="auto"/>
        <w:right w:val="none" w:sz="0" w:space="0" w:color="auto"/>
      </w:divBdr>
    </w:div>
    <w:div w:id="742989927">
      <w:bodyDiv w:val="1"/>
      <w:marLeft w:val="0"/>
      <w:marRight w:val="0"/>
      <w:marTop w:val="0"/>
      <w:marBottom w:val="0"/>
      <w:divBdr>
        <w:top w:val="none" w:sz="0" w:space="0" w:color="auto"/>
        <w:left w:val="none" w:sz="0" w:space="0" w:color="auto"/>
        <w:bottom w:val="none" w:sz="0" w:space="0" w:color="auto"/>
        <w:right w:val="none" w:sz="0" w:space="0" w:color="auto"/>
      </w:divBdr>
    </w:div>
    <w:div w:id="755513412">
      <w:bodyDiv w:val="1"/>
      <w:marLeft w:val="0"/>
      <w:marRight w:val="0"/>
      <w:marTop w:val="0"/>
      <w:marBottom w:val="0"/>
      <w:divBdr>
        <w:top w:val="none" w:sz="0" w:space="0" w:color="auto"/>
        <w:left w:val="none" w:sz="0" w:space="0" w:color="auto"/>
        <w:bottom w:val="none" w:sz="0" w:space="0" w:color="auto"/>
        <w:right w:val="none" w:sz="0" w:space="0" w:color="auto"/>
      </w:divBdr>
    </w:div>
    <w:div w:id="775029536">
      <w:bodyDiv w:val="1"/>
      <w:marLeft w:val="0"/>
      <w:marRight w:val="0"/>
      <w:marTop w:val="0"/>
      <w:marBottom w:val="0"/>
      <w:divBdr>
        <w:top w:val="none" w:sz="0" w:space="0" w:color="auto"/>
        <w:left w:val="none" w:sz="0" w:space="0" w:color="auto"/>
        <w:bottom w:val="none" w:sz="0" w:space="0" w:color="auto"/>
        <w:right w:val="none" w:sz="0" w:space="0" w:color="auto"/>
      </w:divBdr>
    </w:div>
    <w:div w:id="775444335">
      <w:bodyDiv w:val="1"/>
      <w:marLeft w:val="0"/>
      <w:marRight w:val="0"/>
      <w:marTop w:val="0"/>
      <w:marBottom w:val="0"/>
      <w:divBdr>
        <w:top w:val="none" w:sz="0" w:space="0" w:color="auto"/>
        <w:left w:val="none" w:sz="0" w:space="0" w:color="auto"/>
        <w:bottom w:val="none" w:sz="0" w:space="0" w:color="auto"/>
        <w:right w:val="none" w:sz="0" w:space="0" w:color="auto"/>
      </w:divBdr>
    </w:div>
    <w:div w:id="786387088">
      <w:bodyDiv w:val="1"/>
      <w:marLeft w:val="0"/>
      <w:marRight w:val="0"/>
      <w:marTop w:val="0"/>
      <w:marBottom w:val="0"/>
      <w:divBdr>
        <w:top w:val="none" w:sz="0" w:space="0" w:color="auto"/>
        <w:left w:val="none" w:sz="0" w:space="0" w:color="auto"/>
        <w:bottom w:val="none" w:sz="0" w:space="0" w:color="auto"/>
        <w:right w:val="none" w:sz="0" w:space="0" w:color="auto"/>
      </w:divBdr>
    </w:div>
    <w:div w:id="786390569">
      <w:bodyDiv w:val="1"/>
      <w:marLeft w:val="0"/>
      <w:marRight w:val="0"/>
      <w:marTop w:val="0"/>
      <w:marBottom w:val="0"/>
      <w:divBdr>
        <w:top w:val="none" w:sz="0" w:space="0" w:color="auto"/>
        <w:left w:val="none" w:sz="0" w:space="0" w:color="auto"/>
        <w:bottom w:val="none" w:sz="0" w:space="0" w:color="auto"/>
        <w:right w:val="none" w:sz="0" w:space="0" w:color="auto"/>
      </w:divBdr>
    </w:div>
    <w:div w:id="830373274">
      <w:bodyDiv w:val="1"/>
      <w:marLeft w:val="0"/>
      <w:marRight w:val="0"/>
      <w:marTop w:val="0"/>
      <w:marBottom w:val="0"/>
      <w:divBdr>
        <w:top w:val="none" w:sz="0" w:space="0" w:color="auto"/>
        <w:left w:val="none" w:sz="0" w:space="0" w:color="auto"/>
        <w:bottom w:val="none" w:sz="0" w:space="0" w:color="auto"/>
        <w:right w:val="none" w:sz="0" w:space="0" w:color="auto"/>
      </w:divBdr>
    </w:div>
    <w:div w:id="831945786">
      <w:bodyDiv w:val="1"/>
      <w:marLeft w:val="0"/>
      <w:marRight w:val="0"/>
      <w:marTop w:val="0"/>
      <w:marBottom w:val="0"/>
      <w:divBdr>
        <w:top w:val="none" w:sz="0" w:space="0" w:color="auto"/>
        <w:left w:val="none" w:sz="0" w:space="0" w:color="auto"/>
        <w:bottom w:val="none" w:sz="0" w:space="0" w:color="auto"/>
        <w:right w:val="none" w:sz="0" w:space="0" w:color="auto"/>
      </w:divBdr>
    </w:div>
    <w:div w:id="859049435">
      <w:bodyDiv w:val="1"/>
      <w:marLeft w:val="0"/>
      <w:marRight w:val="0"/>
      <w:marTop w:val="0"/>
      <w:marBottom w:val="0"/>
      <w:divBdr>
        <w:top w:val="none" w:sz="0" w:space="0" w:color="auto"/>
        <w:left w:val="none" w:sz="0" w:space="0" w:color="auto"/>
        <w:bottom w:val="none" w:sz="0" w:space="0" w:color="auto"/>
        <w:right w:val="none" w:sz="0" w:space="0" w:color="auto"/>
      </w:divBdr>
    </w:div>
    <w:div w:id="882719737">
      <w:bodyDiv w:val="1"/>
      <w:marLeft w:val="0"/>
      <w:marRight w:val="0"/>
      <w:marTop w:val="0"/>
      <w:marBottom w:val="0"/>
      <w:divBdr>
        <w:top w:val="none" w:sz="0" w:space="0" w:color="auto"/>
        <w:left w:val="none" w:sz="0" w:space="0" w:color="auto"/>
        <w:bottom w:val="none" w:sz="0" w:space="0" w:color="auto"/>
        <w:right w:val="none" w:sz="0" w:space="0" w:color="auto"/>
      </w:divBdr>
    </w:div>
    <w:div w:id="886794001">
      <w:bodyDiv w:val="1"/>
      <w:marLeft w:val="0"/>
      <w:marRight w:val="0"/>
      <w:marTop w:val="0"/>
      <w:marBottom w:val="0"/>
      <w:divBdr>
        <w:top w:val="none" w:sz="0" w:space="0" w:color="auto"/>
        <w:left w:val="none" w:sz="0" w:space="0" w:color="auto"/>
        <w:bottom w:val="none" w:sz="0" w:space="0" w:color="auto"/>
        <w:right w:val="none" w:sz="0" w:space="0" w:color="auto"/>
      </w:divBdr>
    </w:div>
    <w:div w:id="887185612">
      <w:bodyDiv w:val="1"/>
      <w:marLeft w:val="0"/>
      <w:marRight w:val="0"/>
      <w:marTop w:val="0"/>
      <w:marBottom w:val="0"/>
      <w:divBdr>
        <w:top w:val="none" w:sz="0" w:space="0" w:color="auto"/>
        <w:left w:val="none" w:sz="0" w:space="0" w:color="auto"/>
        <w:bottom w:val="none" w:sz="0" w:space="0" w:color="auto"/>
        <w:right w:val="none" w:sz="0" w:space="0" w:color="auto"/>
      </w:divBdr>
    </w:div>
    <w:div w:id="895705359">
      <w:bodyDiv w:val="1"/>
      <w:marLeft w:val="0"/>
      <w:marRight w:val="0"/>
      <w:marTop w:val="0"/>
      <w:marBottom w:val="0"/>
      <w:divBdr>
        <w:top w:val="none" w:sz="0" w:space="0" w:color="auto"/>
        <w:left w:val="none" w:sz="0" w:space="0" w:color="auto"/>
        <w:bottom w:val="none" w:sz="0" w:space="0" w:color="auto"/>
        <w:right w:val="none" w:sz="0" w:space="0" w:color="auto"/>
      </w:divBdr>
    </w:div>
    <w:div w:id="898592667">
      <w:bodyDiv w:val="1"/>
      <w:marLeft w:val="0"/>
      <w:marRight w:val="0"/>
      <w:marTop w:val="0"/>
      <w:marBottom w:val="0"/>
      <w:divBdr>
        <w:top w:val="none" w:sz="0" w:space="0" w:color="auto"/>
        <w:left w:val="none" w:sz="0" w:space="0" w:color="auto"/>
        <w:bottom w:val="none" w:sz="0" w:space="0" w:color="auto"/>
        <w:right w:val="none" w:sz="0" w:space="0" w:color="auto"/>
      </w:divBdr>
    </w:div>
    <w:div w:id="902832446">
      <w:bodyDiv w:val="1"/>
      <w:marLeft w:val="0"/>
      <w:marRight w:val="0"/>
      <w:marTop w:val="0"/>
      <w:marBottom w:val="0"/>
      <w:divBdr>
        <w:top w:val="none" w:sz="0" w:space="0" w:color="auto"/>
        <w:left w:val="none" w:sz="0" w:space="0" w:color="auto"/>
        <w:bottom w:val="none" w:sz="0" w:space="0" w:color="auto"/>
        <w:right w:val="none" w:sz="0" w:space="0" w:color="auto"/>
      </w:divBdr>
    </w:div>
    <w:div w:id="909655666">
      <w:bodyDiv w:val="1"/>
      <w:marLeft w:val="0"/>
      <w:marRight w:val="0"/>
      <w:marTop w:val="0"/>
      <w:marBottom w:val="0"/>
      <w:divBdr>
        <w:top w:val="none" w:sz="0" w:space="0" w:color="auto"/>
        <w:left w:val="none" w:sz="0" w:space="0" w:color="auto"/>
        <w:bottom w:val="none" w:sz="0" w:space="0" w:color="auto"/>
        <w:right w:val="none" w:sz="0" w:space="0" w:color="auto"/>
      </w:divBdr>
    </w:div>
    <w:div w:id="910576348">
      <w:bodyDiv w:val="1"/>
      <w:marLeft w:val="0"/>
      <w:marRight w:val="0"/>
      <w:marTop w:val="0"/>
      <w:marBottom w:val="0"/>
      <w:divBdr>
        <w:top w:val="none" w:sz="0" w:space="0" w:color="auto"/>
        <w:left w:val="none" w:sz="0" w:space="0" w:color="auto"/>
        <w:bottom w:val="none" w:sz="0" w:space="0" w:color="auto"/>
        <w:right w:val="none" w:sz="0" w:space="0" w:color="auto"/>
      </w:divBdr>
    </w:div>
    <w:div w:id="917984315">
      <w:bodyDiv w:val="1"/>
      <w:marLeft w:val="0"/>
      <w:marRight w:val="0"/>
      <w:marTop w:val="0"/>
      <w:marBottom w:val="0"/>
      <w:divBdr>
        <w:top w:val="none" w:sz="0" w:space="0" w:color="auto"/>
        <w:left w:val="none" w:sz="0" w:space="0" w:color="auto"/>
        <w:bottom w:val="none" w:sz="0" w:space="0" w:color="auto"/>
        <w:right w:val="none" w:sz="0" w:space="0" w:color="auto"/>
      </w:divBdr>
    </w:div>
    <w:div w:id="936017531">
      <w:bodyDiv w:val="1"/>
      <w:marLeft w:val="0"/>
      <w:marRight w:val="0"/>
      <w:marTop w:val="0"/>
      <w:marBottom w:val="0"/>
      <w:divBdr>
        <w:top w:val="none" w:sz="0" w:space="0" w:color="auto"/>
        <w:left w:val="none" w:sz="0" w:space="0" w:color="auto"/>
        <w:bottom w:val="none" w:sz="0" w:space="0" w:color="auto"/>
        <w:right w:val="none" w:sz="0" w:space="0" w:color="auto"/>
      </w:divBdr>
    </w:div>
    <w:div w:id="938219704">
      <w:bodyDiv w:val="1"/>
      <w:marLeft w:val="0"/>
      <w:marRight w:val="0"/>
      <w:marTop w:val="0"/>
      <w:marBottom w:val="0"/>
      <w:divBdr>
        <w:top w:val="none" w:sz="0" w:space="0" w:color="auto"/>
        <w:left w:val="none" w:sz="0" w:space="0" w:color="auto"/>
        <w:bottom w:val="none" w:sz="0" w:space="0" w:color="auto"/>
        <w:right w:val="none" w:sz="0" w:space="0" w:color="auto"/>
      </w:divBdr>
    </w:div>
    <w:div w:id="950626243">
      <w:bodyDiv w:val="1"/>
      <w:marLeft w:val="0"/>
      <w:marRight w:val="0"/>
      <w:marTop w:val="0"/>
      <w:marBottom w:val="0"/>
      <w:divBdr>
        <w:top w:val="none" w:sz="0" w:space="0" w:color="auto"/>
        <w:left w:val="none" w:sz="0" w:space="0" w:color="auto"/>
        <w:bottom w:val="none" w:sz="0" w:space="0" w:color="auto"/>
        <w:right w:val="none" w:sz="0" w:space="0" w:color="auto"/>
      </w:divBdr>
    </w:div>
    <w:div w:id="956377736">
      <w:bodyDiv w:val="1"/>
      <w:marLeft w:val="0"/>
      <w:marRight w:val="0"/>
      <w:marTop w:val="0"/>
      <w:marBottom w:val="0"/>
      <w:divBdr>
        <w:top w:val="none" w:sz="0" w:space="0" w:color="auto"/>
        <w:left w:val="none" w:sz="0" w:space="0" w:color="auto"/>
        <w:bottom w:val="none" w:sz="0" w:space="0" w:color="auto"/>
        <w:right w:val="none" w:sz="0" w:space="0" w:color="auto"/>
      </w:divBdr>
    </w:div>
    <w:div w:id="969242315">
      <w:bodyDiv w:val="1"/>
      <w:marLeft w:val="0"/>
      <w:marRight w:val="0"/>
      <w:marTop w:val="0"/>
      <w:marBottom w:val="0"/>
      <w:divBdr>
        <w:top w:val="none" w:sz="0" w:space="0" w:color="auto"/>
        <w:left w:val="none" w:sz="0" w:space="0" w:color="auto"/>
        <w:bottom w:val="none" w:sz="0" w:space="0" w:color="auto"/>
        <w:right w:val="none" w:sz="0" w:space="0" w:color="auto"/>
      </w:divBdr>
    </w:div>
    <w:div w:id="973829528">
      <w:bodyDiv w:val="1"/>
      <w:marLeft w:val="0"/>
      <w:marRight w:val="0"/>
      <w:marTop w:val="0"/>
      <w:marBottom w:val="0"/>
      <w:divBdr>
        <w:top w:val="none" w:sz="0" w:space="0" w:color="auto"/>
        <w:left w:val="none" w:sz="0" w:space="0" w:color="auto"/>
        <w:bottom w:val="none" w:sz="0" w:space="0" w:color="auto"/>
        <w:right w:val="none" w:sz="0" w:space="0" w:color="auto"/>
      </w:divBdr>
    </w:div>
    <w:div w:id="1016082411">
      <w:bodyDiv w:val="1"/>
      <w:marLeft w:val="0"/>
      <w:marRight w:val="0"/>
      <w:marTop w:val="0"/>
      <w:marBottom w:val="0"/>
      <w:divBdr>
        <w:top w:val="none" w:sz="0" w:space="0" w:color="auto"/>
        <w:left w:val="none" w:sz="0" w:space="0" w:color="auto"/>
        <w:bottom w:val="none" w:sz="0" w:space="0" w:color="auto"/>
        <w:right w:val="none" w:sz="0" w:space="0" w:color="auto"/>
      </w:divBdr>
    </w:div>
    <w:div w:id="1040666589">
      <w:bodyDiv w:val="1"/>
      <w:marLeft w:val="0"/>
      <w:marRight w:val="0"/>
      <w:marTop w:val="0"/>
      <w:marBottom w:val="0"/>
      <w:divBdr>
        <w:top w:val="none" w:sz="0" w:space="0" w:color="auto"/>
        <w:left w:val="none" w:sz="0" w:space="0" w:color="auto"/>
        <w:bottom w:val="none" w:sz="0" w:space="0" w:color="auto"/>
        <w:right w:val="none" w:sz="0" w:space="0" w:color="auto"/>
      </w:divBdr>
    </w:div>
    <w:div w:id="1050958346">
      <w:bodyDiv w:val="1"/>
      <w:marLeft w:val="0"/>
      <w:marRight w:val="0"/>
      <w:marTop w:val="0"/>
      <w:marBottom w:val="0"/>
      <w:divBdr>
        <w:top w:val="none" w:sz="0" w:space="0" w:color="auto"/>
        <w:left w:val="none" w:sz="0" w:space="0" w:color="auto"/>
        <w:bottom w:val="none" w:sz="0" w:space="0" w:color="auto"/>
        <w:right w:val="none" w:sz="0" w:space="0" w:color="auto"/>
      </w:divBdr>
    </w:div>
    <w:div w:id="1060208024">
      <w:bodyDiv w:val="1"/>
      <w:marLeft w:val="0"/>
      <w:marRight w:val="0"/>
      <w:marTop w:val="0"/>
      <w:marBottom w:val="0"/>
      <w:divBdr>
        <w:top w:val="none" w:sz="0" w:space="0" w:color="auto"/>
        <w:left w:val="none" w:sz="0" w:space="0" w:color="auto"/>
        <w:bottom w:val="none" w:sz="0" w:space="0" w:color="auto"/>
        <w:right w:val="none" w:sz="0" w:space="0" w:color="auto"/>
      </w:divBdr>
    </w:div>
    <w:div w:id="1063408804">
      <w:bodyDiv w:val="1"/>
      <w:marLeft w:val="0"/>
      <w:marRight w:val="0"/>
      <w:marTop w:val="0"/>
      <w:marBottom w:val="0"/>
      <w:divBdr>
        <w:top w:val="none" w:sz="0" w:space="0" w:color="auto"/>
        <w:left w:val="none" w:sz="0" w:space="0" w:color="auto"/>
        <w:bottom w:val="none" w:sz="0" w:space="0" w:color="auto"/>
        <w:right w:val="none" w:sz="0" w:space="0" w:color="auto"/>
      </w:divBdr>
    </w:div>
    <w:div w:id="1108936516">
      <w:bodyDiv w:val="1"/>
      <w:marLeft w:val="0"/>
      <w:marRight w:val="0"/>
      <w:marTop w:val="0"/>
      <w:marBottom w:val="0"/>
      <w:divBdr>
        <w:top w:val="none" w:sz="0" w:space="0" w:color="auto"/>
        <w:left w:val="none" w:sz="0" w:space="0" w:color="auto"/>
        <w:bottom w:val="none" w:sz="0" w:space="0" w:color="auto"/>
        <w:right w:val="none" w:sz="0" w:space="0" w:color="auto"/>
      </w:divBdr>
    </w:div>
    <w:div w:id="1121194827">
      <w:bodyDiv w:val="1"/>
      <w:marLeft w:val="0"/>
      <w:marRight w:val="0"/>
      <w:marTop w:val="0"/>
      <w:marBottom w:val="0"/>
      <w:divBdr>
        <w:top w:val="none" w:sz="0" w:space="0" w:color="auto"/>
        <w:left w:val="none" w:sz="0" w:space="0" w:color="auto"/>
        <w:bottom w:val="none" w:sz="0" w:space="0" w:color="auto"/>
        <w:right w:val="none" w:sz="0" w:space="0" w:color="auto"/>
      </w:divBdr>
    </w:div>
    <w:div w:id="1125928810">
      <w:bodyDiv w:val="1"/>
      <w:marLeft w:val="0"/>
      <w:marRight w:val="0"/>
      <w:marTop w:val="0"/>
      <w:marBottom w:val="0"/>
      <w:divBdr>
        <w:top w:val="none" w:sz="0" w:space="0" w:color="auto"/>
        <w:left w:val="none" w:sz="0" w:space="0" w:color="auto"/>
        <w:bottom w:val="none" w:sz="0" w:space="0" w:color="auto"/>
        <w:right w:val="none" w:sz="0" w:space="0" w:color="auto"/>
      </w:divBdr>
    </w:div>
    <w:div w:id="1129317398">
      <w:bodyDiv w:val="1"/>
      <w:marLeft w:val="0"/>
      <w:marRight w:val="0"/>
      <w:marTop w:val="0"/>
      <w:marBottom w:val="0"/>
      <w:divBdr>
        <w:top w:val="none" w:sz="0" w:space="0" w:color="auto"/>
        <w:left w:val="none" w:sz="0" w:space="0" w:color="auto"/>
        <w:bottom w:val="none" w:sz="0" w:space="0" w:color="auto"/>
        <w:right w:val="none" w:sz="0" w:space="0" w:color="auto"/>
      </w:divBdr>
    </w:div>
    <w:div w:id="1132165784">
      <w:bodyDiv w:val="1"/>
      <w:marLeft w:val="0"/>
      <w:marRight w:val="0"/>
      <w:marTop w:val="0"/>
      <w:marBottom w:val="0"/>
      <w:divBdr>
        <w:top w:val="none" w:sz="0" w:space="0" w:color="auto"/>
        <w:left w:val="none" w:sz="0" w:space="0" w:color="auto"/>
        <w:bottom w:val="none" w:sz="0" w:space="0" w:color="auto"/>
        <w:right w:val="none" w:sz="0" w:space="0" w:color="auto"/>
      </w:divBdr>
      <w:divsChild>
        <w:div w:id="1851992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336596">
      <w:bodyDiv w:val="1"/>
      <w:marLeft w:val="0"/>
      <w:marRight w:val="0"/>
      <w:marTop w:val="0"/>
      <w:marBottom w:val="0"/>
      <w:divBdr>
        <w:top w:val="none" w:sz="0" w:space="0" w:color="auto"/>
        <w:left w:val="none" w:sz="0" w:space="0" w:color="auto"/>
        <w:bottom w:val="none" w:sz="0" w:space="0" w:color="auto"/>
        <w:right w:val="none" w:sz="0" w:space="0" w:color="auto"/>
      </w:divBdr>
    </w:div>
    <w:div w:id="1138912494">
      <w:bodyDiv w:val="1"/>
      <w:marLeft w:val="0"/>
      <w:marRight w:val="0"/>
      <w:marTop w:val="0"/>
      <w:marBottom w:val="0"/>
      <w:divBdr>
        <w:top w:val="none" w:sz="0" w:space="0" w:color="auto"/>
        <w:left w:val="none" w:sz="0" w:space="0" w:color="auto"/>
        <w:bottom w:val="none" w:sz="0" w:space="0" w:color="auto"/>
        <w:right w:val="none" w:sz="0" w:space="0" w:color="auto"/>
      </w:divBdr>
    </w:div>
    <w:div w:id="1155025898">
      <w:bodyDiv w:val="1"/>
      <w:marLeft w:val="0"/>
      <w:marRight w:val="0"/>
      <w:marTop w:val="0"/>
      <w:marBottom w:val="0"/>
      <w:divBdr>
        <w:top w:val="none" w:sz="0" w:space="0" w:color="auto"/>
        <w:left w:val="none" w:sz="0" w:space="0" w:color="auto"/>
        <w:bottom w:val="none" w:sz="0" w:space="0" w:color="auto"/>
        <w:right w:val="none" w:sz="0" w:space="0" w:color="auto"/>
      </w:divBdr>
    </w:div>
    <w:div w:id="1171143570">
      <w:bodyDiv w:val="1"/>
      <w:marLeft w:val="0"/>
      <w:marRight w:val="0"/>
      <w:marTop w:val="0"/>
      <w:marBottom w:val="0"/>
      <w:divBdr>
        <w:top w:val="none" w:sz="0" w:space="0" w:color="auto"/>
        <w:left w:val="none" w:sz="0" w:space="0" w:color="auto"/>
        <w:bottom w:val="none" w:sz="0" w:space="0" w:color="auto"/>
        <w:right w:val="none" w:sz="0" w:space="0" w:color="auto"/>
      </w:divBdr>
    </w:div>
    <w:div w:id="1179194920">
      <w:bodyDiv w:val="1"/>
      <w:marLeft w:val="0"/>
      <w:marRight w:val="0"/>
      <w:marTop w:val="0"/>
      <w:marBottom w:val="0"/>
      <w:divBdr>
        <w:top w:val="none" w:sz="0" w:space="0" w:color="auto"/>
        <w:left w:val="none" w:sz="0" w:space="0" w:color="auto"/>
        <w:bottom w:val="none" w:sz="0" w:space="0" w:color="auto"/>
        <w:right w:val="none" w:sz="0" w:space="0" w:color="auto"/>
      </w:divBdr>
    </w:div>
    <w:div w:id="1189947542">
      <w:bodyDiv w:val="1"/>
      <w:marLeft w:val="0"/>
      <w:marRight w:val="0"/>
      <w:marTop w:val="0"/>
      <w:marBottom w:val="0"/>
      <w:divBdr>
        <w:top w:val="none" w:sz="0" w:space="0" w:color="auto"/>
        <w:left w:val="none" w:sz="0" w:space="0" w:color="auto"/>
        <w:bottom w:val="none" w:sz="0" w:space="0" w:color="auto"/>
        <w:right w:val="none" w:sz="0" w:space="0" w:color="auto"/>
      </w:divBdr>
    </w:div>
    <w:div w:id="1205021605">
      <w:bodyDiv w:val="1"/>
      <w:marLeft w:val="0"/>
      <w:marRight w:val="0"/>
      <w:marTop w:val="0"/>
      <w:marBottom w:val="0"/>
      <w:divBdr>
        <w:top w:val="none" w:sz="0" w:space="0" w:color="auto"/>
        <w:left w:val="none" w:sz="0" w:space="0" w:color="auto"/>
        <w:bottom w:val="none" w:sz="0" w:space="0" w:color="auto"/>
        <w:right w:val="none" w:sz="0" w:space="0" w:color="auto"/>
      </w:divBdr>
    </w:div>
    <w:div w:id="1227035128">
      <w:bodyDiv w:val="1"/>
      <w:marLeft w:val="0"/>
      <w:marRight w:val="0"/>
      <w:marTop w:val="0"/>
      <w:marBottom w:val="0"/>
      <w:divBdr>
        <w:top w:val="none" w:sz="0" w:space="0" w:color="auto"/>
        <w:left w:val="none" w:sz="0" w:space="0" w:color="auto"/>
        <w:bottom w:val="none" w:sz="0" w:space="0" w:color="auto"/>
        <w:right w:val="none" w:sz="0" w:space="0" w:color="auto"/>
      </w:divBdr>
    </w:div>
    <w:div w:id="1237282258">
      <w:bodyDiv w:val="1"/>
      <w:marLeft w:val="0"/>
      <w:marRight w:val="0"/>
      <w:marTop w:val="0"/>
      <w:marBottom w:val="0"/>
      <w:divBdr>
        <w:top w:val="none" w:sz="0" w:space="0" w:color="auto"/>
        <w:left w:val="none" w:sz="0" w:space="0" w:color="auto"/>
        <w:bottom w:val="none" w:sz="0" w:space="0" w:color="auto"/>
        <w:right w:val="none" w:sz="0" w:space="0" w:color="auto"/>
      </w:divBdr>
    </w:div>
    <w:div w:id="1239288813">
      <w:bodyDiv w:val="1"/>
      <w:marLeft w:val="0"/>
      <w:marRight w:val="0"/>
      <w:marTop w:val="0"/>
      <w:marBottom w:val="0"/>
      <w:divBdr>
        <w:top w:val="none" w:sz="0" w:space="0" w:color="auto"/>
        <w:left w:val="none" w:sz="0" w:space="0" w:color="auto"/>
        <w:bottom w:val="none" w:sz="0" w:space="0" w:color="auto"/>
        <w:right w:val="none" w:sz="0" w:space="0" w:color="auto"/>
      </w:divBdr>
    </w:div>
    <w:div w:id="1243487822">
      <w:bodyDiv w:val="1"/>
      <w:marLeft w:val="0"/>
      <w:marRight w:val="0"/>
      <w:marTop w:val="0"/>
      <w:marBottom w:val="0"/>
      <w:divBdr>
        <w:top w:val="none" w:sz="0" w:space="0" w:color="auto"/>
        <w:left w:val="none" w:sz="0" w:space="0" w:color="auto"/>
        <w:bottom w:val="none" w:sz="0" w:space="0" w:color="auto"/>
        <w:right w:val="none" w:sz="0" w:space="0" w:color="auto"/>
      </w:divBdr>
    </w:div>
    <w:div w:id="1244602224">
      <w:bodyDiv w:val="1"/>
      <w:marLeft w:val="0"/>
      <w:marRight w:val="0"/>
      <w:marTop w:val="0"/>
      <w:marBottom w:val="0"/>
      <w:divBdr>
        <w:top w:val="none" w:sz="0" w:space="0" w:color="auto"/>
        <w:left w:val="none" w:sz="0" w:space="0" w:color="auto"/>
        <w:bottom w:val="none" w:sz="0" w:space="0" w:color="auto"/>
        <w:right w:val="none" w:sz="0" w:space="0" w:color="auto"/>
      </w:divBdr>
    </w:div>
    <w:div w:id="1263686812">
      <w:bodyDiv w:val="1"/>
      <w:marLeft w:val="0"/>
      <w:marRight w:val="0"/>
      <w:marTop w:val="0"/>
      <w:marBottom w:val="0"/>
      <w:divBdr>
        <w:top w:val="none" w:sz="0" w:space="0" w:color="auto"/>
        <w:left w:val="none" w:sz="0" w:space="0" w:color="auto"/>
        <w:bottom w:val="none" w:sz="0" w:space="0" w:color="auto"/>
        <w:right w:val="none" w:sz="0" w:space="0" w:color="auto"/>
      </w:divBdr>
    </w:div>
    <w:div w:id="1278411105">
      <w:bodyDiv w:val="1"/>
      <w:marLeft w:val="0"/>
      <w:marRight w:val="0"/>
      <w:marTop w:val="0"/>
      <w:marBottom w:val="0"/>
      <w:divBdr>
        <w:top w:val="none" w:sz="0" w:space="0" w:color="auto"/>
        <w:left w:val="none" w:sz="0" w:space="0" w:color="auto"/>
        <w:bottom w:val="none" w:sz="0" w:space="0" w:color="auto"/>
        <w:right w:val="none" w:sz="0" w:space="0" w:color="auto"/>
      </w:divBdr>
    </w:div>
    <w:div w:id="1281302577">
      <w:bodyDiv w:val="1"/>
      <w:marLeft w:val="0"/>
      <w:marRight w:val="0"/>
      <w:marTop w:val="0"/>
      <w:marBottom w:val="0"/>
      <w:divBdr>
        <w:top w:val="none" w:sz="0" w:space="0" w:color="auto"/>
        <w:left w:val="none" w:sz="0" w:space="0" w:color="auto"/>
        <w:bottom w:val="none" w:sz="0" w:space="0" w:color="auto"/>
        <w:right w:val="none" w:sz="0" w:space="0" w:color="auto"/>
      </w:divBdr>
    </w:div>
    <w:div w:id="1310331170">
      <w:bodyDiv w:val="1"/>
      <w:marLeft w:val="0"/>
      <w:marRight w:val="0"/>
      <w:marTop w:val="0"/>
      <w:marBottom w:val="0"/>
      <w:divBdr>
        <w:top w:val="none" w:sz="0" w:space="0" w:color="auto"/>
        <w:left w:val="none" w:sz="0" w:space="0" w:color="auto"/>
        <w:bottom w:val="none" w:sz="0" w:space="0" w:color="auto"/>
        <w:right w:val="none" w:sz="0" w:space="0" w:color="auto"/>
      </w:divBdr>
    </w:div>
    <w:div w:id="1324971731">
      <w:bodyDiv w:val="1"/>
      <w:marLeft w:val="0"/>
      <w:marRight w:val="0"/>
      <w:marTop w:val="0"/>
      <w:marBottom w:val="0"/>
      <w:divBdr>
        <w:top w:val="none" w:sz="0" w:space="0" w:color="auto"/>
        <w:left w:val="none" w:sz="0" w:space="0" w:color="auto"/>
        <w:bottom w:val="none" w:sz="0" w:space="0" w:color="auto"/>
        <w:right w:val="none" w:sz="0" w:space="0" w:color="auto"/>
      </w:divBdr>
    </w:div>
    <w:div w:id="1328442173">
      <w:bodyDiv w:val="1"/>
      <w:marLeft w:val="0"/>
      <w:marRight w:val="0"/>
      <w:marTop w:val="0"/>
      <w:marBottom w:val="0"/>
      <w:divBdr>
        <w:top w:val="none" w:sz="0" w:space="0" w:color="auto"/>
        <w:left w:val="none" w:sz="0" w:space="0" w:color="auto"/>
        <w:bottom w:val="none" w:sz="0" w:space="0" w:color="auto"/>
        <w:right w:val="none" w:sz="0" w:space="0" w:color="auto"/>
      </w:divBdr>
    </w:div>
    <w:div w:id="1338919320">
      <w:bodyDiv w:val="1"/>
      <w:marLeft w:val="0"/>
      <w:marRight w:val="0"/>
      <w:marTop w:val="0"/>
      <w:marBottom w:val="0"/>
      <w:divBdr>
        <w:top w:val="none" w:sz="0" w:space="0" w:color="auto"/>
        <w:left w:val="none" w:sz="0" w:space="0" w:color="auto"/>
        <w:bottom w:val="none" w:sz="0" w:space="0" w:color="auto"/>
        <w:right w:val="none" w:sz="0" w:space="0" w:color="auto"/>
      </w:divBdr>
    </w:div>
    <w:div w:id="1338998690">
      <w:bodyDiv w:val="1"/>
      <w:marLeft w:val="0"/>
      <w:marRight w:val="0"/>
      <w:marTop w:val="0"/>
      <w:marBottom w:val="0"/>
      <w:divBdr>
        <w:top w:val="none" w:sz="0" w:space="0" w:color="auto"/>
        <w:left w:val="none" w:sz="0" w:space="0" w:color="auto"/>
        <w:bottom w:val="none" w:sz="0" w:space="0" w:color="auto"/>
        <w:right w:val="none" w:sz="0" w:space="0" w:color="auto"/>
      </w:divBdr>
    </w:div>
    <w:div w:id="1362626579">
      <w:bodyDiv w:val="1"/>
      <w:marLeft w:val="0"/>
      <w:marRight w:val="0"/>
      <w:marTop w:val="0"/>
      <w:marBottom w:val="0"/>
      <w:divBdr>
        <w:top w:val="none" w:sz="0" w:space="0" w:color="auto"/>
        <w:left w:val="none" w:sz="0" w:space="0" w:color="auto"/>
        <w:bottom w:val="none" w:sz="0" w:space="0" w:color="auto"/>
        <w:right w:val="none" w:sz="0" w:space="0" w:color="auto"/>
      </w:divBdr>
    </w:div>
    <w:div w:id="1408455097">
      <w:bodyDiv w:val="1"/>
      <w:marLeft w:val="0"/>
      <w:marRight w:val="0"/>
      <w:marTop w:val="0"/>
      <w:marBottom w:val="0"/>
      <w:divBdr>
        <w:top w:val="none" w:sz="0" w:space="0" w:color="auto"/>
        <w:left w:val="none" w:sz="0" w:space="0" w:color="auto"/>
        <w:bottom w:val="none" w:sz="0" w:space="0" w:color="auto"/>
        <w:right w:val="none" w:sz="0" w:space="0" w:color="auto"/>
      </w:divBdr>
    </w:div>
    <w:div w:id="1431969331">
      <w:bodyDiv w:val="1"/>
      <w:marLeft w:val="0"/>
      <w:marRight w:val="0"/>
      <w:marTop w:val="0"/>
      <w:marBottom w:val="0"/>
      <w:divBdr>
        <w:top w:val="none" w:sz="0" w:space="0" w:color="auto"/>
        <w:left w:val="none" w:sz="0" w:space="0" w:color="auto"/>
        <w:bottom w:val="none" w:sz="0" w:space="0" w:color="auto"/>
        <w:right w:val="none" w:sz="0" w:space="0" w:color="auto"/>
      </w:divBdr>
    </w:div>
    <w:div w:id="1436945267">
      <w:bodyDiv w:val="1"/>
      <w:marLeft w:val="0"/>
      <w:marRight w:val="0"/>
      <w:marTop w:val="0"/>
      <w:marBottom w:val="0"/>
      <w:divBdr>
        <w:top w:val="none" w:sz="0" w:space="0" w:color="auto"/>
        <w:left w:val="none" w:sz="0" w:space="0" w:color="auto"/>
        <w:bottom w:val="none" w:sz="0" w:space="0" w:color="auto"/>
        <w:right w:val="none" w:sz="0" w:space="0" w:color="auto"/>
      </w:divBdr>
    </w:div>
    <w:div w:id="1440221429">
      <w:bodyDiv w:val="1"/>
      <w:marLeft w:val="0"/>
      <w:marRight w:val="0"/>
      <w:marTop w:val="0"/>
      <w:marBottom w:val="0"/>
      <w:divBdr>
        <w:top w:val="none" w:sz="0" w:space="0" w:color="auto"/>
        <w:left w:val="none" w:sz="0" w:space="0" w:color="auto"/>
        <w:bottom w:val="none" w:sz="0" w:space="0" w:color="auto"/>
        <w:right w:val="none" w:sz="0" w:space="0" w:color="auto"/>
      </w:divBdr>
    </w:div>
    <w:div w:id="1460994157">
      <w:bodyDiv w:val="1"/>
      <w:marLeft w:val="0"/>
      <w:marRight w:val="0"/>
      <w:marTop w:val="0"/>
      <w:marBottom w:val="0"/>
      <w:divBdr>
        <w:top w:val="none" w:sz="0" w:space="0" w:color="auto"/>
        <w:left w:val="none" w:sz="0" w:space="0" w:color="auto"/>
        <w:bottom w:val="none" w:sz="0" w:space="0" w:color="auto"/>
        <w:right w:val="none" w:sz="0" w:space="0" w:color="auto"/>
      </w:divBdr>
    </w:div>
    <w:div w:id="1472166874">
      <w:bodyDiv w:val="1"/>
      <w:marLeft w:val="0"/>
      <w:marRight w:val="0"/>
      <w:marTop w:val="0"/>
      <w:marBottom w:val="0"/>
      <w:divBdr>
        <w:top w:val="none" w:sz="0" w:space="0" w:color="auto"/>
        <w:left w:val="none" w:sz="0" w:space="0" w:color="auto"/>
        <w:bottom w:val="none" w:sz="0" w:space="0" w:color="auto"/>
        <w:right w:val="none" w:sz="0" w:space="0" w:color="auto"/>
      </w:divBdr>
    </w:div>
    <w:div w:id="1500971092">
      <w:bodyDiv w:val="1"/>
      <w:marLeft w:val="0"/>
      <w:marRight w:val="0"/>
      <w:marTop w:val="0"/>
      <w:marBottom w:val="0"/>
      <w:divBdr>
        <w:top w:val="none" w:sz="0" w:space="0" w:color="auto"/>
        <w:left w:val="none" w:sz="0" w:space="0" w:color="auto"/>
        <w:bottom w:val="none" w:sz="0" w:space="0" w:color="auto"/>
        <w:right w:val="none" w:sz="0" w:space="0" w:color="auto"/>
      </w:divBdr>
    </w:div>
    <w:div w:id="1509177651">
      <w:bodyDiv w:val="1"/>
      <w:marLeft w:val="0"/>
      <w:marRight w:val="0"/>
      <w:marTop w:val="0"/>
      <w:marBottom w:val="0"/>
      <w:divBdr>
        <w:top w:val="none" w:sz="0" w:space="0" w:color="auto"/>
        <w:left w:val="none" w:sz="0" w:space="0" w:color="auto"/>
        <w:bottom w:val="none" w:sz="0" w:space="0" w:color="auto"/>
        <w:right w:val="none" w:sz="0" w:space="0" w:color="auto"/>
      </w:divBdr>
    </w:div>
    <w:div w:id="1513107446">
      <w:bodyDiv w:val="1"/>
      <w:marLeft w:val="0"/>
      <w:marRight w:val="0"/>
      <w:marTop w:val="0"/>
      <w:marBottom w:val="0"/>
      <w:divBdr>
        <w:top w:val="none" w:sz="0" w:space="0" w:color="auto"/>
        <w:left w:val="none" w:sz="0" w:space="0" w:color="auto"/>
        <w:bottom w:val="none" w:sz="0" w:space="0" w:color="auto"/>
        <w:right w:val="none" w:sz="0" w:space="0" w:color="auto"/>
      </w:divBdr>
    </w:div>
    <w:div w:id="1524514976">
      <w:bodyDiv w:val="1"/>
      <w:marLeft w:val="0"/>
      <w:marRight w:val="0"/>
      <w:marTop w:val="0"/>
      <w:marBottom w:val="0"/>
      <w:divBdr>
        <w:top w:val="none" w:sz="0" w:space="0" w:color="auto"/>
        <w:left w:val="none" w:sz="0" w:space="0" w:color="auto"/>
        <w:bottom w:val="none" w:sz="0" w:space="0" w:color="auto"/>
        <w:right w:val="none" w:sz="0" w:space="0" w:color="auto"/>
      </w:divBdr>
    </w:div>
    <w:div w:id="1533836076">
      <w:bodyDiv w:val="1"/>
      <w:marLeft w:val="0"/>
      <w:marRight w:val="0"/>
      <w:marTop w:val="0"/>
      <w:marBottom w:val="0"/>
      <w:divBdr>
        <w:top w:val="none" w:sz="0" w:space="0" w:color="auto"/>
        <w:left w:val="none" w:sz="0" w:space="0" w:color="auto"/>
        <w:bottom w:val="none" w:sz="0" w:space="0" w:color="auto"/>
        <w:right w:val="none" w:sz="0" w:space="0" w:color="auto"/>
      </w:divBdr>
    </w:div>
    <w:div w:id="1535193495">
      <w:bodyDiv w:val="1"/>
      <w:marLeft w:val="0"/>
      <w:marRight w:val="0"/>
      <w:marTop w:val="0"/>
      <w:marBottom w:val="0"/>
      <w:divBdr>
        <w:top w:val="none" w:sz="0" w:space="0" w:color="auto"/>
        <w:left w:val="none" w:sz="0" w:space="0" w:color="auto"/>
        <w:bottom w:val="none" w:sz="0" w:space="0" w:color="auto"/>
        <w:right w:val="none" w:sz="0" w:space="0" w:color="auto"/>
      </w:divBdr>
    </w:div>
    <w:div w:id="1536768669">
      <w:bodyDiv w:val="1"/>
      <w:marLeft w:val="0"/>
      <w:marRight w:val="0"/>
      <w:marTop w:val="0"/>
      <w:marBottom w:val="0"/>
      <w:divBdr>
        <w:top w:val="none" w:sz="0" w:space="0" w:color="auto"/>
        <w:left w:val="none" w:sz="0" w:space="0" w:color="auto"/>
        <w:bottom w:val="none" w:sz="0" w:space="0" w:color="auto"/>
        <w:right w:val="none" w:sz="0" w:space="0" w:color="auto"/>
      </w:divBdr>
    </w:div>
    <w:div w:id="1538204910">
      <w:bodyDiv w:val="1"/>
      <w:marLeft w:val="0"/>
      <w:marRight w:val="0"/>
      <w:marTop w:val="0"/>
      <w:marBottom w:val="0"/>
      <w:divBdr>
        <w:top w:val="none" w:sz="0" w:space="0" w:color="auto"/>
        <w:left w:val="none" w:sz="0" w:space="0" w:color="auto"/>
        <w:bottom w:val="none" w:sz="0" w:space="0" w:color="auto"/>
        <w:right w:val="none" w:sz="0" w:space="0" w:color="auto"/>
      </w:divBdr>
    </w:div>
    <w:div w:id="1540628398">
      <w:bodyDiv w:val="1"/>
      <w:marLeft w:val="0"/>
      <w:marRight w:val="0"/>
      <w:marTop w:val="0"/>
      <w:marBottom w:val="0"/>
      <w:divBdr>
        <w:top w:val="none" w:sz="0" w:space="0" w:color="auto"/>
        <w:left w:val="none" w:sz="0" w:space="0" w:color="auto"/>
        <w:bottom w:val="none" w:sz="0" w:space="0" w:color="auto"/>
        <w:right w:val="none" w:sz="0" w:space="0" w:color="auto"/>
      </w:divBdr>
    </w:div>
    <w:div w:id="1561165017">
      <w:bodyDiv w:val="1"/>
      <w:marLeft w:val="0"/>
      <w:marRight w:val="0"/>
      <w:marTop w:val="0"/>
      <w:marBottom w:val="0"/>
      <w:divBdr>
        <w:top w:val="none" w:sz="0" w:space="0" w:color="auto"/>
        <w:left w:val="none" w:sz="0" w:space="0" w:color="auto"/>
        <w:bottom w:val="none" w:sz="0" w:space="0" w:color="auto"/>
        <w:right w:val="none" w:sz="0" w:space="0" w:color="auto"/>
      </w:divBdr>
    </w:div>
    <w:div w:id="1569999260">
      <w:bodyDiv w:val="1"/>
      <w:marLeft w:val="0"/>
      <w:marRight w:val="0"/>
      <w:marTop w:val="0"/>
      <w:marBottom w:val="0"/>
      <w:divBdr>
        <w:top w:val="none" w:sz="0" w:space="0" w:color="auto"/>
        <w:left w:val="none" w:sz="0" w:space="0" w:color="auto"/>
        <w:bottom w:val="none" w:sz="0" w:space="0" w:color="auto"/>
        <w:right w:val="none" w:sz="0" w:space="0" w:color="auto"/>
      </w:divBdr>
    </w:div>
    <w:div w:id="1594627468">
      <w:bodyDiv w:val="1"/>
      <w:marLeft w:val="0"/>
      <w:marRight w:val="0"/>
      <w:marTop w:val="0"/>
      <w:marBottom w:val="0"/>
      <w:divBdr>
        <w:top w:val="none" w:sz="0" w:space="0" w:color="auto"/>
        <w:left w:val="none" w:sz="0" w:space="0" w:color="auto"/>
        <w:bottom w:val="none" w:sz="0" w:space="0" w:color="auto"/>
        <w:right w:val="none" w:sz="0" w:space="0" w:color="auto"/>
      </w:divBdr>
    </w:div>
    <w:div w:id="1603613436">
      <w:bodyDiv w:val="1"/>
      <w:marLeft w:val="0"/>
      <w:marRight w:val="0"/>
      <w:marTop w:val="0"/>
      <w:marBottom w:val="0"/>
      <w:divBdr>
        <w:top w:val="none" w:sz="0" w:space="0" w:color="auto"/>
        <w:left w:val="none" w:sz="0" w:space="0" w:color="auto"/>
        <w:bottom w:val="none" w:sz="0" w:space="0" w:color="auto"/>
        <w:right w:val="none" w:sz="0" w:space="0" w:color="auto"/>
      </w:divBdr>
    </w:div>
    <w:div w:id="1610627074">
      <w:bodyDiv w:val="1"/>
      <w:marLeft w:val="0"/>
      <w:marRight w:val="0"/>
      <w:marTop w:val="0"/>
      <w:marBottom w:val="0"/>
      <w:divBdr>
        <w:top w:val="none" w:sz="0" w:space="0" w:color="auto"/>
        <w:left w:val="none" w:sz="0" w:space="0" w:color="auto"/>
        <w:bottom w:val="none" w:sz="0" w:space="0" w:color="auto"/>
        <w:right w:val="none" w:sz="0" w:space="0" w:color="auto"/>
      </w:divBdr>
    </w:div>
    <w:div w:id="1610891045">
      <w:bodyDiv w:val="1"/>
      <w:marLeft w:val="0"/>
      <w:marRight w:val="0"/>
      <w:marTop w:val="0"/>
      <w:marBottom w:val="0"/>
      <w:divBdr>
        <w:top w:val="none" w:sz="0" w:space="0" w:color="auto"/>
        <w:left w:val="none" w:sz="0" w:space="0" w:color="auto"/>
        <w:bottom w:val="none" w:sz="0" w:space="0" w:color="auto"/>
        <w:right w:val="none" w:sz="0" w:space="0" w:color="auto"/>
      </w:divBdr>
    </w:div>
    <w:div w:id="1613707166">
      <w:bodyDiv w:val="1"/>
      <w:marLeft w:val="0"/>
      <w:marRight w:val="0"/>
      <w:marTop w:val="0"/>
      <w:marBottom w:val="0"/>
      <w:divBdr>
        <w:top w:val="none" w:sz="0" w:space="0" w:color="auto"/>
        <w:left w:val="none" w:sz="0" w:space="0" w:color="auto"/>
        <w:bottom w:val="none" w:sz="0" w:space="0" w:color="auto"/>
        <w:right w:val="none" w:sz="0" w:space="0" w:color="auto"/>
      </w:divBdr>
    </w:div>
    <w:div w:id="1619601960">
      <w:bodyDiv w:val="1"/>
      <w:marLeft w:val="0"/>
      <w:marRight w:val="0"/>
      <w:marTop w:val="0"/>
      <w:marBottom w:val="0"/>
      <w:divBdr>
        <w:top w:val="none" w:sz="0" w:space="0" w:color="auto"/>
        <w:left w:val="none" w:sz="0" w:space="0" w:color="auto"/>
        <w:bottom w:val="none" w:sz="0" w:space="0" w:color="auto"/>
        <w:right w:val="none" w:sz="0" w:space="0" w:color="auto"/>
      </w:divBdr>
    </w:div>
    <w:div w:id="1625113047">
      <w:bodyDiv w:val="1"/>
      <w:marLeft w:val="0"/>
      <w:marRight w:val="0"/>
      <w:marTop w:val="0"/>
      <w:marBottom w:val="0"/>
      <w:divBdr>
        <w:top w:val="none" w:sz="0" w:space="0" w:color="auto"/>
        <w:left w:val="none" w:sz="0" w:space="0" w:color="auto"/>
        <w:bottom w:val="none" w:sz="0" w:space="0" w:color="auto"/>
        <w:right w:val="none" w:sz="0" w:space="0" w:color="auto"/>
      </w:divBdr>
    </w:div>
    <w:div w:id="1650095179">
      <w:bodyDiv w:val="1"/>
      <w:marLeft w:val="0"/>
      <w:marRight w:val="0"/>
      <w:marTop w:val="0"/>
      <w:marBottom w:val="0"/>
      <w:divBdr>
        <w:top w:val="none" w:sz="0" w:space="0" w:color="auto"/>
        <w:left w:val="none" w:sz="0" w:space="0" w:color="auto"/>
        <w:bottom w:val="none" w:sz="0" w:space="0" w:color="auto"/>
        <w:right w:val="none" w:sz="0" w:space="0" w:color="auto"/>
      </w:divBdr>
    </w:div>
    <w:div w:id="1650162111">
      <w:bodyDiv w:val="1"/>
      <w:marLeft w:val="0"/>
      <w:marRight w:val="0"/>
      <w:marTop w:val="0"/>
      <w:marBottom w:val="0"/>
      <w:divBdr>
        <w:top w:val="none" w:sz="0" w:space="0" w:color="auto"/>
        <w:left w:val="none" w:sz="0" w:space="0" w:color="auto"/>
        <w:bottom w:val="none" w:sz="0" w:space="0" w:color="auto"/>
        <w:right w:val="none" w:sz="0" w:space="0" w:color="auto"/>
      </w:divBdr>
    </w:div>
    <w:div w:id="1654603458">
      <w:bodyDiv w:val="1"/>
      <w:marLeft w:val="0"/>
      <w:marRight w:val="0"/>
      <w:marTop w:val="0"/>
      <w:marBottom w:val="0"/>
      <w:divBdr>
        <w:top w:val="none" w:sz="0" w:space="0" w:color="auto"/>
        <w:left w:val="none" w:sz="0" w:space="0" w:color="auto"/>
        <w:bottom w:val="none" w:sz="0" w:space="0" w:color="auto"/>
        <w:right w:val="none" w:sz="0" w:space="0" w:color="auto"/>
      </w:divBdr>
    </w:div>
    <w:div w:id="1698583377">
      <w:bodyDiv w:val="1"/>
      <w:marLeft w:val="0"/>
      <w:marRight w:val="0"/>
      <w:marTop w:val="0"/>
      <w:marBottom w:val="0"/>
      <w:divBdr>
        <w:top w:val="none" w:sz="0" w:space="0" w:color="auto"/>
        <w:left w:val="none" w:sz="0" w:space="0" w:color="auto"/>
        <w:bottom w:val="none" w:sz="0" w:space="0" w:color="auto"/>
        <w:right w:val="none" w:sz="0" w:space="0" w:color="auto"/>
      </w:divBdr>
    </w:div>
    <w:div w:id="1743601529">
      <w:bodyDiv w:val="1"/>
      <w:marLeft w:val="0"/>
      <w:marRight w:val="0"/>
      <w:marTop w:val="0"/>
      <w:marBottom w:val="0"/>
      <w:divBdr>
        <w:top w:val="none" w:sz="0" w:space="0" w:color="auto"/>
        <w:left w:val="none" w:sz="0" w:space="0" w:color="auto"/>
        <w:bottom w:val="none" w:sz="0" w:space="0" w:color="auto"/>
        <w:right w:val="none" w:sz="0" w:space="0" w:color="auto"/>
      </w:divBdr>
    </w:div>
    <w:div w:id="1743987014">
      <w:bodyDiv w:val="1"/>
      <w:marLeft w:val="0"/>
      <w:marRight w:val="0"/>
      <w:marTop w:val="0"/>
      <w:marBottom w:val="0"/>
      <w:divBdr>
        <w:top w:val="none" w:sz="0" w:space="0" w:color="auto"/>
        <w:left w:val="none" w:sz="0" w:space="0" w:color="auto"/>
        <w:bottom w:val="none" w:sz="0" w:space="0" w:color="auto"/>
        <w:right w:val="none" w:sz="0" w:space="0" w:color="auto"/>
      </w:divBdr>
    </w:div>
    <w:div w:id="1748728337">
      <w:bodyDiv w:val="1"/>
      <w:marLeft w:val="0"/>
      <w:marRight w:val="0"/>
      <w:marTop w:val="0"/>
      <w:marBottom w:val="0"/>
      <w:divBdr>
        <w:top w:val="none" w:sz="0" w:space="0" w:color="auto"/>
        <w:left w:val="none" w:sz="0" w:space="0" w:color="auto"/>
        <w:bottom w:val="none" w:sz="0" w:space="0" w:color="auto"/>
        <w:right w:val="none" w:sz="0" w:space="0" w:color="auto"/>
      </w:divBdr>
    </w:div>
    <w:div w:id="1751198939">
      <w:bodyDiv w:val="1"/>
      <w:marLeft w:val="0"/>
      <w:marRight w:val="0"/>
      <w:marTop w:val="0"/>
      <w:marBottom w:val="0"/>
      <w:divBdr>
        <w:top w:val="none" w:sz="0" w:space="0" w:color="auto"/>
        <w:left w:val="none" w:sz="0" w:space="0" w:color="auto"/>
        <w:bottom w:val="none" w:sz="0" w:space="0" w:color="auto"/>
        <w:right w:val="none" w:sz="0" w:space="0" w:color="auto"/>
      </w:divBdr>
      <w:divsChild>
        <w:div w:id="985206076">
          <w:marLeft w:val="0"/>
          <w:marRight w:val="0"/>
          <w:marTop w:val="0"/>
          <w:marBottom w:val="0"/>
          <w:divBdr>
            <w:top w:val="none" w:sz="0" w:space="0" w:color="auto"/>
            <w:left w:val="none" w:sz="0" w:space="0" w:color="auto"/>
            <w:bottom w:val="none" w:sz="0" w:space="0" w:color="auto"/>
            <w:right w:val="none" w:sz="0" w:space="0" w:color="auto"/>
          </w:divBdr>
        </w:div>
        <w:div w:id="1422946535">
          <w:marLeft w:val="0"/>
          <w:marRight w:val="0"/>
          <w:marTop w:val="0"/>
          <w:marBottom w:val="0"/>
          <w:divBdr>
            <w:top w:val="none" w:sz="0" w:space="0" w:color="auto"/>
            <w:left w:val="none" w:sz="0" w:space="0" w:color="auto"/>
            <w:bottom w:val="none" w:sz="0" w:space="0" w:color="auto"/>
            <w:right w:val="none" w:sz="0" w:space="0" w:color="auto"/>
          </w:divBdr>
        </w:div>
      </w:divsChild>
    </w:div>
    <w:div w:id="1752854165">
      <w:bodyDiv w:val="1"/>
      <w:marLeft w:val="0"/>
      <w:marRight w:val="0"/>
      <w:marTop w:val="0"/>
      <w:marBottom w:val="0"/>
      <w:divBdr>
        <w:top w:val="none" w:sz="0" w:space="0" w:color="auto"/>
        <w:left w:val="none" w:sz="0" w:space="0" w:color="auto"/>
        <w:bottom w:val="none" w:sz="0" w:space="0" w:color="auto"/>
        <w:right w:val="none" w:sz="0" w:space="0" w:color="auto"/>
      </w:divBdr>
    </w:div>
    <w:div w:id="1767267865">
      <w:bodyDiv w:val="1"/>
      <w:marLeft w:val="0"/>
      <w:marRight w:val="0"/>
      <w:marTop w:val="0"/>
      <w:marBottom w:val="0"/>
      <w:divBdr>
        <w:top w:val="none" w:sz="0" w:space="0" w:color="auto"/>
        <w:left w:val="none" w:sz="0" w:space="0" w:color="auto"/>
        <w:bottom w:val="none" w:sz="0" w:space="0" w:color="auto"/>
        <w:right w:val="none" w:sz="0" w:space="0" w:color="auto"/>
      </w:divBdr>
    </w:div>
    <w:div w:id="1783259026">
      <w:bodyDiv w:val="1"/>
      <w:marLeft w:val="0"/>
      <w:marRight w:val="0"/>
      <w:marTop w:val="0"/>
      <w:marBottom w:val="0"/>
      <w:divBdr>
        <w:top w:val="none" w:sz="0" w:space="0" w:color="auto"/>
        <w:left w:val="none" w:sz="0" w:space="0" w:color="auto"/>
        <w:bottom w:val="none" w:sz="0" w:space="0" w:color="auto"/>
        <w:right w:val="none" w:sz="0" w:space="0" w:color="auto"/>
      </w:divBdr>
    </w:div>
    <w:div w:id="1793749784">
      <w:bodyDiv w:val="1"/>
      <w:marLeft w:val="0"/>
      <w:marRight w:val="0"/>
      <w:marTop w:val="0"/>
      <w:marBottom w:val="0"/>
      <w:divBdr>
        <w:top w:val="none" w:sz="0" w:space="0" w:color="auto"/>
        <w:left w:val="none" w:sz="0" w:space="0" w:color="auto"/>
        <w:bottom w:val="none" w:sz="0" w:space="0" w:color="auto"/>
        <w:right w:val="none" w:sz="0" w:space="0" w:color="auto"/>
      </w:divBdr>
    </w:div>
    <w:div w:id="1818843515">
      <w:bodyDiv w:val="1"/>
      <w:marLeft w:val="0"/>
      <w:marRight w:val="0"/>
      <w:marTop w:val="0"/>
      <w:marBottom w:val="0"/>
      <w:divBdr>
        <w:top w:val="none" w:sz="0" w:space="0" w:color="auto"/>
        <w:left w:val="none" w:sz="0" w:space="0" w:color="auto"/>
        <w:bottom w:val="none" w:sz="0" w:space="0" w:color="auto"/>
        <w:right w:val="none" w:sz="0" w:space="0" w:color="auto"/>
      </w:divBdr>
    </w:div>
    <w:div w:id="1821386919">
      <w:bodyDiv w:val="1"/>
      <w:marLeft w:val="0"/>
      <w:marRight w:val="0"/>
      <w:marTop w:val="0"/>
      <w:marBottom w:val="0"/>
      <w:divBdr>
        <w:top w:val="none" w:sz="0" w:space="0" w:color="auto"/>
        <w:left w:val="none" w:sz="0" w:space="0" w:color="auto"/>
        <w:bottom w:val="none" w:sz="0" w:space="0" w:color="auto"/>
        <w:right w:val="none" w:sz="0" w:space="0" w:color="auto"/>
      </w:divBdr>
    </w:div>
    <w:div w:id="1827159854">
      <w:bodyDiv w:val="1"/>
      <w:marLeft w:val="0"/>
      <w:marRight w:val="0"/>
      <w:marTop w:val="0"/>
      <w:marBottom w:val="0"/>
      <w:divBdr>
        <w:top w:val="none" w:sz="0" w:space="0" w:color="auto"/>
        <w:left w:val="none" w:sz="0" w:space="0" w:color="auto"/>
        <w:bottom w:val="none" w:sz="0" w:space="0" w:color="auto"/>
        <w:right w:val="none" w:sz="0" w:space="0" w:color="auto"/>
      </w:divBdr>
    </w:div>
    <w:div w:id="1828672454">
      <w:bodyDiv w:val="1"/>
      <w:marLeft w:val="0"/>
      <w:marRight w:val="0"/>
      <w:marTop w:val="0"/>
      <w:marBottom w:val="0"/>
      <w:divBdr>
        <w:top w:val="none" w:sz="0" w:space="0" w:color="auto"/>
        <w:left w:val="none" w:sz="0" w:space="0" w:color="auto"/>
        <w:bottom w:val="none" w:sz="0" w:space="0" w:color="auto"/>
        <w:right w:val="none" w:sz="0" w:space="0" w:color="auto"/>
      </w:divBdr>
    </w:div>
    <w:div w:id="1840579876">
      <w:bodyDiv w:val="1"/>
      <w:marLeft w:val="0"/>
      <w:marRight w:val="0"/>
      <w:marTop w:val="0"/>
      <w:marBottom w:val="0"/>
      <w:divBdr>
        <w:top w:val="none" w:sz="0" w:space="0" w:color="auto"/>
        <w:left w:val="none" w:sz="0" w:space="0" w:color="auto"/>
        <w:bottom w:val="none" w:sz="0" w:space="0" w:color="auto"/>
        <w:right w:val="none" w:sz="0" w:space="0" w:color="auto"/>
      </w:divBdr>
    </w:div>
    <w:div w:id="1843355573">
      <w:bodyDiv w:val="1"/>
      <w:marLeft w:val="0"/>
      <w:marRight w:val="0"/>
      <w:marTop w:val="0"/>
      <w:marBottom w:val="0"/>
      <w:divBdr>
        <w:top w:val="none" w:sz="0" w:space="0" w:color="auto"/>
        <w:left w:val="none" w:sz="0" w:space="0" w:color="auto"/>
        <w:bottom w:val="none" w:sz="0" w:space="0" w:color="auto"/>
        <w:right w:val="none" w:sz="0" w:space="0" w:color="auto"/>
      </w:divBdr>
    </w:div>
    <w:div w:id="1845239001">
      <w:bodyDiv w:val="1"/>
      <w:marLeft w:val="0"/>
      <w:marRight w:val="0"/>
      <w:marTop w:val="0"/>
      <w:marBottom w:val="0"/>
      <w:divBdr>
        <w:top w:val="none" w:sz="0" w:space="0" w:color="auto"/>
        <w:left w:val="none" w:sz="0" w:space="0" w:color="auto"/>
        <w:bottom w:val="none" w:sz="0" w:space="0" w:color="auto"/>
        <w:right w:val="none" w:sz="0" w:space="0" w:color="auto"/>
      </w:divBdr>
    </w:div>
    <w:div w:id="1851600518">
      <w:bodyDiv w:val="1"/>
      <w:marLeft w:val="0"/>
      <w:marRight w:val="0"/>
      <w:marTop w:val="0"/>
      <w:marBottom w:val="0"/>
      <w:divBdr>
        <w:top w:val="none" w:sz="0" w:space="0" w:color="auto"/>
        <w:left w:val="none" w:sz="0" w:space="0" w:color="auto"/>
        <w:bottom w:val="none" w:sz="0" w:space="0" w:color="auto"/>
        <w:right w:val="none" w:sz="0" w:space="0" w:color="auto"/>
      </w:divBdr>
    </w:div>
    <w:div w:id="1859732931">
      <w:bodyDiv w:val="1"/>
      <w:marLeft w:val="0"/>
      <w:marRight w:val="0"/>
      <w:marTop w:val="0"/>
      <w:marBottom w:val="0"/>
      <w:divBdr>
        <w:top w:val="none" w:sz="0" w:space="0" w:color="auto"/>
        <w:left w:val="none" w:sz="0" w:space="0" w:color="auto"/>
        <w:bottom w:val="none" w:sz="0" w:space="0" w:color="auto"/>
        <w:right w:val="none" w:sz="0" w:space="0" w:color="auto"/>
      </w:divBdr>
    </w:div>
    <w:div w:id="1917786664">
      <w:bodyDiv w:val="1"/>
      <w:marLeft w:val="0"/>
      <w:marRight w:val="0"/>
      <w:marTop w:val="0"/>
      <w:marBottom w:val="0"/>
      <w:divBdr>
        <w:top w:val="none" w:sz="0" w:space="0" w:color="auto"/>
        <w:left w:val="none" w:sz="0" w:space="0" w:color="auto"/>
        <w:bottom w:val="none" w:sz="0" w:space="0" w:color="auto"/>
        <w:right w:val="none" w:sz="0" w:space="0" w:color="auto"/>
      </w:divBdr>
    </w:div>
    <w:div w:id="1921059344">
      <w:bodyDiv w:val="1"/>
      <w:marLeft w:val="0"/>
      <w:marRight w:val="0"/>
      <w:marTop w:val="0"/>
      <w:marBottom w:val="0"/>
      <w:divBdr>
        <w:top w:val="none" w:sz="0" w:space="0" w:color="auto"/>
        <w:left w:val="none" w:sz="0" w:space="0" w:color="auto"/>
        <w:bottom w:val="none" w:sz="0" w:space="0" w:color="auto"/>
        <w:right w:val="none" w:sz="0" w:space="0" w:color="auto"/>
      </w:divBdr>
    </w:div>
    <w:div w:id="1922567584">
      <w:bodyDiv w:val="1"/>
      <w:marLeft w:val="0"/>
      <w:marRight w:val="0"/>
      <w:marTop w:val="0"/>
      <w:marBottom w:val="0"/>
      <w:divBdr>
        <w:top w:val="none" w:sz="0" w:space="0" w:color="auto"/>
        <w:left w:val="none" w:sz="0" w:space="0" w:color="auto"/>
        <w:bottom w:val="none" w:sz="0" w:space="0" w:color="auto"/>
        <w:right w:val="none" w:sz="0" w:space="0" w:color="auto"/>
      </w:divBdr>
    </w:div>
    <w:div w:id="1925070531">
      <w:bodyDiv w:val="1"/>
      <w:marLeft w:val="0"/>
      <w:marRight w:val="0"/>
      <w:marTop w:val="0"/>
      <w:marBottom w:val="0"/>
      <w:divBdr>
        <w:top w:val="none" w:sz="0" w:space="0" w:color="auto"/>
        <w:left w:val="none" w:sz="0" w:space="0" w:color="auto"/>
        <w:bottom w:val="none" w:sz="0" w:space="0" w:color="auto"/>
        <w:right w:val="none" w:sz="0" w:space="0" w:color="auto"/>
      </w:divBdr>
    </w:div>
    <w:div w:id="1926259127">
      <w:bodyDiv w:val="1"/>
      <w:marLeft w:val="0"/>
      <w:marRight w:val="0"/>
      <w:marTop w:val="0"/>
      <w:marBottom w:val="0"/>
      <w:divBdr>
        <w:top w:val="none" w:sz="0" w:space="0" w:color="auto"/>
        <w:left w:val="none" w:sz="0" w:space="0" w:color="auto"/>
        <w:bottom w:val="none" w:sz="0" w:space="0" w:color="auto"/>
        <w:right w:val="none" w:sz="0" w:space="0" w:color="auto"/>
      </w:divBdr>
    </w:div>
    <w:div w:id="1929731887">
      <w:bodyDiv w:val="1"/>
      <w:marLeft w:val="0"/>
      <w:marRight w:val="0"/>
      <w:marTop w:val="0"/>
      <w:marBottom w:val="0"/>
      <w:divBdr>
        <w:top w:val="none" w:sz="0" w:space="0" w:color="auto"/>
        <w:left w:val="none" w:sz="0" w:space="0" w:color="auto"/>
        <w:bottom w:val="none" w:sz="0" w:space="0" w:color="auto"/>
        <w:right w:val="none" w:sz="0" w:space="0" w:color="auto"/>
      </w:divBdr>
    </w:div>
    <w:div w:id="1932153083">
      <w:bodyDiv w:val="1"/>
      <w:marLeft w:val="0"/>
      <w:marRight w:val="0"/>
      <w:marTop w:val="0"/>
      <w:marBottom w:val="0"/>
      <w:divBdr>
        <w:top w:val="none" w:sz="0" w:space="0" w:color="auto"/>
        <w:left w:val="none" w:sz="0" w:space="0" w:color="auto"/>
        <w:bottom w:val="none" w:sz="0" w:space="0" w:color="auto"/>
        <w:right w:val="none" w:sz="0" w:space="0" w:color="auto"/>
      </w:divBdr>
    </w:div>
    <w:div w:id="1933246940">
      <w:bodyDiv w:val="1"/>
      <w:marLeft w:val="0"/>
      <w:marRight w:val="0"/>
      <w:marTop w:val="0"/>
      <w:marBottom w:val="0"/>
      <w:divBdr>
        <w:top w:val="none" w:sz="0" w:space="0" w:color="auto"/>
        <w:left w:val="none" w:sz="0" w:space="0" w:color="auto"/>
        <w:bottom w:val="none" w:sz="0" w:space="0" w:color="auto"/>
        <w:right w:val="none" w:sz="0" w:space="0" w:color="auto"/>
      </w:divBdr>
    </w:div>
    <w:div w:id="1959608121">
      <w:bodyDiv w:val="1"/>
      <w:marLeft w:val="0"/>
      <w:marRight w:val="0"/>
      <w:marTop w:val="0"/>
      <w:marBottom w:val="0"/>
      <w:divBdr>
        <w:top w:val="none" w:sz="0" w:space="0" w:color="auto"/>
        <w:left w:val="none" w:sz="0" w:space="0" w:color="auto"/>
        <w:bottom w:val="none" w:sz="0" w:space="0" w:color="auto"/>
        <w:right w:val="none" w:sz="0" w:space="0" w:color="auto"/>
      </w:divBdr>
      <w:divsChild>
        <w:div w:id="179776910">
          <w:marLeft w:val="0"/>
          <w:marRight w:val="0"/>
          <w:marTop w:val="0"/>
          <w:marBottom w:val="0"/>
          <w:divBdr>
            <w:top w:val="none" w:sz="0" w:space="0" w:color="auto"/>
            <w:left w:val="none" w:sz="0" w:space="0" w:color="auto"/>
            <w:bottom w:val="none" w:sz="0" w:space="0" w:color="auto"/>
            <w:right w:val="none" w:sz="0" w:space="0" w:color="auto"/>
          </w:divBdr>
        </w:div>
        <w:div w:id="993217196">
          <w:marLeft w:val="0"/>
          <w:marRight w:val="0"/>
          <w:marTop w:val="0"/>
          <w:marBottom w:val="0"/>
          <w:divBdr>
            <w:top w:val="none" w:sz="0" w:space="0" w:color="auto"/>
            <w:left w:val="none" w:sz="0" w:space="0" w:color="auto"/>
            <w:bottom w:val="none" w:sz="0" w:space="0" w:color="auto"/>
            <w:right w:val="none" w:sz="0" w:space="0" w:color="auto"/>
          </w:divBdr>
        </w:div>
        <w:div w:id="914507300">
          <w:marLeft w:val="0"/>
          <w:marRight w:val="0"/>
          <w:marTop w:val="0"/>
          <w:marBottom w:val="0"/>
          <w:divBdr>
            <w:top w:val="none" w:sz="0" w:space="0" w:color="auto"/>
            <w:left w:val="none" w:sz="0" w:space="0" w:color="auto"/>
            <w:bottom w:val="none" w:sz="0" w:space="0" w:color="auto"/>
            <w:right w:val="none" w:sz="0" w:space="0" w:color="auto"/>
          </w:divBdr>
        </w:div>
        <w:div w:id="1689021605">
          <w:marLeft w:val="0"/>
          <w:marRight w:val="0"/>
          <w:marTop w:val="0"/>
          <w:marBottom w:val="0"/>
          <w:divBdr>
            <w:top w:val="none" w:sz="0" w:space="0" w:color="auto"/>
            <w:left w:val="none" w:sz="0" w:space="0" w:color="auto"/>
            <w:bottom w:val="none" w:sz="0" w:space="0" w:color="auto"/>
            <w:right w:val="none" w:sz="0" w:space="0" w:color="auto"/>
          </w:divBdr>
        </w:div>
        <w:div w:id="457575241">
          <w:marLeft w:val="0"/>
          <w:marRight w:val="0"/>
          <w:marTop w:val="0"/>
          <w:marBottom w:val="0"/>
          <w:divBdr>
            <w:top w:val="none" w:sz="0" w:space="0" w:color="auto"/>
            <w:left w:val="none" w:sz="0" w:space="0" w:color="auto"/>
            <w:bottom w:val="none" w:sz="0" w:space="0" w:color="auto"/>
            <w:right w:val="none" w:sz="0" w:space="0" w:color="auto"/>
          </w:divBdr>
        </w:div>
      </w:divsChild>
    </w:div>
    <w:div w:id="1961917323">
      <w:bodyDiv w:val="1"/>
      <w:marLeft w:val="0"/>
      <w:marRight w:val="0"/>
      <w:marTop w:val="0"/>
      <w:marBottom w:val="0"/>
      <w:divBdr>
        <w:top w:val="none" w:sz="0" w:space="0" w:color="auto"/>
        <w:left w:val="none" w:sz="0" w:space="0" w:color="auto"/>
        <w:bottom w:val="none" w:sz="0" w:space="0" w:color="auto"/>
        <w:right w:val="none" w:sz="0" w:space="0" w:color="auto"/>
      </w:divBdr>
    </w:div>
    <w:div w:id="1964075162">
      <w:bodyDiv w:val="1"/>
      <w:marLeft w:val="0"/>
      <w:marRight w:val="0"/>
      <w:marTop w:val="0"/>
      <w:marBottom w:val="0"/>
      <w:divBdr>
        <w:top w:val="none" w:sz="0" w:space="0" w:color="auto"/>
        <w:left w:val="none" w:sz="0" w:space="0" w:color="auto"/>
        <w:bottom w:val="none" w:sz="0" w:space="0" w:color="auto"/>
        <w:right w:val="none" w:sz="0" w:space="0" w:color="auto"/>
      </w:divBdr>
    </w:div>
    <w:div w:id="1979526927">
      <w:bodyDiv w:val="1"/>
      <w:marLeft w:val="0"/>
      <w:marRight w:val="0"/>
      <w:marTop w:val="0"/>
      <w:marBottom w:val="0"/>
      <w:divBdr>
        <w:top w:val="none" w:sz="0" w:space="0" w:color="auto"/>
        <w:left w:val="none" w:sz="0" w:space="0" w:color="auto"/>
        <w:bottom w:val="none" w:sz="0" w:space="0" w:color="auto"/>
        <w:right w:val="none" w:sz="0" w:space="0" w:color="auto"/>
      </w:divBdr>
    </w:div>
    <w:div w:id="1992446594">
      <w:bodyDiv w:val="1"/>
      <w:marLeft w:val="0"/>
      <w:marRight w:val="0"/>
      <w:marTop w:val="0"/>
      <w:marBottom w:val="0"/>
      <w:divBdr>
        <w:top w:val="none" w:sz="0" w:space="0" w:color="auto"/>
        <w:left w:val="none" w:sz="0" w:space="0" w:color="auto"/>
        <w:bottom w:val="none" w:sz="0" w:space="0" w:color="auto"/>
        <w:right w:val="none" w:sz="0" w:space="0" w:color="auto"/>
      </w:divBdr>
    </w:div>
    <w:div w:id="2001542779">
      <w:bodyDiv w:val="1"/>
      <w:marLeft w:val="0"/>
      <w:marRight w:val="0"/>
      <w:marTop w:val="0"/>
      <w:marBottom w:val="0"/>
      <w:divBdr>
        <w:top w:val="none" w:sz="0" w:space="0" w:color="auto"/>
        <w:left w:val="none" w:sz="0" w:space="0" w:color="auto"/>
        <w:bottom w:val="none" w:sz="0" w:space="0" w:color="auto"/>
        <w:right w:val="none" w:sz="0" w:space="0" w:color="auto"/>
      </w:divBdr>
    </w:div>
    <w:div w:id="2004818815">
      <w:bodyDiv w:val="1"/>
      <w:marLeft w:val="0"/>
      <w:marRight w:val="0"/>
      <w:marTop w:val="0"/>
      <w:marBottom w:val="0"/>
      <w:divBdr>
        <w:top w:val="none" w:sz="0" w:space="0" w:color="auto"/>
        <w:left w:val="none" w:sz="0" w:space="0" w:color="auto"/>
        <w:bottom w:val="none" w:sz="0" w:space="0" w:color="auto"/>
        <w:right w:val="none" w:sz="0" w:space="0" w:color="auto"/>
      </w:divBdr>
    </w:div>
    <w:div w:id="2020617101">
      <w:bodyDiv w:val="1"/>
      <w:marLeft w:val="0"/>
      <w:marRight w:val="0"/>
      <w:marTop w:val="0"/>
      <w:marBottom w:val="0"/>
      <w:divBdr>
        <w:top w:val="none" w:sz="0" w:space="0" w:color="auto"/>
        <w:left w:val="none" w:sz="0" w:space="0" w:color="auto"/>
        <w:bottom w:val="none" w:sz="0" w:space="0" w:color="auto"/>
        <w:right w:val="none" w:sz="0" w:space="0" w:color="auto"/>
      </w:divBdr>
    </w:div>
    <w:div w:id="2029023057">
      <w:bodyDiv w:val="1"/>
      <w:marLeft w:val="0"/>
      <w:marRight w:val="0"/>
      <w:marTop w:val="0"/>
      <w:marBottom w:val="0"/>
      <w:divBdr>
        <w:top w:val="none" w:sz="0" w:space="0" w:color="auto"/>
        <w:left w:val="none" w:sz="0" w:space="0" w:color="auto"/>
        <w:bottom w:val="none" w:sz="0" w:space="0" w:color="auto"/>
        <w:right w:val="none" w:sz="0" w:space="0" w:color="auto"/>
      </w:divBdr>
    </w:div>
    <w:div w:id="2030983950">
      <w:bodyDiv w:val="1"/>
      <w:marLeft w:val="0"/>
      <w:marRight w:val="0"/>
      <w:marTop w:val="0"/>
      <w:marBottom w:val="0"/>
      <w:divBdr>
        <w:top w:val="none" w:sz="0" w:space="0" w:color="auto"/>
        <w:left w:val="none" w:sz="0" w:space="0" w:color="auto"/>
        <w:bottom w:val="none" w:sz="0" w:space="0" w:color="auto"/>
        <w:right w:val="none" w:sz="0" w:space="0" w:color="auto"/>
      </w:divBdr>
    </w:div>
    <w:div w:id="2048985967">
      <w:bodyDiv w:val="1"/>
      <w:marLeft w:val="0"/>
      <w:marRight w:val="0"/>
      <w:marTop w:val="0"/>
      <w:marBottom w:val="0"/>
      <w:divBdr>
        <w:top w:val="none" w:sz="0" w:space="0" w:color="auto"/>
        <w:left w:val="none" w:sz="0" w:space="0" w:color="auto"/>
        <w:bottom w:val="none" w:sz="0" w:space="0" w:color="auto"/>
        <w:right w:val="none" w:sz="0" w:space="0" w:color="auto"/>
      </w:divBdr>
    </w:div>
    <w:div w:id="2069641656">
      <w:bodyDiv w:val="1"/>
      <w:marLeft w:val="0"/>
      <w:marRight w:val="0"/>
      <w:marTop w:val="0"/>
      <w:marBottom w:val="0"/>
      <w:divBdr>
        <w:top w:val="none" w:sz="0" w:space="0" w:color="auto"/>
        <w:left w:val="none" w:sz="0" w:space="0" w:color="auto"/>
        <w:bottom w:val="none" w:sz="0" w:space="0" w:color="auto"/>
        <w:right w:val="none" w:sz="0" w:space="0" w:color="auto"/>
      </w:divBdr>
    </w:div>
    <w:div w:id="2070879007">
      <w:bodyDiv w:val="1"/>
      <w:marLeft w:val="0"/>
      <w:marRight w:val="0"/>
      <w:marTop w:val="0"/>
      <w:marBottom w:val="0"/>
      <w:divBdr>
        <w:top w:val="none" w:sz="0" w:space="0" w:color="auto"/>
        <w:left w:val="none" w:sz="0" w:space="0" w:color="auto"/>
        <w:bottom w:val="none" w:sz="0" w:space="0" w:color="auto"/>
        <w:right w:val="none" w:sz="0" w:space="0" w:color="auto"/>
      </w:divBdr>
    </w:div>
    <w:div w:id="2092971590">
      <w:bodyDiv w:val="1"/>
      <w:marLeft w:val="0"/>
      <w:marRight w:val="0"/>
      <w:marTop w:val="0"/>
      <w:marBottom w:val="0"/>
      <w:divBdr>
        <w:top w:val="none" w:sz="0" w:space="0" w:color="auto"/>
        <w:left w:val="none" w:sz="0" w:space="0" w:color="auto"/>
        <w:bottom w:val="none" w:sz="0" w:space="0" w:color="auto"/>
        <w:right w:val="none" w:sz="0" w:space="0" w:color="auto"/>
      </w:divBdr>
    </w:div>
    <w:div w:id="2094545912">
      <w:bodyDiv w:val="1"/>
      <w:marLeft w:val="0"/>
      <w:marRight w:val="0"/>
      <w:marTop w:val="0"/>
      <w:marBottom w:val="0"/>
      <w:divBdr>
        <w:top w:val="none" w:sz="0" w:space="0" w:color="auto"/>
        <w:left w:val="none" w:sz="0" w:space="0" w:color="auto"/>
        <w:bottom w:val="none" w:sz="0" w:space="0" w:color="auto"/>
        <w:right w:val="none" w:sz="0" w:space="0" w:color="auto"/>
      </w:divBdr>
    </w:div>
    <w:div w:id="2115401660">
      <w:bodyDiv w:val="1"/>
      <w:marLeft w:val="0"/>
      <w:marRight w:val="0"/>
      <w:marTop w:val="0"/>
      <w:marBottom w:val="0"/>
      <w:divBdr>
        <w:top w:val="none" w:sz="0" w:space="0" w:color="auto"/>
        <w:left w:val="none" w:sz="0" w:space="0" w:color="auto"/>
        <w:bottom w:val="none" w:sz="0" w:space="0" w:color="auto"/>
        <w:right w:val="none" w:sz="0" w:space="0" w:color="auto"/>
      </w:divBdr>
    </w:div>
    <w:div w:id="2124297581">
      <w:bodyDiv w:val="1"/>
      <w:marLeft w:val="0"/>
      <w:marRight w:val="0"/>
      <w:marTop w:val="0"/>
      <w:marBottom w:val="0"/>
      <w:divBdr>
        <w:top w:val="none" w:sz="0" w:space="0" w:color="auto"/>
        <w:left w:val="none" w:sz="0" w:space="0" w:color="auto"/>
        <w:bottom w:val="none" w:sz="0" w:space="0" w:color="auto"/>
        <w:right w:val="none" w:sz="0" w:space="0" w:color="auto"/>
      </w:divBdr>
    </w:div>
    <w:div w:id="213197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svg"/><Relationship Id="rId21" Type="http://schemas.openxmlformats.org/officeDocument/2006/relationships/image" Target="media/image9.png"/><Relationship Id="rId42" Type="http://schemas.openxmlformats.org/officeDocument/2006/relationships/hyperlink" Target="https://royalsocietypublishing.org/doi/10.1098/rspb.2019.0795?utm_source=chatgpt.com" TargetMode="External"/><Relationship Id="rId47" Type="http://schemas.openxmlformats.org/officeDocument/2006/relationships/hyperlink" Target="https://royalsocietypublishing.org/doi/10.1098/rspb.2019.0795?utm_source=chatgpt.com" TargetMode="External"/><Relationship Id="rId63" Type="http://schemas.openxmlformats.org/officeDocument/2006/relationships/hyperlink" Target="https://pubmed.ncbi.nlm.nih.gov/?term=Falcone+R&amp;cauthor_id=37798412" TargetMode="External"/><Relationship Id="rId68" Type="http://schemas.openxmlformats.org/officeDocument/2006/relationships/hyperlink" Target="https://pubmed.ncbi.nlm.nih.gov/?term=Cools+R&amp;cauthor_id=21531388" TargetMode="External"/><Relationship Id="rId16" Type="http://schemas.openxmlformats.org/officeDocument/2006/relationships/image" Target="media/image4.svg"/><Relationship Id="rId11" Type="http://schemas.microsoft.com/office/2018/08/relationships/commentsExtensible" Target="commentsExtensible.xml"/><Relationship Id="rId32" Type="http://schemas.openxmlformats.org/officeDocument/2006/relationships/image" Target="media/image20.svg"/><Relationship Id="rId37" Type="http://schemas.openxmlformats.org/officeDocument/2006/relationships/image" Target="media/image25.png"/><Relationship Id="rId53" Type="http://schemas.openxmlformats.org/officeDocument/2006/relationships/hyperlink" Target="https://pubmed.ncbi.nlm.nih.gov/?term=%22Eccard%20JA%22%5BAuthor%5D" TargetMode="External"/><Relationship Id="rId58" Type="http://schemas.openxmlformats.org/officeDocument/2006/relationships/hyperlink" Target="https://pubmed.ncbi.nlm.nih.gov/?term=Shih+TY&amp;cauthor_id=20685993" TargetMode="External"/><Relationship Id="rId74" Type="http://schemas.openxmlformats.org/officeDocument/2006/relationships/hyperlink" Target="https://pubmed.ncbi.nlm.nih.gov/?term=Zoltowski+D&amp;cauthor_id=40780211" TargetMode="External"/><Relationship Id="rId79" Type="http://schemas.openxmlformats.org/officeDocument/2006/relationships/hyperlink" Target="https://pubmed.ncbi.nlm.nih.gov/?term=Linderman+SW&amp;cauthor_id=40780211" TargetMode="External"/><Relationship Id="rId5" Type="http://schemas.openxmlformats.org/officeDocument/2006/relationships/webSettings" Target="webSettings.xml"/><Relationship Id="rId61" Type="http://schemas.openxmlformats.org/officeDocument/2006/relationships/hyperlink" Target="https://pubmed.ncbi.nlm.nih.gov/?term=Wang+S&amp;cauthor_id=37798412" TargetMode="External"/><Relationship Id="rId82" Type="http://schemas.microsoft.com/office/2011/relationships/people" Target="people.xml"/><Relationship Id="rId19" Type="http://schemas.openxmlformats.org/officeDocument/2006/relationships/image" Target="media/image7.png"/><Relationship Id="rId14" Type="http://schemas.openxmlformats.org/officeDocument/2006/relationships/image" Target="media/image2.svg"/><Relationship Id="rId22" Type="http://schemas.openxmlformats.org/officeDocument/2006/relationships/image" Target="media/image10.svg"/><Relationship Id="rId27" Type="http://schemas.openxmlformats.org/officeDocument/2006/relationships/image" Target="media/image15.png"/><Relationship Id="rId30" Type="http://schemas.openxmlformats.org/officeDocument/2006/relationships/image" Target="media/image18.svg"/><Relationship Id="rId35" Type="http://schemas.openxmlformats.org/officeDocument/2006/relationships/image" Target="media/image23.png"/><Relationship Id="rId43" Type="http://schemas.openxmlformats.org/officeDocument/2006/relationships/hyperlink" Target="https://royalsocietypublishing.org/doi/10.1098/rspb.2019.0795?utm_source=chatgpt.com" TargetMode="External"/><Relationship Id="rId48" Type="http://schemas.openxmlformats.org/officeDocument/2006/relationships/hyperlink" Target="https://royalsocietypublishing.org/doi/10.1098/rspb.2019.0795?utm_source=chatgpt.com" TargetMode="External"/><Relationship Id="rId56" Type="http://schemas.openxmlformats.org/officeDocument/2006/relationships/hyperlink" Target="https://pubmed.ncbi.nlm.nih.gov/?term=Shadmehr+R&amp;cauthor_id=20685993" TargetMode="External"/><Relationship Id="rId64" Type="http://schemas.openxmlformats.org/officeDocument/2006/relationships/hyperlink" Target="https://pubmed.ncbi.nlm.nih.gov/37798412/" TargetMode="External"/><Relationship Id="rId69" Type="http://schemas.openxmlformats.org/officeDocument/2006/relationships/hyperlink" Target="https://pubmed.ncbi.nlm.nih.gov/?term=D%27Esposito+M&amp;cauthor_id=21531388" TargetMode="External"/><Relationship Id="rId77" Type="http://schemas.openxmlformats.org/officeDocument/2006/relationships/hyperlink" Target="https://pubmed.ncbi.nlm.nih.gov/?term=Stern+J&amp;cauthor_id=40780211" TargetMode="External"/><Relationship Id="rId8" Type="http://schemas.openxmlformats.org/officeDocument/2006/relationships/comments" Target="comments.xml"/><Relationship Id="rId51" Type="http://schemas.openxmlformats.org/officeDocument/2006/relationships/hyperlink" Target="https://royalsocietypublishing.org/doi/10.1098/rspb.2019.0795?utm_source=chatgpt.com" TargetMode="External"/><Relationship Id="rId72" Type="http://schemas.openxmlformats.org/officeDocument/2006/relationships/hyperlink" Target="https://pubmed.ncbi.nlm.nih.gov/?term=Bukwich+M&amp;cauthor_id=40780211" TargetMode="External"/><Relationship Id="rId80" Type="http://schemas.openxmlformats.org/officeDocument/2006/relationships/hyperlink" Target="https://pubmed.ncbi.nlm.nih.gov/?term=Uchida+N&amp;cauthor_id=40780211" TargetMode="External"/><Relationship Id="rId3" Type="http://schemas.openxmlformats.org/officeDocument/2006/relationships/styles" Target="styles.xml"/><Relationship Id="rId12" Type="http://schemas.openxmlformats.org/officeDocument/2006/relationships/hyperlink" Target="mailto:bjr@ln.nimh.nih.gov"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svg"/><Relationship Id="rId46" Type="http://schemas.openxmlformats.org/officeDocument/2006/relationships/hyperlink" Target="https://royalsocietypublishing.org/doi/10.1098/rspb.2019.0795?utm_source=chatgpt.com" TargetMode="External"/><Relationship Id="rId59" Type="http://schemas.openxmlformats.org/officeDocument/2006/relationships/hyperlink" Target="https://pubmed.ncbi.nlm.nih.gov/?term=Kable+JW&amp;cauthor_id=17982449" TargetMode="External"/><Relationship Id="rId67" Type="http://schemas.openxmlformats.org/officeDocument/2006/relationships/hyperlink" Target="https://pubmed.ncbi.nlm.nih.gov/37798412/" TargetMode="External"/><Relationship Id="rId20" Type="http://schemas.openxmlformats.org/officeDocument/2006/relationships/image" Target="media/image8.svg"/><Relationship Id="rId41" Type="http://schemas.openxmlformats.org/officeDocument/2006/relationships/hyperlink" Target="http://www.mathworks.com/" TargetMode="External"/><Relationship Id="rId54" Type="http://schemas.openxmlformats.org/officeDocument/2006/relationships/hyperlink" Target="https://pubmed.ncbi.nlm.nih.gov/?term=%22Liesenjohann%20T%22%5BAuthor%5D" TargetMode="External"/><Relationship Id="rId62" Type="http://schemas.openxmlformats.org/officeDocument/2006/relationships/hyperlink" Target="https://pubmed.ncbi.nlm.nih.gov/37798412/" TargetMode="External"/><Relationship Id="rId70" Type="http://schemas.openxmlformats.org/officeDocument/2006/relationships/hyperlink" Target="https://pubmed.ncbi.nlm.nih.gov/?term=Koechlin+E&amp;cauthor_id=14615530" TargetMode="External"/><Relationship Id="rId75" Type="http://schemas.openxmlformats.org/officeDocument/2006/relationships/hyperlink" Target="https://pubmed.ncbi.nlm.nih.gov/?term=Kingsbury+L&amp;cauthor_id=40780211"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svg"/><Relationship Id="rId36" Type="http://schemas.openxmlformats.org/officeDocument/2006/relationships/image" Target="media/image24.svg"/><Relationship Id="rId49" Type="http://schemas.openxmlformats.org/officeDocument/2006/relationships/hyperlink" Target="https://royalsocietypublishing.org/doi/10.1098/rspb.2019.0795?utm_source=chatgpt.com" TargetMode="External"/><Relationship Id="rId57" Type="http://schemas.openxmlformats.org/officeDocument/2006/relationships/hyperlink" Target="https://pubmed.ncbi.nlm.nih.gov/?term=Orban+de+Xivry+JJ&amp;cauthor_id=20685993" TargetMode="External"/><Relationship Id="rId10" Type="http://schemas.microsoft.com/office/2016/09/relationships/commentsIds" Target="commentsIds.xml"/><Relationship Id="rId31" Type="http://schemas.openxmlformats.org/officeDocument/2006/relationships/image" Target="media/image19.png"/><Relationship Id="rId44" Type="http://schemas.openxmlformats.org/officeDocument/2006/relationships/hyperlink" Target="https://royalsocietypublishing.org/doi/10.1098/rspb.2019.0795?utm_source=chatgpt.com" TargetMode="External"/><Relationship Id="rId52" Type="http://schemas.openxmlformats.org/officeDocument/2006/relationships/hyperlink" Target="https://royalsocietypublishing.org/doi/10.1098/rspb.2019.0795?utm_source=chatgpt.com" TargetMode="External"/><Relationship Id="rId60" Type="http://schemas.openxmlformats.org/officeDocument/2006/relationships/hyperlink" Target="https://pubmed.ncbi.nlm.nih.gov/?term=Glimcher+PW&amp;cauthor_id=17982449" TargetMode="External"/><Relationship Id="rId65" Type="http://schemas.openxmlformats.org/officeDocument/2006/relationships/hyperlink" Target="https://pubmed.ncbi.nlm.nih.gov/?term=Richmond+B&amp;cauthor_id=37798412" TargetMode="External"/><Relationship Id="rId73" Type="http://schemas.openxmlformats.org/officeDocument/2006/relationships/hyperlink" Target="https://pubmed.ncbi.nlm.nih.gov/?term=Campbell+MG&amp;cauthor_id=40780211" TargetMode="External"/><Relationship Id="rId78" Type="http://schemas.openxmlformats.org/officeDocument/2006/relationships/hyperlink" Target="https://pubmed.ncbi.nlm.nih.gov/?term=Drugowitsch+J&amp;cauthor_id=40780211" TargetMode="External"/><Relationship Id="rId8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image" Target="media/image6.svg"/><Relationship Id="rId39" Type="http://schemas.openxmlformats.org/officeDocument/2006/relationships/hyperlink" Target="https://nei.nih.gov/intramural/software" TargetMode="External"/><Relationship Id="rId34" Type="http://schemas.openxmlformats.org/officeDocument/2006/relationships/image" Target="media/image22.svg"/><Relationship Id="rId50" Type="http://schemas.openxmlformats.org/officeDocument/2006/relationships/hyperlink" Target="https://royalsocietypublishing.org/doi/10.1098/rspb.2019.0795?utm_source=chatgpt.com" TargetMode="External"/><Relationship Id="rId55" Type="http://schemas.openxmlformats.org/officeDocument/2006/relationships/hyperlink" Target="https://pubmed.ncbi.nlm.nih.gov/?term=%22Dammhahn%20M%22%5BAuthor%5D" TargetMode="External"/><Relationship Id="rId76" Type="http://schemas.openxmlformats.org/officeDocument/2006/relationships/hyperlink" Target="https://pubmed.ncbi.nlm.nih.gov/?term=Tomov+MS&amp;cauthor_id=40780211" TargetMode="External"/><Relationship Id="rId7" Type="http://schemas.openxmlformats.org/officeDocument/2006/relationships/endnotes" Target="endnotes.xml"/><Relationship Id="rId71" Type="http://schemas.openxmlformats.org/officeDocument/2006/relationships/hyperlink" Target="https://pubmed.ncbi.nlm.nih.gov/?term=Kouneiher+F&amp;cauthor_id=14615530"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svg"/><Relationship Id="rId40" Type="http://schemas.openxmlformats.org/officeDocument/2006/relationships/hyperlink" Target="http://www.mathworks.com/" TargetMode="External"/><Relationship Id="rId45" Type="http://schemas.openxmlformats.org/officeDocument/2006/relationships/hyperlink" Target="https://royalsocietypublishing.org/doi/10.1098/rspb.2019.0795?utm_source=chatgpt.com" TargetMode="External"/><Relationship Id="rId66" Type="http://schemas.openxmlformats.org/officeDocument/2006/relationships/hyperlink" Target="https://pubmed.ncbi.nlm.nih.gov/?term=Averbeck+BB&amp;cauthor_id=377984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D002-1FFB-4294-AF35-84243A059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36</Pages>
  <Words>7896</Words>
  <Characters>45008</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Rossella Falcone</cp:lastModifiedBy>
  <cp:revision>44</cp:revision>
  <dcterms:created xsi:type="dcterms:W3CDTF">2025-10-10T22:07:00Z</dcterms:created>
  <dcterms:modified xsi:type="dcterms:W3CDTF">2025-10-13T15:27:00Z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